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B76470" w14:textId="5DEC3179" w:rsidR="00286D57" w:rsidRPr="00752A5B" w:rsidRDefault="00B16D16" w:rsidP="00286D57">
      <w:pPr>
        <w:pStyle w:val="Encabezado"/>
        <w:tabs>
          <w:tab w:val="left" w:pos="6003"/>
        </w:tabs>
        <w:rPr>
          <w:rFonts w:cs="Times New Roman"/>
          <w:noProof/>
        </w:rPr>
      </w:pPr>
      <w:bookmarkStart w:id="0" w:name="_Toc153947555"/>
      <w:bookmarkStart w:id="1" w:name="_Toc153947624"/>
      <w:bookmarkStart w:id="2" w:name="_Toc153947768"/>
      <w:bookmarkStart w:id="3" w:name="_Toc153947824"/>
      <w:bookmarkStart w:id="4" w:name="_Toc153947969"/>
      <w:bookmarkStart w:id="5" w:name="_Toc154369189"/>
      <w:bookmarkStart w:id="6" w:name="_Toc154897011"/>
      <w:bookmarkStart w:id="7" w:name="_Toc154897180"/>
      <w:bookmarkStart w:id="8" w:name="_Toc154897233"/>
      <w:bookmarkStart w:id="9" w:name="_Toc154897327"/>
      <w:bookmarkStart w:id="10" w:name="_Toc154897379"/>
      <w:bookmarkStart w:id="11" w:name="_Toc154898729"/>
      <w:bookmarkStart w:id="12" w:name="_Toc154898886"/>
      <w:bookmarkStart w:id="13" w:name="_Toc154898932"/>
      <w:bookmarkStart w:id="14" w:name="_Toc154899057"/>
      <w:bookmarkStart w:id="15" w:name="_Toc154910683"/>
      <w:bookmarkStart w:id="16" w:name="_Toc154910776"/>
      <w:bookmarkStart w:id="17" w:name="_Toc154910906"/>
      <w:bookmarkStart w:id="18" w:name="_Toc155599955"/>
      <w:bookmarkStart w:id="19" w:name="_Toc155600058"/>
      <w:bookmarkStart w:id="20" w:name="_Toc155600191"/>
      <w:bookmarkStart w:id="21" w:name="_Toc155600345"/>
      <w:bookmarkStart w:id="22" w:name="_Toc155677320"/>
      <w:bookmarkStart w:id="23" w:name="_Toc155677412"/>
      <w:bookmarkStart w:id="24" w:name="_Toc155753026"/>
      <w:bookmarkStart w:id="25" w:name="_Toc155753191"/>
      <w:bookmarkStart w:id="26" w:name="_Toc156619162"/>
      <w:bookmarkStart w:id="27" w:name="_Toc156619793"/>
      <w:bookmarkStart w:id="28" w:name="_Toc156635785"/>
      <w:bookmarkStart w:id="29" w:name="_Toc156636059"/>
      <w:bookmarkStart w:id="30" w:name="_Toc156636185"/>
      <w:bookmarkStart w:id="31" w:name="_Toc156636280"/>
      <w:bookmarkStart w:id="32" w:name="_Toc156636739"/>
      <w:bookmarkStart w:id="33" w:name="_Toc156898659"/>
      <w:bookmarkStart w:id="34" w:name="_Toc156898923"/>
      <w:bookmarkStart w:id="35" w:name="_Toc156960976"/>
      <w:bookmarkStart w:id="36" w:name="_Toc156961182"/>
      <w:bookmarkStart w:id="37" w:name="_Toc156962374"/>
      <w:bookmarkStart w:id="38" w:name="_Toc328651401"/>
      <w:bookmarkStart w:id="39" w:name="_GoBack"/>
      <w:bookmarkEnd w:id="39"/>
      <w:r>
        <w:rPr>
          <w:rFonts w:cs="Times New Roman"/>
          <w:noProof/>
          <w:lang w:eastAsia="es-PE"/>
        </w:rPr>
        <mc:AlternateContent>
          <mc:Choice Requires="wps">
            <w:drawing>
              <wp:anchor distT="0" distB="0" distL="114300" distR="114300" simplePos="0" relativeHeight="251684864" behindDoc="1" locked="0" layoutInCell="1" allowOverlap="1" wp14:anchorId="15B77B20" wp14:editId="3657B5F4">
                <wp:simplePos x="0" y="0"/>
                <wp:positionH relativeFrom="column">
                  <wp:posOffset>-114300</wp:posOffset>
                </wp:positionH>
                <wp:positionV relativeFrom="paragraph">
                  <wp:posOffset>-58420</wp:posOffset>
                </wp:positionV>
                <wp:extent cx="5829300" cy="8368030"/>
                <wp:effectExtent l="0" t="0" r="19050" b="13970"/>
                <wp:wrapNone/>
                <wp:docPr id="3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368030"/>
                        </a:xfrm>
                        <a:prstGeom prst="roundRect">
                          <a:avLst>
                            <a:gd name="adj" fmla="val 3074"/>
                          </a:avLst>
                        </a:prstGeom>
                        <a:solidFill>
                          <a:srgbClr val="CCFFFF"/>
                        </a:solidFill>
                        <a:ln w="9525">
                          <a:solidFill>
                            <a:srgbClr val="000000"/>
                          </a:solidFill>
                          <a:round/>
                          <a:headEnd/>
                          <a:tailEnd/>
                        </a:ln>
                      </wps:spPr>
                      <wps:txbx>
                        <w:txbxContent>
                          <w:p w14:paraId="15B77B76" w14:textId="77777777" w:rsidR="009B72E4" w:rsidRDefault="009B72E4" w:rsidP="00286D57">
                            <w:pPr>
                              <w:pStyle w:val="Encabezad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7" o:spid="_x0000_s1026" style="position:absolute;left:0;text-align:left;margin-left:-9pt;margin-top:-4.6pt;width:459pt;height:658.9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1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" fillcolor="#cff">
                <v:textbox>
                  <w:txbxContent>
                    <w:p w14:paraId="15B77B76" w14:textId="77777777" w:rsidR="009B72E4" w:rsidRDefault="009B72E4" w:rsidP="00286D57">
                      <w:pPr>
                        <w:pStyle w:val="Encabezado"/>
                      </w:pPr>
                    </w:p>
                  </w:txbxContent>
                </v:textbox>
              </v:roundrect>
            </w:pict>
          </mc:Fallback>
        </mc:AlternateContent>
      </w:r>
      <w:r w:rsidR="00286D57">
        <w:rPr>
          <w:rFonts w:cs="Times New Roman"/>
          <w:noProof/>
        </w:rPr>
        <w:tab/>
      </w:r>
    </w:p>
    <w:p w14:paraId="15B76471" w14:textId="77777777" w:rsidR="00286D57" w:rsidRPr="00752A5B" w:rsidRDefault="00286D57" w:rsidP="00286D57">
      <w:pPr>
        <w:pStyle w:val="a"/>
      </w:pPr>
      <w:r w:rsidRPr="00752A5B">
        <w:rPr>
          <w:lang w:val="es-PE" w:eastAsia="es-PE"/>
        </w:rPr>
        <w:drawing>
          <wp:inline distT="0" distB="0" distL="0" distR="0" wp14:anchorId="15B77B21" wp14:editId="15B77B22">
            <wp:extent cx="2279650" cy="603250"/>
            <wp:effectExtent l="19050" t="0" r="6350" b="0"/>
            <wp:docPr id="2" name="Imagen 1" descr="SU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SUNAT"/>
                    <pic:cNvPicPr>
                      <a:picLocks noChangeAspect="1" noChangeArrowheads="1"/>
                    </pic:cNvPicPr>
                  </pic:nvPicPr>
                  <pic:blipFill>
                    <a:blip r:embed="rId13" cstate="print">
                      <a:clrChange>
                        <a:clrFrom>
                          <a:srgbClr val="FFFFFF"/>
                        </a:clrFrom>
                        <a:clrTo>
                          <a:srgbClr val="FFFFFF">
                            <a:alpha val="0"/>
                          </a:srgbClr>
                        </a:clrTo>
                      </a:clrChange>
                    </a:blip>
                    <a:srcRect/>
                    <a:stretch>
                      <a:fillRect/>
                    </a:stretch>
                  </pic:blipFill>
                  <pic:spPr bwMode="auto">
                    <a:xfrm>
                      <a:off x="0" y="0"/>
                      <a:ext cx="2279650" cy="603250"/>
                    </a:xfrm>
                    <a:prstGeom prst="rect">
                      <a:avLst/>
                    </a:prstGeom>
                    <a:noFill/>
                    <a:ln w="9525">
                      <a:noFill/>
                      <a:miter lim="800000"/>
                      <a:headEnd/>
                      <a:tailEnd/>
                    </a:ln>
                  </pic:spPr>
                </pic:pic>
              </a:graphicData>
            </a:graphic>
          </wp:inline>
        </w:drawing>
      </w:r>
    </w:p>
    <w:p w14:paraId="15B76472" w14:textId="77777777" w:rsidR="00286D57" w:rsidRPr="00752A5B" w:rsidRDefault="00286D57" w:rsidP="00286D57">
      <w:pPr>
        <w:pStyle w:val="Textonotapie"/>
        <w:rPr>
          <w:b/>
          <w:sz w:val="40"/>
        </w:rPr>
      </w:pPr>
    </w:p>
    <w:p w14:paraId="15B76473" w14:textId="77777777" w:rsidR="00286D57" w:rsidRPr="00752A5B" w:rsidRDefault="00286D57" w:rsidP="00286D57">
      <w:pPr>
        <w:pStyle w:val="Encabezado"/>
        <w:rPr>
          <w:rFonts w:ascii="Arial" w:hAnsi="Arial" w:cs="Times New Roman"/>
          <w:lang w:val="es-ES"/>
        </w:rPr>
      </w:pPr>
    </w:p>
    <w:p w14:paraId="15B76474" w14:textId="77777777" w:rsidR="00286D57" w:rsidRPr="00752A5B" w:rsidRDefault="00286D57" w:rsidP="00286D57"/>
    <w:p w14:paraId="15B76475" w14:textId="77777777" w:rsidR="00286D57" w:rsidRPr="00752A5B" w:rsidRDefault="00286D57" w:rsidP="00286D57"/>
    <w:p w14:paraId="15B76476" w14:textId="77777777" w:rsidR="00286D57" w:rsidRPr="00752A5B" w:rsidRDefault="00286D57" w:rsidP="00286D57"/>
    <w:p w14:paraId="15B76477" w14:textId="77777777" w:rsidR="00286D57" w:rsidRPr="00752A5B" w:rsidRDefault="00286D57" w:rsidP="00286D57"/>
    <w:p w14:paraId="15B76478" w14:textId="77777777" w:rsidR="00286D57" w:rsidRPr="00752A5B" w:rsidRDefault="00286D57" w:rsidP="00286D57"/>
    <w:p w14:paraId="15B76479" w14:textId="77777777" w:rsidR="00286D57" w:rsidRPr="00752A5B" w:rsidRDefault="00286D57" w:rsidP="00286D57"/>
    <w:p w14:paraId="15B7647A" w14:textId="77777777" w:rsidR="00286D57" w:rsidRPr="00752A5B" w:rsidRDefault="00286D57" w:rsidP="00286D57"/>
    <w:p w14:paraId="15B7647B" w14:textId="77777777" w:rsidR="00286D57" w:rsidRPr="00752A5B" w:rsidRDefault="00286D57" w:rsidP="00286D57"/>
    <w:p w14:paraId="15B7647C" w14:textId="259B0A4F" w:rsidR="00286D57" w:rsidRPr="00752A5B" w:rsidRDefault="00B16D16" w:rsidP="00286D57">
      <w:r>
        <w:rPr>
          <w:noProof/>
          <w:lang w:val="es-PE" w:eastAsia="es-PE"/>
        </w:rPr>
        <mc:AlternateContent>
          <mc:Choice Requires="wps">
            <w:drawing>
              <wp:anchor distT="0" distB="0" distL="114300" distR="114300" simplePos="0" relativeHeight="251683840" behindDoc="0" locked="0" layoutInCell="1" allowOverlap="1" wp14:anchorId="15B77B23" wp14:editId="35CA1BD8">
                <wp:simplePos x="0" y="0"/>
                <wp:positionH relativeFrom="column">
                  <wp:posOffset>661670</wp:posOffset>
                </wp:positionH>
                <wp:positionV relativeFrom="paragraph">
                  <wp:posOffset>15875</wp:posOffset>
                </wp:positionV>
                <wp:extent cx="4343400" cy="1214755"/>
                <wp:effectExtent l="19050" t="19050" r="19050" b="23495"/>
                <wp:wrapNone/>
                <wp:docPr id="3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3400" cy="1214755"/>
                        </a:xfrm>
                        <a:prstGeom prst="roundRect">
                          <a:avLst>
                            <a:gd name="adj" fmla="val 16667"/>
                          </a:avLst>
                        </a:prstGeom>
                        <a:solidFill>
                          <a:srgbClr val="FFFFFF"/>
                        </a:solidFill>
                        <a:ln w="28575">
                          <a:solidFill>
                            <a:srgbClr val="000000"/>
                          </a:solidFill>
                          <a:round/>
                          <a:headEnd/>
                          <a:tailEnd/>
                        </a:ln>
                        <a:effectLst/>
                        <a:extLst>
                          <a:ext uri="{AF507438-7753-43E0-B8FC-AC1667EBCBE1}">
                            <a14:hiddenEffects xmlns:a14="http://schemas.microsoft.com/office/drawing/2010/main">
                              <a:effectLst>
                                <a:outerShdw dist="107763" dir="2700000" algn="ctr" rotWithShape="0">
                                  <a:srgbClr val="808080"/>
                                </a:outerShdw>
                              </a:effectLst>
                            </a14:hiddenEffects>
                          </a:ext>
                        </a:extLst>
                      </wps:spPr>
                      <wps:txbx>
                        <w:txbxContent>
                          <w:p w14:paraId="15B77B77" w14:textId="77777777" w:rsidR="009B72E4" w:rsidRDefault="009B72E4" w:rsidP="00286D57">
                            <w:pPr>
                              <w:jc w:val="center"/>
                              <w:rPr>
                                <w:rFonts w:ascii="Arial Narrow" w:hAnsi="Arial Narrow"/>
                                <w:b/>
                                <w:bCs/>
                                <w:sz w:val="36"/>
                                <w:lang w:val="es-ES_tradnl"/>
                              </w:rPr>
                            </w:pPr>
                          </w:p>
                          <w:p w14:paraId="15B77B78" w14:textId="77777777" w:rsidR="009B72E4" w:rsidRDefault="009B72E4" w:rsidP="00286D57">
                            <w:pPr>
                              <w:jc w:val="center"/>
                              <w:rPr>
                                <w:rFonts w:ascii="Arial Narrow" w:hAnsi="Arial Narrow"/>
                                <w:b/>
                                <w:bCs/>
                                <w:sz w:val="28"/>
                                <w:lang w:val="es-ES_tradnl"/>
                              </w:rPr>
                            </w:pPr>
                            <w:r>
                              <w:rPr>
                                <w:rFonts w:ascii="Arial Narrow" w:hAnsi="Arial Narrow"/>
                                <w:b/>
                                <w:bCs/>
                                <w:sz w:val="36"/>
                                <w:lang w:val="es-ES_tradnl"/>
                              </w:rPr>
                              <w:t>Importa Fácil</w:t>
                            </w:r>
                            <w:r>
                              <w:rPr>
                                <w:rFonts w:ascii="Arial Narrow" w:hAnsi="Arial Narrow"/>
                                <w:b/>
                                <w:bCs/>
                                <w:sz w:val="28"/>
                                <w:lang w:val="es-ES_tradnl"/>
                              </w:rPr>
                              <w:t xml:space="preserve"> </w:t>
                            </w:r>
                          </w:p>
                          <w:p w14:paraId="15B77B79" w14:textId="77777777" w:rsidR="009B72E4" w:rsidRDefault="009B72E4" w:rsidP="00286D57">
                            <w:pPr>
                              <w:jc w:val="center"/>
                              <w:rPr>
                                <w:sz w:val="28"/>
                                <w:lang w:val="es-ES_tradnl"/>
                              </w:rPr>
                            </w:pPr>
                            <w:r>
                              <w:rPr>
                                <w:rFonts w:ascii="Arial Narrow" w:hAnsi="Arial Narrow"/>
                                <w:b/>
                                <w:bCs/>
                                <w:sz w:val="28"/>
                                <w:lang w:val="es-ES_tradnl"/>
                              </w:rPr>
                              <w:t>(Proyecto de Mejora)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 o:spid="_x0000_s1027" style="position:absolute;left:0;text-align:left;margin-left:52.1pt;margin-top:1.25pt;width:342pt;height:95.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" strokeweight="2.25pt">
                <v:shadow offset="6pt,6pt"/>
                <v:textbox>
                  <w:txbxContent>
                    <w:p w14:paraId="15B77B77" w14:textId="77777777" w:rsidR="009B72E4" w:rsidRDefault="009B72E4" w:rsidP="00286D57">
                      <w:pPr>
                        <w:jc w:val="center"/>
                        <w:rPr>
                          <w:rFonts w:ascii="Arial Narrow" w:hAnsi="Arial Narrow"/>
                          <w:b/>
                          <w:bCs/>
                          <w:sz w:val="36"/>
                          <w:lang w:val="es-ES_tradnl"/>
                        </w:rPr>
                      </w:pPr>
                    </w:p>
                    <w:p w14:paraId="15B77B78" w14:textId="77777777" w:rsidR="009B72E4" w:rsidRDefault="009B72E4" w:rsidP="00286D57">
                      <w:pPr>
                        <w:jc w:val="center"/>
                        <w:rPr>
                          <w:rFonts w:ascii="Arial Narrow" w:hAnsi="Arial Narrow"/>
                          <w:b/>
                          <w:bCs/>
                          <w:sz w:val="28"/>
                          <w:lang w:val="es-ES_tradnl"/>
                        </w:rPr>
                      </w:pPr>
                      <w:r>
                        <w:rPr>
                          <w:rFonts w:ascii="Arial Narrow" w:hAnsi="Arial Narrow"/>
                          <w:b/>
                          <w:bCs/>
                          <w:sz w:val="36"/>
                          <w:lang w:val="es-ES_tradnl"/>
                        </w:rPr>
                        <w:t>Importa Fácil</w:t>
                      </w:r>
                      <w:r>
                        <w:rPr>
                          <w:rFonts w:ascii="Arial Narrow" w:hAnsi="Arial Narrow"/>
                          <w:b/>
                          <w:bCs/>
                          <w:sz w:val="28"/>
                          <w:lang w:val="es-ES_tradnl"/>
                        </w:rPr>
                        <w:t xml:space="preserve"> </w:t>
                      </w:r>
                    </w:p>
                    <w:p w14:paraId="15B77B79" w14:textId="77777777" w:rsidR="009B72E4" w:rsidRDefault="009B72E4" w:rsidP="00286D57">
                      <w:pPr>
                        <w:jc w:val="center"/>
                        <w:rPr>
                          <w:sz w:val="28"/>
                          <w:lang w:val="es-ES_tradnl"/>
                        </w:rPr>
                      </w:pPr>
                      <w:r>
                        <w:rPr>
                          <w:rFonts w:ascii="Arial Narrow" w:hAnsi="Arial Narrow"/>
                          <w:b/>
                          <w:bCs/>
                          <w:sz w:val="28"/>
                          <w:lang w:val="es-ES_tradnl"/>
                        </w:rPr>
                        <w:t>(Proyecto de Mejora)</w:t>
                      </w:r>
                    </w:p>
                  </w:txbxContent>
                </v:textbox>
              </v:roundrect>
            </w:pict>
          </mc:Fallback>
        </mc:AlternateContent>
      </w:r>
    </w:p>
    <w:p w14:paraId="15B7647D" w14:textId="77777777" w:rsidR="00286D57" w:rsidRPr="00752A5B" w:rsidRDefault="00286D57" w:rsidP="00286D57"/>
    <w:p w14:paraId="15B7647E" w14:textId="77777777" w:rsidR="00286D57" w:rsidRPr="00752A5B" w:rsidRDefault="00286D57" w:rsidP="00286D57"/>
    <w:p w14:paraId="15B7647F" w14:textId="77777777" w:rsidR="00286D57" w:rsidRPr="00752A5B" w:rsidRDefault="00286D57" w:rsidP="00286D57"/>
    <w:p w14:paraId="15B76480" w14:textId="77777777" w:rsidR="00286D57" w:rsidRPr="00752A5B" w:rsidRDefault="00286D57" w:rsidP="00286D57"/>
    <w:p w14:paraId="15B76481" w14:textId="77777777" w:rsidR="00286D57" w:rsidRPr="00752A5B" w:rsidRDefault="00286D57" w:rsidP="00286D57"/>
    <w:p w14:paraId="15B76482" w14:textId="77777777" w:rsidR="00286D57" w:rsidRPr="00752A5B" w:rsidRDefault="00286D57" w:rsidP="00286D57">
      <w:pPr>
        <w:pStyle w:val="Textoindependiente2"/>
        <w:jc w:val="center"/>
        <w:rPr>
          <w:b/>
          <w:bCs/>
          <w:sz w:val="32"/>
        </w:rPr>
      </w:pPr>
    </w:p>
    <w:p w14:paraId="15B76483" w14:textId="77777777" w:rsidR="00286D57" w:rsidRPr="00752A5B" w:rsidRDefault="00286D57" w:rsidP="00286D57">
      <w:pPr>
        <w:pStyle w:val="Textoindependiente2"/>
        <w:jc w:val="center"/>
        <w:rPr>
          <w:b/>
          <w:bCs/>
          <w:sz w:val="32"/>
        </w:rPr>
      </w:pPr>
    </w:p>
    <w:p w14:paraId="15B76484" w14:textId="77777777" w:rsidR="00286D57" w:rsidRPr="00752A5B" w:rsidRDefault="00286D57" w:rsidP="00286D57">
      <w:pPr>
        <w:ind w:left="180"/>
        <w:jc w:val="center"/>
        <w:rPr>
          <w:rFonts w:ascii="Arial Narrow" w:hAnsi="Arial Narrow" w:cs="Arial"/>
          <w:sz w:val="32"/>
        </w:rPr>
      </w:pPr>
      <w:r w:rsidRPr="00752A5B">
        <w:rPr>
          <w:rFonts w:ascii="Arial Narrow" w:hAnsi="Arial Narrow" w:cs="Arial"/>
          <w:sz w:val="32"/>
        </w:rPr>
        <w:t>Formato 03 – Modelamiento de Proceso de Negocio</w:t>
      </w:r>
    </w:p>
    <w:p w14:paraId="15B76485" w14:textId="77777777" w:rsidR="00286D57" w:rsidRPr="00752A5B" w:rsidRDefault="00286D57" w:rsidP="00286D57">
      <w:pPr>
        <w:ind w:left="180"/>
        <w:jc w:val="center"/>
        <w:rPr>
          <w:rFonts w:ascii="Arial Narrow" w:hAnsi="Arial Narrow" w:cs="Arial"/>
          <w:bCs/>
          <w:sz w:val="24"/>
        </w:rPr>
      </w:pPr>
      <w:r w:rsidRPr="00752A5B">
        <w:rPr>
          <w:rFonts w:ascii="Arial Narrow" w:hAnsi="Arial Narrow" w:cs="Arial"/>
          <w:bCs/>
          <w:sz w:val="24"/>
        </w:rPr>
        <w:t xml:space="preserve">Versión </w:t>
      </w:r>
      <w:r>
        <w:rPr>
          <w:rFonts w:ascii="Arial Narrow" w:hAnsi="Arial Narrow" w:cs="Arial"/>
          <w:bCs/>
          <w:sz w:val="24"/>
        </w:rPr>
        <w:t>2</w:t>
      </w:r>
      <w:r w:rsidRPr="00752A5B">
        <w:rPr>
          <w:rFonts w:ascii="Arial Narrow" w:hAnsi="Arial Narrow" w:cs="Arial"/>
          <w:bCs/>
          <w:sz w:val="24"/>
        </w:rPr>
        <w:t>.0</w:t>
      </w:r>
    </w:p>
    <w:p w14:paraId="15B76486" w14:textId="77777777" w:rsidR="00286D57" w:rsidRPr="00752A5B" w:rsidRDefault="00286D57" w:rsidP="00286D57">
      <w:pPr>
        <w:ind w:left="180"/>
        <w:jc w:val="center"/>
        <w:rPr>
          <w:rFonts w:ascii="Arial Narrow" w:hAnsi="Arial Narrow" w:cs="Arial"/>
          <w:b/>
          <w:bCs/>
          <w:sz w:val="24"/>
        </w:rPr>
      </w:pPr>
    </w:p>
    <w:p w14:paraId="15B76487" w14:textId="77777777" w:rsidR="00286D57" w:rsidRPr="00752A5B" w:rsidRDefault="00286D57" w:rsidP="00286D57">
      <w:pPr>
        <w:pStyle w:val="Encabezado"/>
        <w:jc w:val="center"/>
      </w:pPr>
    </w:p>
    <w:p w14:paraId="15B76488" w14:textId="77777777" w:rsidR="00286D57" w:rsidRPr="00752A5B" w:rsidRDefault="00286D57" w:rsidP="00286D57"/>
    <w:p w14:paraId="15B76489" w14:textId="77777777" w:rsidR="00286D57" w:rsidRPr="00752A5B" w:rsidRDefault="00286D57" w:rsidP="00286D57"/>
    <w:p w14:paraId="15B7648A" w14:textId="77777777" w:rsidR="00286D57" w:rsidRPr="00752A5B" w:rsidRDefault="00286D57" w:rsidP="00286D57"/>
    <w:p w14:paraId="15B7648B" w14:textId="77777777" w:rsidR="00286D57" w:rsidRPr="00752A5B" w:rsidRDefault="00286D57" w:rsidP="00286D57"/>
    <w:p w14:paraId="15B7648C" w14:textId="77777777" w:rsidR="00286D57" w:rsidRPr="00752A5B" w:rsidRDefault="00286D57" w:rsidP="00286D57"/>
    <w:p w14:paraId="15B7648D" w14:textId="77777777" w:rsidR="00286D57" w:rsidRPr="00752A5B" w:rsidRDefault="00286D57" w:rsidP="00286D57"/>
    <w:p w14:paraId="15B7648E" w14:textId="77777777" w:rsidR="00286D57" w:rsidRPr="00752A5B" w:rsidRDefault="00286D57" w:rsidP="00286D57"/>
    <w:p w14:paraId="15B7648F" w14:textId="77777777" w:rsidR="00286D57" w:rsidRPr="00752A5B" w:rsidRDefault="00286D57" w:rsidP="00286D57"/>
    <w:p w14:paraId="15B76490" w14:textId="77777777" w:rsidR="00286D57" w:rsidRPr="00752A5B" w:rsidRDefault="00286D57" w:rsidP="00286D57"/>
    <w:p w14:paraId="15B76491" w14:textId="77777777" w:rsidR="00286D57" w:rsidRPr="00752A5B" w:rsidRDefault="00286D57" w:rsidP="00286D57">
      <w:pPr>
        <w:pStyle w:val="Encabezado"/>
      </w:pPr>
    </w:p>
    <w:p w14:paraId="15B76492" w14:textId="77777777" w:rsidR="00286D57" w:rsidRPr="00752A5B" w:rsidRDefault="00286D57" w:rsidP="00286D57"/>
    <w:p w14:paraId="15B76493" w14:textId="77777777" w:rsidR="00286D57" w:rsidRPr="00752A5B" w:rsidRDefault="00286D57" w:rsidP="00286D57">
      <w:pPr>
        <w:jc w:val="center"/>
        <w:rPr>
          <w:b/>
          <w:bCs/>
        </w:rPr>
      </w:pPr>
    </w:p>
    <w:p w14:paraId="15B76494" w14:textId="77777777" w:rsidR="00286D57" w:rsidRPr="00752A5B" w:rsidRDefault="00286D57" w:rsidP="00286D57">
      <w:pPr>
        <w:jc w:val="center"/>
        <w:rPr>
          <w:rFonts w:ascii="Arial Narrow" w:hAnsi="Arial Narrow"/>
          <w:b/>
          <w:bCs/>
          <w:sz w:val="28"/>
        </w:rPr>
      </w:pPr>
    </w:p>
    <w:p w14:paraId="15B76495" w14:textId="77777777" w:rsidR="00286D57" w:rsidRDefault="00286D57" w:rsidP="00286D57">
      <w:pPr>
        <w:jc w:val="center"/>
        <w:rPr>
          <w:rFonts w:ascii="Arial Narrow" w:hAnsi="Arial Narrow"/>
          <w:b/>
          <w:bCs/>
          <w:sz w:val="28"/>
        </w:rPr>
      </w:pPr>
      <w:r w:rsidRPr="00752A5B">
        <w:rPr>
          <w:rFonts w:ascii="Arial Narrow" w:hAnsi="Arial Narrow"/>
          <w:b/>
          <w:bCs/>
          <w:sz w:val="28"/>
        </w:rPr>
        <w:t xml:space="preserve">SUPERINTENDENCIA NACIONAL DE </w:t>
      </w:r>
      <w:r>
        <w:rPr>
          <w:rFonts w:ascii="Arial Narrow" w:hAnsi="Arial Narrow"/>
          <w:b/>
          <w:bCs/>
          <w:sz w:val="28"/>
        </w:rPr>
        <w:t xml:space="preserve">ADUANAS Y </w:t>
      </w:r>
    </w:p>
    <w:p w14:paraId="15B76496" w14:textId="77777777" w:rsidR="00286D57" w:rsidRPr="00752A5B" w:rsidRDefault="00286D57" w:rsidP="00286D57">
      <w:pPr>
        <w:jc w:val="center"/>
        <w:rPr>
          <w:rFonts w:ascii="Arial Narrow" w:hAnsi="Arial Narrow"/>
          <w:b/>
          <w:bCs/>
          <w:sz w:val="28"/>
        </w:rPr>
      </w:pPr>
      <w:r>
        <w:rPr>
          <w:rFonts w:ascii="Arial Narrow" w:hAnsi="Arial Narrow"/>
          <w:b/>
          <w:bCs/>
          <w:sz w:val="28"/>
        </w:rPr>
        <w:t xml:space="preserve">DE </w:t>
      </w:r>
      <w:r w:rsidRPr="00752A5B">
        <w:rPr>
          <w:rFonts w:ascii="Arial Narrow" w:hAnsi="Arial Narrow"/>
          <w:b/>
          <w:bCs/>
          <w:sz w:val="28"/>
        </w:rPr>
        <w:t>ADMINISTRACIÓN TRIBUTARIA</w:t>
      </w:r>
    </w:p>
    <w:p w14:paraId="15B76497" w14:textId="77777777" w:rsidR="00286D57" w:rsidRPr="00752A5B" w:rsidRDefault="00286D57" w:rsidP="00286D57">
      <w:pPr>
        <w:jc w:val="center"/>
        <w:rPr>
          <w:rFonts w:ascii="Arial Narrow" w:hAnsi="Arial Narrow"/>
          <w:b/>
          <w:bCs/>
          <w:sz w:val="28"/>
        </w:rPr>
      </w:pPr>
      <w:r w:rsidRPr="00752A5B">
        <w:rPr>
          <w:rFonts w:ascii="Arial Narrow" w:hAnsi="Arial Narrow"/>
          <w:b/>
          <w:bCs/>
          <w:sz w:val="28"/>
        </w:rPr>
        <w:t>SUNAT</w:t>
      </w:r>
    </w:p>
    <w:p w14:paraId="15B76498" w14:textId="77777777" w:rsidR="00286D57" w:rsidRPr="00752A5B" w:rsidRDefault="00286D57" w:rsidP="00286D57">
      <w:pPr>
        <w:jc w:val="center"/>
        <w:rPr>
          <w:b/>
          <w:bCs/>
        </w:rPr>
      </w:pPr>
      <w:r w:rsidRPr="00752A5B">
        <w:rPr>
          <w:b/>
          <w:bCs/>
        </w:rPr>
        <w:t>Lima - Perú</w:t>
      </w:r>
    </w:p>
    <w:p w14:paraId="15B76499" w14:textId="77777777" w:rsidR="00286D57" w:rsidRPr="00752A5B" w:rsidRDefault="00286D57" w:rsidP="00286D57"/>
    <w:p w14:paraId="15B7649A" w14:textId="77777777" w:rsidR="00286D57" w:rsidRPr="00752A5B" w:rsidRDefault="00286D57" w:rsidP="00286D57"/>
    <w:p w14:paraId="15B7649B" w14:textId="77777777" w:rsidR="00286D57" w:rsidRPr="00752A5B" w:rsidRDefault="00286D57" w:rsidP="00286D57"/>
    <w:p w14:paraId="15B7649C" w14:textId="77777777" w:rsidR="00286D57" w:rsidRPr="00752A5B" w:rsidRDefault="00286D57" w:rsidP="00286D57"/>
    <w:p w14:paraId="15B7649D" w14:textId="77777777" w:rsidR="00286D57" w:rsidRPr="00752A5B" w:rsidRDefault="00286D57" w:rsidP="00286D57"/>
    <w:p w14:paraId="15B7649E" w14:textId="77777777" w:rsidR="00286D57" w:rsidRPr="00752A5B" w:rsidRDefault="00286D57" w:rsidP="00286D57">
      <w:pPr>
        <w:sectPr w:rsidR="00286D57" w:rsidRPr="00752A5B">
          <w:headerReference w:type="default" r:id="rId14"/>
          <w:footerReference w:type="even" r:id="rId15"/>
          <w:footerReference w:type="default" r:id="rId16"/>
          <w:headerReference w:type="first" r:id="rId17"/>
          <w:pgSz w:w="11907" w:h="16840" w:code="9"/>
          <w:pgMar w:top="1418" w:right="1701" w:bottom="1418" w:left="1701" w:header="709" w:footer="709" w:gutter="0"/>
          <w:cols w:space="708"/>
          <w:titlePg/>
          <w:docGrid w:linePitch="360"/>
        </w:sectPr>
      </w:pPr>
    </w:p>
    <w:p w14:paraId="15B7649F" w14:textId="77777777" w:rsidR="00286D57" w:rsidRPr="00752A5B" w:rsidRDefault="00286D57" w:rsidP="00286D57">
      <w:pPr>
        <w:ind w:left="84"/>
        <w:rPr>
          <w:b/>
          <w:sz w:val="24"/>
        </w:rPr>
      </w:pPr>
      <w:r w:rsidRPr="00752A5B">
        <w:rPr>
          <w:b/>
          <w:sz w:val="24"/>
        </w:rPr>
        <w:lastRenderedPageBreak/>
        <w:t xml:space="preserve">Registro de </w:t>
      </w:r>
      <w:r>
        <w:rPr>
          <w:b/>
          <w:sz w:val="24"/>
        </w:rPr>
        <w:t>c</w:t>
      </w:r>
      <w:r w:rsidRPr="00752A5B">
        <w:rPr>
          <w:b/>
          <w:sz w:val="24"/>
        </w:rPr>
        <w:t xml:space="preserve">ambios al </w:t>
      </w:r>
      <w:r>
        <w:rPr>
          <w:b/>
          <w:sz w:val="24"/>
        </w:rPr>
        <w:t>d</w:t>
      </w:r>
      <w:r w:rsidRPr="00752A5B">
        <w:rPr>
          <w:b/>
          <w:sz w:val="24"/>
        </w:rPr>
        <w:t>ocumento</w:t>
      </w:r>
    </w:p>
    <w:p w14:paraId="15B764A0" w14:textId="77777777" w:rsidR="00286D57" w:rsidRPr="00752A5B" w:rsidRDefault="00286D57" w:rsidP="00286D57">
      <w:pPr>
        <w:ind w:left="84"/>
        <w:rPr>
          <w:b/>
          <w:sz w:val="24"/>
        </w:rPr>
      </w:pPr>
    </w:p>
    <w:tbl>
      <w:tblPr>
        <w:tblW w:w="9214"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01"/>
        <w:gridCol w:w="993"/>
        <w:gridCol w:w="4074"/>
        <w:gridCol w:w="2446"/>
      </w:tblGrid>
      <w:tr w:rsidR="00286D57" w:rsidRPr="00752A5B" w14:paraId="15B764A5" w14:textId="77777777" w:rsidTr="00EA326D">
        <w:trPr>
          <w:cantSplit/>
        </w:trPr>
        <w:tc>
          <w:tcPr>
            <w:tcW w:w="1701" w:type="dxa"/>
            <w:tcBorders>
              <w:top w:val="single" w:sz="12" w:space="0" w:color="auto"/>
              <w:left w:val="single" w:sz="12" w:space="0" w:color="auto"/>
              <w:bottom w:val="single" w:sz="12" w:space="0" w:color="auto"/>
              <w:right w:val="single" w:sz="12" w:space="0" w:color="auto"/>
            </w:tcBorders>
            <w:shd w:val="clear" w:color="auto" w:fill="C7E3FF"/>
            <w:vAlign w:val="center"/>
          </w:tcPr>
          <w:p w14:paraId="15B764A1" w14:textId="77777777" w:rsidR="00286D57" w:rsidRPr="00752A5B" w:rsidRDefault="00286D57" w:rsidP="00EA326D">
            <w:pPr>
              <w:pStyle w:val="Table-Text"/>
              <w:jc w:val="center"/>
              <w:rPr>
                <w:b/>
                <w:bCs/>
                <w:lang w:val="es-ES"/>
              </w:rPr>
            </w:pPr>
            <w:r w:rsidRPr="00752A5B">
              <w:rPr>
                <w:b/>
                <w:bCs/>
                <w:lang w:val="es-ES"/>
              </w:rPr>
              <w:t>Fecha</w:t>
            </w:r>
          </w:p>
        </w:tc>
        <w:tc>
          <w:tcPr>
            <w:tcW w:w="993" w:type="dxa"/>
            <w:tcBorders>
              <w:top w:val="single" w:sz="12" w:space="0" w:color="auto"/>
              <w:left w:val="single" w:sz="12" w:space="0" w:color="auto"/>
              <w:bottom w:val="single" w:sz="12" w:space="0" w:color="auto"/>
              <w:right w:val="single" w:sz="12" w:space="0" w:color="auto"/>
            </w:tcBorders>
            <w:shd w:val="clear" w:color="auto" w:fill="C7E3FF"/>
            <w:vAlign w:val="center"/>
          </w:tcPr>
          <w:p w14:paraId="15B764A2" w14:textId="77777777" w:rsidR="00286D57" w:rsidRPr="00752A5B" w:rsidRDefault="00286D57" w:rsidP="00EA326D">
            <w:pPr>
              <w:pStyle w:val="Table-Text"/>
              <w:jc w:val="center"/>
              <w:rPr>
                <w:b/>
                <w:bCs/>
                <w:lang w:val="es-ES"/>
              </w:rPr>
            </w:pPr>
            <w:r w:rsidRPr="00752A5B">
              <w:rPr>
                <w:b/>
                <w:bCs/>
                <w:lang w:val="es-ES"/>
              </w:rPr>
              <w:t>Versión</w:t>
            </w:r>
          </w:p>
        </w:tc>
        <w:tc>
          <w:tcPr>
            <w:tcW w:w="4074" w:type="dxa"/>
            <w:tcBorders>
              <w:top w:val="single" w:sz="12" w:space="0" w:color="auto"/>
              <w:left w:val="single" w:sz="12" w:space="0" w:color="auto"/>
              <w:bottom w:val="single" w:sz="12" w:space="0" w:color="auto"/>
              <w:right w:val="single" w:sz="12" w:space="0" w:color="auto"/>
            </w:tcBorders>
            <w:shd w:val="clear" w:color="auto" w:fill="C7E3FF"/>
            <w:vAlign w:val="center"/>
          </w:tcPr>
          <w:p w14:paraId="15B764A3" w14:textId="77777777" w:rsidR="00286D57" w:rsidRPr="00752A5B" w:rsidRDefault="00286D57" w:rsidP="00EA326D">
            <w:pPr>
              <w:pStyle w:val="Table-Text"/>
              <w:jc w:val="center"/>
              <w:rPr>
                <w:b/>
                <w:bCs/>
                <w:lang w:val="es-ES"/>
              </w:rPr>
            </w:pPr>
            <w:r w:rsidRPr="00752A5B">
              <w:rPr>
                <w:b/>
                <w:bCs/>
                <w:lang w:val="es-ES"/>
              </w:rPr>
              <w:t>Descripción</w:t>
            </w:r>
          </w:p>
        </w:tc>
        <w:tc>
          <w:tcPr>
            <w:tcW w:w="2446" w:type="dxa"/>
            <w:tcBorders>
              <w:top w:val="single" w:sz="12" w:space="0" w:color="auto"/>
              <w:left w:val="single" w:sz="12" w:space="0" w:color="auto"/>
              <w:bottom w:val="single" w:sz="12" w:space="0" w:color="auto"/>
              <w:right w:val="single" w:sz="12" w:space="0" w:color="auto"/>
            </w:tcBorders>
            <w:shd w:val="clear" w:color="auto" w:fill="C7E3FF"/>
            <w:vAlign w:val="center"/>
          </w:tcPr>
          <w:p w14:paraId="15B764A4" w14:textId="77777777" w:rsidR="00286D57" w:rsidRPr="00752A5B" w:rsidRDefault="00286D57" w:rsidP="00EA326D">
            <w:pPr>
              <w:pStyle w:val="Table-Text"/>
              <w:jc w:val="center"/>
              <w:rPr>
                <w:b/>
                <w:bCs/>
                <w:lang w:val="es-ES"/>
              </w:rPr>
            </w:pPr>
            <w:r w:rsidRPr="00752A5B">
              <w:rPr>
                <w:b/>
                <w:bCs/>
                <w:lang w:val="es-ES"/>
              </w:rPr>
              <w:t>Autor</w:t>
            </w:r>
          </w:p>
        </w:tc>
      </w:tr>
      <w:tr w:rsidR="00286D57" w:rsidRPr="00752A5B" w14:paraId="15B764B3" w14:textId="77777777" w:rsidTr="00EA326D">
        <w:trPr>
          <w:cantSplit/>
        </w:trPr>
        <w:tc>
          <w:tcPr>
            <w:tcW w:w="1701" w:type="dxa"/>
            <w:tcBorders>
              <w:top w:val="single" w:sz="12" w:space="0" w:color="auto"/>
              <w:left w:val="single" w:sz="12" w:space="0" w:color="auto"/>
              <w:bottom w:val="single" w:sz="12" w:space="0" w:color="auto"/>
              <w:right w:val="single" w:sz="12" w:space="0" w:color="auto"/>
            </w:tcBorders>
            <w:vAlign w:val="center"/>
          </w:tcPr>
          <w:p w14:paraId="15B764A6" w14:textId="77777777" w:rsidR="00286D57" w:rsidRDefault="00286D57" w:rsidP="00EA326D">
            <w:pPr>
              <w:jc w:val="center"/>
            </w:pPr>
            <w:r w:rsidRPr="00AE7B3E">
              <w:t>Julio 2013</w:t>
            </w:r>
          </w:p>
        </w:tc>
        <w:tc>
          <w:tcPr>
            <w:tcW w:w="993" w:type="dxa"/>
            <w:tcBorders>
              <w:top w:val="single" w:sz="12" w:space="0" w:color="auto"/>
              <w:left w:val="single" w:sz="12" w:space="0" w:color="auto"/>
              <w:bottom w:val="single" w:sz="12" w:space="0" w:color="auto"/>
              <w:right w:val="single" w:sz="12" w:space="0" w:color="auto"/>
            </w:tcBorders>
            <w:vAlign w:val="center"/>
          </w:tcPr>
          <w:p w14:paraId="15B764A7" w14:textId="77777777" w:rsidR="00286D57" w:rsidRDefault="00286D57" w:rsidP="00EA326D">
            <w:pPr>
              <w:jc w:val="center"/>
            </w:pPr>
            <w:r>
              <w:t>2.0</w:t>
            </w:r>
          </w:p>
        </w:tc>
        <w:tc>
          <w:tcPr>
            <w:tcW w:w="4074" w:type="dxa"/>
            <w:tcBorders>
              <w:top w:val="single" w:sz="12" w:space="0" w:color="auto"/>
              <w:left w:val="single" w:sz="12" w:space="0" w:color="auto"/>
              <w:bottom w:val="single" w:sz="12" w:space="0" w:color="auto"/>
              <w:right w:val="single" w:sz="12" w:space="0" w:color="auto"/>
            </w:tcBorders>
            <w:vAlign w:val="center"/>
          </w:tcPr>
          <w:p w14:paraId="15B764A8" w14:textId="77777777" w:rsidR="00286D57" w:rsidRDefault="00286D57" w:rsidP="00EA326D">
            <w:pPr>
              <w:pStyle w:val="Table-Text"/>
              <w:rPr>
                <w:lang w:val="es-ES"/>
              </w:rPr>
            </w:pPr>
            <w:r w:rsidRPr="00752A5B">
              <w:rPr>
                <w:lang w:val="es-ES"/>
              </w:rPr>
              <w:t xml:space="preserve">Se </w:t>
            </w:r>
            <w:r>
              <w:rPr>
                <w:lang w:val="es-ES"/>
              </w:rPr>
              <w:t>adecua el F03:</w:t>
            </w:r>
            <w:r w:rsidRPr="00752A5B">
              <w:rPr>
                <w:lang w:val="es-ES"/>
              </w:rPr>
              <w:t xml:space="preserve">Modelamiento </w:t>
            </w:r>
            <w:r>
              <w:rPr>
                <w:lang w:val="es-ES"/>
              </w:rPr>
              <w:t>Incial los Requerimientos Informaticos :</w:t>
            </w:r>
          </w:p>
          <w:p w14:paraId="15B764A9" w14:textId="77777777" w:rsidR="00286D57" w:rsidRPr="00752A5B" w:rsidRDefault="00286D57" w:rsidP="00EA326D">
            <w:pPr>
              <w:pStyle w:val="Table-Text"/>
              <w:numPr>
                <w:ilvl w:val="0"/>
                <w:numId w:val="47"/>
              </w:numPr>
              <w:rPr>
                <w:lang w:val="es-ES"/>
              </w:rPr>
            </w:pPr>
            <w:r w:rsidRPr="00752A5B">
              <w:rPr>
                <w:lang w:val="es-ES"/>
              </w:rPr>
              <w:t>Proceso</w:t>
            </w:r>
            <w:r>
              <w:rPr>
                <w:lang w:val="es-ES"/>
              </w:rPr>
              <w:t xml:space="preserve"> Control de Manifiestos de Ingreso NA.03.01</w:t>
            </w:r>
            <w:r w:rsidRPr="00752A5B">
              <w:rPr>
                <w:lang w:val="es-ES"/>
              </w:rPr>
              <w:t xml:space="preserve"> </w:t>
            </w:r>
          </w:p>
          <w:p w14:paraId="15B764AA" w14:textId="77777777" w:rsidR="00286D57" w:rsidRPr="00752A5B" w:rsidRDefault="00286D57" w:rsidP="00EA326D">
            <w:pPr>
              <w:pStyle w:val="Table-Text"/>
              <w:numPr>
                <w:ilvl w:val="0"/>
                <w:numId w:val="47"/>
              </w:numPr>
              <w:rPr>
                <w:lang w:val="es-ES"/>
              </w:rPr>
            </w:pPr>
            <w:r w:rsidRPr="00752A5B">
              <w:rPr>
                <w:lang w:val="es-ES"/>
              </w:rPr>
              <w:t>Proceso</w:t>
            </w:r>
            <w:r>
              <w:rPr>
                <w:lang w:val="es-ES"/>
              </w:rPr>
              <w:t xml:space="preserve"> Registro y Validacion de Declaracion NA.03.02</w:t>
            </w:r>
          </w:p>
          <w:p w14:paraId="15B764AB" w14:textId="77777777" w:rsidR="00286D57" w:rsidRPr="00752A5B" w:rsidRDefault="00286D57" w:rsidP="00EA326D">
            <w:pPr>
              <w:pStyle w:val="Table-Text"/>
              <w:numPr>
                <w:ilvl w:val="0"/>
                <w:numId w:val="47"/>
              </w:numPr>
              <w:rPr>
                <w:lang w:val="es-ES"/>
              </w:rPr>
            </w:pPr>
            <w:r w:rsidRPr="00752A5B">
              <w:rPr>
                <w:lang w:val="es-ES"/>
              </w:rPr>
              <w:t>Proceso</w:t>
            </w:r>
            <w:r>
              <w:rPr>
                <w:lang w:val="es-ES"/>
              </w:rPr>
              <w:t xml:space="preserve"> Control de Manifiestos de Ingreso NA.03.01</w:t>
            </w:r>
            <w:r w:rsidRPr="00752A5B">
              <w:rPr>
                <w:lang w:val="es-ES"/>
              </w:rPr>
              <w:t xml:space="preserve"> </w:t>
            </w:r>
          </w:p>
          <w:p w14:paraId="15B764AC" w14:textId="77777777" w:rsidR="00286D57" w:rsidRPr="00752A5B" w:rsidRDefault="00286D57" w:rsidP="00EA326D">
            <w:pPr>
              <w:pStyle w:val="Table-Text"/>
              <w:numPr>
                <w:ilvl w:val="0"/>
                <w:numId w:val="47"/>
              </w:numPr>
              <w:rPr>
                <w:lang w:val="es-ES"/>
              </w:rPr>
            </w:pPr>
            <w:r w:rsidRPr="00752A5B">
              <w:rPr>
                <w:lang w:val="es-ES"/>
              </w:rPr>
              <w:t>Proceso</w:t>
            </w:r>
            <w:r>
              <w:rPr>
                <w:lang w:val="es-ES"/>
              </w:rPr>
              <w:t xml:space="preserve"> Reconocimiento Fisico NA.03.03</w:t>
            </w:r>
          </w:p>
          <w:p w14:paraId="15B764AD" w14:textId="77777777" w:rsidR="00286D57" w:rsidRPr="00752A5B" w:rsidRDefault="00286D57" w:rsidP="00EA326D">
            <w:pPr>
              <w:pStyle w:val="Table-Text"/>
              <w:numPr>
                <w:ilvl w:val="0"/>
                <w:numId w:val="47"/>
              </w:numPr>
              <w:rPr>
                <w:lang w:val="es-ES"/>
              </w:rPr>
            </w:pPr>
            <w:r>
              <w:rPr>
                <w:lang w:val="es-ES"/>
              </w:rPr>
              <w:t>Consultas y Reportes</w:t>
            </w:r>
          </w:p>
        </w:tc>
        <w:tc>
          <w:tcPr>
            <w:tcW w:w="2446" w:type="dxa"/>
            <w:tcBorders>
              <w:top w:val="single" w:sz="12" w:space="0" w:color="auto"/>
              <w:left w:val="single" w:sz="12" w:space="0" w:color="auto"/>
              <w:bottom w:val="single" w:sz="12" w:space="0" w:color="auto"/>
              <w:right w:val="single" w:sz="12" w:space="0" w:color="auto"/>
            </w:tcBorders>
            <w:vAlign w:val="center"/>
          </w:tcPr>
          <w:p w14:paraId="15B764AE" w14:textId="77777777" w:rsidR="00286D57" w:rsidRDefault="00286D57" w:rsidP="00EA326D">
            <w:pPr>
              <w:pStyle w:val="Table-Text"/>
              <w:jc w:val="left"/>
              <w:rPr>
                <w:lang w:val="es-ES"/>
              </w:rPr>
            </w:pPr>
            <w:r>
              <w:rPr>
                <w:lang w:val="es-ES"/>
              </w:rPr>
              <w:t>Juan Vivanco Siguas</w:t>
            </w:r>
          </w:p>
          <w:p w14:paraId="15B764AF" w14:textId="77777777" w:rsidR="00286D57" w:rsidRDefault="00286D57" w:rsidP="00EA326D">
            <w:pPr>
              <w:pStyle w:val="Table-Text"/>
              <w:jc w:val="left"/>
              <w:rPr>
                <w:lang w:val="es-ES"/>
              </w:rPr>
            </w:pPr>
            <w:r>
              <w:rPr>
                <w:lang w:val="es-ES"/>
              </w:rPr>
              <w:t>Miguel Mestanza Suarez</w:t>
            </w:r>
          </w:p>
          <w:p w14:paraId="15B764B0" w14:textId="77777777" w:rsidR="00286D57" w:rsidRDefault="00286D57" w:rsidP="00EA326D">
            <w:pPr>
              <w:pStyle w:val="Table-Text"/>
              <w:jc w:val="left"/>
              <w:rPr>
                <w:lang w:val="es-ES"/>
              </w:rPr>
            </w:pPr>
            <w:r>
              <w:rPr>
                <w:lang w:val="es-ES"/>
              </w:rPr>
              <w:t>Allan Estela Sanandres</w:t>
            </w:r>
          </w:p>
          <w:p w14:paraId="15B764B1" w14:textId="77777777" w:rsidR="00286D57" w:rsidRDefault="00286D57" w:rsidP="00EA326D">
            <w:pPr>
              <w:pStyle w:val="Table-Text"/>
              <w:jc w:val="left"/>
              <w:rPr>
                <w:lang w:val="es-ES"/>
              </w:rPr>
            </w:pPr>
            <w:r>
              <w:rPr>
                <w:lang w:val="es-ES"/>
              </w:rPr>
              <w:t>Cesar Pacora Pillaca</w:t>
            </w:r>
          </w:p>
          <w:p w14:paraId="15B764B2" w14:textId="77777777" w:rsidR="00286D57" w:rsidRPr="006C677F" w:rsidRDefault="00286D57" w:rsidP="00EA326D">
            <w:pPr>
              <w:pStyle w:val="Table-Text"/>
              <w:jc w:val="left"/>
              <w:rPr>
                <w:lang w:val="es-ES"/>
              </w:rPr>
            </w:pPr>
            <w:r w:rsidRPr="006C677F">
              <w:rPr>
                <w:lang w:val="es-ES"/>
              </w:rPr>
              <w:t>Dante Aliaga Silva</w:t>
            </w:r>
          </w:p>
        </w:tc>
      </w:tr>
    </w:tbl>
    <w:p w14:paraId="15B764B4" w14:textId="77777777" w:rsidR="00286D57" w:rsidRDefault="00286D57" w:rsidP="00286D57">
      <w:pPr>
        <w:pStyle w:val="Encabezado"/>
        <w:rPr>
          <w:rFonts w:cs="Times New Roman"/>
          <w:noProof/>
        </w:rPr>
      </w:pPr>
    </w:p>
    <w:p w14:paraId="15B764B5" w14:textId="77777777" w:rsidR="00286D57" w:rsidRDefault="00286D57" w:rsidP="00286D57">
      <w:pPr>
        <w:pStyle w:val="Encabezado"/>
        <w:rPr>
          <w:rFonts w:cs="Times New Roman"/>
          <w:noProof/>
        </w:rPr>
      </w:pPr>
    </w:p>
    <w:p w14:paraId="15B764B6" w14:textId="77777777" w:rsidR="00286D57" w:rsidRDefault="00286D57" w:rsidP="00286D57">
      <w:pPr>
        <w:pStyle w:val="Encabezado"/>
        <w:rPr>
          <w:rFonts w:cs="Times New Roman"/>
          <w:noProof/>
        </w:rPr>
      </w:pPr>
    </w:p>
    <w:p w14:paraId="15B764B7" w14:textId="77777777" w:rsidR="00286D57" w:rsidRDefault="00286D57" w:rsidP="00286D57">
      <w:pPr>
        <w:pStyle w:val="Encabezado"/>
        <w:rPr>
          <w:rFonts w:cs="Times New Roman"/>
          <w:noProof/>
        </w:rPr>
      </w:pPr>
    </w:p>
    <w:p w14:paraId="15B764B8" w14:textId="77777777" w:rsidR="00286D57" w:rsidRDefault="00286D57" w:rsidP="00286D57">
      <w:pPr>
        <w:pStyle w:val="Encabezado"/>
        <w:rPr>
          <w:rFonts w:cs="Times New Roman"/>
          <w:noProof/>
        </w:rPr>
      </w:pPr>
    </w:p>
    <w:p w14:paraId="15B764B9" w14:textId="77777777" w:rsidR="00286D57" w:rsidRDefault="00286D57" w:rsidP="00286D57">
      <w:pPr>
        <w:pStyle w:val="Encabezado"/>
        <w:rPr>
          <w:rFonts w:cs="Times New Roman"/>
          <w:noProof/>
        </w:rPr>
      </w:pPr>
    </w:p>
    <w:p w14:paraId="15B764BA" w14:textId="77777777" w:rsidR="00286D57" w:rsidRDefault="00286D57" w:rsidP="00286D57">
      <w:pPr>
        <w:pStyle w:val="Encabezado"/>
        <w:rPr>
          <w:rFonts w:cs="Times New Roman"/>
          <w:noProof/>
        </w:rPr>
      </w:pPr>
    </w:p>
    <w:p w14:paraId="15B764BB" w14:textId="77777777" w:rsidR="00286D57" w:rsidRDefault="00286D57" w:rsidP="00286D57">
      <w:pPr>
        <w:pStyle w:val="Encabezado"/>
        <w:rPr>
          <w:rFonts w:cs="Times New Roman"/>
          <w:noProof/>
        </w:rPr>
      </w:pPr>
    </w:p>
    <w:p w14:paraId="15B764BC" w14:textId="77777777" w:rsidR="00286D57" w:rsidRDefault="00286D57" w:rsidP="00286D57">
      <w:pPr>
        <w:pStyle w:val="Encabezado"/>
        <w:rPr>
          <w:rFonts w:cs="Times New Roman"/>
          <w:noProof/>
        </w:rPr>
      </w:pPr>
    </w:p>
    <w:p w14:paraId="15B764BD" w14:textId="77777777" w:rsidR="00286D57" w:rsidRDefault="00286D57" w:rsidP="00286D57">
      <w:pPr>
        <w:pStyle w:val="Encabezado"/>
        <w:rPr>
          <w:rFonts w:cs="Times New Roman"/>
          <w:noProof/>
        </w:rPr>
      </w:pPr>
    </w:p>
    <w:p w14:paraId="15B764BE" w14:textId="77777777" w:rsidR="00286D57" w:rsidRPr="00752A5B" w:rsidRDefault="00286D57" w:rsidP="00286D57">
      <w:pPr>
        <w:pStyle w:val="Encabezado"/>
        <w:rPr>
          <w:rFonts w:cs="Times New Roman"/>
          <w:noProof/>
        </w:rPr>
      </w:pP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14:paraId="15B764BF" w14:textId="77777777" w:rsidR="00286D57" w:rsidRPr="00752A5B" w:rsidRDefault="00286D57" w:rsidP="00286D57">
      <w:pPr>
        <w:jc w:val="center"/>
      </w:pPr>
      <w:r w:rsidRPr="00752A5B">
        <w:br w:type="page"/>
      </w:r>
    </w:p>
    <w:p w14:paraId="15B764C0" w14:textId="77777777" w:rsidR="00286D57" w:rsidRPr="00752A5B" w:rsidRDefault="00286D57" w:rsidP="00286D57">
      <w:pPr>
        <w:pStyle w:val="Textoindependiente"/>
        <w:tabs>
          <w:tab w:val="clear" w:pos="4253"/>
        </w:tabs>
        <w:rPr>
          <w:sz w:val="28"/>
        </w:rPr>
      </w:pPr>
      <w:r w:rsidRPr="00752A5B">
        <w:rPr>
          <w:sz w:val="28"/>
        </w:rPr>
        <w:lastRenderedPageBreak/>
        <w:t>F03 – FORMATO MODELAMIENTO DE PROCESO DE NEGOCIO</w:t>
      </w:r>
    </w:p>
    <w:p w14:paraId="15B764C1" w14:textId="77777777" w:rsidR="00286D57" w:rsidRPr="00752A5B" w:rsidRDefault="00286D57" w:rsidP="00286D57">
      <w:pPr>
        <w:jc w:val="center"/>
        <w:rPr>
          <w:b/>
          <w:sz w:val="36"/>
          <w:u w:val="single"/>
        </w:rPr>
      </w:pPr>
    </w:p>
    <w:p w14:paraId="15B764C2" w14:textId="77777777" w:rsidR="00286D57" w:rsidRPr="00752A5B" w:rsidRDefault="00286D57" w:rsidP="00286D57">
      <w:pPr>
        <w:jc w:val="center"/>
        <w:rPr>
          <w:b/>
          <w:sz w:val="28"/>
          <w:u w:val="single"/>
        </w:rPr>
      </w:pPr>
      <w:r w:rsidRPr="00752A5B">
        <w:rPr>
          <w:b/>
          <w:sz w:val="28"/>
          <w:u w:val="single"/>
        </w:rPr>
        <w:t>CONTENIDO</w:t>
      </w:r>
    </w:p>
    <w:p w14:paraId="15B764C3" w14:textId="77777777" w:rsidR="00286D57" w:rsidRPr="00752A5B" w:rsidRDefault="00286D57" w:rsidP="00286D57">
      <w:pPr>
        <w:pStyle w:val="Textoindependiente"/>
        <w:tabs>
          <w:tab w:val="clear" w:pos="4253"/>
        </w:tabs>
        <w:jc w:val="center"/>
        <w:rPr>
          <w:rFonts w:ascii="Arial Narrow" w:hAnsi="Arial Narrow"/>
          <w:sz w:val="28"/>
        </w:rPr>
      </w:pPr>
    </w:p>
    <w:bookmarkStart w:id="40" w:name="_Toc41466669"/>
    <w:bookmarkStart w:id="41" w:name="_Toc254340515"/>
    <w:p w14:paraId="15B764C4" w14:textId="77777777" w:rsidR="00286D57" w:rsidRPr="00752A5B" w:rsidRDefault="00A13F33" w:rsidP="00286D57">
      <w:pPr>
        <w:pStyle w:val="TDC1"/>
        <w:rPr>
          <w:b w:val="0"/>
          <w:sz w:val="22"/>
          <w:szCs w:val="22"/>
          <w:lang w:eastAsia="es-PE"/>
        </w:rPr>
      </w:pPr>
      <w:r w:rsidRPr="00752A5B">
        <w:rPr>
          <w:lang w:val="es-ES"/>
        </w:rPr>
        <w:fldChar w:fldCharType="begin"/>
      </w:r>
      <w:r w:rsidR="00286D57" w:rsidRPr="00752A5B">
        <w:rPr>
          <w:lang w:val="es-ES"/>
        </w:rPr>
        <w:instrText xml:space="preserve"> TOC \o "1-3" \h \z \u </w:instrText>
      </w:r>
      <w:r w:rsidRPr="00752A5B">
        <w:rPr>
          <w:lang w:val="es-ES"/>
        </w:rPr>
        <w:fldChar w:fldCharType="separate"/>
      </w:r>
      <w:hyperlink w:anchor="_Toc328651387" w:history="1">
        <w:r w:rsidR="00286D57" w:rsidRPr="00752A5B">
          <w:rPr>
            <w:rStyle w:val="Hipervnculo"/>
            <w:color w:val="auto"/>
          </w:rPr>
          <w:t>1</w:t>
        </w:r>
        <w:r w:rsidR="00286D57" w:rsidRPr="00752A5B">
          <w:rPr>
            <w:b w:val="0"/>
            <w:sz w:val="22"/>
            <w:szCs w:val="22"/>
            <w:lang w:eastAsia="es-PE"/>
          </w:rPr>
          <w:tab/>
        </w:r>
        <w:r w:rsidR="00286D57" w:rsidRPr="00752A5B">
          <w:rPr>
            <w:rStyle w:val="Hipervnculo"/>
            <w:color w:val="auto"/>
          </w:rPr>
          <w:t>INTRODUCCION</w:t>
        </w:r>
        <w:r w:rsidR="00286D57" w:rsidRPr="00752A5B">
          <w:rPr>
            <w:webHidden/>
          </w:rPr>
          <w:tab/>
        </w:r>
        <w:r w:rsidRPr="00752A5B">
          <w:rPr>
            <w:webHidden/>
          </w:rPr>
          <w:fldChar w:fldCharType="begin"/>
        </w:r>
        <w:r w:rsidR="00286D57" w:rsidRPr="00752A5B">
          <w:rPr>
            <w:webHidden/>
          </w:rPr>
          <w:instrText xml:space="preserve"> PAGEREF _Toc328651387 \h </w:instrText>
        </w:r>
        <w:r w:rsidRPr="00752A5B">
          <w:rPr>
            <w:webHidden/>
          </w:rPr>
        </w:r>
        <w:r w:rsidRPr="00752A5B">
          <w:rPr>
            <w:webHidden/>
          </w:rPr>
          <w:fldChar w:fldCharType="separate"/>
        </w:r>
        <w:r w:rsidR="00D81260">
          <w:rPr>
            <w:webHidden/>
          </w:rPr>
          <w:t>4</w:t>
        </w:r>
        <w:r w:rsidRPr="00752A5B">
          <w:rPr>
            <w:webHidden/>
          </w:rPr>
          <w:fldChar w:fldCharType="end"/>
        </w:r>
      </w:hyperlink>
    </w:p>
    <w:p w14:paraId="15B764C5" w14:textId="77777777" w:rsidR="00286D57" w:rsidRPr="00752A5B" w:rsidRDefault="00B16D16" w:rsidP="00286D57">
      <w:pPr>
        <w:pStyle w:val="TDC1"/>
        <w:rPr>
          <w:b w:val="0"/>
          <w:sz w:val="22"/>
          <w:szCs w:val="22"/>
          <w:lang w:eastAsia="es-PE"/>
        </w:rPr>
      </w:pPr>
      <w:hyperlink w:anchor="_Toc328651389" w:history="1">
        <w:r w:rsidR="00286D57" w:rsidRPr="00752A5B">
          <w:rPr>
            <w:rStyle w:val="Hipervnculo"/>
            <w:color w:val="auto"/>
          </w:rPr>
          <w:t>2</w:t>
        </w:r>
        <w:r w:rsidR="00286D57" w:rsidRPr="00752A5B">
          <w:rPr>
            <w:b w:val="0"/>
            <w:sz w:val="22"/>
            <w:szCs w:val="22"/>
            <w:lang w:eastAsia="es-PE"/>
          </w:rPr>
          <w:tab/>
        </w:r>
        <w:r w:rsidR="00286D57" w:rsidRPr="00752A5B">
          <w:rPr>
            <w:rStyle w:val="Hipervnculo"/>
            <w:color w:val="auto"/>
          </w:rPr>
          <w:t>INFORMACIÓN GENERAL</w:t>
        </w:r>
        <w:r w:rsidR="00286D57" w:rsidRPr="00752A5B">
          <w:rPr>
            <w:webHidden/>
          </w:rPr>
          <w:tab/>
        </w:r>
        <w:r w:rsidR="00A13F33" w:rsidRPr="00752A5B">
          <w:rPr>
            <w:webHidden/>
          </w:rPr>
          <w:fldChar w:fldCharType="begin"/>
        </w:r>
        <w:r w:rsidR="00286D57" w:rsidRPr="00752A5B">
          <w:rPr>
            <w:webHidden/>
          </w:rPr>
          <w:instrText xml:space="preserve"> PAGEREF _Toc328651389 \h </w:instrText>
        </w:r>
        <w:r w:rsidR="00A13F33" w:rsidRPr="00752A5B">
          <w:rPr>
            <w:webHidden/>
          </w:rPr>
        </w:r>
        <w:r w:rsidR="00A13F33" w:rsidRPr="00752A5B">
          <w:rPr>
            <w:webHidden/>
          </w:rPr>
          <w:fldChar w:fldCharType="separate"/>
        </w:r>
        <w:r w:rsidR="00D81260">
          <w:rPr>
            <w:webHidden/>
          </w:rPr>
          <w:t>4</w:t>
        </w:r>
        <w:r w:rsidR="00A13F33" w:rsidRPr="00752A5B">
          <w:rPr>
            <w:webHidden/>
          </w:rPr>
          <w:fldChar w:fldCharType="end"/>
        </w:r>
      </w:hyperlink>
    </w:p>
    <w:p w14:paraId="15B764C6" w14:textId="77777777" w:rsidR="00286D57" w:rsidRPr="00752A5B" w:rsidRDefault="00B16D16" w:rsidP="00286D57">
      <w:pPr>
        <w:pStyle w:val="TDC1"/>
        <w:rPr>
          <w:b w:val="0"/>
          <w:sz w:val="22"/>
          <w:szCs w:val="22"/>
          <w:lang w:eastAsia="es-PE"/>
        </w:rPr>
      </w:pPr>
      <w:hyperlink w:anchor="_Toc328651390" w:history="1">
        <w:r w:rsidR="00286D57" w:rsidRPr="00752A5B">
          <w:rPr>
            <w:rStyle w:val="Hipervnculo"/>
            <w:color w:val="auto"/>
          </w:rPr>
          <w:t>3</w:t>
        </w:r>
        <w:r w:rsidR="00286D57" w:rsidRPr="00752A5B">
          <w:rPr>
            <w:b w:val="0"/>
            <w:sz w:val="22"/>
            <w:szCs w:val="22"/>
            <w:lang w:eastAsia="es-PE"/>
          </w:rPr>
          <w:tab/>
        </w:r>
        <w:r w:rsidR="00286D57" w:rsidRPr="00752A5B">
          <w:rPr>
            <w:rStyle w:val="Hipervnculo"/>
            <w:color w:val="auto"/>
          </w:rPr>
          <w:t>MODELAMIENTO SITUACION ACTUAL</w:t>
        </w:r>
        <w:r w:rsidR="00286D57" w:rsidRPr="00752A5B">
          <w:rPr>
            <w:webHidden/>
          </w:rPr>
          <w:tab/>
        </w:r>
        <w:r w:rsidR="00A13F33" w:rsidRPr="00752A5B">
          <w:rPr>
            <w:webHidden/>
          </w:rPr>
          <w:fldChar w:fldCharType="begin"/>
        </w:r>
        <w:r w:rsidR="00286D57" w:rsidRPr="00752A5B">
          <w:rPr>
            <w:webHidden/>
          </w:rPr>
          <w:instrText xml:space="preserve"> PAGEREF _Toc328651390 \h </w:instrText>
        </w:r>
        <w:r w:rsidR="00A13F33" w:rsidRPr="00752A5B">
          <w:rPr>
            <w:webHidden/>
          </w:rPr>
        </w:r>
        <w:r w:rsidR="00A13F33" w:rsidRPr="00752A5B">
          <w:rPr>
            <w:webHidden/>
          </w:rPr>
          <w:fldChar w:fldCharType="separate"/>
        </w:r>
        <w:r w:rsidR="00D81260">
          <w:rPr>
            <w:webHidden/>
          </w:rPr>
          <w:t>5</w:t>
        </w:r>
        <w:r w:rsidR="00A13F33" w:rsidRPr="00752A5B">
          <w:rPr>
            <w:webHidden/>
          </w:rPr>
          <w:fldChar w:fldCharType="end"/>
        </w:r>
      </w:hyperlink>
    </w:p>
    <w:p w14:paraId="15B764C7" w14:textId="77777777" w:rsidR="00286D57" w:rsidRPr="00752A5B" w:rsidRDefault="00B16D16" w:rsidP="00286D57">
      <w:pPr>
        <w:pStyle w:val="TDC2"/>
        <w:rPr>
          <w:bCs w:val="0"/>
          <w:sz w:val="22"/>
          <w:szCs w:val="22"/>
          <w:lang w:val="es-PE" w:eastAsia="es-PE"/>
        </w:rPr>
      </w:pPr>
      <w:hyperlink w:anchor="_Toc328651391" w:history="1">
        <w:r w:rsidR="00286D57" w:rsidRPr="00752A5B">
          <w:rPr>
            <w:rStyle w:val="Hipervnculo"/>
            <w:color w:val="auto"/>
          </w:rPr>
          <w:t>3.1</w:t>
        </w:r>
        <w:r w:rsidR="00286D57" w:rsidRPr="00752A5B">
          <w:rPr>
            <w:bCs w:val="0"/>
            <w:sz w:val="22"/>
            <w:szCs w:val="22"/>
            <w:lang w:val="es-PE" w:eastAsia="es-PE"/>
          </w:rPr>
          <w:tab/>
        </w:r>
        <w:r w:rsidR="00286D57" w:rsidRPr="00752A5B">
          <w:rPr>
            <w:rStyle w:val="Hipervnculo"/>
            <w:color w:val="auto"/>
          </w:rPr>
          <w:t>Descripción del Proceso Actual.</w:t>
        </w:r>
        <w:r w:rsidR="00286D57" w:rsidRPr="00752A5B">
          <w:rPr>
            <w:webHidden/>
          </w:rPr>
          <w:tab/>
        </w:r>
        <w:r w:rsidR="00A13F33" w:rsidRPr="00752A5B">
          <w:rPr>
            <w:webHidden/>
          </w:rPr>
          <w:fldChar w:fldCharType="begin"/>
        </w:r>
        <w:r w:rsidR="00286D57" w:rsidRPr="00752A5B">
          <w:rPr>
            <w:webHidden/>
          </w:rPr>
          <w:instrText xml:space="preserve"> PAGEREF _Toc328651391 \h </w:instrText>
        </w:r>
        <w:r w:rsidR="00A13F33" w:rsidRPr="00752A5B">
          <w:rPr>
            <w:webHidden/>
          </w:rPr>
        </w:r>
        <w:r w:rsidR="00A13F33" w:rsidRPr="00752A5B">
          <w:rPr>
            <w:webHidden/>
          </w:rPr>
          <w:fldChar w:fldCharType="separate"/>
        </w:r>
        <w:r w:rsidR="00D81260">
          <w:rPr>
            <w:webHidden/>
          </w:rPr>
          <w:t>5</w:t>
        </w:r>
        <w:r w:rsidR="00A13F33" w:rsidRPr="00752A5B">
          <w:rPr>
            <w:webHidden/>
          </w:rPr>
          <w:fldChar w:fldCharType="end"/>
        </w:r>
      </w:hyperlink>
    </w:p>
    <w:p w14:paraId="15B764C8" w14:textId="77777777" w:rsidR="00286D57" w:rsidRPr="00752A5B" w:rsidRDefault="00B16D16" w:rsidP="00286D57">
      <w:pPr>
        <w:pStyle w:val="TDC2"/>
        <w:rPr>
          <w:bCs w:val="0"/>
          <w:sz w:val="22"/>
          <w:szCs w:val="22"/>
          <w:lang w:val="es-PE" w:eastAsia="es-PE"/>
        </w:rPr>
      </w:pPr>
      <w:hyperlink w:anchor="_Toc328651392" w:history="1">
        <w:r w:rsidR="00286D57" w:rsidRPr="00752A5B">
          <w:rPr>
            <w:rStyle w:val="Hipervnculo"/>
            <w:color w:val="auto"/>
          </w:rPr>
          <w:t>3.2</w:t>
        </w:r>
        <w:r w:rsidR="00286D57" w:rsidRPr="00752A5B">
          <w:rPr>
            <w:bCs w:val="0"/>
            <w:sz w:val="22"/>
            <w:szCs w:val="22"/>
            <w:lang w:val="es-PE" w:eastAsia="es-PE"/>
          </w:rPr>
          <w:tab/>
        </w:r>
        <w:r w:rsidR="00286D57" w:rsidRPr="00752A5B">
          <w:rPr>
            <w:rStyle w:val="Hipervnculo"/>
            <w:color w:val="auto"/>
          </w:rPr>
          <w:t>Modelamiento del Proceso Actual</w:t>
        </w:r>
        <w:r w:rsidR="00286D57" w:rsidRPr="00752A5B">
          <w:rPr>
            <w:webHidden/>
          </w:rPr>
          <w:tab/>
        </w:r>
        <w:r w:rsidR="00A13F33" w:rsidRPr="00752A5B">
          <w:rPr>
            <w:webHidden/>
          </w:rPr>
          <w:fldChar w:fldCharType="begin"/>
        </w:r>
        <w:r w:rsidR="00286D57" w:rsidRPr="00752A5B">
          <w:rPr>
            <w:webHidden/>
          </w:rPr>
          <w:instrText xml:space="preserve"> PAGEREF _Toc328651392 \h </w:instrText>
        </w:r>
        <w:r w:rsidR="00A13F33" w:rsidRPr="00752A5B">
          <w:rPr>
            <w:webHidden/>
          </w:rPr>
        </w:r>
        <w:r w:rsidR="00A13F33" w:rsidRPr="00752A5B">
          <w:rPr>
            <w:webHidden/>
          </w:rPr>
          <w:fldChar w:fldCharType="separate"/>
        </w:r>
        <w:r w:rsidR="00D81260">
          <w:rPr>
            <w:webHidden/>
          </w:rPr>
          <w:t>8</w:t>
        </w:r>
        <w:r w:rsidR="00A13F33" w:rsidRPr="00752A5B">
          <w:rPr>
            <w:webHidden/>
          </w:rPr>
          <w:fldChar w:fldCharType="end"/>
        </w:r>
      </w:hyperlink>
    </w:p>
    <w:p w14:paraId="15B764C9" w14:textId="77777777" w:rsidR="00286D57" w:rsidRPr="00752A5B" w:rsidRDefault="00B16D16" w:rsidP="00286D57">
      <w:pPr>
        <w:pStyle w:val="TDC3"/>
        <w:tabs>
          <w:tab w:val="left" w:pos="1680"/>
        </w:tabs>
        <w:rPr>
          <w:sz w:val="22"/>
          <w:szCs w:val="22"/>
          <w:lang w:val="es-PE" w:eastAsia="es-PE"/>
        </w:rPr>
      </w:pPr>
      <w:hyperlink w:anchor="_Toc328651393" w:history="1">
        <w:r w:rsidR="00286D57" w:rsidRPr="00752A5B">
          <w:rPr>
            <w:rStyle w:val="Hipervnculo"/>
            <w:color w:val="auto"/>
          </w:rPr>
          <w:t>3.2.1</w:t>
        </w:r>
        <w:r w:rsidR="00286D57" w:rsidRPr="00752A5B">
          <w:rPr>
            <w:sz w:val="22"/>
            <w:szCs w:val="22"/>
            <w:lang w:val="es-PE" w:eastAsia="es-PE"/>
          </w:rPr>
          <w:tab/>
        </w:r>
        <w:r w:rsidR="00286D57" w:rsidRPr="00752A5B">
          <w:rPr>
            <w:rStyle w:val="Hipervnculo"/>
            <w:color w:val="auto"/>
          </w:rPr>
          <w:t>Diagrama de Procesos (Ficha A)</w:t>
        </w:r>
        <w:r w:rsidR="00286D57" w:rsidRPr="00752A5B">
          <w:rPr>
            <w:webHidden/>
          </w:rPr>
          <w:tab/>
        </w:r>
        <w:r w:rsidR="00A13F33" w:rsidRPr="00752A5B">
          <w:rPr>
            <w:webHidden/>
          </w:rPr>
          <w:fldChar w:fldCharType="begin"/>
        </w:r>
        <w:r w:rsidR="00286D57" w:rsidRPr="00752A5B">
          <w:rPr>
            <w:webHidden/>
          </w:rPr>
          <w:instrText xml:space="preserve"> PAGEREF _Toc328651393 \h </w:instrText>
        </w:r>
        <w:r w:rsidR="00A13F33" w:rsidRPr="00752A5B">
          <w:rPr>
            <w:webHidden/>
          </w:rPr>
        </w:r>
        <w:r w:rsidR="00A13F33" w:rsidRPr="00752A5B">
          <w:rPr>
            <w:webHidden/>
          </w:rPr>
          <w:fldChar w:fldCharType="separate"/>
        </w:r>
        <w:r w:rsidR="00D81260">
          <w:rPr>
            <w:webHidden/>
          </w:rPr>
          <w:t>8</w:t>
        </w:r>
        <w:r w:rsidR="00A13F33" w:rsidRPr="00752A5B">
          <w:rPr>
            <w:webHidden/>
          </w:rPr>
          <w:fldChar w:fldCharType="end"/>
        </w:r>
      </w:hyperlink>
    </w:p>
    <w:p w14:paraId="15B764CA" w14:textId="77777777" w:rsidR="00286D57" w:rsidRPr="00752A5B" w:rsidRDefault="00B16D16" w:rsidP="00286D57">
      <w:pPr>
        <w:pStyle w:val="TDC3"/>
        <w:tabs>
          <w:tab w:val="left" w:pos="1680"/>
        </w:tabs>
        <w:rPr>
          <w:sz w:val="22"/>
          <w:szCs w:val="22"/>
          <w:lang w:val="es-PE" w:eastAsia="es-PE"/>
        </w:rPr>
      </w:pPr>
      <w:hyperlink w:anchor="_Toc328651394" w:history="1">
        <w:r w:rsidR="00286D57" w:rsidRPr="00752A5B">
          <w:rPr>
            <w:rStyle w:val="Hipervnculo"/>
            <w:color w:val="auto"/>
          </w:rPr>
          <w:t>3.2.2</w:t>
        </w:r>
        <w:r w:rsidR="00286D57" w:rsidRPr="00752A5B">
          <w:rPr>
            <w:sz w:val="22"/>
            <w:szCs w:val="22"/>
            <w:lang w:val="es-PE" w:eastAsia="es-PE"/>
          </w:rPr>
          <w:tab/>
        </w:r>
        <w:r w:rsidR="00286D57" w:rsidRPr="00752A5B">
          <w:rPr>
            <w:rStyle w:val="Hipervnculo"/>
            <w:color w:val="auto"/>
          </w:rPr>
          <w:t>Ficha de Determinación del Proceso (Ficha B)</w:t>
        </w:r>
        <w:r w:rsidR="00286D57" w:rsidRPr="00752A5B">
          <w:rPr>
            <w:webHidden/>
          </w:rPr>
          <w:tab/>
        </w:r>
        <w:r w:rsidR="00A13F33" w:rsidRPr="00752A5B">
          <w:rPr>
            <w:webHidden/>
          </w:rPr>
          <w:fldChar w:fldCharType="begin"/>
        </w:r>
        <w:r w:rsidR="00286D57" w:rsidRPr="00752A5B">
          <w:rPr>
            <w:webHidden/>
          </w:rPr>
          <w:instrText xml:space="preserve"> PAGEREF _Toc328651394 \h </w:instrText>
        </w:r>
        <w:r w:rsidR="00A13F33" w:rsidRPr="00752A5B">
          <w:rPr>
            <w:webHidden/>
          </w:rPr>
        </w:r>
        <w:r w:rsidR="00A13F33" w:rsidRPr="00752A5B">
          <w:rPr>
            <w:webHidden/>
          </w:rPr>
          <w:fldChar w:fldCharType="separate"/>
        </w:r>
        <w:r w:rsidR="00D81260">
          <w:rPr>
            <w:webHidden/>
          </w:rPr>
          <w:t>8</w:t>
        </w:r>
        <w:r w:rsidR="00A13F33" w:rsidRPr="00752A5B">
          <w:rPr>
            <w:webHidden/>
          </w:rPr>
          <w:fldChar w:fldCharType="end"/>
        </w:r>
      </w:hyperlink>
    </w:p>
    <w:p w14:paraId="15B764CB" w14:textId="77777777" w:rsidR="00286D57" w:rsidRPr="00752A5B" w:rsidRDefault="00B16D16" w:rsidP="00286D57">
      <w:pPr>
        <w:pStyle w:val="TDC3"/>
        <w:tabs>
          <w:tab w:val="left" w:pos="1680"/>
        </w:tabs>
        <w:rPr>
          <w:sz w:val="22"/>
          <w:szCs w:val="22"/>
          <w:lang w:val="es-PE" w:eastAsia="es-PE"/>
        </w:rPr>
      </w:pPr>
      <w:hyperlink w:anchor="_Toc328651395" w:history="1">
        <w:r w:rsidR="00286D57" w:rsidRPr="00752A5B">
          <w:rPr>
            <w:rStyle w:val="Hipervnculo"/>
            <w:color w:val="auto"/>
          </w:rPr>
          <w:t>3.2.3</w:t>
        </w:r>
        <w:r w:rsidR="00286D57" w:rsidRPr="00752A5B">
          <w:rPr>
            <w:sz w:val="22"/>
            <w:szCs w:val="22"/>
            <w:lang w:val="es-PE" w:eastAsia="es-PE"/>
          </w:rPr>
          <w:tab/>
        </w:r>
        <w:r w:rsidR="00286D57" w:rsidRPr="00752A5B">
          <w:rPr>
            <w:rStyle w:val="Hipervnculo"/>
            <w:color w:val="auto"/>
          </w:rPr>
          <w:t>Anexo de Ficha de determinación - Reglas de negocio (Ficha C).</w:t>
        </w:r>
        <w:r w:rsidR="00286D57" w:rsidRPr="00752A5B">
          <w:rPr>
            <w:webHidden/>
          </w:rPr>
          <w:tab/>
        </w:r>
        <w:r w:rsidR="00A13F33" w:rsidRPr="00752A5B">
          <w:rPr>
            <w:webHidden/>
          </w:rPr>
          <w:fldChar w:fldCharType="begin"/>
        </w:r>
        <w:r w:rsidR="00286D57" w:rsidRPr="00752A5B">
          <w:rPr>
            <w:webHidden/>
          </w:rPr>
          <w:instrText xml:space="preserve"> PAGEREF _Toc328651395 \h </w:instrText>
        </w:r>
        <w:r w:rsidR="00A13F33" w:rsidRPr="00752A5B">
          <w:rPr>
            <w:webHidden/>
          </w:rPr>
        </w:r>
        <w:r w:rsidR="00A13F33" w:rsidRPr="00752A5B">
          <w:rPr>
            <w:webHidden/>
          </w:rPr>
          <w:fldChar w:fldCharType="separate"/>
        </w:r>
        <w:r w:rsidR="00D81260">
          <w:rPr>
            <w:webHidden/>
          </w:rPr>
          <w:t>8</w:t>
        </w:r>
        <w:r w:rsidR="00A13F33" w:rsidRPr="00752A5B">
          <w:rPr>
            <w:webHidden/>
          </w:rPr>
          <w:fldChar w:fldCharType="end"/>
        </w:r>
      </w:hyperlink>
    </w:p>
    <w:p w14:paraId="15B764CC" w14:textId="77777777" w:rsidR="00286D57" w:rsidRPr="00752A5B" w:rsidRDefault="00B16D16" w:rsidP="00286D57">
      <w:pPr>
        <w:pStyle w:val="TDC2"/>
        <w:rPr>
          <w:bCs w:val="0"/>
          <w:sz w:val="22"/>
          <w:szCs w:val="22"/>
          <w:lang w:val="es-PE" w:eastAsia="es-PE"/>
        </w:rPr>
      </w:pPr>
      <w:hyperlink w:anchor="_Toc328651396" w:history="1">
        <w:r w:rsidR="00286D57" w:rsidRPr="00752A5B">
          <w:rPr>
            <w:rStyle w:val="Hipervnculo"/>
            <w:color w:val="auto"/>
          </w:rPr>
          <w:t>3.3</w:t>
        </w:r>
        <w:r w:rsidR="00286D57" w:rsidRPr="00752A5B">
          <w:rPr>
            <w:bCs w:val="0"/>
            <w:sz w:val="22"/>
            <w:szCs w:val="22"/>
            <w:lang w:val="es-PE" w:eastAsia="es-PE"/>
          </w:rPr>
          <w:tab/>
        </w:r>
        <w:r w:rsidR="00286D57" w:rsidRPr="00752A5B">
          <w:rPr>
            <w:rStyle w:val="Hipervnculo"/>
            <w:color w:val="auto"/>
          </w:rPr>
          <w:t>Análisis Cualitativo y Cuantitativo</w:t>
        </w:r>
        <w:r w:rsidR="00286D57" w:rsidRPr="00752A5B">
          <w:rPr>
            <w:webHidden/>
          </w:rPr>
          <w:tab/>
        </w:r>
        <w:r w:rsidR="00A13F33" w:rsidRPr="00752A5B">
          <w:rPr>
            <w:webHidden/>
          </w:rPr>
          <w:fldChar w:fldCharType="begin"/>
        </w:r>
        <w:r w:rsidR="00286D57" w:rsidRPr="00752A5B">
          <w:rPr>
            <w:webHidden/>
          </w:rPr>
          <w:instrText xml:space="preserve"> PAGEREF _Toc328651396 \h </w:instrText>
        </w:r>
        <w:r w:rsidR="00A13F33" w:rsidRPr="00752A5B">
          <w:rPr>
            <w:webHidden/>
          </w:rPr>
        </w:r>
        <w:r w:rsidR="00A13F33" w:rsidRPr="00752A5B">
          <w:rPr>
            <w:webHidden/>
          </w:rPr>
          <w:fldChar w:fldCharType="separate"/>
        </w:r>
        <w:r w:rsidR="00D81260">
          <w:rPr>
            <w:webHidden/>
          </w:rPr>
          <w:t>8</w:t>
        </w:r>
        <w:r w:rsidR="00A13F33" w:rsidRPr="00752A5B">
          <w:rPr>
            <w:webHidden/>
          </w:rPr>
          <w:fldChar w:fldCharType="end"/>
        </w:r>
      </w:hyperlink>
    </w:p>
    <w:p w14:paraId="15B764CD" w14:textId="77777777" w:rsidR="00286D57" w:rsidRPr="00752A5B" w:rsidRDefault="00B16D16" w:rsidP="00286D57">
      <w:pPr>
        <w:pStyle w:val="TDC1"/>
        <w:rPr>
          <w:b w:val="0"/>
          <w:sz w:val="22"/>
          <w:szCs w:val="22"/>
          <w:lang w:eastAsia="es-PE"/>
        </w:rPr>
      </w:pPr>
      <w:hyperlink w:anchor="_Toc328651397" w:history="1">
        <w:r w:rsidR="00286D57" w:rsidRPr="00752A5B">
          <w:rPr>
            <w:rStyle w:val="Hipervnculo"/>
            <w:color w:val="auto"/>
          </w:rPr>
          <w:t>4</w:t>
        </w:r>
        <w:r w:rsidR="00286D57" w:rsidRPr="00752A5B">
          <w:rPr>
            <w:b w:val="0"/>
            <w:sz w:val="22"/>
            <w:szCs w:val="22"/>
            <w:lang w:eastAsia="es-PE"/>
          </w:rPr>
          <w:tab/>
        </w:r>
        <w:r w:rsidR="00286D57" w:rsidRPr="00752A5B">
          <w:rPr>
            <w:rStyle w:val="Hipervnculo"/>
            <w:color w:val="auto"/>
          </w:rPr>
          <w:t>MODELAMIENTO SITUACION PROPUESTA</w:t>
        </w:r>
        <w:r w:rsidR="00286D57" w:rsidRPr="00752A5B">
          <w:rPr>
            <w:webHidden/>
          </w:rPr>
          <w:tab/>
        </w:r>
        <w:r w:rsidR="00A13F33" w:rsidRPr="00752A5B">
          <w:rPr>
            <w:webHidden/>
          </w:rPr>
          <w:fldChar w:fldCharType="begin"/>
        </w:r>
        <w:r w:rsidR="00286D57" w:rsidRPr="00752A5B">
          <w:rPr>
            <w:webHidden/>
          </w:rPr>
          <w:instrText xml:space="preserve"> PAGEREF _Toc328651397 \h </w:instrText>
        </w:r>
        <w:r w:rsidR="00A13F33" w:rsidRPr="00752A5B">
          <w:rPr>
            <w:webHidden/>
          </w:rPr>
        </w:r>
        <w:r w:rsidR="00A13F33" w:rsidRPr="00752A5B">
          <w:rPr>
            <w:webHidden/>
          </w:rPr>
          <w:fldChar w:fldCharType="separate"/>
        </w:r>
        <w:r w:rsidR="00D81260">
          <w:rPr>
            <w:webHidden/>
          </w:rPr>
          <w:t>10</w:t>
        </w:r>
        <w:r w:rsidR="00A13F33" w:rsidRPr="00752A5B">
          <w:rPr>
            <w:webHidden/>
          </w:rPr>
          <w:fldChar w:fldCharType="end"/>
        </w:r>
      </w:hyperlink>
    </w:p>
    <w:p w14:paraId="15B764CE" w14:textId="77777777" w:rsidR="00286D57" w:rsidRPr="00752A5B" w:rsidRDefault="00B16D16" w:rsidP="00286D57">
      <w:pPr>
        <w:pStyle w:val="TDC2"/>
        <w:rPr>
          <w:bCs w:val="0"/>
          <w:sz w:val="22"/>
          <w:szCs w:val="22"/>
          <w:lang w:val="es-PE" w:eastAsia="es-PE"/>
        </w:rPr>
      </w:pPr>
      <w:hyperlink w:anchor="_Toc328651398" w:history="1">
        <w:r w:rsidR="00286D57" w:rsidRPr="00752A5B">
          <w:rPr>
            <w:rStyle w:val="Hipervnculo"/>
            <w:color w:val="auto"/>
          </w:rPr>
          <w:t>4.1</w:t>
        </w:r>
        <w:r w:rsidR="00286D57" w:rsidRPr="00752A5B">
          <w:rPr>
            <w:bCs w:val="0"/>
            <w:sz w:val="22"/>
            <w:szCs w:val="22"/>
            <w:lang w:val="es-PE" w:eastAsia="es-PE"/>
          </w:rPr>
          <w:tab/>
        </w:r>
        <w:r w:rsidR="00286D57" w:rsidRPr="00752A5B">
          <w:rPr>
            <w:rStyle w:val="Hipervnculo"/>
            <w:color w:val="auto"/>
          </w:rPr>
          <w:t>Descripción de Proceso Propuesto</w:t>
        </w:r>
        <w:r w:rsidR="00286D57" w:rsidRPr="00752A5B">
          <w:rPr>
            <w:webHidden/>
          </w:rPr>
          <w:tab/>
        </w:r>
        <w:r w:rsidR="00A13F33" w:rsidRPr="00752A5B">
          <w:rPr>
            <w:webHidden/>
          </w:rPr>
          <w:fldChar w:fldCharType="begin"/>
        </w:r>
        <w:r w:rsidR="00286D57" w:rsidRPr="00752A5B">
          <w:rPr>
            <w:webHidden/>
          </w:rPr>
          <w:instrText xml:space="preserve"> PAGEREF _Toc328651398 \h </w:instrText>
        </w:r>
        <w:r w:rsidR="00A13F33" w:rsidRPr="00752A5B">
          <w:rPr>
            <w:webHidden/>
          </w:rPr>
        </w:r>
        <w:r w:rsidR="00A13F33" w:rsidRPr="00752A5B">
          <w:rPr>
            <w:webHidden/>
          </w:rPr>
          <w:fldChar w:fldCharType="separate"/>
        </w:r>
        <w:r w:rsidR="00D81260">
          <w:rPr>
            <w:webHidden/>
          </w:rPr>
          <w:t>10</w:t>
        </w:r>
        <w:r w:rsidR="00A13F33" w:rsidRPr="00752A5B">
          <w:rPr>
            <w:webHidden/>
          </w:rPr>
          <w:fldChar w:fldCharType="end"/>
        </w:r>
      </w:hyperlink>
    </w:p>
    <w:p w14:paraId="15B764CF" w14:textId="77777777" w:rsidR="00286D57" w:rsidRPr="00752A5B" w:rsidRDefault="00B16D16" w:rsidP="00286D57">
      <w:pPr>
        <w:pStyle w:val="TDC2"/>
        <w:rPr>
          <w:bCs w:val="0"/>
          <w:sz w:val="22"/>
          <w:szCs w:val="22"/>
          <w:lang w:val="es-PE" w:eastAsia="es-PE"/>
        </w:rPr>
      </w:pPr>
      <w:hyperlink w:anchor="_Toc328651399" w:history="1">
        <w:r w:rsidR="00286D57" w:rsidRPr="00752A5B">
          <w:rPr>
            <w:rStyle w:val="Hipervnculo"/>
            <w:color w:val="auto"/>
          </w:rPr>
          <w:t>4.2</w:t>
        </w:r>
        <w:r w:rsidR="00286D57" w:rsidRPr="00752A5B">
          <w:rPr>
            <w:bCs w:val="0"/>
            <w:sz w:val="22"/>
            <w:szCs w:val="22"/>
            <w:lang w:val="es-PE" w:eastAsia="es-PE"/>
          </w:rPr>
          <w:tab/>
        </w:r>
        <w:r w:rsidR="00286D57" w:rsidRPr="00752A5B">
          <w:rPr>
            <w:rStyle w:val="Hipervnculo"/>
            <w:color w:val="auto"/>
          </w:rPr>
          <w:t>Modelamiento del Proceso Propuesto</w:t>
        </w:r>
        <w:r w:rsidR="00286D57" w:rsidRPr="00752A5B">
          <w:rPr>
            <w:webHidden/>
          </w:rPr>
          <w:tab/>
        </w:r>
        <w:r w:rsidR="00A13F33" w:rsidRPr="00752A5B">
          <w:rPr>
            <w:webHidden/>
          </w:rPr>
          <w:fldChar w:fldCharType="begin"/>
        </w:r>
        <w:r w:rsidR="00286D57" w:rsidRPr="00752A5B">
          <w:rPr>
            <w:webHidden/>
          </w:rPr>
          <w:instrText xml:space="preserve"> PAGEREF _Toc328651399 \h </w:instrText>
        </w:r>
        <w:r w:rsidR="00A13F33" w:rsidRPr="00752A5B">
          <w:rPr>
            <w:webHidden/>
          </w:rPr>
        </w:r>
        <w:r w:rsidR="00A13F33" w:rsidRPr="00752A5B">
          <w:rPr>
            <w:webHidden/>
          </w:rPr>
          <w:fldChar w:fldCharType="separate"/>
        </w:r>
        <w:r w:rsidR="00D81260">
          <w:rPr>
            <w:webHidden/>
          </w:rPr>
          <w:t>12</w:t>
        </w:r>
        <w:r w:rsidR="00A13F33" w:rsidRPr="00752A5B">
          <w:rPr>
            <w:webHidden/>
          </w:rPr>
          <w:fldChar w:fldCharType="end"/>
        </w:r>
      </w:hyperlink>
    </w:p>
    <w:p w14:paraId="15B764D0" w14:textId="77777777" w:rsidR="00286D57" w:rsidRPr="00752A5B" w:rsidRDefault="00B16D16" w:rsidP="00286D57">
      <w:pPr>
        <w:pStyle w:val="TDC3"/>
        <w:tabs>
          <w:tab w:val="left" w:pos="1680"/>
        </w:tabs>
        <w:rPr>
          <w:sz w:val="22"/>
          <w:szCs w:val="22"/>
          <w:lang w:val="es-PE" w:eastAsia="es-PE"/>
        </w:rPr>
      </w:pPr>
      <w:hyperlink w:anchor="_Toc328651400" w:history="1">
        <w:r w:rsidR="00286D57" w:rsidRPr="00752A5B">
          <w:rPr>
            <w:rStyle w:val="Hipervnculo"/>
            <w:color w:val="auto"/>
          </w:rPr>
          <w:t>4.2.1</w:t>
        </w:r>
        <w:r w:rsidR="00286D57" w:rsidRPr="00752A5B">
          <w:rPr>
            <w:sz w:val="22"/>
            <w:szCs w:val="22"/>
            <w:lang w:val="es-PE" w:eastAsia="es-PE"/>
          </w:rPr>
          <w:tab/>
        </w:r>
        <w:r w:rsidR="00286D57" w:rsidRPr="00752A5B">
          <w:rPr>
            <w:rStyle w:val="Hipervnculo"/>
            <w:color w:val="auto"/>
          </w:rPr>
          <w:t>Diagrama de Procesos (Ficha A)</w:t>
        </w:r>
        <w:r w:rsidR="00286D57" w:rsidRPr="00752A5B">
          <w:rPr>
            <w:webHidden/>
          </w:rPr>
          <w:tab/>
        </w:r>
        <w:r w:rsidR="00A13F33" w:rsidRPr="00752A5B">
          <w:rPr>
            <w:webHidden/>
          </w:rPr>
          <w:fldChar w:fldCharType="begin"/>
        </w:r>
        <w:r w:rsidR="00286D57" w:rsidRPr="00752A5B">
          <w:rPr>
            <w:webHidden/>
          </w:rPr>
          <w:instrText xml:space="preserve"> PAGEREF _Toc328651400 \h </w:instrText>
        </w:r>
        <w:r w:rsidR="00A13F33" w:rsidRPr="00752A5B">
          <w:rPr>
            <w:webHidden/>
          </w:rPr>
        </w:r>
        <w:r w:rsidR="00A13F33" w:rsidRPr="00752A5B">
          <w:rPr>
            <w:webHidden/>
          </w:rPr>
          <w:fldChar w:fldCharType="separate"/>
        </w:r>
        <w:r w:rsidR="00D81260">
          <w:rPr>
            <w:webHidden/>
          </w:rPr>
          <w:t>12</w:t>
        </w:r>
        <w:r w:rsidR="00A13F33" w:rsidRPr="00752A5B">
          <w:rPr>
            <w:webHidden/>
          </w:rPr>
          <w:fldChar w:fldCharType="end"/>
        </w:r>
      </w:hyperlink>
    </w:p>
    <w:p w14:paraId="15B764D1" w14:textId="77777777" w:rsidR="00286D57" w:rsidRPr="00752A5B" w:rsidRDefault="00B16D16" w:rsidP="00286D57">
      <w:pPr>
        <w:pStyle w:val="TDC3"/>
        <w:tabs>
          <w:tab w:val="left" w:pos="1680"/>
        </w:tabs>
        <w:rPr>
          <w:sz w:val="22"/>
          <w:szCs w:val="22"/>
          <w:lang w:val="es-PE" w:eastAsia="es-PE"/>
        </w:rPr>
      </w:pPr>
      <w:hyperlink w:anchor="_Toc328651401" w:history="1">
        <w:r w:rsidR="00286D57" w:rsidRPr="00752A5B">
          <w:rPr>
            <w:rStyle w:val="Hipervnculo"/>
            <w:color w:val="auto"/>
          </w:rPr>
          <w:t>4.2.2</w:t>
        </w:r>
        <w:r w:rsidR="00286D57" w:rsidRPr="00752A5B">
          <w:rPr>
            <w:sz w:val="22"/>
            <w:szCs w:val="22"/>
            <w:lang w:val="es-PE" w:eastAsia="es-PE"/>
          </w:rPr>
          <w:tab/>
        </w:r>
        <w:r w:rsidR="00286D57" w:rsidRPr="00752A5B">
          <w:rPr>
            <w:rStyle w:val="Hipervnculo"/>
            <w:color w:val="auto"/>
          </w:rPr>
          <w:t>Ficha de Determinación del Proceso (Ficha B)</w:t>
        </w:r>
        <w:r w:rsidR="00286D57" w:rsidRPr="00752A5B">
          <w:rPr>
            <w:webHidden/>
          </w:rPr>
          <w:tab/>
        </w:r>
        <w:r w:rsidR="00A13F33" w:rsidRPr="00752A5B">
          <w:rPr>
            <w:webHidden/>
          </w:rPr>
          <w:fldChar w:fldCharType="begin"/>
        </w:r>
        <w:r w:rsidR="00286D57" w:rsidRPr="00752A5B">
          <w:rPr>
            <w:webHidden/>
          </w:rPr>
          <w:instrText xml:space="preserve"> PAGEREF _Toc328651401 \h </w:instrText>
        </w:r>
        <w:r w:rsidR="00A13F33" w:rsidRPr="00752A5B">
          <w:rPr>
            <w:webHidden/>
          </w:rPr>
        </w:r>
        <w:r w:rsidR="00A13F33" w:rsidRPr="00752A5B">
          <w:rPr>
            <w:webHidden/>
          </w:rPr>
          <w:fldChar w:fldCharType="separate"/>
        </w:r>
        <w:r w:rsidR="00D81260">
          <w:rPr>
            <w:webHidden/>
          </w:rPr>
          <w:t>1</w:t>
        </w:r>
        <w:r w:rsidR="00A13F33" w:rsidRPr="00752A5B">
          <w:rPr>
            <w:webHidden/>
          </w:rPr>
          <w:fldChar w:fldCharType="end"/>
        </w:r>
      </w:hyperlink>
    </w:p>
    <w:p w14:paraId="15B764D2" w14:textId="77777777" w:rsidR="00286D57" w:rsidRPr="00752A5B" w:rsidRDefault="00B16D16" w:rsidP="00286D57">
      <w:pPr>
        <w:pStyle w:val="TDC3"/>
        <w:tabs>
          <w:tab w:val="left" w:pos="1680"/>
        </w:tabs>
        <w:rPr>
          <w:sz w:val="22"/>
          <w:szCs w:val="22"/>
          <w:lang w:val="es-PE" w:eastAsia="es-PE"/>
        </w:rPr>
      </w:pPr>
      <w:hyperlink w:anchor="_Toc328651402" w:history="1">
        <w:r w:rsidR="00286D57" w:rsidRPr="00752A5B">
          <w:rPr>
            <w:rStyle w:val="Hipervnculo"/>
            <w:color w:val="auto"/>
          </w:rPr>
          <w:t>4.2.3</w:t>
        </w:r>
        <w:r w:rsidR="00286D57" w:rsidRPr="00752A5B">
          <w:rPr>
            <w:sz w:val="22"/>
            <w:szCs w:val="22"/>
            <w:lang w:val="es-PE" w:eastAsia="es-PE"/>
          </w:rPr>
          <w:tab/>
        </w:r>
        <w:r w:rsidR="00286D57" w:rsidRPr="00752A5B">
          <w:rPr>
            <w:rStyle w:val="Hipervnculo"/>
            <w:color w:val="auto"/>
          </w:rPr>
          <w:t>Anexo de Ficha de determinación - Reglas de negocio (Ficha C).</w:t>
        </w:r>
        <w:r w:rsidR="00286D57" w:rsidRPr="00752A5B">
          <w:rPr>
            <w:webHidden/>
          </w:rPr>
          <w:tab/>
        </w:r>
        <w:r w:rsidR="00A13F33" w:rsidRPr="00752A5B">
          <w:rPr>
            <w:webHidden/>
          </w:rPr>
          <w:fldChar w:fldCharType="begin"/>
        </w:r>
        <w:r w:rsidR="00286D57" w:rsidRPr="00752A5B">
          <w:rPr>
            <w:webHidden/>
          </w:rPr>
          <w:instrText xml:space="preserve"> PAGEREF _Toc328651402 \h </w:instrText>
        </w:r>
        <w:r w:rsidR="00A13F33" w:rsidRPr="00752A5B">
          <w:rPr>
            <w:webHidden/>
          </w:rPr>
        </w:r>
        <w:r w:rsidR="00A13F33" w:rsidRPr="00752A5B">
          <w:rPr>
            <w:webHidden/>
          </w:rPr>
          <w:fldChar w:fldCharType="separate"/>
        </w:r>
        <w:r w:rsidR="00D81260">
          <w:rPr>
            <w:webHidden/>
          </w:rPr>
          <w:t>18</w:t>
        </w:r>
        <w:r w:rsidR="00A13F33" w:rsidRPr="00752A5B">
          <w:rPr>
            <w:webHidden/>
          </w:rPr>
          <w:fldChar w:fldCharType="end"/>
        </w:r>
      </w:hyperlink>
    </w:p>
    <w:p w14:paraId="15B764D3" w14:textId="77777777" w:rsidR="00286D57" w:rsidRPr="00752A5B" w:rsidRDefault="00B16D16" w:rsidP="00286D57">
      <w:pPr>
        <w:pStyle w:val="TDC2"/>
        <w:rPr>
          <w:bCs w:val="0"/>
          <w:sz w:val="22"/>
          <w:szCs w:val="22"/>
          <w:lang w:val="es-PE" w:eastAsia="es-PE"/>
        </w:rPr>
      </w:pPr>
      <w:hyperlink w:anchor="_Toc328651403" w:history="1">
        <w:r w:rsidR="00286D57" w:rsidRPr="00752A5B">
          <w:rPr>
            <w:rStyle w:val="Hipervnculo"/>
            <w:color w:val="auto"/>
          </w:rPr>
          <w:t>4.3</w:t>
        </w:r>
        <w:r w:rsidR="00286D57" w:rsidRPr="00752A5B">
          <w:rPr>
            <w:bCs w:val="0"/>
            <w:sz w:val="22"/>
            <w:szCs w:val="22"/>
            <w:lang w:val="es-PE" w:eastAsia="es-PE"/>
          </w:rPr>
          <w:tab/>
        </w:r>
        <w:r w:rsidR="00286D57" w:rsidRPr="00752A5B">
          <w:rPr>
            <w:rStyle w:val="Hipervnculo"/>
            <w:color w:val="auto"/>
          </w:rPr>
          <w:t>Análisis Cualitativo y Cuantitativo</w:t>
        </w:r>
        <w:r w:rsidR="00286D57" w:rsidRPr="00752A5B">
          <w:rPr>
            <w:webHidden/>
          </w:rPr>
          <w:tab/>
        </w:r>
        <w:r w:rsidR="00A13F33" w:rsidRPr="00752A5B">
          <w:rPr>
            <w:webHidden/>
          </w:rPr>
          <w:fldChar w:fldCharType="begin"/>
        </w:r>
        <w:r w:rsidR="00286D57" w:rsidRPr="00752A5B">
          <w:rPr>
            <w:webHidden/>
          </w:rPr>
          <w:instrText xml:space="preserve"> PAGEREF _Toc328651403 \h </w:instrText>
        </w:r>
        <w:r w:rsidR="00A13F33" w:rsidRPr="00752A5B">
          <w:rPr>
            <w:webHidden/>
          </w:rPr>
        </w:r>
        <w:r w:rsidR="00A13F33" w:rsidRPr="00752A5B">
          <w:rPr>
            <w:webHidden/>
          </w:rPr>
          <w:fldChar w:fldCharType="separate"/>
        </w:r>
        <w:r w:rsidR="00D81260">
          <w:rPr>
            <w:webHidden/>
          </w:rPr>
          <w:t>26</w:t>
        </w:r>
        <w:r w:rsidR="00A13F33" w:rsidRPr="00752A5B">
          <w:rPr>
            <w:webHidden/>
          </w:rPr>
          <w:fldChar w:fldCharType="end"/>
        </w:r>
      </w:hyperlink>
    </w:p>
    <w:p w14:paraId="15B764D4" w14:textId="77777777" w:rsidR="00286D57" w:rsidRPr="00752A5B" w:rsidRDefault="00B16D16" w:rsidP="00286D57">
      <w:pPr>
        <w:pStyle w:val="TDC1"/>
        <w:rPr>
          <w:b w:val="0"/>
          <w:sz w:val="22"/>
          <w:szCs w:val="22"/>
          <w:lang w:eastAsia="es-PE"/>
        </w:rPr>
      </w:pPr>
      <w:hyperlink w:anchor="_Toc328651404" w:history="1">
        <w:r w:rsidR="00286D57" w:rsidRPr="00752A5B">
          <w:rPr>
            <w:rStyle w:val="Hipervnculo"/>
            <w:color w:val="auto"/>
          </w:rPr>
          <w:t>5</w:t>
        </w:r>
        <w:r w:rsidR="00286D57" w:rsidRPr="00752A5B">
          <w:rPr>
            <w:b w:val="0"/>
            <w:sz w:val="22"/>
            <w:szCs w:val="22"/>
            <w:lang w:eastAsia="es-PE"/>
          </w:rPr>
          <w:tab/>
        </w:r>
        <w:r w:rsidR="00286D57" w:rsidRPr="00752A5B">
          <w:rPr>
            <w:rStyle w:val="Hipervnculo"/>
            <w:color w:val="auto"/>
          </w:rPr>
          <w:t>REQUERIMIENTOS DEL PROYECTO</w:t>
        </w:r>
        <w:r w:rsidR="00286D57" w:rsidRPr="00752A5B">
          <w:rPr>
            <w:webHidden/>
          </w:rPr>
          <w:tab/>
        </w:r>
        <w:r w:rsidR="00A13F33" w:rsidRPr="00752A5B">
          <w:rPr>
            <w:webHidden/>
          </w:rPr>
          <w:fldChar w:fldCharType="begin"/>
        </w:r>
        <w:r w:rsidR="00286D57" w:rsidRPr="00752A5B">
          <w:rPr>
            <w:webHidden/>
          </w:rPr>
          <w:instrText xml:space="preserve"> PAGEREF _Toc328651404 \h </w:instrText>
        </w:r>
        <w:r w:rsidR="00A13F33" w:rsidRPr="00752A5B">
          <w:rPr>
            <w:webHidden/>
          </w:rPr>
        </w:r>
        <w:r w:rsidR="00A13F33" w:rsidRPr="00752A5B">
          <w:rPr>
            <w:webHidden/>
          </w:rPr>
          <w:fldChar w:fldCharType="separate"/>
        </w:r>
        <w:r w:rsidR="00D81260">
          <w:rPr>
            <w:webHidden/>
          </w:rPr>
          <w:t>29</w:t>
        </w:r>
        <w:r w:rsidR="00A13F33" w:rsidRPr="00752A5B">
          <w:rPr>
            <w:webHidden/>
          </w:rPr>
          <w:fldChar w:fldCharType="end"/>
        </w:r>
      </w:hyperlink>
    </w:p>
    <w:p w14:paraId="15B764D5" w14:textId="77777777" w:rsidR="00286D57" w:rsidRPr="00752A5B" w:rsidRDefault="00B16D16" w:rsidP="00286D57">
      <w:pPr>
        <w:pStyle w:val="TDC2"/>
        <w:rPr>
          <w:bCs w:val="0"/>
          <w:sz w:val="22"/>
          <w:szCs w:val="22"/>
          <w:lang w:val="es-PE" w:eastAsia="es-PE"/>
        </w:rPr>
      </w:pPr>
      <w:hyperlink w:anchor="_Toc328651405" w:history="1">
        <w:r w:rsidR="00286D57" w:rsidRPr="00752A5B">
          <w:rPr>
            <w:rStyle w:val="Hipervnculo"/>
            <w:color w:val="auto"/>
          </w:rPr>
          <w:t>5.1</w:t>
        </w:r>
        <w:r w:rsidR="00286D57" w:rsidRPr="00752A5B">
          <w:rPr>
            <w:bCs w:val="0"/>
            <w:sz w:val="22"/>
            <w:szCs w:val="22"/>
            <w:lang w:val="es-PE" w:eastAsia="es-PE"/>
          </w:rPr>
          <w:tab/>
        </w:r>
        <w:r w:rsidR="00286D57" w:rsidRPr="00752A5B">
          <w:rPr>
            <w:rStyle w:val="Hipervnculo"/>
            <w:color w:val="auto"/>
          </w:rPr>
          <w:t>Requerimiento Norma Legal</w:t>
        </w:r>
        <w:r w:rsidR="00286D57" w:rsidRPr="00752A5B">
          <w:rPr>
            <w:webHidden/>
          </w:rPr>
          <w:tab/>
        </w:r>
        <w:r w:rsidR="00A13F33" w:rsidRPr="00752A5B">
          <w:rPr>
            <w:webHidden/>
          </w:rPr>
          <w:fldChar w:fldCharType="begin"/>
        </w:r>
        <w:r w:rsidR="00286D57" w:rsidRPr="00752A5B">
          <w:rPr>
            <w:webHidden/>
          </w:rPr>
          <w:instrText xml:space="preserve"> PAGEREF _Toc328651405 \h </w:instrText>
        </w:r>
        <w:r w:rsidR="00A13F33" w:rsidRPr="00752A5B">
          <w:rPr>
            <w:webHidden/>
          </w:rPr>
        </w:r>
        <w:r w:rsidR="00A13F33" w:rsidRPr="00752A5B">
          <w:rPr>
            <w:webHidden/>
          </w:rPr>
          <w:fldChar w:fldCharType="separate"/>
        </w:r>
        <w:r w:rsidR="00D81260">
          <w:rPr>
            <w:webHidden/>
          </w:rPr>
          <w:t>29</w:t>
        </w:r>
        <w:r w:rsidR="00A13F33" w:rsidRPr="00752A5B">
          <w:rPr>
            <w:webHidden/>
          </w:rPr>
          <w:fldChar w:fldCharType="end"/>
        </w:r>
      </w:hyperlink>
    </w:p>
    <w:p w14:paraId="15B764D6" w14:textId="77777777" w:rsidR="00286D57" w:rsidRPr="00752A5B" w:rsidRDefault="00B16D16" w:rsidP="00286D57">
      <w:pPr>
        <w:pStyle w:val="TDC2"/>
        <w:rPr>
          <w:bCs w:val="0"/>
          <w:sz w:val="22"/>
          <w:szCs w:val="22"/>
          <w:lang w:val="es-PE" w:eastAsia="es-PE"/>
        </w:rPr>
      </w:pPr>
      <w:hyperlink w:anchor="_Toc328651406" w:history="1">
        <w:r w:rsidR="00286D57" w:rsidRPr="00752A5B">
          <w:rPr>
            <w:rStyle w:val="Hipervnculo"/>
            <w:color w:val="auto"/>
          </w:rPr>
          <w:t>5.2</w:t>
        </w:r>
        <w:r w:rsidR="00286D57" w:rsidRPr="00752A5B">
          <w:rPr>
            <w:bCs w:val="0"/>
            <w:sz w:val="22"/>
            <w:szCs w:val="22"/>
            <w:lang w:val="es-PE" w:eastAsia="es-PE"/>
          </w:rPr>
          <w:tab/>
        </w:r>
        <w:r w:rsidR="00286D57" w:rsidRPr="00752A5B">
          <w:rPr>
            <w:rStyle w:val="Hipervnculo"/>
            <w:color w:val="auto"/>
          </w:rPr>
          <w:t>Requerimiento Elaboración de Procedimientos</w:t>
        </w:r>
        <w:r w:rsidR="00286D57" w:rsidRPr="00752A5B">
          <w:rPr>
            <w:webHidden/>
          </w:rPr>
          <w:tab/>
        </w:r>
        <w:r w:rsidR="00A13F33" w:rsidRPr="00752A5B">
          <w:rPr>
            <w:webHidden/>
          </w:rPr>
          <w:fldChar w:fldCharType="begin"/>
        </w:r>
        <w:r w:rsidR="00286D57" w:rsidRPr="00752A5B">
          <w:rPr>
            <w:webHidden/>
          </w:rPr>
          <w:instrText xml:space="preserve"> PAGEREF _Toc328651406 \h </w:instrText>
        </w:r>
        <w:r w:rsidR="00A13F33" w:rsidRPr="00752A5B">
          <w:rPr>
            <w:webHidden/>
          </w:rPr>
        </w:r>
        <w:r w:rsidR="00A13F33" w:rsidRPr="00752A5B">
          <w:rPr>
            <w:webHidden/>
          </w:rPr>
          <w:fldChar w:fldCharType="separate"/>
        </w:r>
        <w:r w:rsidR="00D81260">
          <w:rPr>
            <w:webHidden/>
          </w:rPr>
          <w:t>29</w:t>
        </w:r>
        <w:r w:rsidR="00A13F33" w:rsidRPr="00752A5B">
          <w:rPr>
            <w:webHidden/>
          </w:rPr>
          <w:fldChar w:fldCharType="end"/>
        </w:r>
      </w:hyperlink>
    </w:p>
    <w:p w14:paraId="15B764D7" w14:textId="77777777" w:rsidR="00286D57" w:rsidRPr="00752A5B" w:rsidRDefault="00B16D16" w:rsidP="00286D57">
      <w:pPr>
        <w:pStyle w:val="TDC2"/>
        <w:rPr>
          <w:bCs w:val="0"/>
          <w:sz w:val="22"/>
          <w:szCs w:val="22"/>
          <w:lang w:val="es-PE" w:eastAsia="es-PE"/>
        </w:rPr>
      </w:pPr>
      <w:hyperlink w:anchor="_Toc328651407" w:history="1">
        <w:r w:rsidR="00286D57" w:rsidRPr="00752A5B">
          <w:rPr>
            <w:rStyle w:val="Hipervnculo"/>
            <w:color w:val="auto"/>
            <w:lang w:val="es-PE"/>
          </w:rPr>
          <w:t>5.3</w:t>
        </w:r>
        <w:r w:rsidR="00286D57" w:rsidRPr="00752A5B">
          <w:rPr>
            <w:bCs w:val="0"/>
            <w:sz w:val="22"/>
            <w:szCs w:val="22"/>
            <w:lang w:val="es-PE" w:eastAsia="es-PE"/>
          </w:rPr>
          <w:tab/>
        </w:r>
        <w:r w:rsidR="00286D57" w:rsidRPr="00752A5B">
          <w:rPr>
            <w:rStyle w:val="Hipervnculo"/>
            <w:color w:val="auto"/>
          </w:rPr>
          <w:t>Requerimientos Informáticos de Negocio (RIN)</w:t>
        </w:r>
        <w:r w:rsidR="00286D57" w:rsidRPr="00752A5B">
          <w:rPr>
            <w:webHidden/>
          </w:rPr>
          <w:tab/>
        </w:r>
        <w:r w:rsidR="00A13F33" w:rsidRPr="00752A5B">
          <w:rPr>
            <w:webHidden/>
          </w:rPr>
          <w:fldChar w:fldCharType="begin"/>
        </w:r>
        <w:r w:rsidR="00286D57" w:rsidRPr="00752A5B">
          <w:rPr>
            <w:webHidden/>
          </w:rPr>
          <w:instrText xml:space="preserve"> PAGEREF _Toc328651407 \h </w:instrText>
        </w:r>
        <w:r w:rsidR="00A13F33" w:rsidRPr="00752A5B">
          <w:rPr>
            <w:webHidden/>
          </w:rPr>
        </w:r>
        <w:r w:rsidR="00A13F33" w:rsidRPr="00752A5B">
          <w:rPr>
            <w:webHidden/>
          </w:rPr>
          <w:fldChar w:fldCharType="separate"/>
        </w:r>
        <w:r w:rsidR="00D81260">
          <w:rPr>
            <w:webHidden/>
          </w:rPr>
          <w:t>29</w:t>
        </w:r>
        <w:r w:rsidR="00A13F33" w:rsidRPr="00752A5B">
          <w:rPr>
            <w:webHidden/>
          </w:rPr>
          <w:fldChar w:fldCharType="end"/>
        </w:r>
      </w:hyperlink>
    </w:p>
    <w:p w14:paraId="15B764D8" w14:textId="77777777" w:rsidR="00286D57" w:rsidRPr="00752A5B" w:rsidRDefault="00B16D16" w:rsidP="00286D57">
      <w:pPr>
        <w:pStyle w:val="TDC2"/>
        <w:rPr>
          <w:bCs w:val="0"/>
          <w:sz w:val="22"/>
          <w:szCs w:val="22"/>
          <w:lang w:val="es-PE" w:eastAsia="es-PE"/>
        </w:rPr>
      </w:pPr>
      <w:hyperlink w:anchor="_Toc328651408" w:history="1">
        <w:r w:rsidR="00286D57" w:rsidRPr="00752A5B">
          <w:rPr>
            <w:rStyle w:val="Hipervnculo"/>
            <w:color w:val="auto"/>
          </w:rPr>
          <w:t>5.4</w:t>
        </w:r>
        <w:r w:rsidR="00286D57" w:rsidRPr="00752A5B">
          <w:rPr>
            <w:bCs w:val="0"/>
            <w:sz w:val="22"/>
            <w:szCs w:val="22"/>
            <w:lang w:val="es-PE" w:eastAsia="es-PE"/>
          </w:rPr>
          <w:tab/>
        </w:r>
        <w:r w:rsidR="00286D57" w:rsidRPr="00752A5B">
          <w:rPr>
            <w:rStyle w:val="Hipervnculo"/>
            <w:color w:val="auto"/>
          </w:rPr>
          <w:t>Requerimiento Bienes y Servicios</w:t>
        </w:r>
        <w:r w:rsidR="00286D57" w:rsidRPr="00752A5B">
          <w:rPr>
            <w:webHidden/>
          </w:rPr>
          <w:tab/>
        </w:r>
        <w:r w:rsidR="00A13F33" w:rsidRPr="00752A5B">
          <w:rPr>
            <w:webHidden/>
          </w:rPr>
          <w:fldChar w:fldCharType="begin"/>
        </w:r>
        <w:r w:rsidR="00286D57" w:rsidRPr="00752A5B">
          <w:rPr>
            <w:webHidden/>
          </w:rPr>
          <w:instrText xml:space="preserve"> PAGEREF _Toc328651408 \h </w:instrText>
        </w:r>
        <w:r w:rsidR="00A13F33" w:rsidRPr="00752A5B">
          <w:rPr>
            <w:webHidden/>
          </w:rPr>
        </w:r>
        <w:r w:rsidR="00A13F33" w:rsidRPr="00752A5B">
          <w:rPr>
            <w:webHidden/>
          </w:rPr>
          <w:fldChar w:fldCharType="separate"/>
        </w:r>
        <w:r w:rsidR="00D81260">
          <w:rPr>
            <w:webHidden/>
          </w:rPr>
          <w:t>84</w:t>
        </w:r>
        <w:r w:rsidR="00A13F33" w:rsidRPr="00752A5B">
          <w:rPr>
            <w:webHidden/>
          </w:rPr>
          <w:fldChar w:fldCharType="end"/>
        </w:r>
      </w:hyperlink>
    </w:p>
    <w:p w14:paraId="15B764D9" w14:textId="77777777" w:rsidR="00286D57" w:rsidRPr="00752A5B" w:rsidRDefault="00B16D16" w:rsidP="00286D57">
      <w:pPr>
        <w:pStyle w:val="TDC2"/>
        <w:rPr>
          <w:bCs w:val="0"/>
          <w:sz w:val="22"/>
          <w:szCs w:val="22"/>
          <w:lang w:val="es-PE" w:eastAsia="es-PE"/>
        </w:rPr>
      </w:pPr>
      <w:hyperlink w:anchor="_Toc328651409" w:history="1">
        <w:r w:rsidR="00286D57" w:rsidRPr="00752A5B">
          <w:rPr>
            <w:rStyle w:val="Hipervnculo"/>
            <w:color w:val="auto"/>
          </w:rPr>
          <w:t>5.5</w:t>
        </w:r>
        <w:r w:rsidR="00286D57" w:rsidRPr="00752A5B">
          <w:rPr>
            <w:bCs w:val="0"/>
            <w:sz w:val="22"/>
            <w:szCs w:val="22"/>
            <w:lang w:val="es-PE" w:eastAsia="es-PE"/>
          </w:rPr>
          <w:tab/>
        </w:r>
        <w:r w:rsidR="00286D57" w:rsidRPr="00752A5B">
          <w:rPr>
            <w:rStyle w:val="Hipervnculo"/>
            <w:color w:val="auto"/>
          </w:rPr>
          <w:t>Requerimiento Comunicación y Difusión</w:t>
        </w:r>
        <w:r w:rsidR="00286D57" w:rsidRPr="00752A5B">
          <w:rPr>
            <w:webHidden/>
          </w:rPr>
          <w:tab/>
        </w:r>
        <w:r w:rsidR="00A13F33" w:rsidRPr="00752A5B">
          <w:rPr>
            <w:webHidden/>
          </w:rPr>
          <w:fldChar w:fldCharType="begin"/>
        </w:r>
        <w:r w:rsidR="00286D57" w:rsidRPr="00752A5B">
          <w:rPr>
            <w:webHidden/>
          </w:rPr>
          <w:instrText xml:space="preserve"> PAGEREF _Toc328651409 \h </w:instrText>
        </w:r>
        <w:r w:rsidR="00A13F33" w:rsidRPr="00752A5B">
          <w:rPr>
            <w:webHidden/>
          </w:rPr>
        </w:r>
        <w:r w:rsidR="00A13F33" w:rsidRPr="00752A5B">
          <w:rPr>
            <w:webHidden/>
          </w:rPr>
          <w:fldChar w:fldCharType="separate"/>
        </w:r>
        <w:r w:rsidR="00D81260">
          <w:rPr>
            <w:webHidden/>
          </w:rPr>
          <w:t>84</w:t>
        </w:r>
        <w:r w:rsidR="00A13F33" w:rsidRPr="00752A5B">
          <w:rPr>
            <w:webHidden/>
          </w:rPr>
          <w:fldChar w:fldCharType="end"/>
        </w:r>
      </w:hyperlink>
    </w:p>
    <w:p w14:paraId="15B764DA" w14:textId="77777777" w:rsidR="00286D57" w:rsidRPr="00752A5B" w:rsidRDefault="00B16D16" w:rsidP="00286D57">
      <w:pPr>
        <w:pStyle w:val="TDC2"/>
        <w:rPr>
          <w:bCs w:val="0"/>
          <w:sz w:val="22"/>
          <w:szCs w:val="22"/>
          <w:lang w:val="es-PE" w:eastAsia="es-PE"/>
        </w:rPr>
      </w:pPr>
      <w:hyperlink w:anchor="_Toc328651410" w:history="1">
        <w:r w:rsidR="00286D57" w:rsidRPr="00752A5B">
          <w:rPr>
            <w:rStyle w:val="Hipervnculo"/>
            <w:color w:val="auto"/>
          </w:rPr>
          <w:t>5.6</w:t>
        </w:r>
        <w:r w:rsidR="00286D57" w:rsidRPr="00752A5B">
          <w:rPr>
            <w:bCs w:val="0"/>
            <w:sz w:val="22"/>
            <w:szCs w:val="22"/>
            <w:lang w:val="es-PE" w:eastAsia="es-PE"/>
          </w:rPr>
          <w:tab/>
        </w:r>
        <w:r w:rsidR="00286D57" w:rsidRPr="00752A5B">
          <w:rPr>
            <w:rStyle w:val="Hipervnculo"/>
            <w:color w:val="auto"/>
          </w:rPr>
          <w:t>Otros Requerimientos</w:t>
        </w:r>
        <w:r w:rsidR="00286D57" w:rsidRPr="00752A5B">
          <w:rPr>
            <w:webHidden/>
          </w:rPr>
          <w:tab/>
        </w:r>
        <w:r w:rsidR="00A13F33" w:rsidRPr="00752A5B">
          <w:rPr>
            <w:webHidden/>
          </w:rPr>
          <w:fldChar w:fldCharType="begin"/>
        </w:r>
        <w:r w:rsidR="00286D57" w:rsidRPr="00752A5B">
          <w:rPr>
            <w:webHidden/>
          </w:rPr>
          <w:instrText xml:space="preserve"> PAGEREF _Toc328651410 \h </w:instrText>
        </w:r>
        <w:r w:rsidR="00A13F33" w:rsidRPr="00752A5B">
          <w:rPr>
            <w:webHidden/>
          </w:rPr>
        </w:r>
        <w:r w:rsidR="00A13F33" w:rsidRPr="00752A5B">
          <w:rPr>
            <w:webHidden/>
          </w:rPr>
          <w:fldChar w:fldCharType="separate"/>
        </w:r>
        <w:r w:rsidR="00D81260">
          <w:rPr>
            <w:webHidden/>
          </w:rPr>
          <w:t>84</w:t>
        </w:r>
        <w:r w:rsidR="00A13F33" w:rsidRPr="00752A5B">
          <w:rPr>
            <w:webHidden/>
          </w:rPr>
          <w:fldChar w:fldCharType="end"/>
        </w:r>
      </w:hyperlink>
    </w:p>
    <w:p w14:paraId="15B764DB" w14:textId="77777777" w:rsidR="00286D57" w:rsidRPr="00752A5B" w:rsidRDefault="00B16D16" w:rsidP="00286D57">
      <w:pPr>
        <w:pStyle w:val="TDC1"/>
        <w:rPr>
          <w:b w:val="0"/>
          <w:sz w:val="22"/>
          <w:szCs w:val="22"/>
          <w:lang w:eastAsia="es-PE"/>
        </w:rPr>
      </w:pPr>
      <w:hyperlink w:anchor="_Toc328651411" w:history="1">
        <w:r w:rsidR="00286D57" w:rsidRPr="00752A5B">
          <w:rPr>
            <w:rStyle w:val="Hipervnculo"/>
            <w:color w:val="auto"/>
          </w:rPr>
          <w:t>6</w:t>
        </w:r>
        <w:r w:rsidR="00286D57" w:rsidRPr="00752A5B">
          <w:rPr>
            <w:b w:val="0"/>
            <w:sz w:val="22"/>
            <w:szCs w:val="22"/>
            <w:lang w:eastAsia="es-PE"/>
          </w:rPr>
          <w:tab/>
        </w:r>
        <w:r w:rsidR="00286D57" w:rsidRPr="00752A5B">
          <w:rPr>
            <w:rStyle w:val="Hipervnculo"/>
            <w:color w:val="auto"/>
          </w:rPr>
          <w:t>ANEXOS</w:t>
        </w:r>
        <w:r w:rsidR="00286D57" w:rsidRPr="00752A5B">
          <w:rPr>
            <w:webHidden/>
          </w:rPr>
          <w:tab/>
        </w:r>
        <w:r w:rsidR="00A13F33" w:rsidRPr="00752A5B">
          <w:rPr>
            <w:webHidden/>
          </w:rPr>
          <w:fldChar w:fldCharType="begin"/>
        </w:r>
        <w:r w:rsidR="00286D57" w:rsidRPr="00752A5B">
          <w:rPr>
            <w:webHidden/>
          </w:rPr>
          <w:instrText xml:space="preserve"> PAGEREF _Toc328651411 \h </w:instrText>
        </w:r>
        <w:r w:rsidR="00A13F33" w:rsidRPr="00752A5B">
          <w:rPr>
            <w:webHidden/>
          </w:rPr>
        </w:r>
        <w:r w:rsidR="00A13F33" w:rsidRPr="00752A5B">
          <w:rPr>
            <w:webHidden/>
          </w:rPr>
          <w:fldChar w:fldCharType="separate"/>
        </w:r>
        <w:r w:rsidR="00D81260">
          <w:rPr>
            <w:webHidden/>
          </w:rPr>
          <w:t>85</w:t>
        </w:r>
        <w:r w:rsidR="00A13F33" w:rsidRPr="00752A5B">
          <w:rPr>
            <w:webHidden/>
          </w:rPr>
          <w:fldChar w:fldCharType="end"/>
        </w:r>
      </w:hyperlink>
    </w:p>
    <w:p w14:paraId="15B764DC" w14:textId="77777777" w:rsidR="00286D57" w:rsidRPr="00752A5B" w:rsidRDefault="00B16D16" w:rsidP="00286D57">
      <w:pPr>
        <w:pStyle w:val="TDC1"/>
        <w:rPr>
          <w:b w:val="0"/>
          <w:sz w:val="22"/>
          <w:szCs w:val="22"/>
          <w:lang w:eastAsia="es-PE"/>
        </w:rPr>
      </w:pPr>
      <w:hyperlink w:anchor="_Toc328651412" w:history="1">
        <w:r w:rsidR="00286D57" w:rsidRPr="00752A5B">
          <w:rPr>
            <w:rStyle w:val="Hipervnculo"/>
            <w:color w:val="auto"/>
          </w:rPr>
          <w:t>7</w:t>
        </w:r>
        <w:r w:rsidR="00286D57" w:rsidRPr="00752A5B">
          <w:rPr>
            <w:b w:val="0"/>
            <w:sz w:val="22"/>
            <w:szCs w:val="22"/>
            <w:lang w:eastAsia="es-PE"/>
          </w:rPr>
          <w:tab/>
        </w:r>
        <w:r w:rsidR="00286D57" w:rsidRPr="00752A5B">
          <w:rPr>
            <w:rStyle w:val="Hipervnculo"/>
            <w:color w:val="auto"/>
          </w:rPr>
          <w:t>Indicaciones para Verificacion del Formato de Modelamiento</w:t>
        </w:r>
        <w:r w:rsidR="00286D57" w:rsidRPr="00752A5B">
          <w:rPr>
            <w:webHidden/>
          </w:rPr>
          <w:tab/>
        </w:r>
        <w:r w:rsidR="00A13F33" w:rsidRPr="00752A5B">
          <w:rPr>
            <w:webHidden/>
          </w:rPr>
          <w:fldChar w:fldCharType="begin"/>
        </w:r>
        <w:r w:rsidR="00286D57" w:rsidRPr="00752A5B">
          <w:rPr>
            <w:webHidden/>
          </w:rPr>
          <w:instrText xml:space="preserve"> PAGEREF _Toc328651412 \h </w:instrText>
        </w:r>
        <w:r w:rsidR="00A13F33" w:rsidRPr="00752A5B">
          <w:rPr>
            <w:webHidden/>
          </w:rPr>
        </w:r>
        <w:r w:rsidR="00A13F33" w:rsidRPr="00752A5B">
          <w:rPr>
            <w:webHidden/>
          </w:rPr>
          <w:fldChar w:fldCharType="separate"/>
        </w:r>
        <w:r w:rsidR="00D81260">
          <w:rPr>
            <w:b w:val="0"/>
            <w:bCs/>
            <w:webHidden/>
            <w:lang w:val="es-ES"/>
          </w:rPr>
          <w:t>¡Error! Marcador no definido.</w:t>
        </w:r>
        <w:r w:rsidR="00A13F33" w:rsidRPr="00752A5B">
          <w:rPr>
            <w:webHidden/>
          </w:rPr>
          <w:fldChar w:fldCharType="end"/>
        </w:r>
      </w:hyperlink>
    </w:p>
    <w:p w14:paraId="15B764DD" w14:textId="77777777" w:rsidR="00286D57" w:rsidRPr="00752A5B" w:rsidRDefault="00B16D16" w:rsidP="00286D57">
      <w:pPr>
        <w:pStyle w:val="TDC2"/>
        <w:rPr>
          <w:bCs w:val="0"/>
          <w:sz w:val="22"/>
          <w:szCs w:val="22"/>
          <w:lang w:val="es-PE" w:eastAsia="es-PE"/>
        </w:rPr>
      </w:pPr>
      <w:hyperlink w:anchor="_Toc328651413" w:history="1">
        <w:r w:rsidR="00286D57" w:rsidRPr="00752A5B">
          <w:rPr>
            <w:rStyle w:val="Hipervnculo"/>
            <w:color w:val="auto"/>
          </w:rPr>
          <w:t>7.1</w:t>
        </w:r>
        <w:r w:rsidR="00286D57" w:rsidRPr="00752A5B">
          <w:rPr>
            <w:bCs w:val="0"/>
            <w:sz w:val="22"/>
            <w:szCs w:val="22"/>
            <w:lang w:val="es-PE" w:eastAsia="es-PE"/>
          </w:rPr>
          <w:tab/>
        </w:r>
        <w:r w:rsidR="00286D57" w:rsidRPr="00752A5B">
          <w:rPr>
            <w:rStyle w:val="Hipervnculo"/>
            <w:color w:val="auto"/>
          </w:rPr>
          <w:t>Relacionadas a la ficha de formulación</w:t>
        </w:r>
        <w:r w:rsidR="00286D57" w:rsidRPr="00752A5B">
          <w:rPr>
            <w:webHidden/>
          </w:rPr>
          <w:tab/>
        </w:r>
        <w:r w:rsidR="00A13F33" w:rsidRPr="00752A5B">
          <w:rPr>
            <w:webHidden/>
          </w:rPr>
          <w:fldChar w:fldCharType="begin"/>
        </w:r>
        <w:r w:rsidR="00286D57" w:rsidRPr="00752A5B">
          <w:rPr>
            <w:webHidden/>
          </w:rPr>
          <w:instrText xml:space="preserve"> PAGEREF _Toc328651413 \h </w:instrText>
        </w:r>
        <w:r w:rsidR="00A13F33" w:rsidRPr="00752A5B">
          <w:rPr>
            <w:webHidden/>
          </w:rPr>
        </w:r>
        <w:r w:rsidR="00A13F33" w:rsidRPr="00752A5B">
          <w:rPr>
            <w:webHidden/>
          </w:rPr>
          <w:fldChar w:fldCharType="separate"/>
        </w:r>
        <w:r w:rsidR="00D81260">
          <w:rPr>
            <w:b/>
            <w:bCs w:val="0"/>
            <w:webHidden/>
          </w:rPr>
          <w:t>¡Error! Marcador no definido.</w:t>
        </w:r>
        <w:r w:rsidR="00A13F33" w:rsidRPr="00752A5B">
          <w:rPr>
            <w:webHidden/>
          </w:rPr>
          <w:fldChar w:fldCharType="end"/>
        </w:r>
      </w:hyperlink>
    </w:p>
    <w:p w14:paraId="15B764DE" w14:textId="77777777" w:rsidR="00286D57" w:rsidRPr="00752A5B" w:rsidRDefault="00B16D16" w:rsidP="00286D57">
      <w:pPr>
        <w:pStyle w:val="TDC2"/>
        <w:rPr>
          <w:bCs w:val="0"/>
          <w:sz w:val="22"/>
          <w:szCs w:val="22"/>
          <w:lang w:val="es-PE" w:eastAsia="es-PE"/>
        </w:rPr>
      </w:pPr>
      <w:hyperlink w:anchor="_Toc328651414" w:history="1">
        <w:r w:rsidR="00286D57" w:rsidRPr="00752A5B">
          <w:rPr>
            <w:rStyle w:val="Hipervnculo"/>
            <w:color w:val="auto"/>
          </w:rPr>
          <w:t>7.2</w:t>
        </w:r>
        <w:r w:rsidR="00286D57" w:rsidRPr="00752A5B">
          <w:rPr>
            <w:bCs w:val="0"/>
            <w:sz w:val="22"/>
            <w:szCs w:val="22"/>
            <w:lang w:val="es-PE" w:eastAsia="es-PE"/>
          </w:rPr>
          <w:tab/>
        </w:r>
        <w:r w:rsidR="00286D57" w:rsidRPr="00752A5B">
          <w:rPr>
            <w:rStyle w:val="Hipervnculo"/>
            <w:color w:val="auto"/>
          </w:rPr>
          <w:t>Ficha de determinación del proceso actual y propuesto</w:t>
        </w:r>
        <w:r w:rsidR="00286D57" w:rsidRPr="00752A5B">
          <w:rPr>
            <w:webHidden/>
          </w:rPr>
          <w:tab/>
        </w:r>
        <w:r w:rsidR="00A13F33" w:rsidRPr="00752A5B">
          <w:rPr>
            <w:webHidden/>
          </w:rPr>
          <w:fldChar w:fldCharType="begin"/>
        </w:r>
        <w:r w:rsidR="00286D57" w:rsidRPr="00752A5B">
          <w:rPr>
            <w:webHidden/>
          </w:rPr>
          <w:instrText xml:space="preserve"> PAGEREF _Toc328651414 \h </w:instrText>
        </w:r>
        <w:r w:rsidR="00A13F33" w:rsidRPr="00752A5B">
          <w:rPr>
            <w:webHidden/>
          </w:rPr>
        </w:r>
        <w:r w:rsidR="00A13F33" w:rsidRPr="00752A5B">
          <w:rPr>
            <w:webHidden/>
          </w:rPr>
          <w:fldChar w:fldCharType="separate"/>
        </w:r>
        <w:r w:rsidR="00D81260">
          <w:rPr>
            <w:b/>
            <w:bCs w:val="0"/>
            <w:webHidden/>
          </w:rPr>
          <w:t>¡Error! Marcador no definido.</w:t>
        </w:r>
        <w:r w:rsidR="00A13F33" w:rsidRPr="00752A5B">
          <w:rPr>
            <w:webHidden/>
          </w:rPr>
          <w:fldChar w:fldCharType="end"/>
        </w:r>
      </w:hyperlink>
    </w:p>
    <w:p w14:paraId="15B764DF" w14:textId="77777777" w:rsidR="00286D57" w:rsidRPr="00752A5B" w:rsidRDefault="00B16D16" w:rsidP="00286D57">
      <w:pPr>
        <w:pStyle w:val="TDC2"/>
        <w:rPr>
          <w:bCs w:val="0"/>
          <w:sz w:val="22"/>
          <w:szCs w:val="22"/>
          <w:lang w:val="es-PE" w:eastAsia="es-PE"/>
        </w:rPr>
      </w:pPr>
      <w:hyperlink w:anchor="_Toc328651415" w:history="1">
        <w:r w:rsidR="00286D57" w:rsidRPr="00752A5B">
          <w:rPr>
            <w:rStyle w:val="Hipervnculo"/>
            <w:color w:val="auto"/>
          </w:rPr>
          <w:t>7.3</w:t>
        </w:r>
        <w:r w:rsidR="00286D57" w:rsidRPr="00752A5B">
          <w:rPr>
            <w:bCs w:val="0"/>
            <w:sz w:val="22"/>
            <w:szCs w:val="22"/>
            <w:lang w:val="es-PE" w:eastAsia="es-PE"/>
          </w:rPr>
          <w:tab/>
        </w:r>
        <w:r w:rsidR="00286D57" w:rsidRPr="00752A5B">
          <w:rPr>
            <w:rStyle w:val="Hipervnculo"/>
            <w:color w:val="auto"/>
          </w:rPr>
          <w:t>Requerimientos informáticos de negocio (RIN)</w:t>
        </w:r>
        <w:r w:rsidR="00286D57" w:rsidRPr="00752A5B">
          <w:rPr>
            <w:webHidden/>
          </w:rPr>
          <w:tab/>
        </w:r>
        <w:r w:rsidR="00A13F33" w:rsidRPr="00752A5B">
          <w:rPr>
            <w:webHidden/>
          </w:rPr>
          <w:fldChar w:fldCharType="begin"/>
        </w:r>
        <w:r w:rsidR="00286D57" w:rsidRPr="00752A5B">
          <w:rPr>
            <w:webHidden/>
          </w:rPr>
          <w:instrText xml:space="preserve"> PAGEREF _Toc328651415 \h </w:instrText>
        </w:r>
        <w:r w:rsidR="00A13F33" w:rsidRPr="00752A5B">
          <w:rPr>
            <w:webHidden/>
          </w:rPr>
        </w:r>
        <w:r w:rsidR="00A13F33" w:rsidRPr="00752A5B">
          <w:rPr>
            <w:webHidden/>
          </w:rPr>
          <w:fldChar w:fldCharType="separate"/>
        </w:r>
        <w:r w:rsidR="00D81260">
          <w:rPr>
            <w:b/>
            <w:bCs w:val="0"/>
            <w:webHidden/>
          </w:rPr>
          <w:t>¡Error! Marcador no definido.</w:t>
        </w:r>
        <w:r w:rsidR="00A13F33" w:rsidRPr="00752A5B">
          <w:rPr>
            <w:webHidden/>
          </w:rPr>
          <w:fldChar w:fldCharType="end"/>
        </w:r>
      </w:hyperlink>
    </w:p>
    <w:p w14:paraId="15B764E0" w14:textId="77777777" w:rsidR="00286D57" w:rsidRPr="00752A5B" w:rsidRDefault="00B16D16" w:rsidP="00286D57">
      <w:pPr>
        <w:pStyle w:val="TDC2"/>
        <w:rPr>
          <w:bCs w:val="0"/>
          <w:sz w:val="22"/>
          <w:szCs w:val="22"/>
          <w:lang w:val="es-PE" w:eastAsia="es-PE"/>
        </w:rPr>
      </w:pPr>
      <w:hyperlink w:anchor="_Toc328651416" w:history="1">
        <w:r w:rsidR="00286D57" w:rsidRPr="00752A5B">
          <w:rPr>
            <w:rStyle w:val="Hipervnculo"/>
            <w:color w:val="auto"/>
          </w:rPr>
          <w:t>7.4</w:t>
        </w:r>
        <w:r w:rsidR="00286D57" w:rsidRPr="00752A5B">
          <w:rPr>
            <w:bCs w:val="0"/>
            <w:sz w:val="22"/>
            <w:szCs w:val="22"/>
            <w:lang w:val="es-PE" w:eastAsia="es-PE"/>
          </w:rPr>
          <w:tab/>
        </w:r>
        <w:r w:rsidR="00286D57" w:rsidRPr="00752A5B">
          <w:rPr>
            <w:rStyle w:val="Hipervnculo"/>
            <w:color w:val="auto"/>
          </w:rPr>
          <w:t>Temas complementarios</w:t>
        </w:r>
        <w:r w:rsidR="00286D57" w:rsidRPr="00752A5B">
          <w:rPr>
            <w:webHidden/>
          </w:rPr>
          <w:tab/>
        </w:r>
        <w:r w:rsidR="00A13F33" w:rsidRPr="00752A5B">
          <w:rPr>
            <w:webHidden/>
          </w:rPr>
          <w:fldChar w:fldCharType="begin"/>
        </w:r>
        <w:r w:rsidR="00286D57" w:rsidRPr="00752A5B">
          <w:rPr>
            <w:webHidden/>
          </w:rPr>
          <w:instrText xml:space="preserve"> PAGEREF _Toc328651416 \h </w:instrText>
        </w:r>
        <w:r w:rsidR="00A13F33" w:rsidRPr="00752A5B">
          <w:rPr>
            <w:webHidden/>
          </w:rPr>
        </w:r>
        <w:r w:rsidR="00A13F33" w:rsidRPr="00752A5B">
          <w:rPr>
            <w:webHidden/>
          </w:rPr>
          <w:fldChar w:fldCharType="separate"/>
        </w:r>
        <w:r w:rsidR="00D81260">
          <w:rPr>
            <w:b/>
            <w:bCs w:val="0"/>
            <w:webHidden/>
          </w:rPr>
          <w:t>¡Error! Marcador no definido.</w:t>
        </w:r>
        <w:r w:rsidR="00A13F33" w:rsidRPr="00752A5B">
          <w:rPr>
            <w:webHidden/>
          </w:rPr>
          <w:fldChar w:fldCharType="end"/>
        </w:r>
      </w:hyperlink>
    </w:p>
    <w:p w14:paraId="15B764E1" w14:textId="77777777" w:rsidR="00286D57" w:rsidRPr="00752A5B" w:rsidRDefault="00A13F33" w:rsidP="00286D57">
      <w:pPr>
        <w:rPr>
          <w:rFonts w:cs="Arial"/>
        </w:rPr>
      </w:pPr>
      <w:r w:rsidRPr="00752A5B">
        <w:rPr>
          <w:rFonts w:cs="Arial"/>
        </w:rPr>
        <w:fldChar w:fldCharType="end"/>
      </w:r>
    </w:p>
    <w:p w14:paraId="15B764E2" w14:textId="77777777" w:rsidR="00286D57" w:rsidRPr="00752A5B" w:rsidRDefault="00286D57" w:rsidP="00286D57">
      <w:pPr>
        <w:jc w:val="left"/>
        <w:rPr>
          <w:rFonts w:cs="Arial"/>
        </w:rPr>
      </w:pPr>
    </w:p>
    <w:p w14:paraId="15B764E3" w14:textId="77777777" w:rsidR="00286D57" w:rsidRPr="00752A5B" w:rsidRDefault="00286D57" w:rsidP="00286D57">
      <w:pPr>
        <w:jc w:val="left"/>
      </w:pPr>
    </w:p>
    <w:p w14:paraId="15B764E4" w14:textId="77777777" w:rsidR="00286D57" w:rsidRPr="00752A5B" w:rsidRDefault="00286D57" w:rsidP="00286D57">
      <w:pPr>
        <w:jc w:val="left"/>
      </w:pPr>
    </w:p>
    <w:p w14:paraId="15B764E5" w14:textId="77777777" w:rsidR="00286D57" w:rsidRPr="00752A5B" w:rsidRDefault="00286D57" w:rsidP="00286D57">
      <w:pPr>
        <w:jc w:val="center"/>
        <w:rPr>
          <w:b/>
          <w:sz w:val="28"/>
        </w:rPr>
      </w:pPr>
      <w:r w:rsidRPr="00752A5B">
        <w:rPr>
          <w:rFonts w:cs="Arial"/>
          <w:b/>
          <w:bCs/>
          <w:sz w:val="28"/>
          <w:lang w:val="es-PE"/>
        </w:rPr>
        <w:br w:type="page"/>
      </w:r>
      <w:bookmarkEnd w:id="40"/>
      <w:bookmarkEnd w:id="41"/>
      <w:r w:rsidRPr="00752A5B">
        <w:rPr>
          <w:b/>
          <w:sz w:val="28"/>
        </w:rPr>
        <w:lastRenderedPageBreak/>
        <w:t>F03 – FORMATO MODELAMIENTO DE PROCESO DE NEGOCIO</w:t>
      </w:r>
    </w:p>
    <w:p w14:paraId="15B764E6" w14:textId="77777777" w:rsidR="00286D57" w:rsidRPr="00752A5B" w:rsidRDefault="00286D57" w:rsidP="00286D57"/>
    <w:p w14:paraId="15B764E7" w14:textId="77777777" w:rsidR="00286D57" w:rsidRPr="00752A5B" w:rsidRDefault="00286D57" w:rsidP="00286D57">
      <w:pPr>
        <w:pStyle w:val="Ttulo1"/>
      </w:pPr>
      <w:bookmarkStart w:id="42" w:name="_Toc328651387"/>
      <w:r w:rsidRPr="00752A5B">
        <w:t>I</w:t>
      </w:r>
      <w:bookmarkEnd w:id="42"/>
      <w:r w:rsidRPr="00752A5B">
        <w:t>NTRODUCCION</w:t>
      </w:r>
    </w:p>
    <w:p w14:paraId="15B764E8" w14:textId="77777777" w:rsidR="00286D57" w:rsidRPr="00752A5B" w:rsidRDefault="00286D57" w:rsidP="00286D57">
      <w:pPr>
        <w:spacing w:after="240"/>
        <w:ind w:left="567"/>
        <w:rPr>
          <w:sz w:val="20"/>
          <w:szCs w:val="20"/>
        </w:rPr>
      </w:pPr>
      <w:r w:rsidRPr="00752A5B">
        <w:rPr>
          <w:rFonts w:cs="Arial"/>
          <w:szCs w:val="22"/>
        </w:rPr>
        <w:t xml:space="preserve">El presente documento tiene por objetivo especificar las características, procedimientos, reglas de negocio, requerimientos legales y de sistemas relacionadas a la simplificación y optimización del proceso de despacho de envíos postales.  </w:t>
      </w:r>
    </w:p>
    <w:p w14:paraId="15B764E9" w14:textId="77777777" w:rsidR="00286D57" w:rsidRPr="00752A5B" w:rsidRDefault="00286D57" w:rsidP="00286D57">
      <w:pPr>
        <w:jc w:val="center"/>
        <w:rPr>
          <w:rFonts w:cs="Arial"/>
          <w:b/>
          <w:sz w:val="18"/>
          <w:szCs w:val="22"/>
        </w:rPr>
      </w:pPr>
    </w:p>
    <w:p w14:paraId="15B764EA" w14:textId="77777777" w:rsidR="00286D57" w:rsidRPr="00752A5B" w:rsidRDefault="00286D57" w:rsidP="00286D57">
      <w:pPr>
        <w:rPr>
          <w:sz w:val="20"/>
          <w:szCs w:val="20"/>
        </w:rPr>
      </w:pPr>
    </w:p>
    <w:p w14:paraId="15B764EB" w14:textId="77777777" w:rsidR="00286D57" w:rsidRDefault="00286D57" w:rsidP="00286D57">
      <w:pPr>
        <w:pStyle w:val="Ttulo1"/>
      </w:pPr>
      <w:bookmarkStart w:id="43" w:name="_Toc328651389"/>
      <w:r w:rsidRPr="00752A5B">
        <w:t>INFORMACIÓN GENERAL</w:t>
      </w:r>
      <w:bookmarkEnd w:id="43"/>
    </w:p>
    <w:p w14:paraId="15B764EC" w14:textId="77777777" w:rsidR="00286D57" w:rsidRPr="00930CF3" w:rsidRDefault="00286D57" w:rsidP="00286D57">
      <w:pPr>
        <w:rPr>
          <w:lang w:val="es-PE"/>
        </w:rPr>
      </w:pPr>
    </w:p>
    <w:tbl>
      <w:tblPr>
        <w:tblW w:w="8647" w:type="dxa"/>
        <w:tblInd w:w="6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BF" w:firstRow="1" w:lastRow="0" w:firstColumn="1" w:lastColumn="0" w:noHBand="0" w:noVBand="0"/>
      </w:tblPr>
      <w:tblGrid>
        <w:gridCol w:w="3261"/>
        <w:gridCol w:w="5386"/>
      </w:tblGrid>
      <w:tr w:rsidR="00286D57" w:rsidRPr="00752A5B" w14:paraId="15B764EF" w14:textId="77777777" w:rsidTr="00EA326D">
        <w:trPr>
          <w:trHeight w:val="323"/>
        </w:trPr>
        <w:tc>
          <w:tcPr>
            <w:tcW w:w="3261" w:type="dxa"/>
            <w:shd w:val="clear" w:color="auto" w:fill="auto"/>
            <w:vAlign w:val="center"/>
          </w:tcPr>
          <w:p w14:paraId="15B764ED" w14:textId="77777777" w:rsidR="00286D57" w:rsidRPr="00752A5B" w:rsidRDefault="00286D57" w:rsidP="00EA326D">
            <w:pPr>
              <w:jc w:val="left"/>
            </w:pPr>
            <w:r w:rsidRPr="00752A5B">
              <w:t>Nombre del Proyecto</w:t>
            </w:r>
          </w:p>
        </w:tc>
        <w:tc>
          <w:tcPr>
            <w:tcW w:w="5386" w:type="dxa"/>
            <w:vAlign w:val="center"/>
          </w:tcPr>
          <w:p w14:paraId="15B764EE" w14:textId="77777777" w:rsidR="00286D57" w:rsidRPr="00752A5B" w:rsidRDefault="00286D57" w:rsidP="00EA326D">
            <w:pPr>
              <w:rPr>
                <w:lang w:val="es-PE"/>
              </w:rPr>
            </w:pPr>
            <w:r w:rsidRPr="00752A5B">
              <w:rPr>
                <w:lang w:val="es-PE"/>
              </w:rPr>
              <w:t>Importa Fácil</w:t>
            </w:r>
          </w:p>
        </w:tc>
      </w:tr>
      <w:tr w:rsidR="00286D57" w:rsidRPr="00752A5B" w14:paraId="15B764F2" w14:textId="77777777" w:rsidTr="00EA326D">
        <w:trPr>
          <w:trHeight w:val="285"/>
        </w:trPr>
        <w:tc>
          <w:tcPr>
            <w:tcW w:w="3261" w:type="dxa"/>
            <w:shd w:val="clear" w:color="auto" w:fill="auto"/>
            <w:vAlign w:val="center"/>
          </w:tcPr>
          <w:p w14:paraId="15B764F0" w14:textId="77777777" w:rsidR="00286D57" w:rsidRPr="00752A5B" w:rsidRDefault="00286D57" w:rsidP="00EA326D">
            <w:pPr>
              <w:jc w:val="left"/>
            </w:pPr>
            <w:r>
              <w:t>Directora del programa SDA</w:t>
            </w:r>
          </w:p>
        </w:tc>
        <w:tc>
          <w:tcPr>
            <w:tcW w:w="5386" w:type="dxa"/>
            <w:vAlign w:val="center"/>
          </w:tcPr>
          <w:p w14:paraId="15B764F1" w14:textId="77777777" w:rsidR="00286D57" w:rsidRPr="00752A5B" w:rsidRDefault="00286D57" w:rsidP="00EA326D">
            <w:pPr>
              <w:rPr>
                <w:lang w:val="es-PE"/>
              </w:rPr>
            </w:pPr>
            <w:r>
              <w:rPr>
                <w:lang w:val="es-PE"/>
              </w:rPr>
              <w:t>Rosa Carrasco Aguado</w:t>
            </w:r>
          </w:p>
        </w:tc>
      </w:tr>
      <w:tr w:rsidR="00286D57" w:rsidRPr="00752A5B" w14:paraId="15B764F5" w14:textId="77777777" w:rsidTr="00EA326D">
        <w:trPr>
          <w:trHeight w:val="261"/>
        </w:trPr>
        <w:tc>
          <w:tcPr>
            <w:tcW w:w="3261" w:type="dxa"/>
            <w:shd w:val="clear" w:color="auto" w:fill="auto"/>
            <w:vAlign w:val="center"/>
          </w:tcPr>
          <w:p w14:paraId="15B764F3" w14:textId="77777777" w:rsidR="00286D57" w:rsidRPr="00752A5B" w:rsidRDefault="00286D57" w:rsidP="00EA326D">
            <w:pPr>
              <w:jc w:val="left"/>
            </w:pPr>
            <w:r>
              <w:t xml:space="preserve">Jefe de proyecto </w:t>
            </w:r>
          </w:p>
        </w:tc>
        <w:tc>
          <w:tcPr>
            <w:tcW w:w="5386" w:type="dxa"/>
            <w:vAlign w:val="center"/>
          </w:tcPr>
          <w:p w14:paraId="15B764F4" w14:textId="77777777" w:rsidR="00286D57" w:rsidRPr="00752A5B" w:rsidRDefault="00286D57" w:rsidP="00EA326D">
            <w:pPr>
              <w:rPr>
                <w:lang w:val="es-PE"/>
              </w:rPr>
            </w:pPr>
            <w:r w:rsidRPr="00752A5B">
              <w:rPr>
                <w:lang w:val="es-PE"/>
              </w:rPr>
              <w:t>Miguel Angel Mestanza Suarez</w:t>
            </w:r>
          </w:p>
        </w:tc>
      </w:tr>
      <w:tr w:rsidR="00286D57" w:rsidRPr="00752A5B" w14:paraId="15B764F8" w14:textId="77777777" w:rsidTr="00EA326D">
        <w:trPr>
          <w:trHeight w:val="278"/>
        </w:trPr>
        <w:tc>
          <w:tcPr>
            <w:tcW w:w="3261" w:type="dxa"/>
            <w:shd w:val="clear" w:color="auto" w:fill="auto"/>
            <w:vAlign w:val="center"/>
          </w:tcPr>
          <w:p w14:paraId="15B764F6" w14:textId="77777777" w:rsidR="00286D57" w:rsidRPr="00752A5B" w:rsidRDefault="00286D57" w:rsidP="00EA326D">
            <w:pPr>
              <w:jc w:val="left"/>
            </w:pPr>
            <w:r w:rsidRPr="00752A5B">
              <w:t>Líder Normativo</w:t>
            </w:r>
          </w:p>
        </w:tc>
        <w:tc>
          <w:tcPr>
            <w:tcW w:w="5386" w:type="dxa"/>
            <w:vAlign w:val="center"/>
          </w:tcPr>
          <w:p w14:paraId="15B764F7" w14:textId="77777777" w:rsidR="00286D57" w:rsidRPr="00752A5B" w:rsidRDefault="00286D57" w:rsidP="00EA326D">
            <w:pPr>
              <w:rPr>
                <w:lang w:val="es-PE"/>
              </w:rPr>
            </w:pPr>
            <w:r w:rsidRPr="00752A5B">
              <w:rPr>
                <w:lang w:val="es-PE"/>
              </w:rPr>
              <w:t>Juan Felipe Vivanco Siguas</w:t>
            </w:r>
          </w:p>
        </w:tc>
      </w:tr>
      <w:tr w:rsidR="00286D57" w:rsidRPr="00752A5B" w14:paraId="15B764FB" w14:textId="77777777" w:rsidTr="00EA326D">
        <w:trPr>
          <w:trHeight w:val="255"/>
        </w:trPr>
        <w:tc>
          <w:tcPr>
            <w:tcW w:w="3261" w:type="dxa"/>
            <w:shd w:val="clear" w:color="auto" w:fill="auto"/>
            <w:vAlign w:val="center"/>
          </w:tcPr>
          <w:p w14:paraId="15B764F9" w14:textId="77777777" w:rsidR="00286D57" w:rsidRPr="00752A5B" w:rsidRDefault="00286D57" w:rsidP="00EA326D">
            <w:pPr>
              <w:jc w:val="left"/>
            </w:pPr>
            <w:r w:rsidRPr="00752A5B">
              <w:t>Líder Informático</w:t>
            </w:r>
          </w:p>
        </w:tc>
        <w:tc>
          <w:tcPr>
            <w:tcW w:w="5386" w:type="dxa"/>
            <w:vAlign w:val="center"/>
          </w:tcPr>
          <w:p w14:paraId="15B764FA" w14:textId="77777777" w:rsidR="00286D57" w:rsidRPr="00752A5B" w:rsidRDefault="00286D57" w:rsidP="00EA326D">
            <w:pPr>
              <w:rPr>
                <w:lang w:val="es-PE"/>
              </w:rPr>
            </w:pPr>
            <w:r>
              <w:rPr>
                <w:lang w:val="es-PE"/>
              </w:rPr>
              <w:t>Adrian Noriega Apolinario</w:t>
            </w:r>
          </w:p>
        </w:tc>
      </w:tr>
      <w:tr w:rsidR="00286D57" w:rsidRPr="00752A5B" w14:paraId="15B764FE" w14:textId="77777777" w:rsidTr="00EA326D">
        <w:trPr>
          <w:trHeight w:val="273"/>
        </w:trPr>
        <w:tc>
          <w:tcPr>
            <w:tcW w:w="3261" w:type="dxa"/>
            <w:shd w:val="clear" w:color="auto" w:fill="auto"/>
            <w:vAlign w:val="center"/>
          </w:tcPr>
          <w:p w14:paraId="15B764FC" w14:textId="77777777" w:rsidR="00286D57" w:rsidRPr="00752A5B" w:rsidRDefault="00286D57" w:rsidP="00EA326D">
            <w:pPr>
              <w:jc w:val="left"/>
            </w:pPr>
            <w:r w:rsidRPr="00752A5B">
              <w:t>Líder Usuario</w:t>
            </w:r>
          </w:p>
        </w:tc>
        <w:tc>
          <w:tcPr>
            <w:tcW w:w="5386" w:type="dxa"/>
            <w:vAlign w:val="center"/>
          </w:tcPr>
          <w:p w14:paraId="15B764FD" w14:textId="77777777" w:rsidR="00286D57" w:rsidRPr="00752A5B" w:rsidRDefault="00286D57" w:rsidP="00EA326D">
            <w:pPr>
              <w:rPr>
                <w:lang w:val="es-PE"/>
              </w:rPr>
            </w:pPr>
            <w:r w:rsidRPr="00752A5B">
              <w:rPr>
                <w:lang w:val="es-PE"/>
              </w:rPr>
              <w:t>Rosario Quiroz Suarez</w:t>
            </w:r>
          </w:p>
        </w:tc>
      </w:tr>
    </w:tbl>
    <w:p w14:paraId="15B764FF" w14:textId="77777777" w:rsidR="00286D57" w:rsidRPr="00752A5B" w:rsidRDefault="00286D57" w:rsidP="00286D57">
      <w:pPr>
        <w:rPr>
          <w:lang w:val="es-PE"/>
        </w:rPr>
      </w:pPr>
    </w:p>
    <w:p w14:paraId="15B76500" w14:textId="77777777" w:rsidR="00286D57" w:rsidRPr="00752A5B" w:rsidRDefault="00286D57" w:rsidP="00286D57">
      <w:pPr>
        <w:rPr>
          <w:lang w:val="es-PE"/>
        </w:rPr>
      </w:pPr>
      <w:r w:rsidRPr="00752A5B">
        <w:rPr>
          <w:lang w:val="es-PE"/>
        </w:rPr>
        <w:br w:type="page"/>
      </w:r>
    </w:p>
    <w:p w14:paraId="15B76501" w14:textId="77777777" w:rsidR="00286D57" w:rsidRPr="00752A5B" w:rsidRDefault="00286D57" w:rsidP="00286D57">
      <w:pPr>
        <w:pStyle w:val="Ttulo1"/>
      </w:pPr>
      <w:bookmarkStart w:id="44" w:name="_Toc328651390"/>
      <w:r w:rsidRPr="00752A5B">
        <w:lastRenderedPageBreak/>
        <w:t>MODELAMIENTO SITUACION ACTUAL</w:t>
      </w:r>
      <w:bookmarkEnd w:id="44"/>
    </w:p>
    <w:p w14:paraId="15B76502" w14:textId="77777777" w:rsidR="00286D57" w:rsidRPr="00752A5B" w:rsidRDefault="00286D57" w:rsidP="00286D57">
      <w:pPr>
        <w:ind w:left="567"/>
        <w:rPr>
          <w:rFonts w:cs="Arial"/>
          <w:sz w:val="20"/>
          <w:szCs w:val="20"/>
        </w:rPr>
      </w:pPr>
      <w:r w:rsidRPr="00752A5B">
        <w:rPr>
          <w:rFonts w:cs="Arial"/>
          <w:sz w:val="20"/>
          <w:szCs w:val="20"/>
        </w:rPr>
        <w:t>Actualmente el principal problema que se afronta en el despacho aduanero de los envíos postales que ingresan al país por el Servicio Postal es el excesivo tiempo que demanda para la administración aduanera y el usuario su atención.</w:t>
      </w:r>
    </w:p>
    <w:p w14:paraId="15B76503" w14:textId="77777777" w:rsidR="00286D57" w:rsidRPr="00752A5B" w:rsidRDefault="00286D57" w:rsidP="00286D57">
      <w:pPr>
        <w:ind w:left="567"/>
        <w:rPr>
          <w:rFonts w:cs="Arial"/>
          <w:sz w:val="20"/>
          <w:szCs w:val="20"/>
        </w:rPr>
      </w:pPr>
    </w:p>
    <w:p w14:paraId="15B76504" w14:textId="77777777" w:rsidR="00286D57" w:rsidRPr="00752A5B" w:rsidRDefault="00286D57" w:rsidP="00286D57">
      <w:pPr>
        <w:ind w:left="567"/>
        <w:rPr>
          <w:rFonts w:cs="Arial"/>
          <w:sz w:val="20"/>
          <w:szCs w:val="20"/>
        </w:rPr>
      </w:pPr>
      <w:r w:rsidRPr="00752A5B">
        <w:rPr>
          <w:rFonts w:cs="Arial"/>
          <w:sz w:val="20"/>
          <w:szCs w:val="20"/>
        </w:rPr>
        <w:t>Efectivamente el tiempo promedio de atención de un despacho presencial de importación en la Intendencia de Aduana Postal del Callao es de aproximadamente 3 horas desde el inicio hasta la conclusión del trámite, con el agravante que en las fechas cercanas al día de la madre, navidad, etc. en las que la aglomeración de usuarios en los locales de atención es mayor impiden que la atención sea dentro del promedio. Además si consideramos el traslado del usuario hasta la sede en la que efectúa el despacho postal, se debe agregar 2 horas más (ida y regreso).</w:t>
      </w:r>
    </w:p>
    <w:p w14:paraId="15B76505" w14:textId="77777777" w:rsidR="00286D57" w:rsidRPr="00752A5B" w:rsidRDefault="00286D57" w:rsidP="00286D57">
      <w:pPr>
        <w:ind w:left="567"/>
        <w:rPr>
          <w:rFonts w:cs="Arial"/>
          <w:sz w:val="20"/>
          <w:szCs w:val="20"/>
        </w:rPr>
      </w:pPr>
    </w:p>
    <w:p w14:paraId="15B76506" w14:textId="77777777" w:rsidR="00286D57" w:rsidRPr="00752A5B" w:rsidRDefault="00286D57" w:rsidP="00286D57">
      <w:pPr>
        <w:spacing w:after="240"/>
        <w:ind w:left="567"/>
        <w:rPr>
          <w:rFonts w:cs="Arial"/>
          <w:szCs w:val="22"/>
        </w:rPr>
      </w:pPr>
      <w:r w:rsidRPr="00752A5B">
        <w:rPr>
          <w:rFonts w:cs="Arial"/>
          <w:sz w:val="20"/>
          <w:szCs w:val="20"/>
        </w:rPr>
        <w:t>Estos excesivos tiempos son consecuencia directa de la aplicación, en lo básico, de un único proceso para el despacho de los envíos postales que ingresan a través del servicio postal. Proceso que no distingue en lo medular el régimen tributario de los bienes que afecta (afecto o no al pago de tributos), ni la condición del usuario que realiza el despacho (persona natural o jurídica), ni la naturaleza o carácter comercial de los bienes (para uso personal y exclusivo del destinatario, o no), que aunados a la exigencia presencial del usuario para su atención agrava aún más la situación al no considerar la disponibilidad de tiempo del usuario en la elección de la modalidad del despacho presencial o virtual, por no existir, impidiendo por ende la mejor asignación de los recursos para la atención de los envíos postales en sus diversas modalidades.</w:t>
      </w:r>
    </w:p>
    <w:p w14:paraId="15B76507" w14:textId="77777777" w:rsidR="00286D57" w:rsidRPr="00752A5B" w:rsidRDefault="00286D57" w:rsidP="00286D57">
      <w:pPr>
        <w:pStyle w:val="Ttulo2"/>
        <w:ind w:left="578" w:hanging="578"/>
      </w:pPr>
      <w:bookmarkStart w:id="45" w:name="_Toc328651391"/>
      <w:r w:rsidRPr="00752A5B">
        <w:t>Descripción del Proceso Actual.</w:t>
      </w:r>
      <w:bookmarkEnd w:id="45"/>
    </w:p>
    <w:p w14:paraId="15B76508" w14:textId="77777777" w:rsidR="00286D57" w:rsidRPr="00752A5B" w:rsidRDefault="00286D57" w:rsidP="00286D57">
      <w:pPr>
        <w:pStyle w:val="Ttulo2"/>
        <w:numPr>
          <w:ilvl w:val="0"/>
          <w:numId w:val="0"/>
        </w:numPr>
        <w:ind w:left="578"/>
        <w:rPr>
          <w:b w:val="0"/>
          <w:u w:val="single"/>
        </w:rPr>
      </w:pPr>
    </w:p>
    <w:p w14:paraId="15B76509" w14:textId="77777777" w:rsidR="00286D57" w:rsidRPr="00752A5B" w:rsidRDefault="00286D57" w:rsidP="00286D57">
      <w:pPr>
        <w:pStyle w:val="Ttulo2"/>
        <w:numPr>
          <w:ilvl w:val="0"/>
          <w:numId w:val="0"/>
        </w:numPr>
        <w:ind w:left="578"/>
        <w:rPr>
          <w:b w:val="0"/>
          <w:sz w:val="22"/>
          <w:szCs w:val="22"/>
          <w:u w:val="single"/>
        </w:rPr>
      </w:pPr>
      <w:r w:rsidRPr="00752A5B">
        <w:rPr>
          <w:b w:val="0"/>
          <w:sz w:val="22"/>
          <w:szCs w:val="22"/>
          <w:u w:val="single"/>
        </w:rPr>
        <w:t>Recepción y Traslado de los Envíos Postales</w:t>
      </w:r>
    </w:p>
    <w:p w14:paraId="15B7650A" w14:textId="77777777" w:rsidR="00286D57" w:rsidRPr="00752A5B" w:rsidRDefault="00286D57" w:rsidP="00286D57">
      <w:pPr>
        <w:pStyle w:val="Ttulo2"/>
        <w:numPr>
          <w:ilvl w:val="0"/>
          <w:numId w:val="0"/>
        </w:numPr>
        <w:ind w:left="578"/>
        <w:rPr>
          <w:b w:val="0"/>
          <w:u w:val="single"/>
        </w:rPr>
      </w:pPr>
    </w:p>
    <w:p w14:paraId="15B7650B" w14:textId="77777777" w:rsidR="00286D57" w:rsidRPr="00752A5B" w:rsidRDefault="00286D57" w:rsidP="00286D57">
      <w:pPr>
        <w:numPr>
          <w:ilvl w:val="0"/>
          <w:numId w:val="2"/>
        </w:numPr>
        <w:rPr>
          <w:rFonts w:cs="Arial"/>
          <w:sz w:val="20"/>
          <w:szCs w:val="20"/>
        </w:rPr>
      </w:pPr>
      <w:r w:rsidRPr="00752A5B">
        <w:rPr>
          <w:rFonts w:cs="Arial"/>
          <w:sz w:val="20"/>
          <w:szCs w:val="20"/>
        </w:rPr>
        <w:t>En la vía aérea, las empresas de transporte internacional que trasladan los envíos postales procedentes del país de origen al Perú, en bultos denominados sacas postales, entregan físicamente a la SUNAT el Anexo “Constancia de Recepción del Medio de Transporte y de los Documentos” con los documentos relacionados a los envíos postales, en donde consta el peso de las sacas postales, la cantidad de sacas, el país de origen, el país de destino, el medio de transporte. No transmiten electrónicamente a la SUNAT el manifiesto de carga conteniendo la información correspondiente a los envíos postales.</w:t>
      </w:r>
    </w:p>
    <w:p w14:paraId="15B7650C" w14:textId="77777777" w:rsidR="00286D57" w:rsidRPr="00752A5B" w:rsidRDefault="00286D57" w:rsidP="00286D57">
      <w:pPr>
        <w:ind w:left="1004"/>
        <w:rPr>
          <w:rFonts w:cs="Arial"/>
          <w:sz w:val="20"/>
          <w:szCs w:val="20"/>
        </w:rPr>
      </w:pPr>
      <w:r w:rsidRPr="00752A5B">
        <w:rPr>
          <w:rFonts w:cs="Arial"/>
          <w:sz w:val="20"/>
          <w:szCs w:val="20"/>
        </w:rPr>
        <w:t>En la vía marítima, transmiten electrónicamente a la SUNAT el manifiesto con la información correspondiente a los envíos postales.</w:t>
      </w:r>
    </w:p>
    <w:p w14:paraId="15B7650D" w14:textId="77777777" w:rsidR="00286D57" w:rsidRPr="00752A5B" w:rsidRDefault="00286D57" w:rsidP="00286D57">
      <w:pPr>
        <w:ind w:left="1004"/>
        <w:rPr>
          <w:rFonts w:cs="Arial"/>
          <w:sz w:val="20"/>
          <w:szCs w:val="20"/>
        </w:rPr>
      </w:pPr>
    </w:p>
    <w:p w14:paraId="15B7650E" w14:textId="77777777" w:rsidR="00286D57" w:rsidRPr="00752A5B" w:rsidRDefault="00286D57" w:rsidP="00286D57">
      <w:pPr>
        <w:numPr>
          <w:ilvl w:val="0"/>
          <w:numId w:val="2"/>
        </w:numPr>
        <w:ind w:left="993" w:hanging="283"/>
        <w:rPr>
          <w:rFonts w:cs="Arial"/>
          <w:sz w:val="20"/>
          <w:szCs w:val="20"/>
        </w:rPr>
      </w:pPr>
      <w:r w:rsidRPr="00752A5B">
        <w:rPr>
          <w:rFonts w:cs="Arial"/>
          <w:sz w:val="20"/>
          <w:szCs w:val="20"/>
        </w:rPr>
        <w:t>Asimismo, en la vía aérea las empresas de transporte internacional entregan a SERPOST S.A. las sacas postales en el Centro de Canje Aéreo del Aeropuerto Internacional Jorge Chávez con el documento denominado “Pasavante/Manifiesto” que consigna la cantidad y peso de las sacas postales.</w:t>
      </w:r>
    </w:p>
    <w:p w14:paraId="15B7650F" w14:textId="77777777" w:rsidR="00286D57" w:rsidRPr="00752A5B" w:rsidRDefault="00286D57" w:rsidP="00286D57">
      <w:pPr>
        <w:ind w:left="993"/>
        <w:rPr>
          <w:rFonts w:cs="Arial"/>
          <w:sz w:val="20"/>
          <w:szCs w:val="20"/>
        </w:rPr>
      </w:pPr>
      <w:r w:rsidRPr="00752A5B">
        <w:rPr>
          <w:rFonts w:cs="Arial"/>
          <w:sz w:val="20"/>
          <w:szCs w:val="20"/>
        </w:rPr>
        <w:t>En la vía marítima, entregan a SERPOST S.A. las sacas postales en el Depósito Temporal Imupesa.</w:t>
      </w:r>
    </w:p>
    <w:p w14:paraId="15B76510" w14:textId="77777777" w:rsidR="00286D57" w:rsidRPr="00752A5B" w:rsidRDefault="00286D57" w:rsidP="00286D57">
      <w:pPr>
        <w:pStyle w:val="Prrafodelista"/>
        <w:rPr>
          <w:rFonts w:cs="Arial"/>
          <w:sz w:val="20"/>
          <w:szCs w:val="20"/>
        </w:rPr>
      </w:pPr>
    </w:p>
    <w:p w14:paraId="15B76511" w14:textId="77777777" w:rsidR="00286D57" w:rsidRPr="00752A5B" w:rsidRDefault="00286D57" w:rsidP="00286D57">
      <w:pPr>
        <w:numPr>
          <w:ilvl w:val="0"/>
          <w:numId w:val="2"/>
        </w:numPr>
        <w:ind w:left="993" w:hanging="283"/>
        <w:rPr>
          <w:rFonts w:cs="Arial"/>
          <w:sz w:val="20"/>
          <w:szCs w:val="20"/>
        </w:rPr>
      </w:pPr>
      <w:r w:rsidRPr="00752A5B">
        <w:rPr>
          <w:rFonts w:cs="Arial"/>
          <w:sz w:val="20"/>
          <w:szCs w:val="20"/>
        </w:rPr>
        <w:t>Por las sacas transportadas por la vía aérea, SERPOST S.A numera en su sistema un “Manifiesto” que contiene la información del número de sacas recibidas con su correspondiente peso, el mismo que no es transmitido electrónicamente a la SUNAT. Asimismo en base al “Manifiesto”, genera las “Actas de Traslado” que contienen por cada medio de transporte la información de la cantidad y peso de las sacas postales. Las “Actas de Traslado” no son transmitidas electrónicamente a la SUNAT.</w:t>
      </w:r>
    </w:p>
    <w:p w14:paraId="15B76512" w14:textId="77777777" w:rsidR="00286D57" w:rsidRPr="00752A5B" w:rsidRDefault="00286D57" w:rsidP="00286D57">
      <w:pPr>
        <w:ind w:left="993"/>
        <w:rPr>
          <w:rFonts w:cs="Arial"/>
          <w:sz w:val="20"/>
          <w:szCs w:val="20"/>
        </w:rPr>
      </w:pPr>
      <w:r w:rsidRPr="00752A5B">
        <w:rPr>
          <w:rFonts w:cs="Arial"/>
          <w:sz w:val="20"/>
          <w:szCs w:val="20"/>
        </w:rPr>
        <w:t>Por las sacas transportadas por la vía marítima, SERPOST S.A. solicita a la SUNAT la numeración de las “Actas de Traslado” que contienen por cada medio de transporte la información de la cantidad y peso de las sacas postales.</w:t>
      </w:r>
    </w:p>
    <w:p w14:paraId="15B76513" w14:textId="77777777" w:rsidR="00286D57" w:rsidRPr="00752A5B" w:rsidRDefault="00286D57" w:rsidP="00286D57">
      <w:pPr>
        <w:ind w:left="993"/>
        <w:rPr>
          <w:rFonts w:cs="Arial"/>
          <w:sz w:val="20"/>
          <w:szCs w:val="20"/>
        </w:rPr>
      </w:pPr>
    </w:p>
    <w:p w14:paraId="15B76514" w14:textId="77777777" w:rsidR="00286D57" w:rsidRPr="00752A5B" w:rsidRDefault="00286D57" w:rsidP="00286D57">
      <w:pPr>
        <w:numPr>
          <w:ilvl w:val="0"/>
          <w:numId w:val="2"/>
        </w:numPr>
        <w:ind w:left="993" w:hanging="283"/>
        <w:rPr>
          <w:rFonts w:cs="Arial"/>
          <w:sz w:val="20"/>
          <w:szCs w:val="20"/>
        </w:rPr>
      </w:pPr>
      <w:r w:rsidRPr="00752A5B">
        <w:rPr>
          <w:rFonts w:cs="Arial"/>
          <w:sz w:val="20"/>
          <w:szCs w:val="20"/>
        </w:rPr>
        <w:t xml:space="preserve">Con las “Actas de Traslado”, SERPOST S.A. traslada las sacas postales del Centro de Canje Aéreo y/o del Depósito Temporal Imupesa a su Depósito Temporal Postal, el traslado se </w:t>
      </w:r>
      <w:r w:rsidRPr="00752A5B">
        <w:rPr>
          <w:rFonts w:cs="Arial"/>
          <w:sz w:val="20"/>
          <w:szCs w:val="20"/>
        </w:rPr>
        <w:lastRenderedPageBreak/>
        <w:t>realiza en vehículos precintados que a la salida del Aeropuerto Internacional Jorge Chávez son controlados por la SUNAT</w:t>
      </w:r>
      <w:r w:rsidRPr="00752A5B">
        <w:rPr>
          <w:rStyle w:val="Refdenotaalpie"/>
          <w:rFonts w:cs="Arial"/>
          <w:sz w:val="20"/>
          <w:szCs w:val="20"/>
        </w:rPr>
        <w:footnoteReference w:id="1"/>
      </w:r>
      <w:r w:rsidRPr="00752A5B">
        <w:rPr>
          <w:rFonts w:cs="Arial"/>
          <w:sz w:val="20"/>
          <w:szCs w:val="20"/>
        </w:rPr>
        <w:t>.</w:t>
      </w:r>
    </w:p>
    <w:p w14:paraId="15B76515" w14:textId="77777777" w:rsidR="00286D57" w:rsidRPr="00752A5B" w:rsidRDefault="00286D57" w:rsidP="00286D57">
      <w:pPr>
        <w:ind w:left="993"/>
        <w:rPr>
          <w:rFonts w:cs="Arial"/>
          <w:sz w:val="20"/>
          <w:szCs w:val="20"/>
        </w:rPr>
      </w:pPr>
    </w:p>
    <w:p w14:paraId="15B76516" w14:textId="77777777" w:rsidR="00286D57" w:rsidRPr="00752A5B" w:rsidRDefault="00286D57" w:rsidP="00286D57">
      <w:pPr>
        <w:numPr>
          <w:ilvl w:val="0"/>
          <w:numId w:val="2"/>
        </w:numPr>
        <w:ind w:left="993" w:hanging="283"/>
        <w:rPr>
          <w:rFonts w:cs="Arial"/>
          <w:sz w:val="20"/>
          <w:szCs w:val="20"/>
        </w:rPr>
      </w:pPr>
      <w:r w:rsidRPr="00752A5B">
        <w:rPr>
          <w:rFonts w:cs="Arial"/>
          <w:sz w:val="20"/>
          <w:szCs w:val="20"/>
        </w:rPr>
        <w:t>En el Depósito Temporal Posta, la SUNAT</w:t>
      </w:r>
      <w:r w:rsidRPr="00752A5B">
        <w:rPr>
          <w:rStyle w:val="Refdenotaalpie"/>
          <w:rFonts w:cs="Arial"/>
          <w:sz w:val="20"/>
          <w:szCs w:val="20"/>
        </w:rPr>
        <w:footnoteReference w:id="2"/>
      </w:r>
      <w:r w:rsidRPr="00752A5B">
        <w:rPr>
          <w:rFonts w:cs="Arial"/>
          <w:sz w:val="20"/>
          <w:szCs w:val="20"/>
        </w:rPr>
        <w:t>, verifica por cada vehículo, que el número de precinto y la cantidad de sacas correspondan a las consignadas en el “Acta de Traslado”</w:t>
      </w:r>
    </w:p>
    <w:p w14:paraId="15B76517" w14:textId="77777777" w:rsidR="00286D57" w:rsidRPr="00752A5B" w:rsidRDefault="00286D57" w:rsidP="00286D57">
      <w:pPr>
        <w:ind w:left="993"/>
        <w:rPr>
          <w:rFonts w:cs="Arial"/>
          <w:sz w:val="20"/>
          <w:szCs w:val="20"/>
        </w:rPr>
      </w:pPr>
    </w:p>
    <w:p w14:paraId="15B76518" w14:textId="77777777" w:rsidR="00286D57" w:rsidRPr="00752A5B" w:rsidRDefault="00286D57" w:rsidP="00286D57">
      <w:pPr>
        <w:ind w:left="993"/>
        <w:rPr>
          <w:rFonts w:cs="Arial"/>
          <w:sz w:val="20"/>
          <w:szCs w:val="20"/>
        </w:rPr>
      </w:pPr>
    </w:p>
    <w:p w14:paraId="15B76519" w14:textId="77777777" w:rsidR="00286D57" w:rsidRPr="00752A5B" w:rsidRDefault="00286D57" w:rsidP="00286D57">
      <w:pPr>
        <w:pStyle w:val="Ttulo2"/>
        <w:numPr>
          <w:ilvl w:val="0"/>
          <w:numId w:val="0"/>
        </w:numPr>
        <w:ind w:left="578"/>
        <w:rPr>
          <w:b w:val="0"/>
          <w:sz w:val="22"/>
          <w:szCs w:val="22"/>
          <w:u w:val="single"/>
        </w:rPr>
      </w:pPr>
      <w:r w:rsidRPr="00752A5B">
        <w:rPr>
          <w:b w:val="0"/>
          <w:sz w:val="22"/>
          <w:szCs w:val="22"/>
          <w:u w:val="single"/>
        </w:rPr>
        <w:t>Selección y Transmisión de los Envíos Postales</w:t>
      </w:r>
    </w:p>
    <w:p w14:paraId="15B7651A" w14:textId="77777777" w:rsidR="00286D57" w:rsidRPr="00752A5B" w:rsidRDefault="00286D57" w:rsidP="00286D57">
      <w:pPr>
        <w:pStyle w:val="Ttulo2"/>
        <w:numPr>
          <w:ilvl w:val="0"/>
          <w:numId w:val="0"/>
        </w:numPr>
        <w:ind w:left="578"/>
        <w:rPr>
          <w:b w:val="0"/>
          <w:u w:val="single"/>
        </w:rPr>
      </w:pPr>
    </w:p>
    <w:p w14:paraId="15B7651B" w14:textId="77777777" w:rsidR="00286D57" w:rsidRPr="00752A5B" w:rsidRDefault="00286D57" w:rsidP="00286D57">
      <w:pPr>
        <w:pStyle w:val="Ttulo2"/>
        <w:numPr>
          <w:ilvl w:val="0"/>
          <w:numId w:val="0"/>
        </w:numPr>
        <w:ind w:left="578"/>
        <w:rPr>
          <w:b w:val="0"/>
          <w:sz w:val="20"/>
          <w:szCs w:val="20"/>
        </w:rPr>
      </w:pPr>
      <w:r w:rsidRPr="00752A5B">
        <w:rPr>
          <w:b w:val="0"/>
          <w:sz w:val="20"/>
          <w:szCs w:val="20"/>
        </w:rPr>
        <w:t>SERPOST S.A. efectúa las siguientes acciones:</w:t>
      </w:r>
    </w:p>
    <w:p w14:paraId="15B7651C" w14:textId="77777777" w:rsidR="00286D57" w:rsidRPr="00752A5B" w:rsidRDefault="00286D57" w:rsidP="00286D57">
      <w:pPr>
        <w:pStyle w:val="Ttulo2"/>
        <w:numPr>
          <w:ilvl w:val="0"/>
          <w:numId w:val="0"/>
        </w:numPr>
        <w:ind w:left="578"/>
        <w:rPr>
          <w:b w:val="0"/>
          <w:sz w:val="20"/>
          <w:szCs w:val="20"/>
        </w:rPr>
      </w:pPr>
    </w:p>
    <w:p w14:paraId="15B7651D" w14:textId="77777777" w:rsidR="00286D57" w:rsidRPr="00752A5B" w:rsidRDefault="00286D57" w:rsidP="00286D57">
      <w:pPr>
        <w:pStyle w:val="Ttulo2"/>
        <w:numPr>
          <w:ilvl w:val="0"/>
          <w:numId w:val="3"/>
        </w:numPr>
        <w:ind w:left="993" w:hanging="284"/>
        <w:rPr>
          <w:b w:val="0"/>
          <w:sz w:val="20"/>
          <w:szCs w:val="20"/>
          <w:u w:val="single"/>
        </w:rPr>
      </w:pPr>
      <w:r w:rsidRPr="00752A5B">
        <w:rPr>
          <w:b w:val="0"/>
          <w:sz w:val="20"/>
          <w:szCs w:val="20"/>
        </w:rPr>
        <w:t>Desconsolida la carga (sacas postales) en presencia de la SUNAT y los separa en:</w:t>
      </w:r>
    </w:p>
    <w:p w14:paraId="15B7651E" w14:textId="77777777" w:rsidR="00286D57" w:rsidRPr="00752A5B" w:rsidRDefault="00286D57" w:rsidP="00286D57">
      <w:pPr>
        <w:pStyle w:val="Ttulo2"/>
        <w:numPr>
          <w:ilvl w:val="0"/>
          <w:numId w:val="4"/>
        </w:numPr>
        <w:ind w:left="1276" w:hanging="283"/>
        <w:rPr>
          <w:b w:val="0"/>
          <w:sz w:val="20"/>
          <w:szCs w:val="20"/>
        </w:rPr>
      </w:pPr>
      <w:r w:rsidRPr="00752A5B">
        <w:rPr>
          <w:b w:val="0"/>
          <w:sz w:val="20"/>
          <w:szCs w:val="20"/>
        </w:rPr>
        <w:t>Envíos de Distribución Directa</w:t>
      </w:r>
      <w:r w:rsidRPr="00752A5B">
        <w:rPr>
          <w:sz w:val="20"/>
          <w:szCs w:val="20"/>
          <w:vertAlign w:val="superscript"/>
        </w:rPr>
        <w:footnoteReference w:id="3"/>
      </w:r>
    </w:p>
    <w:p w14:paraId="15B7651F" w14:textId="77777777" w:rsidR="00286D57" w:rsidRPr="00752A5B" w:rsidRDefault="00286D57" w:rsidP="00286D57">
      <w:pPr>
        <w:pStyle w:val="Ttulo2"/>
        <w:numPr>
          <w:ilvl w:val="0"/>
          <w:numId w:val="4"/>
        </w:numPr>
        <w:ind w:left="1276" w:hanging="283"/>
        <w:rPr>
          <w:b w:val="0"/>
          <w:sz w:val="20"/>
          <w:szCs w:val="20"/>
        </w:rPr>
      </w:pPr>
      <w:r w:rsidRPr="00752A5B">
        <w:rPr>
          <w:b w:val="0"/>
          <w:sz w:val="20"/>
          <w:szCs w:val="20"/>
        </w:rPr>
        <w:t>Envíos destinados a ciudades de provincia por Intendencia de Aduana</w:t>
      </w:r>
    </w:p>
    <w:p w14:paraId="15B76520" w14:textId="77777777" w:rsidR="00286D57" w:rsidRPr="00752A5B" w:rsidRDefault="00286D57" w:rsidP="00286D57">
      <w:pPr>
        <w:pStyle w:val="Ttulo2"/>
        <w:numPr>
          <w:ilvl w:val="0"/>
          <w:numId w:val="4"/>
        </w:numPr>
        <w:ind w:left="1276" w:hanging="283"/>
        <w:rPr>
          <w:b w:val="0"/>
          <w:sz w:val="20"/>
          <w:szCs w:val="20"/>
        </w:rPr>
      </w:pPr>
      <w:r w:rsidRPr="00752A5B">
        <w:rPr>
          <w:b w:val="0"/>
          <w:sz w:val="20"/>
          <w:szCs w:val="20"/>
        </w:rPr>
        <w:t>Envíos destinados a ciudades de competencia funcional de la Intendencia de Aduana Postal del Callao</w:t>
      </w:r>
    </w:p>
    <w:p w14:paraId="15B76521" w14:textId="77777777" w:rsidR="00286D57" w:rsidRPr="00752A5B" w:rsidRDefault="00286D57" w:rsidP="00286D57">
      <w:pPr>
        <w:pStyle w:val="Ttulo2"/>
        <w:numPr>
          <w:ilvl w:val="0"/>
          <w:numId w:val="0"/>
        </w:numPr>
        <w:ind w:left="1276"/>
        <w:rPr>
          <w:b w:val="0"/>
          <w:sz w:val="20"/>
          <w:szCs w:val="20"/>
        </w:rPr>
      </w:pPr>
    </w:p>
    <w:p w14:paraId="15B76522" w14:textId="77777777" w:rsidR="00286D57" w:rsidRPr="00752A5B" w:rsidRDefault="00286D57" w:rsidP="00286D57">
      <w:pPr>
        <w:pStyle w:val="Ttulo2"/>
        <w:numPr>
          <w:ilvl w:val="0"/>
          <w:numId w:val="3"/>
        </w:numPr>
        <w:ind w:left="993" w:hanging="284"/>
        <w:rPr>
          <w:b w:val="0"/>
          <w:sz w:val="20"/>
          <w:szCs w:val="20"/>
          <w:u w:val="single"/>
        </w:rPr>
      </w:pPr>
      <w:r w:rsidRPr="00752A5B">
        <w:rPr>
          <w:b w:val="0"/>
          <w:sz w:val="20"/>
          <w:szCs w:val="20"/>
        </w:rPr>
        <w:t>Transmite electrónicamente  ala SUNAT el “Documento de Envíos Postales”,  que contiene la información desconsolidada relacionada al medio o unidad de transporte, fecha de llegada y recepción, número de bultos, peso e identificación genérica de los envíos postales, exceptuando a los Envíos de Distribución Directa.</w:t>
      </w:r>
    </w:p>
    <w:p w14:paraId="15B76523" w14:textId="77777777" w:rsidR="00286D57" w:rsidRPr="00752A5B" w:rsidRDefault="00286D57" w:rsidP="00286D57">
      <w:pPr>
        <w:pStyle w:val="Ttulo2"/>
        <w:numPr>
          <w:ilvl w:val="0"/>
          <w:numId w:val="0"/>
        </w:numPr>
        <w:ind w:left="993"/>
        <w:rPr>
          <w:b w:val="0"/>
          <w:sz w:val="20"/>
          <w:szCs w:val="20"/>
          <w:u w:val="single"/>
        </w:rPr>
      </w:pPr>
    </w:p>
    <w:p w14:paraId="15B76524" w14:textId="77777777" w:rsidR="00286D57" w:rsidRPr="00752A5B" w:rsidRDefault="00286D57" w:rsidP="00286D57">
      <w:pPr>
        <w:pStyle w:val="Ttulo2"/>
        <w:numPr>
          <w:ilvl w:val="0"/>
          <w:numId w:val="3"/>
        </w:numPr>
        <w:ind w:left="993" w:hanging="284"/>
        <w:rPr>
          <w:b w:val="0"/>
          <w:sz w:val="20"/>
          <w:szCs w:val="20"/>
          <w:u w:val="single"/>
        </w:rPr>
      </w:pPr>
      <w:r w:rsidRPr="00752A5B">
        <w:rPr>
          <w:b w:val="0"/>
          <w:sz w:val="20"/>
          <w:szCs w:val="20"/>
        </w:rPr>
        <w:t>Traslada los envíos postales destinados a las ciudades de provincia con Intentedencia de Aduana, a las oficinas de provincia de SERPOST S.A. más cercana para su Despacho Normal por las Intendencias de Aduana de Provincia.</w:t>
      </w:r>
    </w:p>
    <w:p w14:paraId="15B76525" w14:textId="77777777" w:rsidR="00286D57" w:rsidRPr="00752A5B" w:rsidRDefault="00286D57" w:rsidP="00286D57">
      <w:pPr>
        <w:pStyle w:val="Prrafodelista"/>
        <w:rPr>
          <w:b/>
          <w:sz w:val="20"/>
          <w:szCs w:val="20"/>
          <w:u w:val="single"/>
        </w:rPr>
      </w:pPr>
    </w:p>
    <w:p w14:paraId="15B76526" w14:textId="77777777" w:rsidR="00286D57" w:rsidRPr="00752A5B" w:rsidRDefault="00286D57" w:rsidP="00286D57">
      <w:pPr>
        <w:pStyle w:val="Ttulo2"/>
        <w:numPr>
          <w:ilvl w:val="0"/>
          <w:numId w:val="3"/>
        </w:numPr>
        <w:ind w:left="993" w:hanging="284"/>
        <w:rPr>
          <w:b w:val="0"/>
          <w:sz w:val="20"/>
          <w:szCs w:val="20"/>
          <w:u w:val="single"/>
        </w:rPr>
      </w:pPr>
      <w:r w:rsidRPr="00752A5B">
        <w:rPr>
          <w:b w:val="0"/>
          <w:sz w:val="20"/>
          <w:szCs w:val="20"/>
        </w:rPr>
        <w:t>Entrega a la SUNAT los envíos postales destinados a las ciudades de competencia funcional de la Intendencia de la Aduana Postal del Callao, que cumplen con los criterios del Despacho Postal Premium</w:t>
      </w:r>
      <w:r w:rsidRPr="00752A5B">
        <w:rPr>
          <w:b w:val="0"/>
          <w:sz w:val="20"/>
          <w:szCs w:val="20"/>
          <w:vertAlign w:val="superscript"/>
        </w:rPr>
        <w:footnoteReference w:id="4"/>
      </w:r>
      <w:r w:rsidRPr="00752A5B">
        <w:rPr>
          <w:b w:val="0"/>
          <w:sz w:val="20"/>
          <w:szCs w:val="20"/>
        </w:rPr>
        <w:t>, para su Despacho Postal Premium por la Intendencia de la Aduana Postal del Callao</w:t>
      </w:r>
    </w:p>
    <w:p w14:paraId="15B76527" w14:textId="77777777" w:rsidR="00286D57" w:rsidRPr="00752A5B" w:rsidRDefault="00286D57" w:rsidP="00286D57">
      <w:pPr>
        <w:pStyle w:val="Prrafodelista"/>
        <w:rPr>
          <w:b/>
          <w:sz w:val="20"/>
          <w:szCs w:val="20"/>
          <w:u w:val="single"/>
        </w:rPr>
      </w:pPr>
    </w:p>
    <w:p w14:paraId="15B76528" w14:textId="77777777" w:rsidR="00286D57" w:rsidRPr="00752A5B" w:rsidRDefault="00286D57" w:rsidP="00286D57">
      <w:pPr>
        <w:pStyle w:val="Ttulo2"/>
        <w:numPr>
          <w:ilvl w:val="0"/>
          <w:numId w:val="3"/>
        </w:numPr>
        <w:ind w:left="993" w:hanging="284"/>
        <w:rPr>
          <w:b w:val="0"/>
          <w:sz w:val="20"/>
          <w:szCs w:val="20"/>
          <w:u w:val="single"/>
        </w:rPr>
      </w:pPr>
      <w:r w:rsidRPr="00752A5B">
        <w:rPr>
          <w:b w:val="0"/>
          <w:sz w:val="20"/>
          <w:szCs w:val="20"/>
        </w:rPr>
        <w:t>Entrega a la SUNAT los envíos postales destinados a las ciudades de provincia sin intendencia de aduana, para su despacho por la Intendencia de Aduana Postal del Callao.</w:t>
      </w:r>
    </w:p>
    <w:p w14:paraId="15B76529" w14:textId="77777777" w:rsidR="00286D57" w:rsidRPr="00752A5B" w:rsidRDefault="00286D57" w:rsidP="00286D57">
      <w:pPr>
        <w:pStyle w:val="Prrafodelista"/>
        <w:rPr>
          <w:b/>
          <w:sz w:val="20"/>
          <w:szCs w:val="20"/>
          <w:u w:val="single"/>
        </w:rPr>
      </w:pPr>
    </w:p>
    <w:p w14:paraId="15B7652A" w14:textId="77777777" w:rsidR="00286D57" w:rsidRPr="00752A5B" w:rsidRDefault="00286D57" w:rsidP="00286D57">
      <w:pPr>
        <w:pStyle w:val="Ttulo2"/>
        <w:numPr>
          <w:ilvl w:val="0"/>
          <w:numId w:val="0"/>
        </w:numPr>
        <w:ind w:left="576" w:hanging="576"/>
        <w:rPr>
          <w:b w:val="0"/>
          <w:sz w:val="20"/>
          <w:szCs w:val="20"/>
          <w:u w:val="single"/>
        </w:rPr>
      </w:pPr>
    </w:p>
    <w:p w14:paraId="15B7652B" w14:textId="77777777" w:rsidR="00286D57" w:rsidRPr="00752A5B" w:rsidRDefault="00286D57" w:rsidP="00286D57">
      <w:pPr>
        <w:pStyle w:val="Ttulo2"/>
        <w:numPr>
          <w:ilvl w:val="0"/>
          <w:numId w:val="0"/>
        </w:numPr>
        <w:ind w:left="578"/>
        <w:rPr>
          <w:b w:val="0"/>
          <w:sz w:val="22"/>
          <w:szCs w:val="22"/>
          <w:u w:val="single"/>
        </w:rPr>
      </w:pPr>
      <w:r w:rsidRPr="00752A5B">
        <w:rPr>
          <w:b w:val="0"/>
          <w:sz w:val="22"/>
          <w:szCs w:val="22"/>
          <w:u w:val="single"/>
        </w:rPr>
        <w:t>Despacho Postal Premium</w:t>
      </w:r>
    </w:p>
    <w:p w14:paraId="15B7652C" w14:textId="77777777" w:rsidR="00286D57" w:rsidRPr="00752A5B" w:rsidRDefault="00286D57" w:rsidP="00286D57">
      <w:pPr>
        <w:pStyle w:val="Ttulo2"/>
        <w:numPr>
          <w:ilvl w:val="0"/>
          <w:numId w:val="0"/>
        </w:numPr>
        <w:ind w:left="578"/>
        <w:rPr>
          <w:b w:val="0"/>
          <w:u w:val="single"/>
        </w:rPr>
      </w:pPr>
    </w:p>
    <w:p w14:paraId="15B7652D" w14:textId="77777777" w:rsidR="00286D57" w:rsidRPr="00752A5B" w:rsidRDefault="00286D57" w:rsidP="00286D57">
      <w:pPr>
        <w:pStyle w:val="Ttulo2"/>
        <w:numPr>
          <w:ilvl w:val="0"/>
          <w:numId w:val="5"/>
        </w:numPr>
        <w:ind w:left="993" w:hanging="284"/>
        <w:rPr>
          <w:b w:val="0"/>
          <w:sz w:val="20"/>
          <w:szCs w:val="20"/>
          <w:u w:val="single"/>
        </w:rPr>
      </w:pPr>
      <w:r w:rsidRPr="00752A5B">
        <w:rPr>
          <w:b w:val="0"/>
          <w:sz w:val="20"/>
          <w:szCs w:val="20"/>
        </w:rPr>
        <w:t>La SUNAT</w:t>
      </w:r>
      <w:r w:rsidRPr="00752A5B">
        <w:rPr>
          <w:rStyle w:val="Refdenotaalpie"/>
          <w:b w:val="0"/>
          <w:sz w:val="20"/>
          <w:szCs w:val="20"/>
        </w:rPr>
        <w:footnoteReference w:id="5"/>
      </w:r>
      <w:r w:rsidRPr="00752A5B">
        <w:rPr>
          <w:b w:val="0"/>
          <w:sz w:val="20"/>
          <w:szCs w:val="20"/>
        </w:rPr>
        <w:t xml:space="preserve"> procede en presencia de SERPOST S.A. a efectuar la revisión documentaria y el reconocimiento físico del envío postal.</w:t>
      </w:r>
    </w:p>
    <w:p w14:paraId="15B7652E" w14:textId="77777777" w:rsidR="00286D57" w:rsidRPr="00752A5B" w:rsidRDefault="00286D57" w:rsidP="00286D57">
      <w:pPr>
        <w:pStyle w:val="Ttulo2"/>
        <w:numPr>
          <w:ilvl w:val="0"/>
          <w:numId w:val="0"/>
        </w:numPr>
        <w:ind w:left="993"/>
        <w:rPr>
          <w:b w:val="0"/>
          <w:sz w:val="20"/>
          <w:szCs w:val="20"/>
        </w:rPr>
      </w:pPr>
    </w:p>
    <w:p w14:paraId="15B7652F" w14:textId="77777777" w:rsidR="00286D57" w:rsidRPr="00752A5B" w:rsidRDefault="00286D57" w:rsidP="00286D57">
      <w:pPr>
        <w:pStyle w:val="Ttulo2"/>
        <w:numPr>
          <w:ilvl w:val="0"/>
          <w:numId w:val="0"/>
        </w:numPr>
        <w:ind w:left="993"/>
        <w:rPr>
          <w:b w:val="0"/>
          <w:sz w:val="20"/>
          <w:szCs w:val="20"/>
        </w:rPr>
      </w:pPr>
      <w:r w:rsidRPr="00752A5B">
        <w:rPr>
          <w:b w:val="0"/>
          <w:sz w:val="20"/>
          <w:szCs w:val="20"/>
        </w:rPr>
        <w:t>De ser conforme solicita a SERPOST S.A. el formato UPU del envío postal, llena el formato Despacho Postal Premium-DPP, registra para el control de la cuenta corriente la información del envío postal despachado en el Registro Postal Premium y devuelve a SERPOST S.A. el envío postal conjuntamente con una copia del formato DPP para su notificación y entrega al destinatario.</w:t>
      </w:r>
    </w:p>
    <w:p w14:paraId="15B76530" w14:textId="77777777" w:rsidR="00286D57" w:rsidRPr="00752A5B" w:rsidRDefault="00286D57" w:rsidP="00286D57">
      <w:pPr>
        <w:pStyle w:val="Ttulo2"/>
        <w:numPr>
          <w:ilvl w:val="0"/>
          <w:numId w:val="0"/>
        </w:numPr>
        <w:ind w:left="993"/>
        <w:rPr>
          <w:b w:val="0"/>
          <w:sz w:val="20"/>
          <w:szCs w:val="20"/>
        </w:rPr>
      </w:pPr>
      <w:r w:rsidRPr="00752A5B">
        <w:rPr>
          <w:b w:val="0"/>
          <w:sz w:val="20"/>
          <w:szCs w:val="20"/>
        </w:rPr>
        <w:t>Asimismo reserva una copia del formato UPU y de la DPP.</w:t>
      </w:r>
    </w:p>
    <w:p w14:paraId="15B76531" w14:textId="77777777" w:rsidR="00286D57" w:rsidRPr="00752A5B" w:rsidRDefault="00286D57" w:rsidP="00286D57">
      <w:pPr>
        <w:pStyle w:val="Ttulo2"/>
        <w:numPr>
          <w:ilvl w:val="0"/>
          <w:numId w:val="0"/>
        </w:numPr>
        <w:ind w:left="993"/>
        <w:rPr>
          <w:b w:val="0"/>
          <w:sz w:val="20"/>
          <w:szCs w:val="20"/>
        </w:rPr>
      </w:pPr>
      <w:r w:rsidRPr="00752A5B">
        <w:rPr>
          <w:b w:val="0"/>
          <w:sz w:val="20"/>
          <w:szCs w:val="20"/>
        </w:rPr>
        <w:t>Caso contrario, devuelve el envío postal a SERPOST S.A. para su Despacho Normal.</w:t>
      </w:r>
    </w:p>
    <w:p w14:paraId="15B76532" w14:textId="77777777" w:rsidR="00286D57" w:rsidRPr="00752A5B" w:rsidRDefault="00286D57" w:rsidP="00286D57">
      <w:pPr>
        <w:pStyle w:val="Ttulo2"/>
        <w:numPr>
          <w:ilvl w:val="0"/>
          <w:numId w:val="0"/>
        </w:numPr>
        <w:ind w:left="993"/>
        <w:rPr>
          <w:b w:val="0"/>
          <w:sz w:val="20"/>
          <w:szCs w:val="20"/>
          <w:u w:val="single"/>
        </w:rPr>
      </w:pPr>
    </w:p>
    <w:p w14:paraId="15B76533" w14:textId="77777777" w:rsidR="00286D57" w:rsidRPr="00752A5B" w:rsidRDefault="00286D57" w:rsidP="00286D57">
      <w:pPr>
        <w:pStyle w:val="Ttulo2"/>
        <w:numPr>
          <w:ilvl w:val="0"/>
          <w:numId w:val="5"/>
        </w:numPr>
        <w:ind w:left="993" w:hanging="284"/>
        <w:rPr>
          <w:b w:val="0"/>
          <w:sz w:val="20"/>
          <w:szCs w:val="20"/>
          <w:u w:val="single"/>
        </w:rPr>
      </w:pPr>
      <w:r w:rsidRPr="00752A5B">
        <w:rPr>
          <w:b w:val="0"/>
          <w:sz w:val="20"/>
          <w:szCs w:val="20"/>
        </w:rPr>
        <w:t>SERPOST S.A. luego de la entrega del envió postal al destinatario, previa verificación y llenado de la identidad completa del destinatario en el formato DPP, entrega a la SUNAT el formato DPP con el llenado completo de los datos del destinatario.</w:t>
      </w:r>
    </w:p>
    <w:p w14:paraId="15B76534" w14:textId="77777777" w:rsidR="00286D57" w:rsidRPr="00752A5B" w:rsidRDefault="00286D57" w:rsidP="00286D57">
      <w:pPr>
        <w:pStyle w:val="Ttulo2"/>
        <w:numPr>
          <w:ilvl w:val="0"/>
          <w:numId w:val="5"/>
        </w:numPr>
        <w:ind w:left="993" w:hanging="284"/>
        <w:rPr>
          <w:b w:val="0"/>
          <w:sz w:val="20"/>
          <w:szCs w:val="20"/>
          <w:u w:val="single"/>
        </w:rPr>
      </w:pPr>
      <w:r w:rsidRPr="00752A5B">
        <w:rPr>
          <w:b w:val="0"/>
          <w:sz w:val="20"/>
          <w:szCs w:val="20"/>
        </w:rPr>
        <w:lastRenderedPageBreak/>
        <w:t>La SUNAT ingresa en el Registro Postal Premium los datos del destinatario consignados en el formato DPP y archiva definitivamente el formato DPP y el formato UPU originalmente recibidos por la SUNAT, los mismos que constituyen la Declaración Simplificada Postal Premium</w:t>
      </w:r>
      <w:r w:rsidRPr="00752A5B">
        <w:rPr>
          <w:rStyle w:val="Refdenotaalpie"/>
          <w:b w:val="0"/>
          <w:sz w:val="20"/>
          <w:szCs w:val="20"/>
        </w:rPr>
        <w:footnoteReference w:id="6"/>
      </w:r>
      <w:r w:rsidRPr="00752A5B">
        <w:rPr>
          <w:b w:val="0"/>
          <w:sz w:val="20"/>
          <w:szCs w:val="20"/>
        </w:rPr>
        <w:t>.</w:t>
      </w:r>
    </w:p>
    <w:p w14:paraId="15B76535" w14:textId="77777777" w:rsidR="00286D57" w:rsidRPr="00752A5B" w:rsidRDefault="00286D57" w:rsidP="00286D57">
      <w:pPr>
        <w:tabs>
          <w:tab w:val="num" w:pos="1276"/>
        </w:tabs>
        <w:rPr>
          <w:rFonts w:cs="Arial"/>
          <w:b/>
          <w:sz w:val="20"/>
          <w:szCs w:val="20"/>
        </w:rPr>
      </w:pPr>
    </w:p>
    <w:p w14:paraId="15B76536" w14:textId="77777777" w:rsidR="00286D57" w:rsidRPr="00752A5B" w:rsidRDefault="00286D57" w:rsidP="00286D57">
      <w:pPr>
        <w:pStyle w:val="Ttulo2"/>
        <w:numPr>
          <w:ilvl w:val="0"/>
          <w:numId w:val="0"/>
        </w:numPr>
        <w:ind w:left="578"/>
        <w:rPr>
          <w:b w:val="0"/>
          <w:sz w:val="22"/>
          <w:szCs w:val="22"/>
          <w:u w:val="single"/>
        </w:rPr>
      </w:pPr>
    </w:p>
    <w:p w14:paraId="15B76537" w14:textId="77777777" w:rsidR="00286D57" w:rsidRPr="00752A5B" w:rsidRDefault="00286D57" w:rsidP="00286D57">
      <w:pPr>
        <w:pStyle w:val="Ttulo2"/>
        <w:numPr>
          <w:ilvl w:val="0"/>
          <w:numId w:val="0"/>
        </w:numPr>
        <w:ind w:left="578"/>
        <w:rPr>
          <w:b w:val="0"/>
          <w:sz w:val="22"/>
          <w:szCs w:val="22"/>
          <w:u w:val="single"/>
        </w:rPr>
      </w:pPr>
      <w:r w:rsidRPr="00752A5B">
        <w:rPr>
          <w:b w:val="0"/>
          <w:sz w:val="22"/>
          <w:szCs w:val="22"/>
          <w:u w:val="single"/>
        </w:rPr>
        <w:t>Despacho Normal</w:t>
      </w:r>
    </w:p>
    <w:p w14:paraId="15B76538" w14:textId="77777777" w:rsidR="00286D57" w:rsidRPr="00752A5B" w:rsidRDefault="00286D57" w:rsidP="00286D57">
      <w:pPr>
        <w:pStyle w:val="Ttulo2"/>
        <w:numPr>
          <w:ilvl w:val="0"/>
          <w:numId w:val="0"/>
        </w:numPr>
        <w:ind w:left="578"/>
        <w:rPr>
          <w:b w:val="0"/>
          <w:u w:val="single"/>
        </w:rPr>
      </w:pPr>
    </w:p>
    <w:p w14:paraId="15B76539" w14:textId="77777777" w:rsidR="00286D57" w:rsidRPr="00752A5B" w:rsidRDefault="00286D57" w:rsidP="00286D57">
      <w:pPr>
        <w:pStyle w:val="Ttulo2"/>
        <w:numPr>
          <w:ilvl w:val="0"/>
          <w:numId w:val="6"/>
        </w:numPr>
        <w:ind w:left="993" w:hanging="284"/>
        <w:rPr>
          <w:b w:val="0"/>
          <w:sz w:val="20"/>
          <w:szCs w:val="20"/>
          <w:u w:val="single"/>
        </w:rPr>
      </w:pPr>
      <w:r w:rsidRPr="00752A5B">
        <w:rPr>
          <w:b w:val="0"/>
          <w:sz w:val="20"/>
          <w:szCs w:val="20"/>
        </w:rPr>
        <w:t>SERPOST S.A. mediante “Aviso de Llegada del Envío Postal”, cursa notificación al destinatario para que se acerque a sus oficinas para efectuar el desaduanamiento y retiro de su envío postal.</w:t>
      </w:r>
    </w:p>
    <w:p w14:paraId="15B7653A" w14:textId="77777777" w:rsidR="00286D57" w:rsidRPr="00752A5B" w:rsidRDefault="00286D57" w:rsidP="00286D57">
      <w:pPr>
        <w:pStyle w:val="Ttulo2"/>
        <w:numPr>
          <w:ilvl w:val="0"/>
          <w:numId w:val="0"/>
        </w:numPr>
        <w:ind w:left="993"/>
        <w:rPr>
          <w:b w:val="0"/>
          <w:sz w:val="20"/>
          <w:szCs w:val="20"/>
          <w:u w:val="single"/>
        </w:rPr>
      </w:pPr>
    </w:p>
    <w:p w14:paraId="15B7653B" w14:textId="77777777" w:rsidR="00286D57" w:rsidRPr="00752A5B" w:rsidRDefault="00286D57" w:rsidP="00286D57">
      <w:pPr>
        <w:pStyle w:val="Ttulo2"/>
        <w:numPr>
          <w:ilvl w:val="0"/>
          <w:numId w:val="6"/>
        </w:numPr>
        <w:ind w:left="993" w:hanging="284"/>
        <w:rPr>
          <w:b w:val="0"/>
          <w:sz w:val="20"/>
          <w:szCs w:val="20"/>
          <w:u w:val="single"/>
        </w:rPr>
      </w:pPr>
      <w:r w:rsidRPr="00752A5B">
        <w:rPr>
          <w:b w:val="0"/>
          <w:sz w:val="20"/>
          <w:szCs w:val="20"/>
        </w:rPr>
        <w:t>El destinatario:</w:t>
      </w:r>
    </w:p>
    <w:p w14:paraId="15B7653C" w14:textId="77777777" w:rsidR="00286D57" w:rsidRPr="00752A5B" w:rsidRDefault="00286D57" w:rsidP="00286D57">
      <w:pPr>
        <w:pStyle w:val="Prrafodelista"/>
        <w:numPr>
          <w:ilvl w:val="0"/>
          <w:numId w:val="7"/>
        </w:numPr>
        <w:rPr>
          <w:b/>
          <w:sz w:val="20"/>
          <w:szCs w:val="20"/>
          <w:u w:val="single"/>
        </w:rPr>
      </w:pPr>
      <w:r w:rsidRPr="00752A5B">
        <w:rPr>
          <w:sz w:val="20"/>
          <w:szCs w:val="20"/>
        </w:rPr>
        <w:t>Se presenta a las oficinas de SERPOST S.A. portando el “Aviso de Llegada del Envío Postal” con el que SERPOST S.A. ubica el envío y lo pone a disposición de la SUNAT para su despacho.</w:t>
      </w:r>
    </w:p>
    <w:p w14:paraId="15B7653D" w14:textId="77777777" w:rsidR="00286D57" w:rsidRPr="00752A5B" w:rsidRDefault="00286D57" w:rsidP="00286D57">
      <w:pPr>
        <w:pStyle w:val="Prrafodelista"/>
        <w:numPr>
          <w:ilvl w:val="0"/>
          <w:numId w:val="7"/>
        </w:numPr>
        <w:rPr>
          <w:b/>
          <w:sz w:val="20"/>
          <w:szCs w:val="20"/>
          <w:u w:val="single"/>
        </w:rPr>
      </w:pPr>
      <w:r w:rsidRPr="00752A5B">
        <w:rPr>
          <w:sz w:val="20"/>
          <w:szCs w:val="20"/>
        </w:rPr>
        <w:t xml:space="preserve">Llena los rubros </w:t>
      </w:r>
      <w:r w:rsidRPr="00752A5B">
        <w:rPr>
          <w:rFonts w:cs="Arial"/>
          <w:sz w:val="20"/>
          <w:szCs w:val="20"/>
        </w:rPr>
        <w:t>1, 3, 4, 5 y 11 de la Declaración Simplificada y la entrega a la SUNAT</w:t>
      </w:r>
    </w:p>
    <w:p w14:paraId="15B7653E" w14:textId="77777777" w:rsidR="00286D57" w:rsidRPr="00752A5B" w:rsidRDefault="00286D57" w:rsidP="00286D57">
      <w:pPr>
        <w:pStyle w:val="Ttulo2"/>
        <w:numPr>
          <w:ilvl w:val="0"/>
          <w:numId w:val="0"/>
        </w:numPr>
        <w:ind w:left="993"/>
        <w:rPr>
          <w:b w:val="0"/>
          <w:sz w:val="20"/>
          <w:szCs w:val="20"/>
          <w:u w:val="single"/>
        </w:rPr>
      </w:pPr>
    </w:p>
    <w:p w14:paraId="15B7653F" w14:textId="77777777" w:rsidR="00286D57" w:rsidRPr="00752A5B" w:rsidRDefault="00286D57" w:rsidP="00286D57">
      <w:pPr>
        <w:pStyle w:val="Ttulo2"/>
        <w:numPr>
          <w:ilvl w:val="0"/>
          <w:numId w:val="6"/>
        </w:numPr>
        <w:ind w:left="993" w:hanging="284"/>
        <w:rPr>
          <w:b w:val="0"/>
          <w:sz w:val="20"/>
          <w:szCs w:val="20"/>
          <w:u w:val="single"/>
        </w:rPr>
      </w:pPr>
      <w:r w:rsidRPr="00752A5B">
        <w:rPr>
          <w:b w:val="0"/>
          <w:sz w:val="20"/>
          <w:szCs w:val="20"/>
        </w:rPr>
        <w:t>La SUNAT procede a efectuar la revisión documentaria y el reconocimiento físico del envío postal. De ser conforme, consigna la información en la Declaración Simplificada e ingresa los datos de la declaración en el SIGAD para su numeración automática y emisión de la liquidación de tributos correspondiente.</w:t>
      </w:r>
    </w:p>
    <w:p w14:paraId="15B76540" w14:textId="77777777" w:rsidR="00286D57" w:rsidRPr="00752A5B" w:rsidRDefault="00286D57" w:rsidP="00286D57">
      <w:pPr>
        <w:pStyle w:val="Ttulo2"/>
        <w:numPr>
          <w:ilvl w:val="0"/>
          <w:numId w:val="0"/>
        </w:numPr>
        <w:ind w:left="993"/>
        <w:rPr>
          <w:b w:val="0"/>
          <w:sz w:val="20"/>
          <w:szCs w:val="20"/>
          <w:u w:val="single"/>
        </w:rPr>
      </w:pPr>
    </w:p>
    <w:p w14:paraId="15B76541" w14:textId="77777777" w:rsidR="00286D57" w:rsidRPr="00752A5B" w:rsidRDefault="00286D57" w:rsidP="00286D57">
      <w:pPr>
        <w:pStyle w:val="Ttulo2"/>
        <w:numPr>
          <w:ilvl w:val="0"/>
          <w:numId w:val="6"/>
        </w:numPr>
        <w:ind w:left="993" w:hanging="284"/>
        <w:rPr>
          <w:b w:val="0"/>
          <w:sz w:val="20"/>
          <w:szCs w:val="20"/>
          <w:u w:val="single"/>
        </w:rPr>
      </w:pPr>
      <w:r w:rsidRPr="00752A5B">
        <w:rPr>
          <w:b w:val="0"/>
          <w:sz w:val="20"/>
          <w:szCs w:val="20"/>
        </w:rPr>
        <w:t>Caso contrario, de tratarse de envíos que constituyen mercancía prohibida o cuyo ingreso, tenencia y/o comercialización infrinja las disposiciones nacionales vigentes, procede a la incautación  y levantanta el “Acta de Inmovilización-Incautación-Comiso” respectiva, cuya copia es entregada (notificada)</w:t>
      </w:r>
      <w:r w:rsidRPr="00752A5B">
        <w:rPr>
          <w:rStyle w:val="Refdenotaalpie"/>
          <w:b w:val="0"/>
          <w:sz w:val="20"/>
          <w:szCs w:val="20"/>
        </w:rPr>
        <w:t xml:space="preserve"> </w:t>
      </w:r>
      <w:r w:rsidRPr="00752A5B">
        <w:rPr>
          <w:rStyle w:val="Refdenotaalpie"/>
          <w:b w:val="0"/>
          <w:sz w:val="20"/>
          <w:szCs w:val="20"/>
        </w:rPr>
        <w:footnoteReference w:id="7"/>
      </w:r>
      <w:r w:rsidRPr="00752A5B">
        <w:rPr>
          <w:b w:val="0"/>
          <w:sz w:val="20"/>
          <w:szCs w:val="20"/>
        </w:rPr>
        <w:t xml:space="preserve"> al destinatario. Tratándose de mercancía prohibida, deteriorada o que no cumpla con el fin para el que fue importada, la SUNAT otorga el plazo de 30 días (computados a partir del día siguiente de la fecha del reconocimiento físico) para su devolución a origen o reexpedición a cargo de SERPOST S.A.</w:t>
      </w:r>
    </w:p>
    <w:p w14:paraId="15B76542" w14:textId="77777777" w:rsidR="00286D57" w:rsidRPr="00752A5B" w:rsidRDefault="00286D57" w:rsidP="00286D57">
      <w:pPr>
        <w:pStyle w:val="Prrafodelista"/>
        <w:rPr>
          <w:b/>
          <w:sz w:val="20"/>
          <w:szCs w:val="20"/>
          <w:u w:val="single"/>
        </w:rPr>
      </w:pPr>
    </w:p>
    <w:p w14:paraId="15B76543" w14:textId="77777777" w:rsidR="00286D57" w:rsidRPr="00752A5B" w:rsidRDefault="00286D57" w:rsidP="00286D57">
      <w:pPr>
        <w:pStyle w:val="Ttulo2"/>
        <w:numPr>
          <w:ilvl w:val="0"/>
          <w:numId w:val="6"/>
        </w:numPr>
        <w:ind w:left="993" w:hanging="284"/>
        <w:rPr>
          <w:b w:val="0"/>
          <w:sz w:val="20"/>
          <w:szCs w:val="20"/>
          <w:u w:val="single"/>
        </w:rPr>
      </w:pPr>
      <w:r w:rsidRPr="00752A5B">
        <w:rPr>
          <w:b w:val="0"/>
          <w:sz w:val="20"/>
          <w:szCs w:val="20"/>
        </w:rPr>
        <w:t>El destinatario procede a efectuar en el banco la cancelación de los tributos, de corresponder.</w:t>
      </w:r>
    </w:p>
    <w:p w14:paraId="15B76544" w14:textId="77777777" w:rsidR="00286D57" w:rsidRPr="00752A5B" w:rsidRDefault="00286D57" w:rsidP="00286D57">
      <w:pPr>
        <w:pStyle w:val="Prrafodelista"/>
        <w:rPr>
          <w:b/>
          <w:sz w:val="20"/>
          <w:szCs w:val="20"/>
          <w:u w:val="single"/>
        </w:rPr>
      </w:pPr>
    </w:p>
    <w:p w14:paraId="15B76545" w14:textId="77777777" w:rsidR="00286D57" w:rsidRPr="00752A5B" w:rsidRDefault="00286D57" w:rsidP="00286D57">
      <w:pPr>
        <w:pStyle w:val="Ttulo2"/>
        <w:numPr>
          <w:ilvl w:val="0"/>
          <w:numId w:val="6"/>
        </w:numPr>
        <w:ind w:left="993" w:hanging="284"/>
        <w:rPr>
          <w:b w:val="0"/>
          <w:sz w:val="20"/>
          <w:szCs w:val="20"/>
          <w:u w:val="single"/>
        </w:rPr>
      </w:pPr>
      <w:r w:rsidRPr="00752A5B">
        <w:rPr>
          <w:b w:val="0"/>
          <w:sz w:val="20"/>
          <w:szCs w:val="20"/>
        </w:rPr>
        <w:t>SERPOST S.A. permite el retito de los envíos postales con la presentación de la constancia de la cancelación de la liquidación de tributos emitida por el banco, previa verificación de la correcta identificación del destinatario.</w:t>
      </w:r>
    </w:p>
    <w:p w14:paraId="15B76546" w14:textId="77777777" w:rsidR="00286D57" w:rsidRPr="00752A5B" w:rsidRDefault="00286D57" w:rsidP="00286D57">
      <w:pPr>
        <w:ind w:left="567" w:hanging="283"/>
        <w:rPr>
          <w:rFonts w:cs="Arial"/>
          <w:sz w:val="20"/>
          <w:szCs w:val="20"/>
        </w:rPr>
      </w:pPr>
    </w:p>
    <w:p w14:paraId="15B76547" w14:textId="77777777" w:rsidR="00286D57" w:rsidRPr="00752A5B" w:rsidRDefault="00286D57" w:rsidP="00286D57">
      <w:pPr>
        <w:pStyle w:val="Ttulo2"/>
        <w:numPr>
          <w:ilvl w:val="0"/>
          <w:numId w:val="0"/>
        </w:numPr>
        <w:ind w:left="578"/>
        <w:rPr>
          <w:b w:val="0"/>
          <w:sz w:val="22"/>
          <w:szCs w:val="22"/>
          <w:u w:val="single"/>
        </w:rPr>
      </w:pPr>
      <w:r w:rsidRPr="00752A5B">
        <w:rPr>
          <w:b w:val="0"/>
          <w:sz w:val="22"/>
          <w:szCs w:val="22"/>
          <w:u w:val="single"/>
        </w:rPr>
        <w:t>Despacho Provincias sin Intendencia de Aduana</w:t>
      </w:r>
    </w:p>
    <w:p w14:paraId="15B76548" w14:textId="77777777" w:rsidR="00286D57" w:rsidRPr="00752A5B" w:rsidRDefault="00286D57" w:rsidP="00286D57">
      <w:pPr>
        <w:pStyle w:val="Ttulo2"/>
        <w:numPr>
          <w:ilvl w:val="0"/>
          <w:numId w:val="0"/>
        </w:numPr>
        <w:ind w:left="578"/>
        <w:rPr>
          <w:b w:val="0"/>
          <w:u w:val="single"/>
        </w:rPr>
      </w:pPr>
    </w:p>
    <w:p w14:paraId="15B76549" w14:textId="77777777" w:rsidR="00286D57" w:rsidRPr="00752A5B" w:rsidRDefault="00286D57" w:rsidP="00286D57">
      <w:pPr>
        <w:pStyle w:val="Ttulo2"/>
        <w:numPr>
          <w:ilvl w:val="0"/>
          <w:numId w:val="8"/>
        </w:numPr>
        <w:ind w:left="993" w:hanging="284"/>
        <w:rPr>
          <w:b w:val="0"/>
          <w:sz w:val="20"/>
          <w:szCs w:val="20"/>
          <w:u w:val="single"/>
        </w:rPr>
      </w:pPr>
      <w:r w:rsidRPr="00752A5B">
        <w:rPr>
          <w:b w:val="0"/>
          <w:sz w:val="20"/>
          <w:szCs w:val="20"/>
        </w:rPr>
        <w:t>La SUNAT en presencia de SERPOST S.A. procede a efectuar la revisión documentaria y el reconocimiento físico del envío postal. De ser conforme, consigna la información en la Declaración Simplificada e ingresa los datos de la declaración en el SIGAD para su numeración automática y emisión de la Liquidación de Tributos para la cancelación de tributos por el destinatario, y, entrega a SERPOST S.A. la Declaración Simplificada diligenciada y la Liquidación de Tributos, para su entrega al destinatario.</w:t>
      </w:r>
    </w:p>
    <w:p w14:paraId="15B7654A" w14:textId="77777777" w:rsidR="00286D57" w:rsidRPr="00752A5B" w:rsidRDefault="00286D57" w:rsidP="00286D57">
      <w:pPr>
        <w:pStyle w:val="Ttulo2"/>
        <w:numPr>
          <w:ilvl w:val="0"/>
          <w:numId w:val="0"/>
        </w:numPr>
        <w:ind w:left="993"/>
        <w:rPr>
          <w:b w:val="0"/>
          <w:sz w:val="20"/>
          <w:szCs w:val="20"/>
        </w:rPr>
      </w:pPr>
    </w:p>
    <w:p w14:paraId="15B7654B" w14:textId="77777777" w:rsidR="00286D57" w:rsidRPr="00752A5B" w:rsidRDefault="00286D57" w:rsidP="00286D57">
      <w:pPr>
        <w:pStyle w:val="Ttulo2"/>
        <w:numPr>
          <w:ilvl w:val="0"/>
          <w:numId w:val="0"/>
        </w:numPr>
        <w:ind w:left="993"/>
        <w:rPr>
          <w:b w:val="0"/>
          <w:sz w:val="20"/>
          <w:szCs w:val="20"/>
        </w:rPr>
      </w:pPr>
      <w:r w:rsidRPr="00752A5B">
        <w:rPr>
          <w:b w:val="0"/>
          <w:sz w:val="20"/>
          <w:szCs w:val="20"/>
        </w:rPr>
        <w:t xml:space="preserve">Caso contrario, de tratarse de envíos que constituyen mercancía prohibida o cuyo ingreso, tenencia y/o comercialización infrinja las disposiciones nacionales vigentes, procede a la incautación levantando el “Acta de Inmovilización-Incautación-Comiso” respectiva, la misma que es entregada a SERPOST S.A. para su entrega (notificación) al destinatario. Tratándose de mercancía prohibida, deteriorada o que no cumpla con el fin para el que fue importada, la </w:t>
      </w:r>
      <w:r w:rsidRPr="00752A5B">
        <w:rPr>
          <w:b w:val="0"/>
          <w:sz w:val="20"/>
          <w:szCs w:val="20"/>
        </w:rPr>
        <w:lastRenderedPageBreak/>
        <w:t>SUNAT otorgará el plazo de 30 días (computados a partir del día siguiente de la fecha de reconocimiento físico) para su devolución a origen o reexpedición a cargo de SERPOST S.A.</w:t>
      </w:r>
    </w:p>
    <w:p w14:paraId="15B7654C" w14:textId="77777777" w:rsidR="00286D57" w:rsidRPr="00752A5B" w:rsidRDefault="00286D57" w:rsidP="00286D57">
      <w:pPr>
        <w:pStyle w:val="Ttulo2"/>
        <w:numPr>
          <w:ilvl w:val="0"/>
          <w:numId w:val="0"/>
        </w:numPr>
        <w:ind w:left="993"/>
        <w:rPr>
          <w:b w:val="0"/>
          <w:sz w:val="20"/>
          <w:szCs w:val="20"/>
          <w:u w:val="single"/>
        </w:rPr>
      </w:pPr>
    </w:p>
    <w:p w14:paraId="15B7654D" w14:textId="77777777" w:rsidR="00286D57" w:rsidRPr="00752A5B" w:rsidRDefault="00286D57" w:rsidP="00286D57">
      <w:pPr>
        <w:pStyle w:val="Ttulo2"/>
        <w:numPr>
          <w:ilvl w:val="0"/>
          <w:numId w:val="8"/>
        </w:numPr>
        <w:ind w:left="993" w:hanging="284"/>
        <w:rPr>
          <w:b w:val="0"/>
          <w:sz w:val="20"/>
          <w:szCs w:val="20"/>
          <w:u w:val="single"/>
        </w:rPr>
      </w:pPr>
      <w:r w:rsidRPr="00752A5B">
        <w:rPr>
          <w:b w:val="0"/>
          <w:sz w:val="20"/>
          <w:szCs w:val="20"/>
        </w:rPr>
        <w:t>SERPOST S.A. remite a sus oficinas ubicadas en las ciudades de destino los envíos postales conjuntamente con la Declaración Simplificada diligenciada, la Liquidación de Tributos y la documentación de origen, para su entrega al destinatario.</w:t>
      </w:r>
    </w:p>
    <w:p w14:paraId="15B7654E" w14:textId="77777777" w:rsidR="00286D57" w:rsidRPr="00752A5B" w:rsidRDefault="00286D57" w:rsidP="00286D57">
      <w:pPr>
        <w:pStyle w:val="Ttulo2"/>
        <w:numPr>
          <w:ilvl w:val="0"/>
          <w:numId w:val="0"/>
        </w:numPr>
        <w:ind w:left="993"/>
        <w:rPr>
          <w:b w:val="0"/>
          <w:sz w:val="20"/>
          <w:szCs w:val="20"/>
          <w:u w:val="single"/>
        </w:rPr>
      </w:pPr>
    </w:p>
    <w:p w14:paraId="15B7654F" w14:textId="77777777" w:rsidR="00286D57" w:rsidRPr="00752A5B" w:rsidRDefault="00286D57" w:rsidP="00286D57">
      <w:pPr>
        <w:pStyle w:val="Ttulo2"/>
        <w:numPr>
          <w:ilvl w:val="0"/>
          <w:numId w:val="8"/>
        </w:numPr>
        <w:ind w:left="993" w:hanging="284"/>
        <w:rPr>
          <w:b w:val="0"/>
          <w:sz w:val="20"/>
          <w:szCs w:val="20"/>
          <w:u w:val="single"/>
        </w:rPr>
      </w:pPr>
      <w:r w:rsidRPr="00752A5B">
        <w:rPr>
          <w:b w:val="0"/>
          <w:sz w:val="20"/>
          <w:szCs w:val="20"/>
        </w:rPr>
        <w:t>SERPOST S.A. mediante “Aviso de Llegada del Envío Postal”, cursa notificación al destinatario para que se acerque a sus oficinas para efectuar el retiro de su envío postal previa verificación de la correcta identifación y cancelación de los tributos de corresponder.</w:t>
      </w:r>
    </w:p>
    <w:p w14:paraId="15B76550" w14:textId="77777777" w:rsidR="00286D57" w:rsidRPr="00752A5B" w:rsidRDefault="00286D57" w:rsidP="00286D57">
      <w:pPr>
        <w:tabs>
          <w:tab w:val="num" w:pos="1276"/>
        </w:tabs>
        <w:rPr>
          <w:rFonts w:cs="Arial"/>
          <w:sz w:val="20"/>
          <w:szCs w:val="20"/>
        </w:rPr>
      </w:pPr>
    </w:p>
    <w:p w14:paraId="15B76551" w14:textId="77777777" w:rsidR="00286D57" w:rsidRPr="00752A5B" w:rsidRDefault="00286D57" w:rsidP="00286D57">
      <w:pPr>
        <w:pStyle w:val="Ttulo1"/>
        <w:numPr>
          <w:ilvl w:val="0"/>
          <w:numId w:val="0"/>
        </w:numPr>
        <w:ind w:left="567"/>
      </w:pPr>
    </w:p>
    <w:p w14:paraId="15B76552" w14:textId="77777777" w:rsidR="00286D57" w:rsidRPr="006B6538" w:rsidRDefault="00286D57" w:rsidP="00286D57">
      <w:pPr>
        <w:pStyle w:val="Ttulo2"/>
        <w:ind w:left="578" w:hanging="578"/>
        <w:rPr>
          <w:highlight w:val="yellow"/>
        </w:rPr>
      </w:pPr>
      <w:bookmarkStart w:id="46" w:name="_Toc328651392"/>
      <w:r w:rsidRPr="006B6538">
        <w:rPr>
          <w:highlight w:val="yellow"/>
        </w:rPr>
        <w:t>Modelamiento del Proceso Actual</w:t>
      </w:r>
      <w:bookmarkEnd w:id="46"/>
    </w:p>
    <w:p w14:paraId="15B76553" w14:textId="77777777" w:rsidR="00286D57" w:rsidRPr="00752A5B" w:rsidRDefault="00286D57" w:rsidP="00286D57">
      <w:pPr>
        <w:pStyle w:val="Ttulo2"/>
        <w:numPr>
          <w:ilvl w:val="0"/>
          <w:numId w:val="0"/>
        </w:numPr>
        <w:ind w:left="578"/>
      </w:pPr>
    </w:p>
    <w:p w14:paraId="15B76554" w14:textId="77777777" w:rsidR="00286D57" w:rsidRDefault="00286D57" w:rsidP="00286D57">
      <w:pPr>
        <w:pStyle w:val="Ttulo3"/>
      </w:pPr>
      <w:bookmarkStart w:id="47" w:name="_Toc328651393"/>
      <w:r w:rsidRPr="00752A5B">
        <w:t xml:space="preserve">Diagrama de Procesos </w:t>
      </w:r>
      <w:bookmarkEnd w:id="47"/>
    </w:p>
    <w:p w14:paraId="15B76555" w14:textId="77777777" w:rsidR="00286D57" w:rsidRDefault="00286D57" w:rsidP="00286D57">
      <w:pPr>
        <w:pStyle w:val="Ttulo1"/>
        <w:numPr>
          <w:ilvl w:val="0"/>
          <w:numId w:val="0"/>
        </w:numPr>
        <w:ind w:left="567"/>
      </w:pPr>
    </w:p>
    <w:p w14:paraId="15B76556" w14:textId="77777777" w:rsidR="00286D57" w:rsidRPr="00A871B4" w:rsidRDefault="00286D57" w:rsidP="00286D57">
      <w:pPr>
        <w:rPr>
          <w:lang w:val="es-PE"/>
        </w:rPr>
      </w:pPr>
      <w:r w:rsidRPr="00A871B4">
        <w:rPr>
          <w:noProof/>
          <w:lang w:val="es-PE" w:eastAsia="es-PE"/>
        </w:rPr>
        <w:drawing>
          <wp:inline distT="0" distB="0" distL="0" distR="0" wp14:anchorId="15B77B24" wp14:editId="15B77B25">
            <wp:extent cx="5958205" cy="3957456"/>
            <wp:effectExtent l="19050" t="0" r="4445" b="0"/>
            <wp:docPr id="5" name="Imagen 2" descr="E:\Usuarios\Aestela\Documents\1. Informática\F3\Flujo actua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uarios\Aestela\Documents\1. Informática\F3\Flujo actual.gif"/>
                    <pic:cNvPicPr>
                      <a:picLocks noChangeAspect="1" noChangeArrowheads="1"/>
                    </pic:cNvPicPr>
                  </pic:nvPicPr>
                  <pic:blipFill>
                    <a:blip r:embed="rId18" cstate="print"/>
                    <a:srcRect/>
                    <a:stretch>
                      <a:fillRect/>
                    </a:stretch>
                  </pic:blipFill>
                  <pic:spPr bwMode="auto">
                    <a:xfrm>
                      <a:off x="0" y="0"/>
                      <a:ext cx="5958205" cy="3957456"/>
                    </a:xfrm>
                    <a:prstGeom prst="rect">
                      <a:avLst/>
                    </a:prstGeom>
                    <a:noFill/>
                    <a:ln w="9525">
                      <a:noFill/>
                      <a:miter lim="800000"/>
                      <a:headEnd/>
                      <a:tailEnd/>
                    </a:ln>
                  </pic:spPr>
                </pic:pic>
              </a:graphicData>
            </a:graphic>
          </wp:inline>
        </w:drawing>
      </w:r>
    </w:p>
    <w:p w14:paraId="15B76557" w14:textId="77777777" w:rsidR="00286D57" w:rsidRPr="00F956E2" w:rsidRDefault="00286D57" w:rsidP="00286D57">
      <w:pPr>
        <w:rPr>
          <w:lang w:val="es-PE"/>
        </w:rPr>
      </w:pPr>
    </w:p>
    <w:p w14:paraId="15B76558" w14:textId="77777777" w:rsidR="00286D57" w:rsidRPr="00752A5B" w:rsidRDefault="00286D57" w:rsidP="00286D57">
      <w:pPr>
        <w:spacing w:after="240"/>
        <w:ind w:left="567"/>
        <w:rPr>
          <w:rFonts w:cs="Arial"/>
          <w:sz w:val="18"/>
          <w:szCs w:val="18"/>
          <w:lang w:val="fr-FR"/>
        </w:rPr>
      </w:pPr>
    </w:p>
    <w:p w14:paraId="15B76559" w14:textId="77777777" w:rsidR="00286D57" w:rsidRPr="00752A5B" w:rsidRDefault="00286D57" w:rsidP="00286D57">
      <w:pPr>
        <w:rPr>
          <w:lang w:val="es-PE"/>
        </w:rPr>
      </w:pPr>
    </w:p>
    <w:p w14:paraId="15B7655A" w14:textId="77777777" w:rsidR="00286D57" w:rsidRPr="00752A5B" w:rsidRDefault="00286D57" w:rsidP="00286D57">
      <w:pPr>
        <w:pStyle w:val="Ttulo3"/>
      </w:pPr>
      <w:bookmarkStart w:id="48" w:name="_Toc328651394"/>
      <w:r w:rsidRPr="00752A5B">
        <w:t>Ficha de Determinación del Proceso</w:t>
      </w:r>
      <w:bookmarkEnd w:id="48"/>
    </w:p>
    <w:p w14:paraId="15B7655B" w14:textId="77777777" w:rsidR="00286D57" w:rsidRPr="00752A5B" w:rsidRDefault="00286D57" w:rsidP="00286D57">
      <w:pPr>
        <w:pStyle w:val="Prrafodelista"/>
        <w:ind w:left="567"/>
        <w:rPr>
          <w:rFonts w:cs="Arial"/>
          <w:sz w:val="20"/>
          <w:szCs w:val="22"/>
        </w:rPr>
      </w:pPr>
      <w:r w:rsidRPr="00752A5B">
        <w:rPr>
          <w:rFonts w:cs="Arial"/>
          <w:sz w:val="20"/>
          <w:szCs w:val="22"/>
        </w:rPr>
        <w:t>Se determinó que este numeral no es necesario para este proyecto.</w:t>
      </w:r>
    </w:p>
    <w:p w14:paraId="15B7655C" w14:textId="77777777" w:rsidR="00286D57" w:rsidRPr="00752A5B" w:rsidRDefault="00286D57" w:rsidP="00286D57">
      <w:pPr>
        <w:pStyle w:val="Prrafodelista"/>
        <w:ind w:left="0"/>
        <w:jc w:val="center"/>
        <w:rPr>
          <w:rFonts w:cs="Arial"/>
          <w:sz w:val="18"/>
          <w:szCs w:val="18"/>
        </w:rPr>
      </w:pPr>
    </w:p>
    <w:p w14:paraId="15B7655D" w14:textId="77777777" w:rsidR="00286D57" w:rsidRPr="00752A5B" w:rsidRDefault="00286D57" w:rsidP="00286D57">
      <w:pPr>
        <w:rPr>
          <w:lang w:val="es-PE"/>
        </w:rPr>
      </w:pPr>
    </w:p>
    <w:p w14:paraId="15B7655E" w14:textId="77777777" w:rsidR="00286D57" w:rsidRPr="00752A5B" w:rsidRDefault="00286D57" w:rsidP="00286D57">
      <w:pPr>
        <w:pStyle w:val="Ttulo3"/>
      </w:pPr>
      <w:bookmarkStart w:id="49" w:name="_Toc328651395"/>
      <w:r w:rsidRPr="00752A5B">
        <w:t>Anexo de Ficha de determinación - Reglas de negocio</w:t>
      </w:r>
      <w:bookmarkEnd w:id="49"/>
    </w:p>
    <w:p w14:paraId="15B7655F" w14:textId="77777777" w:rsidR="00286D57" w:rsidRPr="00752A5B" w:rsidRDefault="00286D57" w:rsidP="00286D57">
      <w:pPr>
        <w:pStyle w:val="Prrafodelista"/>
        <w:ind w:left="567"/>
        <w:rPr>
          <w:rFonts w:cs="Arial"/>
          <w:sz w:val="20"/>
          <w:szCs w:val="22"/>
        </w:rPr>
      </w:pPr>
      <w:r w:rsidRPr="00752A5B">
        <w:rPr>
          <w:rFonts w:cs="Arial"/>
          <w:sz w:val="20"/>
          <w:szCs w:val="22"/>
        </w:rPr>
        <w:t>Se determinó que este numeral no es necesario para este proyecto.</w:t>
      </w:r>
    </w:p>
    <w:p w14:paraId="15B76560" w14:textId="77777777" w:rsidR="00286D57" w:rsidRPr="00752A5B" w:rsidRDefault="00286D57" w:rsidP="00286D57"/>
    <w:p w14:paraId="15B76561" w14:textId="77777777" w:rsidR="00286D57" w:rsidRPr="00752A5B" w:rsidRDefault="00286D57" w:rsidP="00286D57"/>
    <w:p w14:paraId="15B76562" w14:textId="77777777" w:rsidR="00286D57" w:rsidRPr="00752A5B" w:rsidRDefault="00286D57" w:rsidP="00286D57">
      <w:pPr>
        <w:pStyle w:val="Ttulo2"/>
        <w:ind w:left="578" w:hanging="578"/>
      </w:pPr>
      <w:bookmarkStart w:id="50" w:name="_Toc328651396"/>
      <w:r w:rsidRPr="00752A5B">
        <w:t>Análisis Cualitativo y Cuantitativo</w:t>
      </w:r>
      <w:bookmarkEnd w:id="50"/>
    </w:p>
    <w:p w14:paraId="15B76563" w14:textId="77777777" w:rsidR="00286D57" w:rsidRPr="00752A5B" w:rsidRDefault="00286D57" w:rsidP="00286D57">
      <w:pPr>
        <w:pStyle w:val="Ttulo2"/>
        <w:numPr>
          <w:ilvl w:val="0"/>
          <w:numId w:val="0"/>
        </w:numPr>
        <w:ind w:left="578"/>
      </w:pPr>
    </w:p>
    <w:p w14:paraId="15B76564" w14:textId="77777777" w:rsidR="00286D57" w:rsidRPr="00752A5B" w:rsidRDefault="00286D57" w:rsidP="00286D57">
      <w:pPr>
        <w:pStyle w:val="Ttulo2"/>
        <w:numPr>
          <w:ilvl w:val="0"/>
          <w:numId w:val="0"/>
        </w:numPr>
        <w:ind w:left="578"/>
        <w:rPr>
          <w:b w:val="0"/>
          <w:sz w:val="20"/>
          <w:szCs w:val="20"/>
        </w:rPr>
      </w:pPr>
      <w:r>
        <w:rPr>
          <w:b w:val="0"/>
          <w:sz w:val="20"/>
          <w:szCs w:val="20"/>
        </w:rPr>
        <w:lastRenderedPageBreak/>
        <w:t xml:space="preserve">En el año 2011 el </w:t>
      </w:r>
      <w:r w:rsidRPr="00752A5B">
        <w:rPr>
          <w:b w:val="0"/>
          <w:sz w:val="20"/>
          <w:szCs w:val="20"/>
        </w:rPr>
        <w:t>100% de los envíos postales que ingresan a nuestro país por el servicio postal, se tiene lo siguiente:</w:t>
      </w:r>
    </w:p>
    <w:p w14:paraId="15B76565" w14:textId="77777777" w:rsidR="00286D57" w:rsidRPr="00752A5B" w:rsidRDefault="00286D57" w:rsidP="00286D57">
      <w:pPr>
        <w:pStyle w:val="Ttulo2"/>
        <w:numPr>
          <w:ilvl w:val="0"/>
          <w:numId w:val="9"/>
        </w:numPr>
        <w:rPr>
          <w:b w:val="0"/>
          <w:sz w:val="20"/>
          <w:szCs w:val="20"/>
        </w:rPr>
      </w:pPr>
      <w:r w:rsidRPr="00752A5B">
        <w:rPr>
          <w:b w:val="0"/>
          <w:sz w:val="20"/>
          <w:szCs w:val="20"/>
        </w:rPr>
        <w:t>El 78% tiene como destinatarios domiciliados en la ciudad de Lima y Callao mientras que el 22% son atendidos por el resto de las aduanas operativas del país.</w:t>
      </w:r>
    </w:p>
    <w:p w14:paraId="15B76566" w14:textId="77777777" w:rsidR="00286D57" w:rsidRPr="00752A5B" w:rsidRDefault="00286D57" w:rsidP="00286D57">
      <w:pPr>
        <w:pStyle w:val="Ttulo2"/>
        <w:numPr>
          <w:ilvl w:val="0"/>
          <w:numId w:val="0"/>
        </w:numPr>
        <w:ind w:left="938"/>
        <w:rPr>
          <w:b w:val="0"/>
          <w:sz w:val="20"/>
          <w:szCs w:val="20"/>
        </w:rPr>
      </w:pPr>
    </w:p>
    <w:p w14:paraId="15B76567" w14:textId="77777777" w:rsidR="00286D57" w:rsidRPr="00752A5B" w:rsidRDefault="00286D57" w:rsidP="00286D57">
      <w:pPr>
        <w:pStyle w:val="Ttulo2"/>
        <w:numPr>
          <w:ilvl w:val="0"/>
          <w:numId w:val="9"/>
        </w:numPr>
        <w:rPr>
          <w:b w:val="0"/>
          <w:sz w:val="20"/>
          <w:szCs w:val="20"/>
        </w:rPr>
      </w:pPr>
      <w:r w:rsidRPr="00752A5B">
        <w:rPr>
          <w:b w:val="0"/>
          <w:sz w:val="20"/>
          <w:szCs w:val="20"/>
        </w:rPr>
        <w:t>El 26% se encuentran afecto al pago de tributos, mientras que el 73% esta inafecto.</w:t>
      </w:r>
    </w:p>
    <w:p w14:paraId="15B76568" w14:textId="77777777" w:rsidR="00286D57" w:rsidRPr="00752A5B" w:rsidRDefault="00286D57" w:rsidP="00286D57">
      <w:pPr>
        <w:pStyle w:val="Prrafodelista"/>
        <w:rPr>
          <w:b/>
          <w:sz w:val="20"/>
          <w:szCs w:val="20"/>
        </w:rPr>
      </w:pPr>
    </w:p>
    <w:p w14:paraId="15B76569" w14:textId="77777777" w:rsidR="00286D57" w:rsidRPr="00752A5B" w:rsidRDefault="00286D57" w:rsidP="00286D57">
      <w:pPr>
        <w:pStyle w:val="Ttulo2"/>
        <w:numPr>
          <w:ilvl w:val="0"/>
          <w:numId w:val="9"/>
        </w:numPr>
        <w:rPr>
          <w:b w:val="0"/>
          <w:sz w:val="20"/>
          <w:szCs w:val="20"/>
        </w:rPr>
      </w:pPr>
      <w:r w:rsidRPr="00752A5B">
        <w:rPr>
          <w:b w:val="0"/>
          <w:sz w:val="20"/>
          <w:szCs w:val="20"/>
        </w:rPr>
        <w:t>El 74% corresponden a declaraciones numeradas por envíos postales con un valor FOB hasta US $ 100.00 dólares, de los cuales el 5% está afecto al pago de tributos, mientras que el 95% está inafecto.</w:t>
      </w:r>
    </w:p>
    <w:p w14:paraId="15B7656A" w14:textId="77777777" w:rsidR="00286D57" w:rsidRPr="00752A5B" w:rsidRDefault="00286D57" w:rsidP="00286D57">
      <w:pPr>
        <w:pStyle w:val="Ttulo2"/>
        <w:numPr>
          <w:ilvl w:val="0"/>
          <w:numId w:val="0"/>
        </w:numPr>
        <w:ind w:left="578"/>
      </w:pPr>
    </w:p>
    <w:p w14:paraId="15B7656B" w14:textId="77777777" w:rsidR="00286D57" w:rsidRPr="00752A5B" w:rsidRDefault="00286D57" w:rsidP="00286D57">
      <w:pPr>
        <w:pStyle w:val="Prrafodelista"/>
        <w:rPr>
          <w:rFonts w:cs="Arial"/>
          <w:sz w:val="20"/>
          <w:szCs w:val="20"/>
        </w:rPr>
      </w:pPr>
      <w:r w:rsidRPr="00752A5B">
        <w:rPr>
          <w:rFonts w:cs="Arial"/>
          <w:sz w:val="20"/>
          <w:szCs w:val="20"/>
        </w:rPr>
        <w:t>De los puntos 1 y 2, se evidencia que no justifica para las aduanas operativas al interior del país el destinar un personal exclusivo de forma permanente en las instalaciones del concesionario postal para efectuar estos despachos, por representar un alto costo operativo, máximo si tomamos en consideración que de estos despachos solo el 26% se encuentra afecto al pago de tributos. Costo y tiempo que se reduciría con la centralización del despacho en la Intendencia de Aduana Postal del Callao, pues en este caso los envíos postales serían trasladados a las ciudades conjuntamente con la Declaración Simplificada luego de haber sido despachados.</w:t>
      </w:r>
    </w:p>
    <w:p w14:paraId="15B7656C" w14:textId="77777777" w:rsidR="00286D57" w:rsidRPr="00752A5B" w:rsidRDefault="00286D57" w:rsidP="00286D57">
      <w:pPr>
        <w:tabs>
          <w:tab w:val="num" w:pos="1276"/>
        </w:tabs>
        <w:rPr>
          <w:rFonts w:cs="Arial"/>
          <w:sz w:val="20"/>
          <w:szCs w:val="20"/>
        </w:rPr>
      </w:pPr>
    </w:p>
    <w:tbl>
      <w:tblPr>
        <w:tblW w:w="7785" w:type="dxa"/>
        <w:jc w:val="center"/>
        <w:tblInd w:w="1175" w:type="dxa"/>
        <w:tblCellMar>
          <w:left w:w="70" w:type="dxa"/>
          <w:right w:w="70" w:type="dxa"/>
        </w:tblCellMar>
        <w:tblLook w:val="04A0" w:firstRow="1" w:lastRow="0" w:firstColumn="1" w:lastColumn="0" w:noHBand="0" w:noVBand="1"/>
      </w:tblPr>
      <w:tblGrid>
        <w:gridCol w:w="2036"/>
        <w:gridCol w:w="851"/>
        <w:gridCol w:w="709"/>
        <w:gridCol w:w="1184"/>
        <w:gridCol w:w="658"/>
        <w:gridCol w:w="1456"/>
        <w:gridCol w:w="891"/>
      </w:tblGrid>
      <w:tr w:rsidR="00286D57" w:rsidRPr="008D05C0" w14:paraId="15B7656E" w14:textId="77777777" w:rsidTr="00EA326D">
        <w:trPr>
          <w:trHeight w:val="300"/>
          <w:jc w:val="center"/>
        </w:trPr>
        <w:tc>
          <w:tcPr>
            <w:tcW w:w="7785"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56D" w14:textId="77777777" w:rsidR="00286D57" w:rsidRPr="008D05C0" w:rsidRDefault="00286D57" w:rsidP="00EA326D">
            <w:pPr>
              <w:jc w:val="center"/>
              <w:rPr>
                <w:rFonts w:ascii="Calibri" w:hAnsi="Calibri"/>
                <w:b/>
                <w:bCs/>
                <w:sz w:val="20"/>
                <w:szCs w:val="20"/>
                <w:lang w:val="es-PE" w:eastAsia="es-PE"/>
              </w:rPr>
            </w:pPr>
            <w:r w:rsidRPr="008D05C0">
              <w:rPr>
                <w:rFonts w:ascii="Calibri" w:hAnsi="Calibri"/>
                <w:b/>
                <w:bCs/>
                <w:sz w:val="20"/>
                <w:szCs w:val="20"/>
                <w:lang w:val="es-PE" w:eastAsia="es-PE"/>
              </w:rPr>
              <w:t>DS Courier Numeradas Hasta US $ 2000</w:t>
            </w:r>
          </w:p>
        </w:tc>
      </w:tr>
      <w:tr w:rsidR="00286D57" w:rsidRPr="008D05C0" w14:paraId="15B76576" w14:textId="77777777" w:rsidTr="00EA326D">
        <w:trPr>
          <w:trHeight w:val="300"/>
          <w:jc w:val="center"/>
        </w:trPr>
        <w:tc>
          <w:tcPr>
            <w:tcW w:w="20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56F" w14:textId="77777777" w:rsidR="00286D57" w:rsidRPr="008D05C0" w:rsidRDefault="00286D57" w:rsidP="00EA326D">
            <w:pPr>
              <w:rPr>
                <w:rFonts w:ascii="Calibri" w:hAnsi="Calibri"/>
                <w:b/>
                <w:bCs/>
                <w:sz w:val="20"/>
                <w:szCs w:val="20"/>
                <w:lang w:val="es-PE" w:eastAsia="es-PE"/>
              </w:rPr>
            </w:pPr>
            <w:r w:rsidRPr="008D05C0">
              <w:rPr>
                <w:rFonts w:ascii="Calibri" w:hAnsi="Calibri"/>
                <w:b/>
                <w:bCs/>
                <w:sz w:val="20"/>
                <w:szCs w:val="20"/>
                <w:lang w:val="es-PE" w:eastAsia="es-PE"/>
              </w:rPr>
              <w:t>ADUANAS</w:t>
            </w:r>
          </w:p>
        </w:tc>
        <w:tc>
          <w:tcPr>
            <w:tcW w:w="851" w:type="dxa"/>
            <w:tcBorders>
              <w:top w:val="single" w:sz="4" w:space="0" w:color="auto"/>
              <w:left w:val="nil"/>
              <w:bottom w:val="single" w:sz="4" w:space="0" w:color="auto"/>
              <w:right w:val="single" w:sz="4" w:space="0" w:color="auto"/>
            </w:tcBorders>
            <w:shd w:val="clear" w:color="auto" w:fill="auto"/>
            <w:noWrap/>
            <w:vAlign w:val="bottom"/>
            <w:hideMark/>
          </w:tcPr>
          <w:p w14:paraId="15B76570" w14:textId="77777777" w:rsidR="00286D57" w:rsidRPr="008D05C0" w:rsidRDefault="00286D57" w:rsidP="00EA326D">
            <w:pPr>
              <w:jc w:val="center"/>
              <w:rPr>
                <w:rFonts w:ascii="Calibri" w:hAnsi="Calibri"/>
                <w:b/>
                <w:bCs/>
                <w:sz w:val="20"/>
                <w:szCs w:val="20"/>
                <w:lang w:val="es-PE" w:eastAsia="es-PE"/>
              </w:rPr>
            </w:pPr>
            <w:r w:rsidRPr="008D05C0">
              <w:rPr>
                <w:rFonts w:ascii="Calibri" w:hAnsi="Calibri"/>
                <w:b/>
                <w:bCs/>
                <w:sz w:val="20"/>
                <w:szCs w:val="20"/>
                <w:lang w:val="es-PE" w:eastAsia="es-PE"/>
              </w:rPr>
              <w:t>2011</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14:paraId="15B76571" w14:textId="77777777" w:rsidR="00286D57" w:rsidRPr="008D05C0" w:rsidRDefault="00286D57" w:rsidP="00EA326D">
            <w:pPr>
              <w:jc w:val="center"/>
              <w:rPr>
                <w:rFonts w:ascii="Calibri" w:hAnsi="Calibri"/>
                <w:b/>
                <w:bCs/>
                <w:sz w:val="20"/>
                <w:szCs w:val="20"/>
                <w:lang w:val="es-PE" w:eastAsia="es-PE"/>
              </w:rPr>
            </w:pPr>
            <w:r w:rsidRPr="008D05C0">
              <w:rPr>
                <w:rFonts w:ascii="Calibri" w:hAnsi="Calibri"/>
                <w:b/>
                <w:bCs/>
                <w:sz w:val="20"/>
                <w:szCs w:val="20"/>
                <w:lang w:val="es-PE" w:eastAsia="es-PE"/>
              </w:rPr>
              <w:t>%</w:t>
            </w:r>
          </w:p>
        </w:tc>
        <w:tc>
          <w:tcPr>
            <w:tcW w:w="1184" w:type="dxa"/>
            <w:tcBorders>
              <w:top w:val="single" w:sz="4" w:space="0" w:color="auto"/>
              <w:left w:val="nil"/>
              <w:bottom w:val="single" w:sz="4" w:space="0" w:color="auto"/>
              <w:right w:val="single" w:sz="4" w:space="0" w:color="auto"/>
            </w:tcBorders>
            <w:shd w:val="clear" w:color="auto" w:fill="auto"/>
            <w:noWrap/>
            <w:vAlign w:val="bottom"/>
            <w:hideMark/>
          </w:tcPr>
          <w:p w14:paraId="15B76572" w14:textId="77777777" w:rsidR="00286D57" w:rsidRPr="008D05C0" w:rsidRDefault="00286D57" w:rsidP="00EA326D">
            <w:pPr>
              <w:jc w:val="center"/>
              <w:rPr>
                <w:rFonts w:ascii="Calibri" w:hAnsi="Calibri"/>
                <w:b/>
                <w:bCs/>
                <w:sz w:val="20"/>
                <w:szCs w:val="20"/>
                <w:lang w:val="es-PE" w:eastAsia="es-PE"/>
              </w:rPr>
            </w:pPr>
            <w:r w:rsidRPr="008D05C0">
              <w:rPr>
                <w:rFonts w:ascii="Calibri" w:hAnsi="Calibri"/>
                <w:b/>
                <w:bCs/>
                <w:sz w:val="20"/>
                <w:szCs w:val="20"/>
                <w:lang w:val="es-PE" w:eastAsia="es-PE"/>
              </w:rPr>
              <w:t>afecto 2011</w:t>
            </w:r>
          </w:p>
        </w:tc>
        <w:tc>
          <w:tcPr>
            <w:tcW w:w="658" w:type="dxa"/>
            <w:tcBorders>
              <w:top w:val="single" w:sz="4" w:space="0" w:color="auto"/>
              <w:left w:val="nil"/>
              <w:bottom w:val="single" w:sz="4" w:space="0" w:color="auto"/>
              <w:right w:val="single" w:sz="4" w:space="0" w:color="auto"/>
            </w:tcBorders>
            <w:shd w:val="clear" w:color="000000" w:fill="auto"/>
            <w:noWrap/>
            <w:vAlign w:val="bottom"/>
            <w:hideMark/>
          </w:tcPr>
          <w:p w14:paraId="15B76573" w14:textId="77777777" w:rsidR="00286D57" w:rsidRPr="008D05C0" w:rsidRDefault="00286D57" w:rsidP="00EA326D">
            <w:pPr>
              <w:jc w:val="center"/>
              <w:rPr>
                <w:rFonts w:ascii="Calibri" w:hAnsi="Calibri"/>
                <w:b/>
                <w:bCs/>
                <w:sz w:val="20"/>
                <w:szCs w:val="20"/>
                <w:lang w:val="es-PE" w:eastAsia="es-PE"/>
              </w:rPr>
            </w:pPr>
            <w:r w:rsidRPr="008D05C0">
              <w:rPr>
                <w:rFonts w:ascii="Calibri" w:hAnsi="Calibri"/>
                <w:b/>
                <w:bCs/>
                <w:sz w:val="20"/>
                <w:szCs w:val="20"/>
                <w:lang w:val="es-PE" w:eastAsia="es-PE"/>
              </w:rPr>
              <w:t>%</w:t>
            </w:r>
          </w:p>
        </w:tc>
        <w:tc>
          <w:tcPr>
            <w:tcW w:w="1456" w:type="dxa"/>
            <w:tcBorders>
              <w:top w:val="single" w:sz="4" w:space="0" w:color="auto"/>
              <w:left w:val="nil"/>
              <w:bottom w:val="single" w:sz="4" w:space="0" w:color="auto"/>
              <w:right w:val="single" w:sz="4" w:space="0" w:color="auto"/>
            </w:tcBorders>
            <w:shd w:val="clear" w:color="000000" w:fill="auto"/>
            <w:noWrap/>
            <w:vAlign w:val="bottom"/>
            <w:hideMark/>
          </w:tcPr>
          <w:p w14:paraId="15B76574" w14:textId="77777777" w:rsidR="00286D57" w:rsidRPr="008D05C0" w:rsidRDefault="00286D57" w:rsidP="00EA326D">
            <w:pPr>
              <w:jc w:val="center"/>
              <w:rPr>
                <w:rFonts w:ascii="Calibri" w:hAnsi="Calibri"/>
                <w:b/>
                <w:bCs/>
                <w:sz w:val="20"/>
                <w:szCs w:val="20"/>
                <w:lang w:val="es-PE" w:eastAsia="es-PE"/>
              </w:rPr>
            </w:pPr>
            <w:r w:rsidRPr="008D05C0">
              <w:rPr>
                <w:rFonts w:ascii="Calibri" w:hAnsi="Calibri"/>
                <w:b/>
                <w:bCs/>
                <w:sz w:val="20"/>
                <w:szCs w:val="20"/>
                <w:lang w:val="es-PE" w:eastAsia="es-PE"/>
              </w:rPr>
              <w:t>inafecto 2011</w:t>
            </w:r>
          </w:p>
        </w:tc>
        <w:tc>
          <w:tcPr>
            <w:tcW w:w="891" w:type="dxa"/>
            <w:tcBorders>
              <w:top w:val="single" w:sz="4" w:space="0" w:color="auto"/>
              <w:left w:val="nil"/>
              <w:bottom w:val="single" w:sz="4" w:space="0" w:color="auto"/>
              <w:right w:val="single" w:sz="4" w:space="0" w:color="auto"/>
            </w:tcBorders>
            <w:shd w:val="clear" w:color="000000" w:fill="auto"/>
            <w:noWrap/>
            <w:vAlign w:val="bottom"/>
            <w:hideMark/>
          </w:tcPr>
          <w:p w14:paraId="15B76575" w14:textId="77777777" w:rsidR="00286D57" w:rsidRPr="008D05C0" w:rsidRDefault="00286D57" w:rsidP="00EA326D">
            <w:pPr>
              <w:jc w:val="center"/>
              <w:rPr>
                <w:rFonts w:ascii="Calibri" w:hAnsi="Calibri"/>
                <w:b/>
                <w:bCs/>
                <w:sz w:val="20"/>
                <w:szCs w:val="20"/>
                <w:lang w:val="es-PE" w:eastAsia="es-PE"/>
              </w:rPr>
            </w:pPr>
            <w:r w:rsidRPr="008D05C0">
              <w:rPr>
                <w:rFonts w:ascii="Calibri" w:hAnsi="Calibri"/>
                <w:b/>
                <w:bCs/>
                <w:sz w:val="20"/>
                <w:szCs w:val="20"/>
                <w:lang w:val="es-PE" w:eastAsia="es-PE"/>
              </w:rPr>
              <w:t>%</w:t>
            </w:r>
          </w:p>
        </w:tc>
      </w:tr>
      <w:tr w:rsidR="00286D57" w:rsidRPr="008D05C0" w14:paraId="15B7657E" w14:textId="77777777" w:rsidTr="00EA326D">
        <w:trPr>
          <w:trHeight w:val="300"/>
          <w:jc w:val="center"/>
        </w:trPr>
        <w:tc>
          <w:tcPr>
            <w:tcW w:w="20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577" w14:textId="77777777" w:rsidR="00286D57" w:rsidRPr="008D05C0" w:rsidRDefault="00286D57" w:rsidP="00EA326D">
            <w:pPr>
              <w:rPr>
                <w:rFonts w:ascii="Calibri" w:hAnsi="Calibri"/>
                <w:bCs/>
                <w:sz w:val="20"/>
                <w:szCs w:val="20"/>
                <w:lang w:val="es-PE" w:eastAsia="es-PE"/>
              </w:rPr>
            </w:pPr>
            <w:r w:rsidRPr="008D05C0">
              <w:rPr>
                <w:rFonts w:ascii="Calibri" w:hAnsi="Calibri"/>
                <w:bCs/>
                <w:sz w:val="20"/>
                <w:szCs w:val="20"/>
                <w:lang w:val="es-PE" w:eastAsia="es-PE"/>
              </w:rPr>
              <w:t>Paita</w:t>
            </w:r>
          </w:p>
        </w:tc>
        <w:tc>
          <w:tcPr>
            <w:tcW w:w="851" w:type="dxa"/>
            <w:tcBorders>
              <w:top w:val="nil"/>
              <w:left w:val="nil"/>
              <w:bottom w:val="single" w:sz="4" w:space="0" w:color="auto"/>
              <w:right w:val="single" w:sz="4" w:space="0" w:color="auto"/>
            </w:tcBorders>
            <w:shd w:val="clear" w:color="auto" w:fill="auto"/>
            <w:noWrap/>
            <w:vAlign w:val="bottom"/>
            <w:hideMark/>
          </w:tcPr>
          <w:p w14:paraId="15B76578"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131</w:t>
            </w:r>
          </w:p>
        </w:tc>
        <w:tc>
          <w:tcPr>
            <w:tcW w:w="70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5B76579"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22%</w:t>
            </w:r>
          </w:p>
        </w:tc>
        <w:tc>
          <w:tcPr>
            <w:tcW w:w="1184" w:type="dxa"/>
            <w:tcBorders>
              <w:top w:val="nil"/>
              <w:left w:val="nil"/>
              <w:bottom w:val="single" w:sz="4" w:space="0" w:color="auto"/>
              <w:right w:val="single" w:sz="4" w:space="0" w:color="auto"/>
            </w:tcBorders>
            <w:shd w:val="clear" w:color="auto" w:fill="auto"/>
            <w:noWrap/>
            <w:vAlign w:val="center"/>
            <w:hideMark/>
          </w:tcPr>
          <w:p w14:paraId="15B7657A"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57</w:t>
            </w:r>
          </w:p>
        </w:tc>
        <w:tc>
          <w:tcPr>
            <w:tcW w:w="658" w:type="dxa"/>
            <w:tcBorders>
              <w:top w:val="nil"/>
              <w:left w:val="nil"/>
              <w:bottom w:val="single" w:sz="4" w:space="0" w:color="auto"/>
              <w:right w:val="single" w:sz="4" w:space="0" w:color="auto"/>
            </w:tcBorders>
            <w:shd w:val="clear" w:color="auto" w:fill="auto"/>
            <w:noWrap/>
            <w:vAlign w:val="bottom"/>
            <w:hideMark/>
          </w:tcPr>
          <w:p w14:paraId="15B7657B"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44%</w:t>
            </w:r>
          </w:p>
        </w:tc>
        <w:tc>
          <w:tcPr>
            <w:tcW w:w="1456" w:type="dxa"/>
            <w:tcBorders>
              <w:top w:val="nil"/>
              <w:left w:val="nil"/>
              <w:bottom w:val="single" w:sz="4" w:space="0" w:color="auto"/>
              <w:right w:val="single" w:sz="4" w:space="0" w:color="auto"/>
            </w:tcBorders>
            <w:shd w:val="clear" w:color="auto" w:fill="auto"/>
            <w:noWrap/>
            <w:vAlign w:val="center"/>
            <w:hideMark/>
          </w:tcPr>
          <w:p w14:paraId="15B7657C"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74</w:t>
            </w:r>
          </w:p>
        </w:tc>
        <w:tc>
          <w:tcPr>
            <w:tcW w:w="891" w:type="dxa"/>
            <w:tcBorders>
              <w:top w:val="nil"/>
              <w:left w:val="nil"/>
              <w:bottom w:val="single" w:sz="4" w:space="0" w:color="auto"/>
              <w:right w:val="single" w:sz="4" w:space="0" w:color="auto"/>
            </w:tcBorders>
            <w:shd w:val="clear" w:color="auto" w:fill="auto"/>
            <w:noWrap/>
            <w:vAlign w:val="bottom"/>
            <w:hideMark/>
          </w:tcPr>
          <w:p w14:paraId="15B7657D"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56%</w:t>
            </w:r>
          </w:p>
        </w:tc>
      </w:tr>
      <w:tr w:rsidR="00286D57" w:rsidRPr="008D05C0" w14:paraId="15B76586" w14:textId="77777777" w:rsidTr="00EA326D">
        <w:trPr>
          <w:trHeight w:val="300"/>
          <w:jc w:val="center"/>
        </w:trPr>
        <w:tc>
          <w:tcPr>
            <w:tcW w:w="20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57F" w14:textId="77777777" w:rsidR="00286D57" w:rsidRPr="008D05C0" w:rsidRDefault="00286D57" w:rsidP="00EA326D">
            <w:pPr>
              <w:rPr>
                <w:rFonts w:ascii="Calibri" w:hAnsi="Calibri"/>
                <w:bCs/>
                <w:sz w:val="20"/>
                <w:szCs w:val="20"/>
                <w:lang w:val="es-PE" w:eastAsia="es-PE"/>
              </w:rPr>
            </w:pPr>
            <w:r w:rsidRPr="008D05C0">
              <w:rPr>
                <w:rFonts w:ascii="Calibri" w:hAnsi="Calibri"/>
                <w:bCs/>
                <w:sz w:val="20"/>
                <w:szCs w:val="20"/>
                <w:lang w:val="es-PE" w:eastAsia="es-PE"/>
              </w:rPr>
              <w:t>Chiclayo</w:t>
            </w:r>
          </w:p>
        </w:tc>
        <w:tc>
          <w:tcPr>
            <w:tcW w:w="851" w:type="dxa"/>
            <w:tcBorders>
              <w:top w:val="nil"/>
              <w:left w:val="nil"/>
              <w:bottom w:val="single" w:sz="4" w:space="0" w:color="auto"/>
              <w:right w:val="single" w:sz="4" w:space="0" w:color="auto"/>
            </w:tcBorders>
            <w:shd w:val="clear" w:color="auto" w:fill="auto"/>
            <w:noWrap/>
            <w:vAlign w:val="bottom"/>
            <w:hideMark/>
          </w:tcPr>
          <w:p w14:paraId="15B76580"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2195</w:t>
            </w:r>
          </w:p>
        </w:tc>
        <w:tc>
          <w:tcPr>
            <w:tcW w:w="709" w:type="dxa"/>
            <w:vMerge/>
            <w:tcBorders>
              <w:top w:val="nil"/>
              <w:left w:val="single" w:sz="4" w:space="0" w:color="auto"/>
              <w:bottom w:val="single" w:sz="4" w:space="0" w:color="auto"/>
              <w:right w:val="single" w:sz="4" w:space="0" w:color="auto"/>
            </w:tcBorders>
            <w:shd w:val="clear" w:color="auto" w:fill="auto"/>
            <w:vAlign w:val="center"/>
            <w:hideMark/>
          </w:tcPr>
          <w:p w14:paraId="15B76581" w14:textId="77777777" w:rsidR="00286D57" w:rsidRPr="008D05C0" w:rsidRDefault="00286D57" w:rsidP="00EA326D">
            <w:pPr>
              <w:rPr>
                <w:rFonts w:ascii="Calibri" w:hAnsi="Calibri"/>
                <w:sz w:val="20"/>
                <w:szCs w:val="20"/>
                <w:lang w:val="es-PE" w:eastAsia="es-PE"/>
              </w:rPr>
            </w:pPr>
          </w:p>
        </w:tc>
        <w:tc>
          <w:tcPr>
            <w:tcW w:w="1184" w:type="dxa"/>
            <w:tcBorders>
              <w:top w:val="nil"/>
              <w:left w:val="nil"/>
              <w:bottom w:val="single" w:sz="4" w:space="0" w:color="auto"/>
              <w:right w:val="single" w:sz="4" w:space="0" w:color="auto"/>
            </w:tcBorders>
            <w:shd w:val="clear" w:color="auto" w:fill="auto"/>
            <w:noWrap/>
            <w:vAlign w:val="center"/>
            <w:hideMark/>
          </w:tcPr>
          <w:p w14:paraId="15B76582"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518</w:t>
            </w:r>
          </w:p>
        </w:tc>
        <w:tc>
          <w:tcPr>
            <w:tcW w:w="658" w:type="dxa"/>
            <w:tcBorders>
              <w:top w:val="nil"/>
              <w:left w:val="nil"/>
              <w:bottom w:val="single" w:sz="4" w:space="0" w:color="auto"/>
              <w:right w:val="single" w:sz="4" w:space="0" w:color="auto"/>
            </w:tcBorders>
            <w:shd w:val="clear" w:color="auto" w:fill="auto"/>
            <w:noWrap/>
            <w:vAlign w:val="bottom"/>
            <w:hideMark/>
          </w:tcPr>
          <w:p w14:paraId="15B76583"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24%</w:t>
            </w:r>
          </w:p>
        </w:tc>
        <w:tc>
          <w:tcPr>
            <w:tcW w:w="1456" w:type="dxa"/>
            <w:tcBorders>
              <w:top w:val="nil"/>
              <w:left w:val="nil"/>
              <w:bottom w:val="single" w:sz="4" w:space="0" w:color="auto"/>
              <w:right w:val="single" w:sz="4" w:space="0" w:color="auto"/>
            </w:tcBorders>
            <w:shd w:val="clear" w:color="auto" w:fill="auto"/>
            <w:noWrap/>
            <w:vAlign w:val="center"/>
            <w:hideMark/>
          </w:tcPr>
          <w:p w14:paraId="15B76584"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1677</w:t>
            </w:r>
          </w:p>
        </w:tc>
        <w:tc>
          <w:tcPr>
            <w:tcW w:w="891" w:type="dxa"/>
            <w:tcBorders>
              <w:top w:val="nil"/>
              <w:left w:val="nil"/>
              <w:bottom w:val="single" w:sz="4" w:space="0" w:color="auto"/>
              <w:right w:val="single" w:sz="4" w:space="0" w:color="auto"/>
            </w:tcBorders>
            <w:shd w:val="clear" w:color="auto" w:fill="auto"/>
            <w:noWrap/>
            <w:vAlign w:val="bottom"/>
            <w:hideMark/>
          </w:tcPr>
          <w:p w14:paraId="15B76585"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76%</w:t>
            </w:r>
          </w:p>
        </w:tc>
      </w:tr>
      <w:tr w:rsidR="00286D57" w:rsidRPr="008D05C0" w14:paraId="15B7658E" w14:textId="77777777" w:rsidTr="00EA326D">
        <w:trPr>
          <w:trHeight w:val="300"/>
          <w:jc w:val="center"/>
        </w:trPr>
        <w:tc>
          <w:tcPr>
            <w:tcW w:w="20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587" w14:textId="77777777" w:rsidR="00286D57" w:rsidRPr="008D05C0" w:rsidRDefault="00286D57" w:rsidP="00EA326D">
            <w:pPr>
              <w:rPr>
                <w:rFonts w:ascii="Calibri" w:hAnsi="Calibri"/>
                <w:bCs/>
                <w:sz w:val="20"/>
                <w:szCs w:val="20"/>
                <w:lang w:val="es-PE" w:eastAsia="es-PE"/>
              </w:rPr>
            </w:pPr>
            <w:r w:rsidRPr="008D05C0">
              <w:rPr>
                <w:rFonts w:ascii="Calibri" w:hAnsi="Calibri"/>
                <w:bCs/>
                <w:sz w:val="20"/>
                <w:szCs w:val="20"/>
                <w:lang w:val="es-PE" w:eastAsia="es-PE"/>
              </w:rPr>
              <w:t>Salaverry</w:t>
            </w:r>
          </w:p>
        </w:tc>
        <w:tc>
          <w:tcPr>
            <w:tcW w:w="851" w:type="dxa"/>
            <w:tcBorders>
              <w:top w:val="nil"/>
              <w:left w:val="nil"/>
              <w:bottom w:val="single" w:sz="4" w:space="0" w:color="auto"/>
              <w:right w:val="single" w:sz="4" w:space="0" w:color="auto"/>
            </w:tcBorders>
            <w:shd w:val="clear" w:color="auto" w:fill="auto"/>
            <w:noWrap/>
            <w:vAlign w:val="bottom"/>
            <w:hideMark/>
          </w:tcPr>
          <w:p w14:paraId="15B76588"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5618</w:t>
            </w:r>
          </w:p>
        </w:tc>
        <w:tc>
          <w:tcPr>
            <w:tcW w:w="709" w:type="dxa"/>
            <w:vMerge/>
            <w:tcBorders>
              <w:top w:val="nil"/>
              <w:left w:val="single" w:sz="4" w:space="0" w:color="auto"/>
              <w:bottom w:val="single" w:sz="4" w:space="0" w:color="auto"/>
              <w:right w:val="single" w:sz="4" w:space="0" w:color="auto"/>
            </w:tcBorders>
            <w:shd w:val="clear" w:color="auto" w:fill="auto"/>
            <w:vAlign w:val="center"/>
            <w:hideMark/>
          </w:tcPr>
          <w:p w14:paraId="15B76589" w14:textId="77777777" w:rsidR="00286D57" w:rsidRPr="008D05C0" w:rsidRDefault="00286D57" w:rsidP="00EA326D">
            <w:pPr>
              <w:rPr>
                <w:rFonts w:ascii="Calibri" w:hAnsi="Calibri"/>
                <w:sz w:val="20"/>
                <w:szCs w:val="20"/>
                <w:lang w:val="es-PE" w:eastAsia="es-PE"/>
              </w:rPr>
            </w:pPr>
          </w:p>
        </w:tc>
        <w:tc>
          <w:tcPr>
            <w:tcW w:w="1184" w:type="dxa"/>
            <w:tcBorders>
              <w:top w:val="nil"/>
              <w:left w:val="nil"/>
              <w:bottom w:val="single" w:sz="4" w:space="0" w:color="auto"/>
              <w:right w:val="single" w:sz="4" w:space="0" w:color="auto"/>
            </w:tcBorders>
            <w:shd w:val="clear" w:color="auto" w:fill="auto"/>
            <w:noWrap/>
            <w:vAlign w:val="center"/>
            <w:hideMark/>
          </w:tcPr>
          <w:p w14:paraId="15B7658A"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1042</w:t>
            </w:r>
          </w:p>
        </w:tc>
        <w:tc>
          <w:tcPr>
            <w:tcW w:w="658" w:type="dxa"/>
            <w:tcBorders>
              <w:top w:val="nil"/>
              <w:left w:val="nil"/>
              <w:bottom w:val="single" w:sz="4" w:space="0" w:color="auto"/>
              <w:right w:val="single" w:sz="4" w:space="0" w:color="auto"/>
            </w:tcBorders>
            <w:shd w:val="clear" w:color="auto" w:fill="auto"/>
            <w:noWrap/>
            <w:vAlign w:val="bottom"/>
            <w:hideMark/>
          </w:tcPr>
          <w:p w14:paraId="15B7658B"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19%</w:t>
            </w:r>
          </w:p>
        </w:tc>
        <w:tc>
          <w:tcPr>
            <w:tcW w:w="1456" w:type="dxa"/>
            <w:tcBorders>
              <w:top w:val="nil"/>
              <w:left w:val="nil"/>
              <w:bottom w:val="single" w:sz="4" w:space="0" w:color="auto"/>
              <w:right w:val="single" w:sz="4" w:space="0" w:color="auto"/>
            </w:tcBorders>
            <w:shd w:val="clear" w:color="auto" w:fill="auto"/>
            <w:noWrap/>
            <w:vAlign w:val="center"/>
            <w:hideMark/>
          </w:tcPr>
          <w:p w14:paraId="15B7658C"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4576</w:t>
            </w:r>
          </w:p>
        </w:tc>
        <w:tc>
          <w:tcPr>
            <w:tcW w:w="891" w:type="dxa"/>
            <w:tcBorders>
              <w:top w:val="nil"/>
              <w:left w:val="nil"/>
              <w:bottom w:val="single" w:sz="4" w:space="0" w:color="auto"/>
              <w:right w:val="single" w:sz="4" w:space="0" w:color="auto"/>
            </w:tcBorders>
            <w:shd w:val="clear" w:color="auto" w:fill="auto"/>
            <w:noWrap/>
            <w:vAlign w:val="bottom"/>
            <w:hideMark/>
          </w:tcPr>
          <w:p w14:paraId="15B7658D"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81%</w:t>
            </w:r>
          </w:p>
        </w:tc>
      </w:tr>
      <w:tr w:rsidR="00286D57" w:rsidRPr="008D05C0" w14:paraId="15B76596" w14:textId="77777777" w:rsidTr="00EA326D">
        <w:trPr>
          <w:trHeight w:val="300"/>
          <w:jc w:val="center"/>
        </w:trPr>
        <w:tc>
          <w:tcPr>
            <w:tcW w:w="20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58F" w14:textId="77777777" w:rsidR="00286D57" w:rsidRPr="008D05C0" w:rsidRDefault="00286D57" w:rsidP="00EA326D">
            <w:pPr>
              <w:rPr>
                <w:rFonts w:ascii="Calibri" w:hAnsi="Calibri"/>
                <w:bCs/>
                <w:sz w:val="20"/>
                <w:szCs w:val="20"/>
                <w:lang w:val="es-PE" w:eastAsia="es-PE"/>
              </w:rPr>
            </w:pPr>
            <w:r w:rsidRPr="008D05C0">
              <w:rPr>
                <w:rFonts w:ascii="Calibri" w:hAnsi="Calibri"/>
                <w:bCs/>
                <w:sz w:val="20"/>
                <w:szCs w:val="20"/>
                <w:lang w:val="es-PE" w:eastAsia="es-PE"/>
              </w:rPr>
              <w:t>Chimbote</w:t>
            </w:r>
          </w:p>
        </w:tc>
        <w:tc>
          <w:tcPr>
            <w:tcW w:w="851" w:type="dxa"/>
            <w:tcBorders>
              <w:top w:val="nil"/>
              <w:left w:val="nil"/>
              <w:bottom w:val="single" w:sz="4" w:space="0" w:color="auto"/>
              <w:right w:val="single" w:sz="4" w:space="0" w:color="auto"/>
            </w:tcBorders>
            <w:shd w:val="clear" w:color="auto" w:fill="auto"/>
            <w:noWrap/>
            <w:vAlign w:val="bottom"/>
            <w:hideMark/>
          </w:tcPr>
          <w:p w14:paraId="15B76590"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1588</w:t>
            </w:r>
          </w:p>
        </w:tc>
        <w:tc>
          <w:tcPr>
            <w:tcW w:w="709" w:type="dxa"/>
            <w:vMerge/>
            <w:tcBorders>
              <w:top w:val="nil"/>
              <w:left w:val="single" w:sz="4" w:space="0" w:color="auto"/>
              <w:bottom w:val="single" w:sz="4" w:space="0" w:color="auto"/>
              <w:right w:val="single" w:sz="4" w:space="0" w:color="auto"/>
            </w:tcBorders>
            <w:shd w:val="clear" w:color="auto" w:fill="auto"/>
            <w:vAlign w:val="center"/>
            <w:hideMark/>
          </w:tcPr>
          <w:p w14:paraId="15B76591" w14:textId="77777777" w:rsidR="00286D57" w:rsidRPr="008D05C0" w:rsidRDefault="00286D57" w:rsidP="00EA326D">
            <w:pPr>
              <w:rPr>
                <w:rFonts w:ascii="Calibri" w:hAnsi="Calibri"/>
                <w:sz w:val="20"/>
                <w:szCs w:val="20"/>
                <w:lang w:val="es-PE" w:eastAsia="es-PE"/>
              </w:rPr>
            </w:pPr>
          </w:p>
        </w:tc>
        <w:tc>
          <w:tcPr>
            <w:tcW w:w="1184" w:type="dxa"/>
            <w:tcBorders>
              <w:top w:val="nil"/>
              <w:left w:val="nil"/>
              <w:bottom w:val="single" w:sz="4" w:space="0" w:color="auto"/>
              <w:right w:val="single" w:sz="4" w:space="0" w:color="auto"/>
            </w:tcBorders>
            <w:shd w:val="clear" w:color="auto" w:fill="auto"/>
            <w:noWrap/>
            <w:vAlign w:val="center"/>
            <w:hideMark/>
          </w:tcPr>
          <w:p w14:paraId="15B76592"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449</w:t>
            </w:r>
          </w:p>
        </w:tc>
        <w:tc>
          <w:tcPr>
            <w:tcW w:w="658" w:type="dxa"/>
            <w:tcBorders>
              <w:top w:val="nil"/>
              <w:left w:val="nil"/>
              <w:bottom w:val="single" w:sz="4" w:space="0" w:color="auto"/>
              <w:right w:val="single" w:sz="4" w:space="0" w:color="auto"/>
            </w:tcBorders>
            <w:shd w:val="clear" w:color="auto" w:fill="auto"/>
            <w:noWrap/>
            <w:vAlign w:val="bottom"/>
            <w:hideMark/>
          </w:tcPr>
          <w:p w14:paraId="15B76593"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28%</w:t>
            </w:r>
          </w:p>
        </w:tc>
        <w:tc>
          <w:tcPr>
            <w:tcW w:w="1456" w:type="dxa"/>
            <w:tcBorders>
              <w:top w:val="nil"/>
              <w:left w:val="nil"/>
              <w:bottom w:val="single" w:sz="4" w:space="0" w:color="auto"/>
              <w:right w:val="single" w:sz="4" w:space="0" w:color="auto"/>
            </w:tcBorders>
            <w:shd w:val="clear" w:color="auto" w:fill="auto"/>
            <w:noWrap/>
            <w:vAlign w:val="center"/>
            <w:hideMark/>
          </w:tcPr>
          <w:p w14:paraId="15B76594"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1139</w:t>
            </w:r>
          </w:p>
        </w:tc>
        <w:tc>
          <w:tcPr>
            <w:tcW w:w="891" w:type="dxa"/>
            <w:tcBorders>
              <w:top w:val="nil"/>
              <w:left w:val="nil"/>
              <w:bottom w:val="single" w:sz="4" w:space="0" w:color="auto"/>
              <w:right w:val="single" w:sz="4" w:space="0" w:color="auto"/>
            </w:tcBorders>
            <w:shd w:val="clear" w:color="auto" w:fill="auto"/>
            <w:noWrap/>
            <w:vAlign w:val="bottom"/>
            <w:hideMark/>
          </w:tcPr>
          <w:p w14:paraId="15B76595"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72%</w:t>
            </w:r>
          </w:p>
        </w:tc>
      </w:tr>
      <w:tr w:rsidR="00286D57" w:rsidRPr="008D05C0" w14:paraId="15B7659E" w14:textId="77777777" w:rsidTr="00EA326D">
        <w:trPr>
          <w:trHeight w:val="300"/>
          <w:jc w:val="center"/>
        </w:trPr>
        <w:tc>
          <w:tcPr>
            <w:tcW w:w="20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597" w14:textId="77777777" w:rsidR="00286D57" w:rsidRPr="008D05C0" w:rsidRDefault="00286D57" w:rsidP="00EA326D">
            <w:pPr>
              <w:rPr>
                <w:rFonts w:ascii="Calibri" w:hAnsi="Calibri"/>
                <w:bCs/>
                <w:sz w:val="20"/>
                <w:szCs w:val="20"/>
                <w:lang w:val="es-PE" w:eastAsia="es-PE"/>
              </w:rPr>
            </w:pPr>
            <w:r w:rsidRPr="008D05C0">
              <w:rPr>
                <w:rFonts w:ascii="Calibri" w:hAnsi="Calibri"/>
                <w:bCs/>
                <w:sz w:val="20"/>
                <w:szCs w:val="20"/>
                <w:lang w:val="es-PE" w:eastAsia="es-PE"/>
              </w:rPr>
              <w:t>Mollendo</w:t>
            </w:r>
          </w:p>
        </w:tc>
        <w:tc>
          <w:tcPr>
            <w:tcW w:w="851" w:type="dxa"/>
            <w:tcBorders>
              <w:top w:val="nil"/>
              <w:left w:val="nil"/>
              <w:bottom w:val="single" w:sz="4" w:space="0" w:color="auto"/>
              <w:right w:val="single" w:sz="4" w:space="0" w:color="auto"/>
            </w:tcBorders>
            <w:shd w:val="clear" w:color="auto" w:fill="auto"/>
            <w:noWrap/>
            <w:vAlign w:val="bottom"/>
            <w:hideMark/>
          </w:tcPr>
          <w:p w14:paraId="15B76598"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154</w:t>
            </w:r>
          </w:p>
        </w:tc>
        <w:tc>
          <w:tcPr>
            <w:tcW w:w="709" w:type="dxa"/>
            <w:vMerge/>
            <w:tcBorders>
              <w:top w:val="nil"/>
              <w:left w:val="single" w:sz="4" w:space="0" w:color="auto"/>
              <w:bottom w:val="single" w:sz="4" w:space="0" w:color="auto"/>
              <w:right w:val="single" w:sz="4" w:space="0" w:color="auto"/>
            </w:tcBorders>
            <w:shd w:val="clear" w:color="auto" w:fill="auto"/>
            <w:vAlign w:val="center"/>
            <w:hideMark/>
          </w:tcPr>
          <w:p w14:paraId="15B76599" w14:textId="77777777" w:rsidR="00286D57" w:rsidRPr="008D05C0" w:rsidRDefault="00286D57" w:rsidP="00EA326D">
            <w:pPr>
              <w:rPr>
                <w:rFonts w:ascii="Calibri" w:hAnsi="Calibri"/>
                <w:sz w:val="20"/>
                <w:szCs w:val="20"/>
                <w:lang w:val="es-PE" w:eastAsia="es-PE"/>
              </w:rPr>
            </w:pPr>
          </w:p>
        </w:tc>
        <w:tc>
          <w:tcPr>
            <w:tcW w:w="1184" w:type="dxa"/>
            <w:tcBorders>
              <w:top w:val="nil"/>
              <w:left w:val="nil"/>
              <w:bottom w:val="single" w:sz="4" w:space="0" w:color="auto"/>
              <w:right w:val="single" w:sz="4" w:space="0" w:color="auto"/>
            </w:tcBorders>
            <w:shd w:val="clear" w:color="auto" w:fill="auto"/>
            <w:noWrap/>
            <w:vAlign w:val="center"/>
            <w:hideMark/>
          </w:tcPr>
          <w:p w14:paraId="15B7659A"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23</w:t>
            </w:r>
          </w:p>
        </w:tc>
        <w:tc>
          <w:tcPr>
            <w:tcW w:w="658" w:type="dxa"/>
            <w:tcBorders>
              <w:top w:val="nil"/>
              <w:left w:val="nil"/>
              <w:bottom w:val="single" w:sz="4" w:space="0" w:color="auto"/>
              <w:right w:val="single" w:sz="4" w:space="0" w:color="auto"/>
            </w:tcBorders>
            <w:shd w:val="clear" w:color="auto" w:fill="auto"/>
            <w:noWrap/>
            <w:vAlign w:val="bottom"/>
            <w:hideMark/>
          </w:tcPr>
          <w:p w14:paraId="15B7659B"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15%</w:t>
            </w:r>
          </w:p>
        </w:tc>
        <w:tc>
          <w:tcPr>
            <w:tcW w:w="1456" w:type="dxa"/>
            <w:tcBorders>
              <w:top w:val="nil"/>
              <w:left w:val="nil"/>
              <w:bottom w:val="single" w:sz="4" w:space="0" w:color="auto"/>
              <w:right w:val="single" w:sz="4" w:space="0" w:color="auto"/>
            </w:tcBorders>
            <w:shd w:val="clear" w:color="auto" w:fill="auto"/>
            <w:noWrap/>
            <w:vAlign w:val="center"/>
            <w:hideMark/>
          </w:tcPr>
          <w:p w14:paraId="15B7659C"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131</w:t>
            </w:r>
          </w:p>
        </w:tc>
        <w:tc>
          <w:tcPr>
            <w:tcW w:w="891" w:type="dxa"/>
            <w:tcBorders>
              <w:top w:val="nil"/>
              <w:left w:val="nil"/>
              <w:bottom w:val="single" w:sz="4" w:space="0" w:color="auto"/>
              <w:right w:val="single" w:sz="4" w:space="0" w:color="auto"/>
            </w:tcBorders>
            <w:shd w:val="clear" w:color="auto" w:fill="auto"/>
            <w:noWrap/>
            <w:vAlign w:val="bottom"/>
            <w:hideMark/>
          </w:tcPr>
          <w:p w14:paraId="15B7659D"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85%</w:t>
            </w:r>
          </w:p>
        </w:tc>
      </w:tr>
      <w:tr w:rsidR="00286D57" w:rsidRPr="008D05C0" w14:paraId="15B765A6" w14:textId="77777777" w:rsidTr="00EA326D">
        <w:trPr>
          <w:trHeight w:val="300"/>
          <w:jc w:val="center"/>
        </w:trPr>
        <w:tc>
          <w:tcPr>
            <w:tcW w:w="20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59F" w14:textId="77777777" w:rsidR="00286D57" w:rsidRPr="008D05C0" w:rsidRDefault="00286D57" w:rsidP="00EA326D">
            <w:pPr>
              <w:rPr>
                <w:rFonts w:ascii="Calibri" w:hAnsi="Calibri"/>
                <w:bCs/>
                <w:sz w:val="20"/>
                <w:szCs w:val="20"/>
                <w:lang w:val="es-PE" w:eastAsia="es-PE"/>
              </w:rPr>
            </w:pPr>
            <w:r w:rsidRPr="008D05C0">
              <w:rPr>
                <w:rFonts w:ascii="Calibri" w:hAnsi="Calibri"/>
                <w:bCs/>
                <w:sz w:val="20"/>
                <w:szCs w:val="20"/>
                <w:lang w:val="es-PE" w:eastAsia="es-PE"/>
              </w:rPr>
              <w:t>Arequipa</w:t>
            </w:r>
          </w:p>
        </w:tc>
        <w:tc>
          <w:tcPr>
            <w:tcW w:w="851" w:type="dxa"/>
            <w:tcBorders>
              <w:top w:val="nil"/>
              <w:left w:val="nil"/>
              <w:bottom w:val="single" w:sz="4" w:space="0" w:color="auto"/>
              <w:right w:val="single" w:sz="4" w:space="0" w:color="auto"/>
            </w:tcBorders>
            <w:shd w:val="clear" w:color="auto" w:fill="auto"/>
            <w:noWrap/>
            <w:vAlign w:val="bottom"/>
            <w:hideMark/>
          </w:tcPr>
          <w:p w14:paraId="15B765A0"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5549</w:t>
            </w:r>
          </w:p>
        </w:tc>
        <w:tc>
          <w:tcPr>
            <w:tcW w:w="709" w:type="dxa"/>
            <w:vMerge/>
            <w:tcBorders>
              <w:top w:val="nil"/>
              <w:left w:val="single" w:sz="4" w:space="0" w:color="auto"/>
              <w:bottom w:val="single" w:sz="4" w:space="0" w:color="auto"/>
              <w:right w:val="single" w:sz="4" w:space="0" w:color="auto"/>
            </w:tcBorders>
            <w:shd w:val="clear" w:color="auto" w:fill="auto"/>
            <w:vAlign w:val="center"/>
            <w:hideMark/>
          </w:tcPr>
          <w:p w14:paraId="15B765A1" w14:textId="77777777" w:rsidR="00286D57" w:rsidRPr="008D05C0" w:rsidRDefault="00286D57" w:rsidP="00EA326D">
            <w:pPr>
              <w:rPr>
                <w:rFonts w:ascii="Calibri" w:hAnsi="Calibri"/>
                <w:sz w:val="20"/>
                <w:szCs w:val="20"/>
                <w:lang w:val="es-PE" w:eastAsia="es-PE"/>
              </w:rPr>
            </w:pPr>
          </w:p>
        </w:tc>
        <w:tc>
          <w:tcPr>
            <w:tcW w:w="1184" w:type="dxa"/>
            <w:tcBorders>
              <w:top w:val="nil"/>
              <w:left w:val="nil"/>
              <w:bottom w:val="single" w:sz="4" w:space="0" w:color="auto"/>
              <w:right w:val="single" w:sz="4" w:space="0" w:color="auto"/>
            </w:tcBorders>
            <w:shd w:val="clear" w:color="auto" w:fill="auto"/>
            <w:noWrap/>
            <w:vAlign w:val="center"/>
            <w:hideMark/>
          </w:tcPr>
          <w:p w14:paraId="15B765A2"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1699</w:t>
            </w:r>
          </w:p>
        </w:tc>
        <w:tc>
          <w:tcPr>
            <w:tcW w:w="658" w:type="dxa"/>
            <w:tcBorders>
              <w:top w:val="nil"/>
              <w:left w:val="nil"/>
              <w:bottom w:val="single" w:sz="4" w:space="0" w:color="auto"/>
              <w:right w:val="single" w:sz="4" w:space="0" w:color="auto"/>
            </w:tcBorders>
            <w:shd w:val="clear" w:color="auto" w:fill="auto"/>
            <w:noWrap/>
            <w:vAlign w:val="bottom"/>
            <w:hideMark/>
          </w:tcPr>
          <w:p w14:paraId="15B765A3"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31%</w:t>
            </w:r>
          </w:p>
        </w:tc>
        <w:tc>
          <w:tcPr>
            <w:tcW w:w="1456" w:type="dxa"/>
            <w:tcBorders>
              <w:top w:val="nil"/>
              <w:left w:val="nil"/>
              <w:bottom w:val="single" w:sz="4" w:space="0" w:color="auto"/>
              <w:right w:val="single" w:sz="4" w:space="0" w:color="auto"/>
            </w:tcBorders>
            <w:shd w:val="clear" w:color="auto" w:fill="auto"/>
            <w:noWrap/>
            <w:vAlign w:val="center"/>
            <w:hideMark/>
          </w:tcPr>
          <w:p w14:paraId="15B765A4"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3850</w:t>
            </w:r>
          </w:p>
        </w:tc>
        <w:tc>
          <w:tcPr>
            <w:tcW w:w="891" w:type="dxa"/>
            <w:tcBorders>
              <w:top w:val="nil"/>
              <w:left w:val="nil"/>
              <w:bottom w:val="single" w:sz="4" w:space="0" w:color="auto"/>
              <w:right w:val="single" w:sz="4" w:space="0" w:color="auto"/>
            </w:tcBorders>
            <w:shd w:val="clear" w:color="auto" w:fill="auto"/>
            <w:noWrap/>
            <w:vAlign w:val="bottom"/>
            <w:hideMark/>
          </w:tcPr>
          <w:p w14:paraId="15B765A5"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69%</w:t>
            </w:r>
          </w:p>
        </w:tc>
      </w:tr>
      <w:tr w:rsidR="00286D57" w:rsidRPr="008D05C0" w14:paraId="15B765AE" w14:textId="77777777" w:rsidTr="00EA326D">
        <w:trPr>
          <w:trHeight w:val="300"/>
          <w:jc w:val="center"/>
        </w:trPr>
        <w:tc>
          <w:tcPr>
            <w:tcW w:w="20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5A7" w14:textId="77777777" w:rsidR="00286D57" w:rsidRPr="008D05C0" w:rsidRDefault="00286D57" w:rsidP="00EA326D">
            <w:pPr>
              <w:rPr>
                <w:rFonts w:ascii="Calibri" w:hAnsi="Calibri"/>
                <w:bCs/>
                <w:sz w:val="20"/>
                <w:szCs w:val="20"/>
                <w:lang w:val="es-PE" w:eastAsia="es-PE"/>
              </w:rPr>
            </w:pPr>
            <w:r w:rsidRPr="008D05C0">
              <w:rPr>
                <w:rFonts w:ascii="Calibri" w:hAnsi="Calibri"/>
                <w:bCs/>
                <w:sz w:val="20"/>
                <w:szCs w:val="20"/>
                <w:lang w:val="es-PE" w:eastAsia="es-PE"/>
              </w:rPr>
              <w:t>Tacna</w:t>
            </w:r>
          </w:p>
        </w:tc>
        <w:tc>
          <w:tcPr>
            <w:tcW w:w="851" w:type="dxa"/>
            <w:tcBorders>
              <w:top w:val="nil"/>
              <w:left w:val="nil"/>
              <w:bottom w:val="single" w:sz="4" w:space="0" w:color="auto"/>
              <w:right w:val="single" w:sz="4" w:space="0" w:color="auto"/>
            </w:tcBorders>
            <w:shd w:val="clear" w:color="auto" w:fill="auto"/>
            <w:noWrap/>
            <w:vAlign w:val="bottom"/>
            <w:hideMark/>
          </w:tcPr>
          <w:p w14:paraId="15B765A8"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843</w:t>
            </w:r>
          </w:p>
        </w:tc>
        <w:tc>
          <w:tcPr>
            <w:tcW w:w="709" w:type="dxa"/>
            <w:vMerge/>
            <w:tcBorders>
              <w:top w:val="nil"/>
              <w:left w:val="single" w:sz="4" w:space="0" w:color="auto"/>
              <w:bottom w:val="single" w:sz="4" w:space="0" w:color="auto"/>
              <w:right w:val="single" w:sz="4" w:space="0" w:color="auto"/>
            </w:tcBorders>
            <w:shd w:val="clear" w:color="auto" w:fill="auto"/>
            <w:vAlign w:val="center"/>
            <w:hideMark/>
          </w:tcPr>
          <w:p w14:paraId="15B765A9" w14:textId="77777777" w:rsidR="00286D57" w:rsidRPr="008D05C0" w:rsidRDefault="00286D57" w:rsidP="00EA326D">
            <w:pPr>
              <w:rPr>
                <w:rFonts w:ascii="Calibri" w:hAnsi="Calibri"/>
                <w:sz w:val="20"/>
                <w:szCs w:val="20"/>
                <w:lang w:val="es-PE" w:eastAsia="es-PE"/>
              </w:rPr>
            </w:pPr>
          </w:p>
        </w:tc>
        <w:tc>
          <w:tcPr>
            <w:tcW w:w="1184" w:type="dxa"/>
            <w:tcBorders>
              <w:top w:val="nil"/>
              <w:left w:val="nil"/>
              <w:bottom w:val="single" w:sz="4" w:space="0" w:color="auto"/>
              <w:right w:val="single" w:sz="4" w:space="0" w:color="auto"/>
            </w:tcBorders>
            <w:shd w:val="clear" w:color="auto" w:fill="auto"/>
            <w:noWrap/>
            <w:vAlign w:val="center"/>
            <w:hideMark/>
          </w:tcPr>
          <w:p w14:paraId="15B765AA"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207</w:t>
            </w:r>
          </w:p>
        </w:tc>
        <w:tc>
          <w:tcPr>
            <w:tcW w:w="658" w:type="dxa"/>
            <w:tcBorders>
              <w:top w:val="nil"/>
              <w:left w:val="nil"/>
              <w:bottom w:val="single" w:sz="4" w:space="0" w:color="auto"/>
              <w:right w:val="single" w:sz="4" w:space="0" w:color="auto"/>
            </w:tcBorders>
            <w:shd w:val="clear" w:color="auto" w:fill="auto"/>
            <w:noWrap/>
            <w:vAlign w:val="bottom"/>
            <w:hideMark/>
          </w:tcPr>
          <w:p w14:paraId="15B765AB"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25%</w:t>
            </w:r>
          </w:p>
        </w:tc>
        <w:tc>
          <w:tcPr>
            <w:tcW w:w="1456" w:type="dxa"/>
            <w:tcBorders>
              <w:top w:val="nil"/>
              <w:left w:val="nil"/>
              <w:bottom w:val="single" w:sz="4" w:space="0" w:color="auto"/>
              <w:right w:val="single" w:sz="4" w:space="0" w:color="auto"/>
            </w:tcBorders>
            <w:shd w:val="clear" w:color="auto" w:fill="auto"/>
            <w:noWrap/>
            <w:vAlign w:val="center"/>
            <w:hideMark/>
          </w:tcPr>
          <w:p w14:paraId="15B765AC"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636</w:t>
            </w:r>
          </w:p>
        </w:tc>
        <w:tc>
          <w:tcPr>
            <w:tcW w:w="891" w:type="dxa"/>
            <w:tcBorders>
              <w:top w:val="nil"/>
              <w:left w:val="nil"/>
              <w:bottom w:val="single" w:sz="4" w:space="0" w:color="auto"/>
              <w:right w:val="single" w:sz="4" w:space="0" w:color="auto"/>
            </w:tcBorders>
            <w:shd w:val="clear" w:color="auto" w:fill="auto"/>
            <w:noWrap/>
            <w:vAlign w:val="bottom"/>
            <w:hideMark/>
          </w:tcPr>
          <w:p w14:paraId="15B765AD"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75%</w:t>
            </w:r>
          </w:p>
        </w:tc>
      </w:tr>
      <w:tr w:rsidR="00286D57" w:rsidRPr="008D05C0" w14:paraId="15B765B6" w14:textId="77777777" w:rsidTr="00EA326D">
        <w:trPr>
          <w:trHeight w:val="300"/>
          <w:jc w:val="center"/>
        </w:trPr>
        <w:tc>
          <w:tcPr>
            <w:tcW w:w="20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5AF" w14:textId="77777777" w:rsidR="00286D57" w:rsidRPr="008D05C0" w:rsidRDefault="00286D57" w:rsidP="00EA326D">
            <w:pPr>
              <w:rPr>
                <w:rFonts w:ascii="Calibri" w:hAnsi="Calibri"/>
                <w:bCs/>
                <w:sz w:val="20"/>
                <w:szCs w:val="20"/>
                <w:lang w:val="es-PE" w:eastAsia="es-PE"/>
              </w:rPr>
            </w:pPr>
            <w:r w:rsidRPr="008D05C0">
              <w:rPr>
                <w:rFonts w:ascii="Calibri" w:hAnsi="Calibri"/>
                <w:bCs/>
                <w:sz w:val="20"/>
                <w:szCs w:val="20"/>
                <w:lang w:val="es-PE" w:eastAsia="es-PE"/>
              </w:rPr>
              <w:t>Puno</w:t>
            </w:r>
          </w:p>
        </w:tc>
        <w:tc>
          <w:tcPr>
            <w:tcW w:w="851" w:type="dxa"/>
            <w:tcBorders>
              <w:top w:val="nil"/>
              <w:left w:val="nil"/>
              <w:bottom w:val="single" w:sz="4" w:space="0" w:color="auto"/>
              <w:right w:val="single" w:sz="4" w:space="0" w:color="auto"/>
            </w:tcBorders>
            <w:shd w:val="clear" w:color="auto" w:fill="auto"/>
            <w:noWrap/>
            <w:vAlign w:val="bottom"/>
            <w:hideMark/>
          </w:tcPr>
          <w:p w14:paraId="15B765B0"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271</w:t>
            </w:r>
          </w:p>
        </w:tc>
        <w:tc>
          <w:tcPr>
            <w:tcW w:w="709" w:type="dxa"/>
            <w:vMerge/>
            <w:tcBorders>
              <w:top w:val="nil"/>
              <w:left w:val="single" w:sz="4" w:space="0" w:color="auto"/>
              <w:bottom w:val="single" w:sz="4" w:space="0" w:color="auto"/>
              <w:right w:val="single" w:sz="4" w:space="0" w:color="auto"/>
            </w:tcBorders>
            <w:shd w:val="clear" w:color="auto" w:fill="auto"/>
            <w:vAlign w:val="center"/>
            <w:hideMark/>
          </w:tcPr>
          <w:p w14:paraId="15B765B1" w14:textId="77777777" w:rsidR="00286D57" w:rsidRPr="008D05C0" w:rsidRDefault="00286D57" w:rsidP="00EA326D">
            <w:pPr>
              <w:rPr>
                <w:rFonts w:ascii="Calibri" w:hAnsi="Calibri"/>
                <w:sz w:val="20"/>
                <w:szCs w:val="20"/>
                <w:lang w:val="es-PE" w:eastAsia="es-PE"/>
              </w:rPr>
            </w:pPr>
          </w:p>
        </w:tc>
        <w:tc>
          <w:tcPr>
            <w:tcW w:w="1184" w:type="dxa"/>
            <w:tcBorders>
              <w:top w:val="nil"/>
              <w:left w:val="nil"/>
              <w:bottom w:val="single" w:sz="4" w:space="0" w:color="auto"/>
              <w:right w:val="single" w:sz="4" w:space="0" w:color="auto"/>
            </w:tcBorders>
            <w:shd w:val="clear" w:color="auto" w:fill="auto"/>
            <w:noWrap/>
            <w:vAlign w:val="center"/>
            <w:hideMark/>
          </w:tcPr>
          <w:p w14:paraId="15B765B2"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49</w:t>
            </w:r>
          </w:p>
        </w:tc>
        <w:tc>
          <w:tcPr>
            <w:tcW w:w="658" w:type="dxa"/>
            <w:tcBorders>
              <w:top w:val="nil"/>
              <w:left w:val="nil"/>
              <w:bottom w:val="single" w:sz="4" w:space="0" w:color="auto"/>
              <w:right w:val="single" w:sz="4" w:space="0" w:color="auto"/>
            </w:tcBorders>
            <w:shd w:val="clear" w:color="auto" w:fill="auto"/>
            <w:noWrap/>
            <w:vAlign w:val="bottom"/>
            <w:hideMark/>
          </w:tcPr>
          <w:p w14:paraId="15B765B3"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18%</w:t>
            </w:r>
          </w:p>
        </w:tc>
        <w:tc>
          <w:tcPr>
            <w:tcW w:w="1456" w:type="dxa"/>
            <w:tcBorders>
              <w:top w:val="nil"/>
              <w:left w:val="nil"/>
              <w:bottom w:val="single" w:sz="4" w:space="0" w:color="auto"/>
              <w:right w:val="single" w:sz="4" w:space="0" w:color="auto"/>
            </w:tcBorders>
            <w:shd w:val="clear" w:color="auto" w:fill="auto"/>
            <w:noWrap/>
            <w:vAlign w:val="center"/>
            <w:hideMark/>
          </w:tcPr>
          <w:p w14:paraId="15B765B4"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222</w:t>
            </w:r>
          </w:p>
        </w:tc>
        <w:tc>
          <w:tcPr>
            <w:tcW w:w="891" w:type="dxa"/>
            <w:tcBorders>
              <w:top w:val="nil"/>
              <w:left w:val="nil"/>
              <w:bottom w:val="single" w:sz="4" w:space="0" w:color="auto"/>
              <w:right w:val="single" w:sz="4" w:space="0" w:color="auto"/>
            </w:tcBorders>
            <w:shd w:val="clear" w:color="auto" w:fill="auto"/>
            <w:noWrap/>
            <w:vAlign w:val="bottom"/>
            <w:hideMark/>
          </w:tcPr>
          <w:p w14:paraId="15B765B5"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82%</w:t>
            </w:r>
          </w:p>
        </w:tc>
      </w:tr>
      <w:tr w:rsidR="00286D57" w:rsidRPr="008D05C0" w14:paraId="15B765BE" w14:textId="77777777" w:rsidTr="00EA326D">
        <w:trPr>
          <w:trHeight w:val="300"/>
          <w:jc w:val="center"/>
        </w:trPr>
        <w:tc>
          <w:tcPr>
            <w:tcW w:w="20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5B7" w14:textId="77777777" w:rsidR="00286D57" w:rsidRPr="008D05C0" w:rsidRDefault="00286D57" w:rsidP="00EA326D">
            <w:pPr>
              <w:rPr>
                <w:rFonts w:ascii="Calibri" w:hAnsi="Calibri"/>
                <w:bCs/>
                <w:sz w:val="20"/>
                <w:szCs w:val="20"/>
                <w:lang w:val="es-PE" w:eastAsia="es-PE"/>
              </w:rPr>
            </w:pPr>
            <w:r w:rsidRPr="008D05C0">
              <w:rPr>
                <w:rFonts w:ascii="Calibri" w:hAnsi="Calibri"/>
                <w:bCs/>
                <w:sz w:val="20"/>
                <w:szCs w:val="20"/>
                <w:lang w:val="es-PE" w:eastAsia="es-PE"/>
              </w:rPr>
              <w:t>Cusco</w:t>
            </w:r>
          </w:p>
        </w:tc>
        <w:tc>
          <w:tcPr>
            <w:tcW w:w="851" w:type="dxa"/>
            <w:tcBorders>
              <w:top w:val="nil"/>
              <w:left w:val="nil"/>
              <w:bottom w:val="single" w:sz="4" w:space="0" w:color="auto"/>
              <w:right w:val="single" w:sz="4" w:space="0" w:color="auto"/>
            </w:tcBorders>
            <w:shd w:val="clear" w:color="auto" w:fill="auto"/>
            <w:noWrap/>
            <w:vAlign w:val="bottom"/>
            <w:hideMark/>
          </w:tcPr>
          <w:p w14:paraId="15B765B8"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4112</w:t>
            </w:r>
          </w:p>
        </w:tc>
        <w:tc>
          <w:tcPr>
            <w:tcW w:w="709" w:type="dxa"/>
            <w:vMerge/>
            <w:tcBorders>
              <w:top w:val="nil"/>
              <w:left w:val="single" w:sz="4" w:space="0" w:color="auto"/>
              <w:bottom w:val="single" w:sz="4" w:space="0" w:color="auto"/>
              <w:right w:val="single" w:sz="4" w:space="0" w:color="auto"/>
            </w:tcBorders>
            <w:shd w:val="clear" w:color="auto" w:fill="auto"/>
            <w:vAlign w:val="center"/>
            <w:hideMark/>
          </w:tcPr>
          <w:p w14:paraId="15B765B9" w14:textId="77777777" w:rsidR="00286D57" w:rsidRPr="008D05C0" w:rsidRDefault="00286D57" w:rsidP="00EA326D">
            <w:pPr>
              <w:rPr>
                <w:rFonts w:ascii="Calibri" w:hAnsi="Calibri"/>
                <w:sz w:val="20"/>
                <w:szCs w:val="20"/>
                <w:lang w:val="es-PE" w:eastAsia="es-PE"/>
              </w:rPr>
            </w:pPr>
          </w:p>
        </w:tc>
        <w:tc>
          <w:tcPr>
            <w:tcW w:w="1184" w:type="dxa"/>
            <w:tcBorders>
              <w:top w:val="nil"/>
              <w:left w:val="nil"/>
              <w:bottom w:val="single" w:sz="4" w:space="0" w:color="auto"/>
              <w:right w:val="single" w:sz="4" w:space="0" w:color="auto"/>
            </w:tcBorders>
            <w:shd w:val="clear" w:color="auto" w:fill="auto"/>
            <w:noWrap/>
            <w:vAlign w:val="center"/>
            <w:hideMark/>
          </w:tcPr>
          <w:p w14:paraId="15B765BA"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916</w:t>
            </w:r>
          </w:p>
        </w:tc>
        <w:tc>
          <w:tcPr>
            <w:tcW w:w="658" w:type="dxa"/>
            <w:tcBorders>
              <w:top w:val="nil"/>
              <w:left w:val="nil"/>
              <w:bottom w:val="single" w:sz="4" w:space="0" w:color="auto"/>
              <w:right w:val="single" w:sz="4" w:space="0" w:color="auto"/>
            </w:tcBorders>
            <w:shd w:val="clear" w:color="auto" w:fill="auto"/>
            <w:noWrap/>
            <w:vAlign w:val="bottom"/>
            <w:hideMark/>
          </w:tcPr>
          <w:p w14:paraId="15B765BB"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22%</w:t>
            </w:r>
          </w:p>
        </w:tc>
        <w:tc>
          <w:tcPr>
            <w:tcW w:w="1456" w:type="dxa"/>
            <w:tcBorders>
              <w:top w:val="nil"/>
              <w:left w:val="nil"/>
              <w:bottom w:val="single" w:sz="4" w:space="0" w:color="auto"/>
              <w:right w:val="single" w:sz="4" w:space="0" w:color="auto"/>
            </w:tcBorders>
            <w:shd w:val="clear" w:color="auto" w:fill="auto"/>
            <w:noWrap/>
            <w:vAlign w:val="center"/>
            <w:hideMark/>
          </w:tcPr>
          <w:p w14:paraId="15B765BC"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3196</w:t>
            </w:r>
          </w:p>
        </w:tc>
        <w:tc>
          <w:tcPr>
            <w:tcW w:w="891" w:type="dxa"/>
            <w:tcBorders>
              <w:top w:val="nil"/>
              <w:left w:val="nil"/>
              <w:bottom w:val="single" w:sz="4" w:space="0" w:color="auto"/>
              <w:right w:val="single" w:sz="4" w:space="0" w:color="auto"/>
            </w:tcBorders>
            <w:shd w:val="clear" w:color="auto" w:fill="auto"/>
            <w:noWrap/>
            <w:vAlign w:val="bottom"/>
            <w:hideMark/>
          </w:tcPr>
          <w:p w14:paraId="15B765BD"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78%</w:t>
            </w:r>
          </w:p>
        </w:tc>
      </w:tr>
      <w:tr w:rsidR="00286D57" w:rsidRPr="008D05C0" w14:paraId="15B765C6" w14:textId="77777777" w:rsidTr="00EA326D">
        <w:trPr>
          <w:trHeight w:val="300"/>
          <w:jc w:val="center"/>
        </w:trPr>
        <w:tc>
          <w:tcPr>
            <w:tcW w:w="20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5BF" w14:textId="77777777" w:rsidR="00286D57" w:rsidRPr="008D05C0" w:rsidRDefault="00286D57" w:rsidP="00EA326D">
            <w:pPr>
              <w:rPr>
                <w:rFonts w:ascii="Calibri" w:hAnsi="Calibri"/>
                <w:bCs/>
                <w:sz w:val="20"/>
                <w:szCs w:val="20"/>
                <w:lang w:val="es-PE" w:eastAsia="es-PE"/>
              </w:rPr>
            </w:pPr>
            <w:r w:rsidRPr="008D05C0">
              <w:rPr>
                <w:rFonts w:ascii="Calibri" w:hAnsi="Calibri"/>
                <w:bCs/>
                <w:sz w:val="20"/>
                <w:szCs w:val="20"/>
                <w:lang w:val="es-PE" w:eastAsia="es-PE"/>
              </w:rPr>
              <w:t>Pucallpa</w:t>
            </w:r>
          </w:p>
        </w:tc>
        <w:tc>
          <w:tcPr>
            <w:tcW w:w="851" w:type="dxa"/>
            <w:tcBorders>
              <w:top w:val="nil"/>
              <w:left w:val="nil"/>
              <w:bottom w:val="single" w:sz="4" w:space="0" w:color="auto"/>
              <w:right w:val="single" w:sz="4" w:space="0" w:color="auto"/>
            </w:tcBorders>
            <w:shd w:val="clear" w:color="auto" w:fill="auto"/>
            <w:noWrap/>
            <w:vAlign w:val="bottom"/>
            <w:hideMark/>
          </w:tcPr>
          <w:p w14:paraId="15B765C0"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709</w:t>
            </w:r>
          </w:p>
        </w:tc>
        <w:tc>
          <w:tcPr>
            <w:tcW w:w="709" w:type="dxa"/>
            <w:vMerge/>
            <w:tcBorders>
              <w:top w:val="nil"/>
              <w:left w:val="single" w:sz="4" w:space="0" w:color="auto"/>
              <w:bottom w:val="single" w:sz="4" w:space="0" w:color="auto"/>
              <w:right w:val="single" w:sz="4" w:space="0" w:color="auto"/>
            </w:tcBorders>
            <w:shd w:val="clear" w:color="auto" w:fill="auto"/>
            <w:vAlign w:val="center"/>
            <w:hideMark/>
          </w:tcPr>
          <w:p w14:paraId="15B765C1" w14:textId="77777777" w:rsidR="00286D57" w:rsidRPr="008D05C0" w:rsidRDefault="00286D57" w:rsidP="00EA326D">
            <w:pPr>
              <w:rPr>
                <w:rFonts w:ascii="Calibri" w:hAnsi="Calibri"/>
                <w:sz w:val="20"/>
                <w:szCs w:val="20"/>
                <w:lang w:val="es-PE" w:eastAsia="es-PE"/>
              </w:rPr>
            </w:pPr>
          </w:p>
        </w:tc>
        <w:tc>
          <w:tcPr>
            <w:tcW w:w="1184" w:type="dxa"/>
            <w:tcBorders>
              <w:top w:val="nil"/>
              <w:left w:val="nil"/>
              <w:bottom w:val="single" w:sz="4" w:space="0" w:color="auto"/>
              <w:right w:val="single" w:sz="4" w:space="0" w:color="auto"/>
            </w:tcBorders>
            <w:shd w:val="clear" w:color="auto" w:fill="auto"/>
            <w:noWrap/>
            <w:vAlign w:val="center"/>
            <w:hideMark/>
          </w:tcPr>
          <w:p w14:paraId="15B765C2"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102</w:t>
            </w:r>
          </w:p>
        </w:tc>
        <w:tc>
          <w:tcPr>
            <w:tcW w:w="658" w:type="dxa"/>
            <w:tcBorders>
              <w:top w:val="nil"/>
              <w:left w:val="nil"/>
              <w:bottom w:val="single" w:sz="4" w:space="0" w:color="auto"/>
              <w:right w:val="single" w:sz="4" w:space="0" w:color="auto"/>
            </w:tcBorders>
            <w:shd w:val="clear" w:color="auto" w:fill="auto"/>
            <w:noWrap/>
            <w:vAlign w:val="bottom"/>
            <w:hideMark/>
          </w:tcPr>
          <w:p w14:paraId="15B765C3"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14%</w:t>
            </w:r>
          </w:p>
        </w:tc>
        <w:tc>
          <w:tcPr>
            <w:tcW w:w="1456" w:type="dxa"/>
            <w:tcBorders>
              <w:top w:val="nil"/>
              <w:left w:val="nil"/>
              <w:bottom w:val="single" w:sz="4" w:space="0" w:color="auto"/>
              <w:right w:val="single" w:sz="4" w:space="0" w:color="auto"/>
            </w:tcBorders>
            <w:shd w:val="clear" w:color="auto" w:fill="auto"/>
            <w:noWrap/>
            <w:vAlign w:val="center"/>
            <w:hideMark/>
          </w:tcPr>
          <w:p w14:paraId="15B765C4"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607</w:t>
            </w:r>
          </w:p>
        </w:tc>
        <w:tc>
          <w:tcPr>
            <w:tcW w:w="891" w:type="dxa"/>
            <w:tcBorders>
              <w:top w:val="nil"/>
              <w:left w:val="nil"/>
              <w:bottom w:val="single" w:sz="4" w:space="0" w:color="auto"/>
              <w:right w:val="single" w:sz="4" w:space="0" w:color="auto"/>
            </w:tcBorders>
            <w:shd w:val="clear" w:color="auto" w:fill="auto"/>
            <w:noWrap/>
            <w:vAlign w:val="bottom"/>
            <w:hideMark/>
          </w:tcPr>
          <w:p w14:paraId="15B765C5"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86%</w:t>
            </w:r>
          </w:p>
        </w:tc>
      </w:tr>
      <w:tr w:rsidR="00286D57" w:rsidRPr="008D05C0" w14:paraId="15B765CE" w14:textId="77777777" w:rsidTr="00EA326D">
        <w:trPr>
          <w:trHeight w:val="300"/>
          <w:jc w:val="center"/>
        </w:trPr>
        <w:tc>
          <w:tcPr>
            <w:tcW w:w="20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5C7" w14:textId="77777777" w:rsidR="00286D57" w:rsidRPr="008D05C0" w:rsidRDefault="00286D57" w:rsidP="00EA326D">
            <w:pPr>
              <w:rPr>
                <w:rFonts w:ascii="Calibri" w:hAnsi="Calibri"/>
                <w:bCs/>
                <w:sz w:val="20"/>
                <w:szCs w:val="20"/>
                <w:lang w:val="es-PE" w:eastAsia="es-PE"/>
              </w:rPr>
            </w:pPr>
            <w:r w:rsidRPr="008D05C0">
              <w:rPr>
                <w:rFonts w:ascii="Calibri" w:hAnsi="Calibri"/>
                <w:bCs/>
                <w:sz w:val="20"/>
                <w:szCs w:val="20"/>
                <w:lang w:val="es-PE" w:eastAsia="es-PE"/>
              </w:rPr>
              <w:t>Iquitos</w:t>
            </w:r>
          </w:p>
        </w:tc>
        <w:tc>
          <w:tcPr>
            <w:tcW w:w="851" w:type="dxa"/>
            <w:tcBorders>
              <w:top w:val="nil"/>
              <w:left w:val="nil"/>
              <w:bottom w:val="single" w:sz="4" w:space="0" w:color="auto"/>
              <w:right w:val="single" w:sz="4" w:space="0" w:color="auto"/>
            </w:tcBorders>
            <w:shd w:val="clear" w:color="auto" w:fill="auto"/>
            <w:noWrap/>
            <w:vAlign w:val="bottom"/>
            <w:hideMark/>
          </w:tcPr>
          <w:p w14:paraId="15B765C8"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1311</w:t>
            </w:r>
          </w:p>
        </w:tc>
        <w:tc>
          <w:tcPr>
            <w:tcW w:w="709" w:type="dxa"/>
            <w:vMerge/>
            <w:tcBorders>
              <w:top w:val="nil"/>
              <w:left w:val="single" w:sz="4" w:space="0" w:color="auto"/>
              <w:bottom w:val="single" w:sz="4" w:space="0" w:color="auto"/>
              <w:right w:val="single" w:sz="4" w:space="0" w:color="auto"/>
            </w:tcBorders>
            <w:shd w:val="clear" w:color="auto" w:fill="auto"/>
            <w:vAlign w:val="center"/>
            <w:hideMark/>
          </w:tcPr>
          <w:p w14:paraId="15B765C9" w14:textId="77777777" w:rsidR="00286D57" w:rsidRPr="008D05C0" w:rsidRDefault="00286D57" w:rsidP="00EA326D">
            <w:pPr>
              <w:rPr>
                <w:rFonts w:ascii="Calibri" w:hAnsi="Calibri"/>
                <w:sz w:val="20"/>
                <w:szCs w:val="20"/>
                <w:lang w:val="es-PE" w:eastAsia="es-PE"/>
              </w:rPr>
            </w:pPr>
          </w:p>
        </w:tc>
        <w:tc>
          <w:tcPr>
            <w:tcW w:w="1184" w:type="dxa"/>
            <w:tcBorders>
              <w:top w:val="nil"/>
              <w:left w:val="nil"/>
              <w:bottom w:val="single" w:sz="4" w:space="0" w:color="auto"/>
              <w:right w:val="single" w:sz="4" w:space="0" w:color="auto"/>
            </w:tcBorders>
            <w:shd w:val="clear" w:color="auto" w:fill="auto"/>
            <w:noWrap/>
            <w:vAlign w:val="center"/>
            <w:hideMark/>
          </w:tcPr>
          <w:p w14:paraId="15B765CA"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178</w:t>
            </w:r>
          </w:p>
        </w:tc>
        <w:tc>
          <w:tcPr>
            <w:tcW w:w="658" w:type="dxa"/>
            <w:tcBorders>
              <w:top w:val="nil"/>
              <w:left w:val="nil"/>
              <w:bottom w:val="single" w:sz="4" w:space="0" w:color="auto"/>
              <w:right w:val="single" w:sz="4" w:space="0" w:color="auto"/>
            </w:tcBorders>
            <w:shd w:val="clear" w:color="auto" w:fill="auto"/>
            <w:noWrap/>
            <w:vAlign w:val="bottom"/>
            <w:hideMark/>
          </w:tcPr>
          <w:p w14:paraId="15B765CB"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14%</w:t>
            </w:r>
          </w:p>
        </w:tc>
        <w:tc>
          <w:tcPr>
            <w:tcW w:w="1456" w:type="dxa"/>
            <w:tcBorders>
              <w:top w:val="nil"/>
              <w:left w:val="nil"/>
              <w:bottom w:val="single" w:sz="4" w:space="0" w:color="auto"/>
              <w:right w:val="single" w:sz="4" w:space="0" w:color="auto"/>
            </w:tcBorders>
            <w:shd w:val="clear" w:color="auto" w:fill="auto"/>
            <w:noWrap/>
            <w:vAlign w:val="center"/>
            <w:hideMark/>
          </w:tcPr>
          <w:p w14:paraId="15B765CC"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1133</w:t>
            </w:r>
          </w:p>
        </w:tc>
        <w:tc>
          <w:tcPr>
            <w:tcW w:w="891" w:type="dxa"/>
            <w:tcBorders>
              <w:top w:val="nil"/>
              <w:left w:val="nil"/>
              <w:bottom w:val="single" w:sz="4" w:space="0" w:color="auto"/>
              <w:right w:val="single" w:sz="4" w:space="0" w:color="auto"/>
            </w:tcBorders>
            <w:shd w:val="clear" w:color="auto" w:fill="auto"/>
            <w:noWrap/>
            <w:vAlign w:val="bottom"/>
            <w:hideMark/>
          </w:tcPr>
          <w:p w14:paraId="15B765CD"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86%</w:t>
            </w:r>
          </w:p>
        </w:tc>
      </w:tr>
      <w:tr w:rsidR="00286D57" w:rsidRPr="008D05C0" w14:paraId="15B765D6" w14:textId="77777777" w:rsidTr="00EA326D">
        <w:trPr>
          <w:trHeight w:val="300"/>
          <w:jc w:val="center"/>
        </w:trPr>
        <w:tc>
          <w:tcPr>
            <w:tcW w:w="20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5CF" w14:textId="77777777" w:rsidR="00286D57" w:rsidRPr="008D05C0" w:rsidRDefault="00286D57" w:rsidP="00EA326D">
            <w:pPr>
              <w:rPr>
                <w:rFonts w:ascii="Calibri" w:hAnsi="Calibri"/>
                <w:bCs/>
                <w:sz w:val="20"/>
                <w:szCs w:val="20"/>
                <w:lang w:val="es-PE" w:eastAsia="es-PE"/>
              </w:rPr>
            </w:pPr>
            <w:r w:rsidRPr="008D05C0">
              <w:rPr>
                <w:rFonts w:ascii="Calibri" w:hAnsi="Calibri"/>
                <w:bCs/>
                <w:sz w:val="20"/>
                <w:szCs w:val="20"/>
                <w:lang w:val="es-PE" w:eastAsia="es-PE"/>
              </w:rPr>
              <w:t>Tarapoto</w:t>
            </w:r>
          </w:p>
        </w:tc>
        <w:tc>
          <w:tcPr>
            <w:tcW w:w="851" w:type="dxa"/>
            <w:tcBorders>
              <w:top w:val="nil"/>
              <w:left w:val="nil"/>
              <w:bottom w:val="single" w:sz="4" w:space="0" w:color="auto"/>
              <w:right w:val="single" w:sz="4" w:space="0" w:color="auto"/>
            </w:tcBorders>
            <w:shd w:val="clear" w:color="auto" w:fill="auto"/>
            <w:noWrap/>
            <w:vAlign w:val="bottom"/>
            <w:hideMark/>
          </w:tcPr>
          <w:p w14:paraId="15B765D0"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480</w:t>
            </w:r>
          </w:p>
        </w:tc>
        <w:tc>
          <w:tcPr>
            <w:tcW w:w="709" w:type="dxa"/>
            <w:vMerge/>
            <w:tcBorders>
              <w:top w:val="nil"/>
              <w:left w:val="single" w:sz="4" w:space="0" w:color="auto"/>
              <w:bottom w:val="single" w:sz="4" w:space="0" w:color="auto"/>
              <w:right w:val="single" w:sz="4" w:space="0" w:color="auto"/>
            </w:tcBorders>
            <w:shd w:val="clear" w:color="auto" w:fill="auto"/>
            <w:vAlign w:val="center"/>
            <w:hideMark/>
          </w:tcPr>
          <w:p w14:paraId="15B765D1" w14:textId="77777777" w:rsidR="00286D57" w:rsidRPr="008D05C0" w:rsidRDefault="00286D57" w:rsidP="00EA326D">
            <w:pPr>
              <w:rPr>
                <w:rFonts w:ascii="Calibri" w:hAnsi="Calibri"/>
                <w:sz w:val="20"/>
                <w:szCs w:val="20"/>
                <w:lang w:val="es-PE" w:eastAsia="es-PE"/>
              </w:rPr>
            </w:pPr>
          </w:p>
        </w:tc>
        <w:tc>
          <w:tcPr>
            <w:tcW w:w="1184" w:type="dxa"/>
            <w:tcBorders>
              <w:top w:val="nil"/>
              <w:left w:val="nil"/>
              <w:bottom w:val="single" w:sz="4" w:space="0" w:color="auto"/>
              <w:right w:val="single" w:sz="4" w:space="0" w:color="auto"/>
            </w:tcBorders>
            <w:shd w:val="clear" w:color="auto" w:fill="auto"/>
            <w:noWrap/>
            <w:vAlign w:val="center"/>
            <w:hideMark/>
          </w:tcPr>
          <w:p w14:paraId="15B765D2"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103</w:t>
            </w:r>
          </w:p>
        </w:tc>
        <w:tc>
          <w:tcPr>
            <w:tcW w:w="658" w:type="dxa"/>
            <w:tcBorders>
              <w:top w:val="nil"/>
              <w:left w:val="nil"/>
              <w:bottom w:val="single" w:sz="4" w:space="0" w:color="auto"/>
              <w:right w:val="single" w:sz="4" w:space="0" w:color="auto"/>
            </w:tcBorders>
            <w:shd w:val="clear" w:color="auto" w:fill="auto"/>
            <w:noWrap/>
            <w:vAlign w:val="bottom"/>
            <w:hideMark/>
          </w:tcPr>
          <w:p w14:paraId="15B765D3"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21%</w:t>
            </w:r>
          </w:p>
        </w:tc>
        <w:tc>
          <w:tcPr>
            <w:tcW w:w="1456" w:type="dxa"/>
            <w:tcBorders>
              <w:top w:val="nil"/>
              <w:left w:val="nil"/>
              <w:bottom w:val="single" w:sz="4" w:space="0" w:color="auto"/>
              <w:right w:val="single" w:sz="4" w:space="0" w:color="auto"/>
            </w:tcBorders>
            <w:shd w:val="clear" w:color="auto" w:fill="auto"/>
            <w:noWrap/>
            <w:vAlign w:val="center"/>
            <w:hideMark/>
          </w:tcPr>
          <w:p w14:paraId="15B765D4"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377</w:t>
            </w:r>
          </w:p>
        </w:tc>
        <w:tc>
          <w:tcPr>
            <w:tcW w:w="891" w:type="dxa"/>
            <w:tcBorders>
              <w:top w:val="nil"/>
              <w:left w:val="nil"/>
              <w:bottom w:val="single" w:sz="4" w:space="0" w:color="auto"/>
              <w:right w:val="single" w:sz="4" w:space="0" w:color="auto"/>
            </w:tcBorders>
            <w:shd w:val="clear" w:color="auto" w:fill="auto"/>
            <w:noWrap/>
            <w:vAlign w:val="bottom"/>
            <w:hideMark/>
          </w:tcPr>
          <w:p w14:paraId="15B765D5"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79%</w:t>
            </w:r>
          </w:p>
        </w:tc>
      </w:tr>
      <w:tr w:rsidR="00286D57" w:rsidRPr="008D05C0" w14:paraId="15B765DE" w14:textId="77777777" w:rsidTr="00EA326D">
        <w:trPr>
          <w:trHeight w:val="300"/>
          <w:jc w:val="center"/>
        </w:trPr>
        <w:tc>
          <w:tcPr>
            <w:tcW w:w="20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5D7" w14:textId="77777777" w:rsidR="00286D57" w:rsidRPr="008D05C0" w:rsidRDefault="00286D57" w:rsidP="00EA326D">
            <w:pPr>
              <w:rPr>
                <w:rFonts w:ascii="Calibri" w:hAnsi="Calibri"/>
                <w:bCs/>
                <w:sz w:val="20"/>
                <w:szCs w:val="20"/>
                <w:lang w:val="es-PE" w:eastAsia="es-PE"/>
              </w:rPr>
            </w:pPr>
            <w:r w:rsidRPr="008D05C0">
              <w:rPr>
                <w:rFonts w:ascii="Calibri" w:hAnsi="Calibri"/>
                <w:bCs/>
                <w:sz w:val="20"/>
                <w:szCs w:val="20"/>
                <w:lang w:val="es-PE" w:eastAsia="es-PE"/>
              </w:rPr>
              <w:t>Puerto Maldonado</w:t>
            </w:r>
          </w:p>
        </w:tc>
        <w:tc>
          <w:tcPr>
            <w:tcW w:w="851" w:type="dxa"/>
            <w:tcBorders>
              <w:top w:val="nil"/>
              <w:left w:val="nil"/>
              <w:bottom w:val="single" w:sz="4" w:space="0" w:color="auto"/>
              <w:right w:val="single" w:sz="4" w:space="0" w:color="auto"/>
            </w:tcBorders>
            <w:shd w:val="clear" w:color="auto" w:fill="auto"/>
            <w:noWrap/>
            <w:vAlign w:val="bottom"/>
            <w:hideMark/>
          </w:tcPr>
          <w:p w14:paraId="15B765D8"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262</w:t>
            </w:r>
          </w:p>
        </w:tc>
        <w:tc>
          <w:tcPr>
            <w:tcW w:w="709" w:type="dxa"/>
            <w:vMerge/>
            <w:tcBorders>
              <w:top w:val="nil"/>
              <w:left w:val="single" w:sz="4" w:space="0" w:color="auto"/>
              <w:bottom w:val="single" w:sz="4" w:space="0" w:color="auto"/>
              <w:right w:val="single" w:sz="4" w:space="0" w:color="auto"/>
            </w:tcBorders>
            <w:shd w:val="clear" w:color="auto" w:fill="auto"/>
            <w:vAlign w:val="center"/>
            <w:hideMark/>
          </w:tcPr>
          <w:p w14:paraId="15B765D9" w14:textId="77777777" w:rsidR="00286D57" w:rsidRPr="008D05C0" w:rsidRDefault="00286D57" w:rsidP="00EA326D">
            <w:pPr>
              <w:rPr>
                <w:rFonts w:ascii="Calibri" w:hAnsi="Calibri"/>
                <w:sz w:val="20"/>
                <w:szCs w:val="20"/>
                <w:lang w:val="es-PE" w:eastAsia="es-PE"/>
              </w:rPr>
            </w:pPr>
          </w:p>
        </w:tc>
        <w:tc>
          <w:tcPr>
            <w:tcW w:w="1184" w:type="dxa"/>
            <w:tcBorders>
              <w:top w:val="nil"/>
              <w:left w:val="nil"/>
              <w:bottom w:val="single" w:sz="4" w:space="0" w:color="auto"/>
              <w:right w:val="single" w:sz="4" w:space="0" w:color="auto"/>
            </w:tcBorders>
            <w:shd w:val="clear" w:color="auto" w:fill="auto"/>
            <w:noWrap/>
            <w:vAlign w:val="center"/>
            <w:hideMark/>
          </w:tcPr>
          <w:p w14:paraId="15B765DA"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12</w:t>
            </w:r>
          </w:p>
        </w:tc>
        <w:tc>
          <w:tcPr>
            <w:tcW w:w="658" w:type="dxa"/>
            <w:tcBorders>
              <w:top w:val="nil"/>
              <w:left w:val="nil"/>
              <w:bottom w:val="single" w:sz="4" w:space="0" w:color="auto"/>
              <w:right w:val="single" w:sz="4" w:space="0" w:color="auto"/>
            </w:tcBorders>
            <w:shd w:val="clear" w:color="auto" w:fill="auto"/>
            <w:noWrap/>
            <w:vAlign w:val="bottom"/>
            <w:hideMark/>
          </w:tcPr>
          <w:p w14:paraId="15B765DB"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5%</w:t>
            </w:r>
          </w:p>
        </w:tc>
        <w:tc>
          <w:tcPr>
            <w:tcW w:w="1456" w:type="dxa"/>
            <w:tcBorders>
              <w:top w:val="nil"/>
              <w:left w:val="nil"/>
              <w:bottom w:val="single" w:sz="4" w:space="0" w:color="auto"/>
              <w:right w:val="single" w:sz="4" w:space="0" w:color="auto"/>
            </w:tcBorders>
            <w:shd w:val="clear" w:color="auto" w:fill="auto"/>
            <w:noWrap/>
            <w:vAlign w:val="center"/>
            <w:hideMark/>
          </w:tcPr>
          <w:p w14:paraId="15B765DC"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250</w:t>
            </w:r>
          </w:p>
        </w:tc>
        <w:tc>
          <w:tcPr>
            <w:tcW w:w="891" w:type="dxa"/>
            <w:tcBorders>
              <w:top w:val="nil"/>
              <w:left w:val="nil"/>
              <w:bottom w:val="single" w:sz="4" w:space="0" w:color="auto"/>
              <w:right w:val="single" w:sz="4" w:space="0" w:color="auto"/>
            </w:tcBorders>
            <w:shd w:val="clear" w:color="auto" w:fill="auto"/>
            <w:noWrap/>
            <w:vAlign w:val="bottom"/>
            <w:hideMark/>
          </w:tcPr>
          <w:p w14:paraId="15B765DD"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95%</w:t>
            </w:r>
          </w:p>
        </w:tc>
      </w:tr>
      <w:tr w:rsidR="00286D57" w:rsidRPr="008D05C0" w14:paraId="15B765E6" w14:textId="77777777" w:rsidTr="00EA326D">
        <w:trPr>
          <w:trHeight w:val="300"/>
          <w:jc w:val="center"/>
        </w:trPr>
        <w:tc>
          <w:tcPr>
            <w:tcW w:w="20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5DF" w14:textId="77777777" w:rsidR="00286D57" w:rsidRPr="008D05C0" w:rsidRDefault="00286D57" w:rsidP="00EA326D">
            <w:pPr>
              <w:rPr>
                <w:rFonts w:ascii="Calibri" w:hAnsi="Calibri"/>
                <w:bCs/>
                <w:sz w:val="20"/>
                <w:szCs w:val="20"/>
                <w:lang w:val="es-PE" w:eastAsia="es-PE"/>
              </w:rPr>
            </w:pPr>
            <w:r w:rsidRPr="008D05C0">
              <w:rPr>
                <w:rFonts w:ascii="Calibri" w:hAnsi="Calibri"/>
                <w:bCs/>
                <w:sz w:val="20"/>
                <w:szCs w:val="20"/>
                <w:lang w:val="es-PE" w:eastAsia="es-PE"/>
              </w:rPr>
              <w:t>Postal del Callao</w:t>
            </w:r>
          </w:p>
        </w:tc>
        <w:tc>
          <w:tcPr>
            <w:tcW w:w="851" w:type="dxa"/>
            <w:tcBorders>
              <w:top w:val="nil"/>
              <w:left w:val="nil"/>
              <w:bottom w:val="single" w:sz="4" w:space="0" w:color="auto"/>
              <w:right w:val="single" w:sz="4" w:space="0" w:color="auto"/>
            </w:tcBorders>
            <w:shd w:val="clear" w:color="auto" w:fill="auto"/>
            <w:noWrap/>
            <w:vAlign w:val="bottom"/>
            <w:hideMark/>
          </w:tcPr>
          <w:p w14:paraId="15B765E0"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82334</w:t>
            </w:r>
          </w:p>
        </w:tc>
        <w:tc>
          <w:tcPr>
            <w:tcW w:w="709" w:type="dxa"/>
            <w:tcBorders>
              <w:top w:val="nil"/>
              <w:left w:val="nil"/>
              <w:bottom w:val="single" w:sz="4" w:space="0" w:color="auto"/>
              <w:right w:val="single" w:sz="4" w:space="0" w:color="auto"/>
            </w:tcBorders>
            <w:shd w:val="clear" w:color="auto" w:fill="auto"/>
            <w:noWrap/>
            <w:vAlign w:val="bottom"/>
            <w:hideMark/>
          </w:tcPr>
          <w:p w14:paraId="15B765E1"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78%</w:t>
            </w:r>
          </w:p>
        </w:tc>
        <w:tc>
          <w:tcPr>
            <w:tcW w:w="1184" w:type="dxa"/>
            <w:tcBorders>
              <w:top w:val="nil"/>
              <w:left w:val="nil"/>
              <w:bottom w:val="single" w:sz="4" w:space="0" w:color="auto"/>
              <w:right w:val="single" w:sz="4" w:space="0" w:color="auto"/>
            </w:tcBorders>
            <w:shd w:val="clear" w:color="auto" w:fill="auto"/>
            <w:noWrap/>
            <w:vAlign w:val="bottom"/>
            <w:hideMark/>
          </w:tcPr>
          <w:p w14:paraId="15B765E2"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22143</w:t>
            </w:r>
          </w:p>
        </w:tc>
        <w:tc>
          <w:tcPr>
            <w:tcW w:w="658" w:type="dxa"/>
            <w:tcBorders>
              <w:top w:val="nil"/>
              <w:left w:val="nil"/>
              <w:bottom w:val="single" w:sz="4" w:space="0" w:color="auto"/>
              <w:right w:val="single" w:sz="4" w:space="0" w:color="auto"/>
            </w:tcBorders>
            <w:shd w:val="clear" w:color="auto" w:fill="auto"/>
            <w:noWrap/>
            <w:vAlign w:val="bottom"/>
            <w:hideMark/>
          </w:tcPr>
          <w:p w14:paraId="15B765E3"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27%</w:t>
            </w:r>
          </w:p>
        </w:tc>
        <w:tc>
          <w:tcPr>
            <w:tcW w:w="1456" w:type="dxa"/>
            <w:tcBorders>
              <w:top w:val="nil"/>
              <w:left w:val="nil"/>
              <w:bottom w:val="single" w:sz="4" w:space="0" w:color="auto"/>
              <w:right w:val="single" w:sz="4" w:space="0" w:color="auto"/>
            </w:tcBorders>
            <w:shd w:val="clear" w:color="auto" w:fill="auto"/>
            <w:noWrap/>
            <w:vAlign w:val="bottom"/>
            <w:hideMark/>
          </w:tcPr>
          <w:p w14:paraId="15B765E4"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60196</w:t>
            </w:r>
          </w:p>
        </w:tc>
        <w:tc>
          <w:tcPr>
            <w:tcW w:w="891" w:type="dxa"/>
            <w:tcBorders>
              <w:top w:val="nil"/>
              <w:left w:val="nil"/>
              <w:bottom w:val="single" w:sz="4" w:space="0" w:color="auto"/>
              <w:right w:val="single" w:sz="4" w:space="0" w:color="auto"/>
            </w:tcBorders>
            <w:shd w:val="clear" w:color="auto" w:fill="auto"/>
            <w:noWrap/>
            <w:vAlign w:val="bottom"/>
            <w:hideMark/>
          </w:tcPr>
          <w:p w14:paraId="15B765E5"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73%</w:t>
            </w:r>
          </w:p>
        </w:tc>
      </w:tr>
      <w:tr w:rsidR="00286D57" w:rsidRPr="00752A5B" w14:paraId="15B765EE" w14:textId="77777777" w:rsidTr="00EA326D">
        <w:trPr>
          <w:trHeight w:val="300"/>
          <w:jc w:val="center"/>
        </w:trPr>
        <w:tc>
          <w:tcPr>
            <w:tcW w:w="203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5E7" w14:textId="77777777" w:rsidR="00286D57" w:rsidRPr="008D05C0" w:rsidRDefault="00286D57" w:rsidP="00EA326D">
            <w:pPr>
              <w:rPr>
                <w:rFonts w:ascii="Calibri" w:hAnsi="Calibri"/>
                <w:b/>
                <w:bCs/>
                <w:sz w:val="20"/>
                <w:szCs w:val="20"/>
                <w:lang w:val="es-PE" w:eastAsia="es-PE"/>
              </w:rPr>
            </w:pPr>
            <w:r w:rsidRPr="008D05C0">
              <w:rPr>
                <w:rFonts w:ascii="Calibri" w:hAnsi="Calibri"/>
                <w:b/>
                <w:bCs/>
                <w:sz w:val="20"/>
                <w:szCs w:val="20"/>
                <w:lang w:val="es-PE" w:eastAsia="es-PE"/>
              </w:rPr>
              <w:t>TOTAL</w:t>
            </w:r>
          </w:p>
        </w:tc>
        <w:tc>
          <w:tcPr>
            <w:tcW w:w="851" w:type="dxa"/>
            <w:tcBorders>
              <w:top w:val="single" w:sz="4" w:space="0" w:color="auto"/>
              <w:left w:val="nil"/>
              <w:bottom w:val="single" w:sz="4" w:space="0" w:color="auto"/>
              <w:right w:val="single" w:sz="4" w:space="0" w:color="auto"/>
            </w:tcBorders>
            <w:shd w:val="clear" w:color="auto" w:fill="auto"/>
            <w:noWrap/>
            <w:vAlign w:val="bottom"/>
            <w:hideMark/>
          </w:tcPr>
          <w:p w14:paraId="15B765E8"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105557</w:t>
            </w:r>
          </w:p>
        </w:tc>
        <w:tc>
          <w:tcPr>
            <w:tcW w:w="709" w:type="dxa"/>
            <w:tcBorders>
              <w:top w:val="single" w:sz="4" w:space="0" w:color="auto"/>
              <w:left w:val="nil"/>
              <w:bottom w:val="single" w:sz="4" w:space="0" w:color="auto"/>
              <w:right w:val="single" w:sz="4" w:space="0" w:color="auto"/>
            </w:tcBorders>
            <w:shd w:val="clear" w:color="auto" w:fill="auto"/>
            <w:noWrap/>
            <w:vAlign w:val="bottom"/>
            <w:hideMark/>
          </w:tcPr>
          <w:p w14:paraId="15B765E9"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100%</w:t>
            </w:r>
          </w:p>
        </w:tc>
        <w:tc>
          <w:tcPr>
            <w:tcW w:w="1184" w:type="dxa"/>
            <w:tcBorders>
              <w:top w:val="single" w:sz="4" w:space="0" w:color="auto"/>
              <w:left w:val="nil"/>
              <w:bottom w:val="single" w:sz="4" w:space="0" w:color="auto"/>
              <w:right w:val="single" w:sz="4" w:space="0" w:color="auto"/>
            </w:tcBorders>
            <w:shd w:val="clear" w:color="auto" w:fill="auto"/>
            <w:noWrap/>
            <w:vAlign w:val="bottom"/>
            <w:hideMark/>
          </w:tcPr>
          <w:p w14:paraId="15B765EA"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27498</w:t>
            </w:r>
          </w:p>
        </w:tc>
        <w:tc>
          <w:tcPr>
            <w:tcW w:w="658" w:type="dxa"/>
            <w:tcBorders>
              <w:top w:val="single" w:sz="4" w:space="0" w:color="auto"/>
              <w:left w:val="nil"/>
              <w:bottom w:val="single" w:sz="4" w:space="0" w:color="auto"/>
              <w:right w:val="single" w:sz="4" w:space="0" w:color="auto"/>
            </w:tcBorders>
            <w:shd w:val="clear" w:color="auto" w:fill="auto"/>
            <w:noWrap/>
            <w:vAlign w:val="bottom"/>
            <w:hideMark/>
          </w:tcPr>
          <w:p w14:paraId="15B765EB"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26%</w:t>
            </w:r>
          </w:p>
        </w:tc>
        <w:tc>
          <w:tcPr>
            <w:tcW w:w="1456" w:type="dxa"/>
            <w:tcBorders>
              <w:top w:val="single" w:sz="4" w:space="0" w:color="auto"/>
              <w:left w:val="nil"/>
              <w:bottom w:val="single" w:sz="4" w:space="0" w:color="auto"/>
              <w:right w:val="single" w:sz="4" w:space="0" w:color="auto"/>
            </w:tcBorders>
            <w:shd w:val="clear" w:color="auto" w:fill="auto"/>
            <w:noWrap/>
            <w:vAlign w:val="bottom"/>
            <w:hideMark/>
          </w:tcPr>
          <w:p w14:paraId="15B765EC" w14:textId="77777777" w:rsidR="00286D57" w:rsidRPr="008D05C0"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78064</w:t>
            </w:r>
          </w:p>
        </w:tc>
        <w:tc>
          <w:tcPr>
            <w:tcW w:w="891" w:type="dxa"/>
            <w:tcBorders>
              <w:top w:val="single" w:sz="4" w:space="0" w:color="auto"/>
              <w:left w:val="nil"/>
              <w:bottom w:val="single" w:sz="4" w:space="0" w:color="auto"/>
              <w:right w:val="single" w:sz="4" w:space="0" w:color="auto"/>
            </w:tcBorders>
            <w:shd w:val="clear" w:color="auto" w:fill="auto"/>
            <w:noWrap/>
            <w:vAlign w:val="bottom"/>
            <w:hideMark/>
          </w:tcPr>
          <w:p w14:paraId="15B765ED" w14:textId="77777777" w:rsidR="00286D57" w:rsidRPr="00752A5B" w:rsidRDefault="00286D57" w:rsidP="00EA326D">
            <w:pPr>
              <w:jc w:val="center"/>
              <w:rPr>
                <w:rFonts w:ascii="Calibri" w:hAnsi="Calibri"/>
                <w:sz w:val="20"/>
                <w:szCs w:val="20"/>
                <w:lang w:val="es-PE" w:eastAsia="es-PE"/>
              </w:rPr>
            </w:pPr>
            <w:r w:rsidRPr="008D05C0">
              <w:rPr>
                <w:rFonts w:ascii="Calibri" w:hAnsi="Calibri"/>
                <w:sz w:val="20"/>
                <w:szCs w:val="20"/>
                <w:lang w:val="es-PE" w:eastAsia="es-PE"/>
              </w:rPr>
              <w:t>74%</w:t>
            </w:r>
          </w:p>
        </w:tc>
      </w:tr>
    </w:tbl>
    <w:p w14:paraId="15B765EF" w14:textId="77777777" w:rsidR="00286D57" w:rsidRPr="00752A5B" w:rsidRDefault="00286D57" w:rsidP="00286D57">
      <w:pPr>
        <w:tabs>
          <w:tab w:val="num" w:pos="1276"/>
        </w:tabs>
        <w:rPr>
          <w:rFonts w:cs="Arial"/>
          <w:sz w:val="20"/>
          <w:szCs w:val="20"/>
        </w:rPr>
      </w:pPr>
    </w:p>
    <w:p w14:paraId="15B765F0" w14:textId="77777777" w:rsidR="00286D57" w:rsidRPr="00752A5B" w:rsidRDefault="00286D57" w:rsidP="00286D57">
      <w:pPr>
        <w:tabs>
          <w:tab w:val="num" w:pos="1276"/>
        </w:tabs>
        <w:rPr>
          <w:rFonts w:cs="Arial"/>
          <w:sz w:val="20"/>
          <w:szCs w:val="20"/>
        </w:rPr>
      </w:pPr>
    </w:p>
    <w:p w14:paraId="15B765F1" w14:textId="77777777" w:rsidR="00286D57" w:rsidRPr="00752A5B" w:rsidRDefault="00286D57" w:rsidP="00286D57">
      <w:pPr>
        <w:tabs>
          <w:tab w:val="num" w:pos="1276"/>
        </w:tabs>
        <w:rPr>
          <w:rFonts w:cs="Arial"/>
          <w:sz w:val="20"/>
          <w:szCs w:val="20"/>
        </w:rPr>
      </w:pPr>
    </w:p>
    <w:tbl>
      <w:tblPr>
        <w:tblW w:w="7755" w:type="dxa"/>
        <w:jc w:val="center"/>
        <w:tblInd w:w="667" w:type="dxa"/>
        <w:tblCellMar>
          <w:left w:w="70" w:type="dxa"/>
          <w:right w:w="70" w:type="dxa"/>
        </w:tblCellMar>
        <w:tblLook w:val="04A0" w:firstRow="1" w:lastRow="0" w:firstColumn="1" w:lastColumn="0" w:noHBand="0" w:noVBand="1"/>
      </w:tblPr>
      <w:tblGrid>
        <w:gridCol w:w="2049"/>
        <w:gridCol w:w="795"/>
        <w:gridCol w:w="640"/>
        <w:gridCol w:w="1378"/>
        <w:gridCol w:w="498"/>
        <w:gridCol w:w="1598"/>
        <w:gridCol w:w="797"/>
      </w:tblGrid>
      <w:tr w:rsidR="00286D57" w:rsidRPr="00752A5B" w14:paraId="15B765F3" w14:textId="77777777" w:rsidTr="00EA326D">
        <w:trPr>
          <w:trHeight w:val="300"/>
          <w:jc w:val="center"/>
        </w:trPr>
        <w:tc>
          <w:tcPr>
            <w:tcW w:w="7755"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5F2" w14:textId="77777777" w:rsidR="00286D57" w:rsidRPr="00752A5B" w:rsidRDefault="00286D57" w:rsidP="00EA326D">
            <w:pPr>
              <w:jc w:val="center"/>
              <w:rPr>
                <w:rFonts w:ascii="Calibri" w:hAnsi="Calibri"/>
                <w:b/>
                <w:bCs/>
                <w:sz w:val="20"/>
                <w:szCs w:val="20"/>
                <w:lang w:val="es-PE" w:eastAsia="es-PE"/>
              </w:rPr>
            </w:pPr>
            <w:r w:rsidRPr="00752A5B">
              <w:rPr>
                <w:rFonts w:ascii="Calibri" w:hAnsi="Calibri"/>
                <w:b/>
                <w:bCs/>
                <w:sz w:val="20"/>
                <w:szCs w:val="20"/>
                <w:lang w:val="es-PE" w:eastAsia="es-PE"/>
              </w:rPr>
              <w:t>DS Courier Numeradas De US $ 0-100</w:t>
            </w:r>
          </w:p>
        </w:tc>
      </w:tr>
      <w:tr w:rsidR="00286D57" w:rsidRPr="00752A5B" w14:paraId="15B765FB" w14:textId="77777777" w:rsidTr="00EA326D">
        <w:trPr>
          <w:trHeight w:val="300"/>
          <w:jc w:val="center"/>
        </w:trPr>
        <w:tc>
          <w:tcPr>
            <w:tcW w:w="20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5F4" w14:textId="77777777" w:rsidR="00286D57" w:rsidRPr="00752A5B" w:rsidRDefault="00286D57" w:rsidP="00EA326D">
            <w:pPr>
              <w:rPr>
                <w:rFonts w:ascii="Calibri" w:hAnsi="Calibri"/>
                <w:b/>
                <w:bCs/>
                <w:sz w:val="20"/>
                <w:szCs w:val="20"/>
                <w:lang w:val="es-PE" w:eastAsia="es-PE"/>
              </w:rPr>
            </w:pPr>
            <w:r w:rsidRPr="00752A5B">
              <w:rPr>
                <w:rFonts w:ascii="Calibri" w:hAnsi="Calibri"/>
                <w:b/>
                <w:bCs/>
                <w:sz w:val="20"/>
                <w:szCs w:val="20"/>
                <w:lang w:val="es-PE" w:eastAsia="es-PE"/>
              </w:rPr>
              <w:t>ADUANAS</w:t>
            </w:r>
          </w:p>
        </w:tc>
        <w:tc>
          <w:tcPr>
            <w:tcW w:w="795" w:type="dxa"/>
            <w:tcBorders>
              <w:top w:val="single" w:sz="4" w:space="0" w:color="auto"/>
              <w:left w:val="nil"/>
              <w:bottom w:val="single" w:sz="4" w:space="0" w:color="auto"/>
              <w:right w:val="single" w:sz="4" w:space="0" w:color="auto"/>
            </w:tcBorders>
            <w:shd w:val="clear" w:color="auto" w:fill="auto"/>
            <w:noWrap/>
            <w:vAlign w:val="bottom"/>
            <w:hideMark/>
          </w:tcPr>
          <w:p w14:paraId="15B765F5" w14:textId="77777777" w:rsidR="00286D57" w:rsidRPr="00752A5B" w:rsidRDefault="00286D57" w:rsidP="00EA326D">
            <w:pPr>
              <w:jc w:val="center"/>
              <w:rPr>
                <w:rFonts w:ascii="Calibri" w:hAnsi="Calibri"/>
                <w:b/>
                <w:bCs/>
                <w:sz w:val="20"/>
                <w:szCs w:val="20"/>
                <w:lang w:val="es-PE" w:eastAsia="es-PE"/>
              </w:rPr>
            </w:pPr>
            <w:r w:rsidRPr="00752A5B">
              <w:rPr>
                <w:rFonts w:ascii="Calibri" w:hAnsi="Calibri"/>
                <w:b/>
                <w:bCs/>
                <w:sz w:val="20"/>
                <w:szCs w:val="20"/>
                <w:lang w:val="es-PE" w:eastAsia="es-PE"/>
              </w:rPr>
              <w:t>2011</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14:paraId="15B765F6" w14:textId="77777777" w:rsidR="00286D57" w:rsidRPr="00752A5B" w:rsidRDefault="00286D57" w:rsidP="00EA326D">
            <w:pPr>
              <w:jc w:val="center"/>
              <w:rPr>
                <w:rFonts w:ascii="Calibri" w:hAnsi="Calibri"/>
                <w:b/>
                <w:bCs/>
                <w:sz w:val="20"/>
                <w:szCs w:val="20"/>
                <w:lang w:val="es-PE" w:eastAsia="es-PE"/>
              </w:rPr>
            </w:pPr>
            <w:r w:rsidRPr="00752A5B">
              <w:rPr>
                <w:rFonts w:ascii="Calibri" w:hAnsi="Calibri"/>
                <w:b/>
                <w:bCs/>
                <w:sz w:val="20"/>
                <w:szCs w:val="20"/>
                <w:lang w:val="es-PE" w:eastAsia="es-PE"/>
              </w:rPr>
              <w:t>%</w:t>
            </w:r>
          </w:p>
        </w:tc>
        <w:tc>
          <w:tcPr>
            <w:tcW w:w="1378" w:type="dxa"/>
            <w:tcBorders>
              <w:top w:val="single" w:sz="4" w:space="0" w:color="auto"/>
              <w:left w:val="nil"/>
              <w:bottom w:val="single" w:sz="4" w:space="0" w:color="auto"/>
              <w:right w:val="single" w:sz="4" w:space="0" w:color="auto"/>
            </w:tcBorders>
            <w:shd w:val="clear" w:color="auto" w:fill="auto"/>
            <w:noWrap/>
            <w:vAlign w:val="bottom"/>
            <w:hideMark/>
          </w:tcPr>
          <w:p w14:paraId="15B765F7" w14:textId="77777777" w:rsidR="00286D57" w:rsidRPr="00752A5B" w:rsidRDefault="00286D57" w:rsidP="00EA326D">
            <w:pPr>
              <w:jc w:val="center"/>
              <w:rPr>
                <w:rFonts w:ascii="Calibri" w:hAnsi="Calibri"/>
                <w:b/>
                <w:bCs/>
                <w:sz w:val="20"/>
                <w:szCs w:val="20"/>
                <w:lang w:val="es-PE" w:eastAsia="es-PE"/>
              </w:rPr>
            </w:pPr>
            <w:r w:rsidRPr="00752A5B">
              <w:rPr>
                <w:rFonts w:ascii="Calibri" w:hAnsi="Calibri"/>
                <w:b/>
                <w:bCs/>
                <w:sz w:val="20"/>
                <w:szCs w:val="20"/>
                <w:lang w:val="es-PE" w:eastAsia="es-PE"/>
              </w:rPr>
              <w:t>afecto 2011</w:t>
            </w:r>
          </w:p>
        </w:tc>
        <w:tc>
          <w:tcPr>
            <w:tcW w:w="498" w:type="dxa"/>
            <w:tcBorders>
              <w:top w:val="single" w:sz="4" w:space="0" w:color="auto"/>
              <w:left w:val="nil"/>
              <w:bottom w:val="single" w:sz="4" w:space="0" w:color="auto"/>
              <w:right w:val="single" w:sz="4" w:space="0" w:color="auto"/>
            </w:tcBorders>
            <w:shd w:val="clear" w:color="auto" w:fill="auto"/>
            <w:noWrap/>
            <w:vAlign w:val="bottom"/>
            <w:hideMark/>
          </w:tcPr>
          <w:p w14:paraId="15B765F8" w14:textId="77777777" w:rsidR="00286D57" w:rsidRPr="00752A5B" w:rsidRDefault="00286D57" w:rsidP="00EA326D">
            <w:pPr>
              <w:jc w:val="center"/>
              <w:rPr>
                <w:rFonts w:ascii="Calibri" w:hAnsi="Calibri"/>
                <w:b/>
                <w:bCs/>
                <w:sz w:val="20"/>
                <w:szCs w:val="20"/>
                <w:lang w:val="es-PE" w:eastAsia="es-PE"/>
              </w:rPr>
            </w:pPr>
            <w:r w:rsidRPr="00752A5B">
              <w:rPr>
                <w:rFonts w:ascii="Calibri" w:hAnsi="Calibri"/>
                <w:b/>
                <w:bCs/>
                <w:sz w:val="20"/>
                <w:szCs w:val="20"/>
                <w:lang w:val="es-PE" w:eastAsia="es-PE"/>
              </w:rPr>
              <w:t>%</w:t>
            </w:r>
          </w:p>
        </w:tc>
        <w:tc>
          <w:tcPr>
            <w:tcW w:w="1598" w:type="dxa"/>
            <w:tcBorders>
              <w:top w:val="single" w:sz="4" w:space="0" w:color="auto"/>
              <w:left w:val="nil"/>
              <w:bottom w:val="single" w:sz="4" w:space="0" w:color="auto"/>
              <w:right w:val="single" w:sz="4" w:space="0" w:color="auto"/>
            </w:tcBorders>
            <w:shd w:val="clear" w:color="auto" w:fill="auto"/>
            <w:noWrap/>
            <w:vAlign w:val="bottom"/>
            <w:hideMark/>
          </w:tcPr>
          <w:p w14:paraId="15B765F9" w14:textId="77777777" w:rsidR="00286D57" w:rsidRPr="00752A5B" w:rsidRDefault="00286D57" w:rsidP="00EA326D">
            <w:pPr>
              <w:jc w:val="center"/>
              <w:rPr>
                <w:rFonts w:ascii="Calibri" w:hAnsi="Calibri"/>
                <w:b/>
                <w:bCs/>
                <w:sz w:val="20"/>
                <w:szCs w:val="20"/>
                <w:lang w:val="es-PE" w:eastAsia="es-PE"/>
              </w:rPr>
            </w:pPr>
            <w:r w:rsidRPr="00752A5B">
              <w:rPr>
                <w:rFonts w:ascii="Calibri" w:hAnsi="Calibri"/>
                <w:b/>
                <w:bCs/>
                <w:sz w:val="20"/>
                <w:szCs w:val="20"/>
                <w:lang w:val="es-PE" w:eastAsia="es-PE"/>
              </w:rPr>
              <w:t>inafecto 2011</w:t>
            </w:r>
          </w:p>
        </w:tc>
        <w:tc>
          <w:tcPr>
            <w:tcW w:w="797" w:type="dxa"/>
            <w:tcBorders>
              <w:top w:val="single" w:sz="4" w:space="0" w:color="auto"/>
              <w:left w:val="nil"/>
              <w:bottom w:val="single" w:sz="4" w:space="0" w:color="auto"/>
              <w:right w:val="single" w:sz="4" w:space="0" w:color="auto"/>
            </w:tcBorders>
            <w:shd w:val="clear" w:color="auto" w:fill="auto"/>
            <w:noWrap/>
            <w:vAlign w:val="bottom"/>
            <w:hideMark/>
          </w:tcPr>
          <w:p w14:paraId="15B765FA" w14:textId="77777777" w:rsidR="00286D57" w:rsidRPr="00752A5B" w:rsidRDefault="00286D57" w:rsidP="00EA326D">
            <w:pPr>
              <w:jc w:val="center"/>
              <w:rPr>
                <w:rFonts w:ascii="Calibri" w:hAnsi="Calibri"/>
                <w:b/>
                <w:bCs/>
                <w:sz w:val="20"/>
                <w:szCs w:val="20"/>
                <w:lang w:val="es-PE" w:eastAsia="es-PE"/>
              </w:rPr>
            </w:pPr>
            <w:r w:rsidRPr="00752A5B">
              <w:rPr>
                <w:rFonts w:ascii="Calibri" w:hAnsi="Calibri"/>
                <w:b/>
                <w:bCs/>
                <w:sz w:val="20"/>
                <w:szCs w:val="20"/>
                <w:lang w:val="es-PE" w:eastAsia="es-PE"/>
              </w:rPr>
              <w:t>%</w:t>
            </w:r>
          </w:p>
        </w:tc>
      </w:tr>
      <w:tr w:rsidR="00286D57" w:rsidRPr="00752A5B" w14:paraId="15B76603" w14:textId="77777777" w:rsidTr="00EA326D">
        <w:trPr>
          <w:trHeight w:val="300"/>
          <w:jc w:val="center"/>
        </w:trPr>
        <w:tc>
          <w:tcPr>
            <w:tcW w:w="20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5FC" w14:textId="77777777" w:rsidR="00286D57" w:rsidRPr="00752A5B" w:rsidRDefault="00286D57" w:rsidP="00EA326D">
            <w:pPr>
              <w:rPr>
                <w:rFonts w:ascii="Calibri" w:hAnsi="Calibri"/>
                <w:bCs/>
                <w:sz w:val="20"/>
                <w:szCs w:val="20"/>
                <w:lang w:val="es-PE" w:eastAsia="es-PE"/>
              </w:rPr>
            </w:pPr>
            <w:r w:rsidRPr="00752A5B">
              <w:rPr>
                <w:rFonts w:ascii="Calibri" w:hAnsi="Calibri"/>
                <w:bCs/>
                <w:sz w:val="20"/>
                <w:szCs w:val="20"/>
                <w:lang w:val="es-PE" w:eastAsia="es-PE"/>
              </w:rPr>
              <w:t>Paita</w:t>
            </w:r>
          </w:p>
        </w:tc>
        <w:tc>
          <w:tcPr>
            <w:tcW w:w="795" w:type="dxa"/>
            <w:tcBorders>
              <w:top w:val="nil"/>
              <w:left w:val="nil"/>
              <w:bottom w:val="single" w:sz="4" w:space="0" w:color="auto"/>
              <w:right w:val="single" w:sz="4" w:space="0" w:color="auto"/>
            </w:tcBorders>
            <w:shd w:val="clear" w:color="auto" w:fill="auto"/>
            <w:noWrap/>
            <w:vAlign w:val="bottom"/>
            <w:hideMark/>
          </w:tcPr>
          <w:p w14:paraId="15B765FD" w14:textId="77777777" w:rsidR="00286D57" w:rsidRPr="00752A5B" w:rsidRDefault="00286D57" w:rsidP="00EA326D">
            <w:pPr>
              <w:jc w:val="right"/>
              <w:rPr>
                <w:rFonts w:ascii="Calibri" w:hAnsi="Calibri"/>
                <w:sz w:val="20"/>
                <w:szCs w:val="20"/>
                <w:lang w:val="es-PE" w:eastAsia="es-PE"/>
              </w:rPr>
            </w:pPr>
            <w:r w:rsidRPr="00752A5B">
              <w:rPr>
                <w:rFonts w:ascii="Calibri" w:hAnsi="Calibri"/>
                <w:sz w:val="20"/>
                <w:szCs w:val="20"/>
                <w:lang w:val="es-PE" w:eastAsia="es-PE"/>
              </w:rPr>
              <w:t>86</w:t>
            </w:r>
          </w:p>
        </w:tc>
        <w:tc>
          <w:tcPr>
            <w:tcW w:w="6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5B765FE"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23%</w:t>
            </w:r>
          </w:p>
        </w:tc>
        <w:tc>
          <w:tcPr>
            <w:tcW w:w="1378" w:type="dxa"/>
            <w:tcBorders>
              <w:top w:val="nil"/>
              <w:left w:val="nil"/>
              <w:bottom w:val="single" w:sz="4" w:space="0" w:color="auto"/>
              <w:right w:val="single" w:sz="4" w:space="0" w:color="auto"/>
            </w:tcBorders>
            <w:shd w:val="clear" w:color="auto" w:fill="auto"/>
            <w:noWrap/>
            <w:vAlign w:val="center"/>
            <w:hideMark/>
          </w:tcPr>
          <w:p w14:paraId="15B765FF"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14</w:t>
            </w:r>
          </w:p>
        </w:tc>
        <w:tc>
          <w:tcPr>
            <w:tcW w:w="498" w:type="dxa"/>
            <w:tcBorders>
              <w:top w:val="nil"/>
              <w:left w:val="nil"/>
              <w:bottom w:val="single" w:sz="4" w:space="0" w:color="auto"/>
              <w:right w:val="single" w:sz="4" w:space="0" w:color="auto"/>
            </w:tcBorders>
            <w:shd w:val="clear" w:color="auto" w:fill="auto"/>
            <w:noWrap/>
            <w:vAlign w:val="bottom"/>
            <w:hideMark/>
          </w:tcPr>
          <w:p w14:paraId="15B76600"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16%</w:t>
            </w:r>
          </w:p>
        </w:tc>
        <w:tc>
          <w:tcPr>
            <w:tcW w:w="1598" w:type="dxa"/>
            <w:tcBorders>
              <w:top w:val="nil"/>
              <w:left w:val="nil"/>
              <w:bottom w:val="single" w:sz="4" w:space="0" w:color="auto"/>
              <w:right w:val="single" w:sz="4" w:space="0" w:color="auto"/>
            </w:tcBorders>
            <w:shd w:val="clear" w:color="auto" w:fill="auto"/>
            <w:noWrap/>
            <w:vAlign w:val="center"/>
            <w:hideMark/>
          </w:tcPr>
          <w:p w14:paraId="15B76601"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72</w:t>
            </w:r>
          </w:p>
        </w:tc>
        <w:tc>
          <w:tcPr>
            <w:tcW w:w="797" w:type="dxa"/>
            <w:tcBorders>
              <w:top w:val="nil"/>
              <w:left w:val="nil"/>
              <w:bottom w:val="single" w:sz="4" w:space="0" w:color="auto"/>
              <w:right w:val="single" w:sz="4" w:space="0" w:color="auto"/>
            </w:tcBorders>
            <w:shd w:val="clear" w:color="auto" w:fill="auto"/>
            <w:noWrap/>
            <w:vAlign w:val="bottom"/>
            <w:hideMark/>
          </w:tcPr>
          <w:p w14:paraId="15B76602"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84%</w:t>
            </w:r>
          </w:p>
        </w:tc>
      </w:tr>
      <w:tr w:rsidR="00286D57" w:rsidRPr="00752A5B" w14:paraId="15B7660B" w14:textId="77777777" w:rsidTr="00EA326D">
        <w:trPr>
          <w:trHeight w:val="300"/>
          <w:jc w:val="center"/>
        </w:trPr>
        <w:tc>
          <w:tcPr>
            <w:tcW w:w="20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604" w14:textId="77777777" w:rsidR="00286D57" w:rsidRPr="00752A5B" w:rsidRDefault="00286D57" w:rsidP="00EA326D">
            <w:pPr>
              <w:rPr>
                <w:rFonts w:ascii="Calibri" w:hAnsi="Calibri"/>
                <w:bCs/>
                <w:sz w:val="20"/>
                <w:szCs w:val="20"/>
                <w:lang w:val="es-PE" w:eastAsia="es-PE"/>
              </w:rPr>
            </w:pPr>
            <w:r w:rsidRPr="00752A5B">
              <w:rPr>
                <w:rFonts w:ascii="Calibri" w:hAnsi="Calibri"/>
                <w:bCs/>
                <w:sz w:val="20"/>
                <w:szCs w:val="20"/>
                <w:lang w:val="es-PE" w:eastAsia="es-PE"/>
              </w:rPr>
              <w:t>Chiclayo</w:t>
            </w:r>
          </w:p>
        </w:tc>
        <w:tc>
          <w:tcPr>
            <w:tcW w:w="795" w:type="dxa"/>
            <w:tcBorders>
              <w:top w:val="nil"/>
              <w:left w:val="nil"/>
              <w:bottom w:val="single" w:sz="4" w:space="0" w:color="auto"/>
              <w:right w:val="single" w:sz="4" w:space="0" w:color="auto"/>
            </w:tcBorders>
            <w:shd w:val="clear" w:color="auto" w:fill="auto"/>
            <w:noWrap/>
            <w:vAlign w:val="bottom"/>
            <w:hideMark/>
          </w:tcPr>
          <w:p w14:paraId="15B76605" w14:textId="77777777" w:rsidR="00286D57" w:rsidRPr="00752A5B" w:rsidRDefault="00286D57" w:rsidP="00EA326D">
            <w:pPr>
              <w:jc w:val="right"/>
              <w:rPr>
                <w:rFonts w:ascii="Calibri" w:hAnsi="Calibri"/>
                <w:sz w:val="20"/>
                <w:szCs w:val="20"/>
                <w:lang w:val="es-PE" w:eastAsia="es-PE"/>
              </w:rPr>
            </w:pPr>
            <w:r w:rsidRPr="00752A5B">
              <w:rPr>
                <w:rFonts w:ascii="Calibri" w:hAnsi="Calibri"/>
                <w:sz w:val="20"/>
                <w:szCs w:val="20"/>
                <w:lang w:val="es-PE" w:eastAsia="es-PE"/>
              </w:rPr>
              <w:t>1.694</w:t>
            </w:r>
          </w:p>
        </w:tc>
        <w:tc>
          <w:tcPr>
            <w:tcW w:w="640" w:type="dxa"/>
            <w:vMerge/>
            <w:tcBorders>
              <w:top w:val="nil"/>
              <w:left w:val="single" w:sz="4" w:space="0" w:color="auto"/>
              <w:bottom w:val="single" w:sz="4" w:space="0" w:color="auto"/>
              <w:right w:val="single" w:sz="4" w:space="0" w:color="auto"/>
            </w:tcBorders>
            <w:shd w:val="clear" w:color="auto" w:fill="auto"/>
            <w:vAlign w:val="center"/>
            <w:hideMark/>
          </w:tcPr>
          <w:p w14:paraId="15B76606" w14:textId="77777777" w:rsidR="00286D57" w:rsidRPr="00752A5B" w:rsidRDefault="00286D57" w:rsidP="00EA326D">
            <w:pPr>
              <w:rPr>
                <w:rFonts w:ascii="Calibri" w:hAnsi="Calibri"/>
                <w:sz w:val="20"/>
                <w:szCs w:val="20"/>
                <w:lang w:val="es-PE" w:eastAsia="es-PE"/>
              </w:rPr>
            </w:pPr>
          </w:p>
        </w:tc>
        <w:tc>
          <w:tcPr>
            <w:tcW w:w="1378" w:type="dxa"/>
            <w:tcBorders>
              <w:top w:val="nil"/>
              <w:left w:val="nil"/>
              <w:bottom w:val="single" w:sz="4" w:space="0" w:color="auto"/>
              <w:right w:val="single" w:sz="4" w:space="0" w:color="auto"/>
            </w:tcBorders>
            <w:shd w:val="clear" w:color="auto" w:fill="auto"/>
            <w:noWrap/>
            <w:vAlign w:val="center"/>
            <w:hideMark/>
          </w:tcPr>
          <w:p w14:paraId="15B76607"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83</w:t>
            </w:r>
          </w:p>
        </w:tc>
        <w:tc>
          <w:tcPr>
            <w:tcW w:w="498" w:type="dxa"/>
            <w:tcBorders>
              <w:top w:val="nil"/>
              <w:left w:val="nil"/>
              <w:bottom w:val="single" w:sz="4" w:space="0" w:color="auto"/>
              <w:right w:val="single" w:sz="4" w:space="0" w:color="auto"/>
            </w:tcBorders>
            <w:shd w:val="clear" w:color="auto" w:fill="auto"/>
            <w:noWrap/>
            <w:vAlign w:val="bottom"/>
            <w:hideMark/>
          </w:tcPr>
          <w:p w14:paraId="15B76608"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5%</w:t>
            </w:r>
          </w:p>
        </w:tc>
        <w:tc>
          <w:tcPr>
            <w:tcW w:w="1598" w:type="dxa"/>
            <w:tcBorders>
              <w:top w:val="nil"/>
              <w:left w:val="nil"/>
              <w:bottom w:val="single" w:sz="4" w:space="0" w:color="auto"/>
              <w:right w:val="single" w:sz="4" w:space="0" w:color="auto"/>
            </w:tcBorders>
            <w:shd w:val="clear" w:color="auto" w:fill="auto"/>
            <w:noWrap/>
            <w:vAlign w:val="center"/>
            <w:hideMark/>
          </w:tcPr>
          <w:p w14:paraId="15B76609"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1611</w:t>
            </w:r>
          </w:p>
        </w:tc>
        <w:tc>
          <w:tcPr>
            <w:tcW w:w="797" w:type="dxa"/>
            <w:tcBorders>
              <w:top w:val="nil"/>
              <w:left w:val="nil"/>
              <w:bottom w:val="single" w:sz="4" w:space="0" w:color="auto"/>
              <w:right w:val="single" w:sz="4" w:space="0" w:color="auto"/>
            </w:tcBorders>
            <w:shd w:val="clear" w:color="auto" w:fill="auto"/>
            <w:noWrap/>
            <w:vAlign w:val="bottom"/>
            <w:hideMark/>
          </w:tcPr>
          <w:p w14:paraId="15B7660A"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95%</w:t>
            </w:r>
          </w:p>
        </w:tc>
      </w:tr>
      <w:tr w:rsidR="00286D57" w:rsidRPr="00752A5B" w14:paraId="15B76613" w14:textId="77777777" w:rsidTr="00EA326D">
        <w:trPr>
          <w:trHeight w:val="300"/>
          <w:jc w:val="center"/>
        </w:trPr>
        <w:tc>
          <w:tcPr>
            <w:tcW w:w="20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60C" w14:textId="77777777" w:rsidR="00286D57" w:rsidRPr="00752A5B" w:rsidRDefault="00286D57" w:rsidP="00EA326D">
            <w:pPr>
              <w:rPr>
                <w:rFonts w:ascii="Calibri" w:hAnsi="Calibri"/>
                <w:bCs/>
                <w:sz w:val="20"/>
                <w:szCs w:val="20"/>
                <w:lang w:val="es-PE" w:eastAsia="es-PE"/>
              </w:rPr>
            </w:pPr>
            <w:r w:rsidRPr="00752A5B">
              <w:rPr>
                <w:rFonts w:ascii="Calibri" w:hAnsi="Calibri"/>
                <w:bCs/>
                <w:sz w:val="20"/>
                <w:szCs w:val="20"/>
                <w:lang w:val="es-PE" w:eastAsia="es-PE"/>
              </w:rPr>
              <w:t>Salaverry</w:t>
            </w:r>
          </w:p>
        </w:tc>
        <w:tc>
          <w:tcPr>
            <w:tcW w:w="795" w:type="dxa"/>
            <w:tcBorders>
              <w:top w:val="nil"/>
              <w:left w:val="nil"/>
              <w:bottom w:val="single" w:sz="4" w:space="0" w:color="auto"/>
              <w:right w:val="single" w:sz="4" w:space="0" w:color="auto"/>
            </w:tcBorders>
            <w:shd w:val="clear" w:color="auto" w:fill="auto"/>
            <w:noWrap/>
            <w:vAlign w:val="bottom"/>
            <w:hideMark/>
          </w:tcPr>
          <w:p w14:paraId="15B7660D" w14:textId="77777777" w:rsidR="00286D57" w:rsidRPr="00752A5B" w:rsidRDefault="00286D57" w:rsidP="00EA326D">
            <w:pPr>
              <w:jc w:val="right"/>
              <w:rPr>
                <w:rFonts w:ascii="Calibri" w:hAnsi="Calibri"/>
                <w:sz w:val="20"/>
                <w:szCs w:val="20"/>
                <w:lang w:val="es-PE" w:eastAsia="es-PE"/>
              </w:rPr>
            </w:pPr>
            <w:r w:rsidRPr="00752A5B">
              <w:rPr>
                <w:rFonts w:ascii="Calibri" w:hAnsi="Calibri"/>
                <w:sz w:val="20"/>
                <w:szCs w:val="20"/>
                <w:lang w:val="es-PE" w:eastAsia="es-PE"/>
              </w:rPr>
              <w:t>4.480</w:t>
            </w:r>
          </w:p>
        </w:tc>
        <w:tc>
          <w:tcPr>
            <w:tcW w:w="640" w:type="dxa"/>
            <w:vMerge/>
            <w:tcBorders>
              <w:top w:val="nil"/>
              <w:left w:val="single" w:sz="4" w:space="0" w:color="auto"/>
              <w:bottom w:val="single" w:sz="4" w:space="0" w:color="auto"/>
              <w:right w:val="single" w:sz="4" w:space="0" w:color="auto"/>
            </w:tcBorders>
            <w:shd w:val="clear" w:color="auto" w:fill="auto"/>
            <w:vAlign w:val="center"/>
            <w:hideMark/>
          </w:tcPr>
          <w:p w14:paraId="15B7660E" w14:textId="77777777" w:rsidR="00286D57" w:rsidRPr="00752A5B" w:rsidRDefault="00286D57" w:rsidP="00EA326D">
            <w:pPr>
              <w:rPr>
                <w:rFonts w:ascii="Calibri" w:hAnsi="Calibri"/>
                <w:sz w:val="20"/>
                <w:szCs w:val="20"/>
                <w:lang w:val="es-PE" w:eastAsia="es-PE"/>
              </w:rPr>
            </w:pPr>
          </w:p>
        </w:tc>
        <w:tc>
          <w:tcPr>
            <w:tcW w:w="1378" w:type="dxa"/>
            <w:tcBorders>
              <w:top w:val="nil"/>
              <w:left w:val="nil"/>
              <w:bottom w:val="single" w:sz="4" w:space="0" w:color="auto"/>
              <w:right w:val="single" w:sz="4" w:space="0" w:color="auto"/>
            </w:tcBorders>
            <w:shd w:val="clear" w:color="auto" w:fill="auto"/>
            <w:noWrap/>
            <w:vAlign w:val="center"/>
            <w:hideMark/>
          </w:tcPr>
          <w:p w14:paraId="15B7660F"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91</w:t>
            </w:r>
          </w:p>
        </w:tc>
        <w:tc>
          <w:tcPr>
            <w:tcW w:w="498" w:type="dxa"/>
            <w:tcBorders>
              <w:top w:val="nil"/>
              <w:left w:val="nil"/>
              <w:bottom w:val="single" w:sz="4" w:space="0" w:color="auto"/>
              <w:right w:val="single" w:sz="4" w:space="0" w:color="auto"/>
            </w:tcBorders>
            <w:shd w:val="clear" w:color="auto" w:fill="auto"/>
            <w:noWrap/>
            <w:vAlign w:val="bottom"/>
            <w:hideMark/>
          </w:tcPr>
          <w:p w14:paraId="15B76610"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2%</w:t>
            </w:r>
          </w:p>
        </w:tc>
        <w:tc>
          <w:tcPr>
            <w:tcW w:w="1598" w:type="dxa"/>
            <w:tcBorders>
              <w:top w:val="nil"/>
              <w:left w:val="nil"/>
              <w:bottom w:val="single" w:sz="4" w:space="0" w:color="auto"/>
              <w:right w:val="single" w:sz="4" w:space="0" w:color="auto"/>
            </w:tcBorders>
            <w:shd w:val="clear" w:color="auto" w:fill="auto"/>
            <w:noWrap/>
            <w:vAlign w:val="center"/>
            <w:hideMark/>
          </w:tcPr>
          <w:p w14:paraId="15B76611"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4389</w:t>
            </w:r>
          </w:p>
        </w:tc>
        <w:tc>
          <w:tcPr>
            <w:tcW w:w="797" w:type="dxa"/>
            <w:tcBorders>
              <w:top w:val="nil"/>
              <w:left w:val="nil"/>
              <w:bottom w:val="single" w:sz="4" w:space="0" w:color="auto"/>
              <w:right w:val="single" w:sz="4" w:space="0" w:color="auto"/>
            </w:tcBorders>
            <w:shd w:val="clear" w:color="auto" w:fill="auto"/>
            <w:noWrap/>
            <w:vAlign w:val="bottom"/>
            <w:hideMark/>
          </w:tcPr>
          <w:p w14:paraId="15B76612"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98%</w:t>
            </w:r>
          </w:p>
        </w:tc>
      </w:tr>
      <w:tr w:rsidR="00286D57" w:rsidRPr="00752A5B" w14:paraId="15B7661B" w14:textId="77777777" w:rsidTr="00EA326D">
        <w:trPr>
          <w:trHeight w:val="300"/>
          <w:jc w:val="center"/>
        </w:trPr>
        <w:tc>
          <w:tcPr>
            <w:tcW w:w="20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614" w14:textId="77777777" w:rsidR="00286D57" w:rsidRPr="00752A5B" w:rsidRDefault="00286D57" w:rsidP="00EA326D">
            <w:pPr>
              <w:rPr>
                <w:rFonts w:ascii="Calibri" w:hAnsi="Calibri"/>
                <w:bCs/>
                <w:sz w:val="20"/>
                <w:szCs w:val="20"/>
                <w:lang w:val="es-PE" w:eastAsia="es-PE"/>
              </w:rPr>
            </w:pPr>
            <w:r w:rsidRPr="00752A5B">
              <w:rPr>
                <w:rFonts w:ascii="Calibri" w:hAnsi="Calibri"/>
                <w:bCs/>
                <w:sz w:val="20"/>
                <w:szCs w:val="20"/>
                <w:lang w:val="es-PE" w:eastAsia="es-PE"/>
              </w:rPr>
              <w:t>Chimbote</w:t>
            </w:r>
          </w:p>
        </w:tc>
        <w:tc>
          <w:tcPr>
            <w:tcW w:w="795" w:type="dxa"/>
            <w:tcBorders>
              <w:top w:val="nil"/>
              <w:left w:val="nil"/>
              <w:bottom w:val="single" w:sz="4" w:space="0" w:color="auto"/>
              <w:right w:val="single" w:sz="4" w:space="0" w:color="auto"/>
            </w:tcBorders>
            <w:shd w:val="clear" w:color="auto" w:fill="auto"/>
            <w:noWrap/>
            <w:vAlign w:val="bottom"/>
            <w:hideMark/>
          </w:tcPr>
          <w:p w14:paraId="15B76615" w14:textId="77777777" w:rsidR="00286D57" w:rsidRPr="00752A5B" w:rsidRDefault="00286D57" w:rsidP="00EA326D">
            <w:pPr>
              <w:jc w:val="right"/>
              <w:rPr>
                <w:rFonts w:ascii="Calibri" w:hAnsi="Calibri"/>
                <w:sz w:val="20"/>
                <w:szCs w:val="20"/>
                <w:lang w:val="es-PE" w:eastAsia="es-PE"/>
              </w:rPr>
            </w:pPr>
            <w:r w:rsidRPr="00752A5B">
              <w:rPr>
                <w:rFonts w:ascii="Calibri" w:hAnsi="Calibri"/>
                <w:sz w:val="20"/>
                <w:szCs w:val="20"/>
                <w:lang w:val="es-PE" w:eastAsia="es-PE"/>
              </w:rPr>
              <w:t>1.121</w:t>
            </w:r>
          </w:p>
        </w:tc>
        <w:tc>
          <w:tcPr>
            <w:tcW w:w="640" w:type="dxa"/>
            <w:vMerge/>
            <w:tcBorders>
              <w:top w:val="nil"/>
              <w:left w:val="single" w:sz="4" w:space="0" w:color="auto"/>
              <w:bottom w:val="single" w:sz="4" w:space="0" w:color="auto"/>
              <w:right w:val="single" w:sz="4" w:space="0" w:color="auto"/>
            </w:tcBorders>
            <w:shd w:val="clear" w:color="auto" w:fill="auto"/>
            <w:vAlign w:val="center"/>
            <w:hideMark/>
          </w:tcPr>
          <w:p w14:paraId="15B76616" w14:textId="77777777" w:rsidR="00286D57" w:rsidRPr="00752A5B" w:rsidRDefault="00286D57" w:rsidP="00EA326D">
            <w:pPr>
              <w:rPr>
                <w:rFonts w:ascii="Calibri" w:hAnsi="Calibri"/>
                <w:sz w:val="20"/>
                <w:szCs w:val="20"/>
                <w:lang w:val="es-PE" w:eastAsia="es-PE"/>
              </w:rPr>
            </w:pPr>
          </w:p>
        </w:tc>
        <w:tc>
          <w:tcPr>
            <w:tcW w:w="1378" w:type="dxa"/>
            <w:tcBorders>
              <w:top w:val="nil"/>
              <w:left w:val="nil"/>
              <w:bottom w:val="single" w:sz="4" w:space="0" w:color="auto"/>
              <w:right w:val="single" w:sz="4" w:space="0" w:color="auto"/>
            </w:tcBorders>
            <w:shd w:val="clear" w:color="auto" w:fill="auto"/>
            <w:noWrap/>
            <w:vAlign w:val="center"/>
            <w:hideMark/>
          </w:tcPr>
          <w:p w14:paraId="15B76617"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9</w:t>
            </w:r>
          </w:p>
        </w:tc>
        <w:tc>
          <w:tcPr>
            <w:tcW w:w="498" w:type="dxa"/>
            <w:tcBorders>
              <w:top w:val="nil"/>
              <w:left w:val="nil"/>
              <w:bottom w:val="single" w:sz="4" w:space="0" w:color="auto"/>
              <w:right w:val="single" w:sz="4" w:space="0" w:color="auto"/>
            </w:tcBorders>
            <w:shd w:val="clear" w:color="auto" w:fill="auto"/>
            <w:noWrap/>
            <w:vAlign w:val="bottom"/>
            <w:hideMark/>
          </w:tcPr>
          <w:p w14:paraId="15B76618"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1%</w:t>
            </w:r>
          </w:p>
        </w:tc>
        <w:tc>
          <w:tcPr>
            <w:tcW w:w="1598" w:type="dxa"/>
            <w:tcBorders>
              <w:top w:val="nil"/>
              <w:left w:val="nil"/>
              <w:bottom w:val="single" w:sz="4" w:space="0" w:color="auto"/>
              <w:right w:val="single" w:sz="4" w:space="0" w:color="auto"/>
            </w:tcBorders>
            <w:shd w:val="clear" w:color="auto" w:fill="auto"/>
            <w:noWrap/>
            <w:vAlign w:val="center"/>
            <w:hideMark/>
          </w:tcPr>
          <w:p w14:paraId="15B76619"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1112</w:t>
            </w:r>
          </w:p>
        </w:tc>
        <w:tc>
          <w:tcPr>
            <w:tcW w:w="797" w:type="dxa"/>
            <w:tcBorders>
              <w:top w:val="nil"/>
              <w:left w:val="nil"/>
              <w:bottom w:val="single" w:sz="4" w:space="0" w:color="auto"/>
              <w:right w:val="single" w:sz="4" w:space="0" w:color="auto"/>
            </w:tcBorders>
            <w:shd w:val="clear" w:color="auto" w:fill="auto"/>
            <w:noWrap/>
            <w:vAlign w:val="bottom"/>
            <w:hideMark/>
          </w:tcPr>
          <w:p w14:paraId="15B7661A"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99%</w:t>
            </w:r>
          </w:p>
        </w:tc>
      </w:tr>
      <w:tr w:rsidR="00286D57" w:rsidRPr="00752A5B" w14:paraId="15B76623" w14:textId="77777777" w:rsidTr="00EA326D">
        <w:trPr>
          <w:trHeight w:val="300"/>
          <w:jc w:val="center"/>
        </w:trPr>
        <w:tc>
          <w:tcPr>
            <w:tcW w:w="20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61C" w14:textId="77777777" w:rsidR="00286D57" w:rsidRPr="00752A5B" w:rsidRDefault="00286D57" w:rsidP="00EA326D">
            <w:pPr>
              <w:rPr>
                <w:rFonts w:ascii="Calibri" w:hAnsi="Calibri"/>
                <w:bCs/>
                <w:sz w:val="20"/>
                <w:szCs w:val="20"/>
                <w:lang w:val="es-PE" w:eastAsia="es-PE"/>
              </w:rPr>
            </w:pPr>
            <w:r w:rsidRPr="00752A5B">
              <w:rPr>
                <w:rFonts w:ascii="Calibri" w:hAnsi="Calibri"/>
                <w:bCs/>
                <w:sz w:val="20"/>
                <w:szCs w:val="20"/>
                <w:lang w:val="es-PE" w:eastAsia="es-PE"/>
              </w:rPr>
              <w:t>Mollendo</w:t>
            </w:r>
          </w:p>
        </w:tc>
        <w:tc>
          <w:tcPr>
            <w:tcW w:w="795" w:type="dxa"/>
            <w:tcBorders>
              <w:top w:val="nil"/>
              <w:left w:val="nil"/>
              <w:bottom w:val="single" w:sz="4" w:space="0" w:color="auto"/>
              <w:right w:val="single" w:sz="4" w:space="0" w:color="auto"/>
            </w:tcBorders>
            <w:shd w:val="clear" w:color="auto" w:fill="auto"/>
            <w:noWrap/>
            <w:vAlign w:val="bottom"/>
            <w:hideMark/>
          </w:tcPr>
          <w:p w14:paraId="15B7661D" w14:textId="77777777" w:rsidR="00286D57" w:rsidRPr="00752A5B" w:rsidRDefault="00286D57" w:rsidP="00EA326D">
            <w:pPr>
              <w:jc w:val="right"/>
              <w:rPr>
                <w:rFonts w:ascii="Calibri" w:hAnsi="Calibri"/>
                <w:sz w:val="20"/>
                <w:szCs w:val="20"/>
                <w:lang w:val="es-PE" w:eastAsia="es-PE"/>
              </w:rPr>
            </w:pPr>
            <w:r w:rsidRPr="00752A5B">
              <w:rPr>
                <w:rFonts w:ascii="Calibri" w:hAnsi="Calibri"/>
                <w:sz w:val="20"/>
                <w:szCs w:val="20"/>
                <w:lang w:val="es-PE" w:eastAsia="es-PE"/>
              </w:rPr>
              <w:t>135</w:t>
            </w:r>
          </w:p>
        </w:tc>
        <w:tc>
          <w:tcPr>
            <w:tcW w:w="640" w:type="dxa"/>
            <w:vMerge/>
            <w:tcBorders>
              <w:top w:val="nil"/>
              <w:left w:val="single" w:sz="4" w:space="0" w:color="auto"/>
              <w:bottom w:val="single" w:sz="4" w:space="0" w:color="auto"/>
              <w:right w:val="single" w:sz="4" w:space="0" w:color="auto"/>
            </w:tcBorders>
            <w:shd w:val="clear" w:color="auto" w:fill="auto"/>
            <w:vAlign w:val="center"/>
            <w:hideMark/>
          </w:tcPr>
          <w:p w14:paraId="15B7661E" w14:textId="77777777" w:rsidR="00286D57" w:rsidRPr="00752A5B" w:rsidRDefault="00286D57" w:rsidP="00EA326D">
            <w:pPr>
              <w:rPr>
                <w:rFonts w:ascii="Calibri" w:hAnsi="Calibri"/>
                <w:sz w:val="20"/>
                <w:szCs w:val="20"/>
                <w:lang w:val="es-PE" w:eastAsia="es-PE"/>
              </w:rPr>
            </w:pPr>
          </w:p>
        </w:tc>
        <w:tc>
          <w:tcPr>
            <w:tcW w:w="1378" w:type="dxa"/>
            <w:tcBorders>
              <w:top w:val="nil"/>
              <w:left w:val="nil"/>
              <w:bottom w:val="single" w:sz="4" w:space="0" w:color="auto"/>
              <w:right w:val="single" w:sz="4" w:space="0" w:color="auto"/>
            </w:tcBorders>
            <w:shd w:val="clear" w:color="auto" w:fill="auto"/>
            <w:noWrap/>
            <w:vAlign w:val="center"/>
            <w:hideMark/>
          </w:tcPr>
          <w:p w14:paraId="15B7661F"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5</w:t>
            </w:r>
          </w:p>
        </w:tc>
        <w:tc>
          <w:tcPr>
            <w:tcW w:w="498" w:type="dxa"/>
            <w:tcBorders>
              <w:top w:val="nil"/>
              <w:left w:val="nil"/>
              <w:bottom w:val="single" w:sz="4" w:space="0" w:color="auto"/>
              <w:right w:val="single" w:sz="4" w:space="0" w:color="auto"/>
            </w:tcBorders>
            <w:shd w:val="clear" w:color="auto" w:fill="auto"/>
            <w:noWrap/>
            <w:vAlign w:val="bottom"/>
            <w:hideMark/>
          </w:tcPr>
          <w:p w14:paraId="15B76620"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4%</w:t>
            </w:r>
          </w:p>
        </w:tc>
        <w:tc>
          <w:tcPr>
            <w:tcW w:w="1598" w:type="dxa"/>
            <w:tcBorders>
              <w:top w:val="nil"/>
              <w:left w:val="nil"/>
              <w:bottom w:val="single" w:sz="4" w:space="0" w:color="auto"/>
              <w:right w:val="single" w:sz="4" w:space="0" w:color="auto"/>
            </w:tcBorders>
            <w:shd w:val="clear" w:color="auto" w:fill="auto"/>
            <w:noWrap/>
            <w:vAlign w:val="center"/>
            <w:hideMark/>
          </w:tcPr>
          <w:p w14:paraId="15B76621"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130</w:t>
            </w:r>
          </w:p>
        </w:tc>
        <w:tc>
          <w:tcPr>
            <w:tcW w:w="797" w:type="dxa"/>
            <w:tcBorders>
              <w:top w:val="nil"/>
              <w:left w:val="nil"/>
              <w:bottom w:val="single" w:sz="4" w:space="0" w:color="auto"/>
              <w:right w:val="single" w:sz="4" w:space="0" w:color="auto"/>
            </w:tcBorders>
            <w:shd w:val="clear" w:color="auto" w:fill="auto"/>
            <w:noWrap/>
            <w:vAlign w:val="bottom"/>
            <w:hideMark/>
          </w:tcPr>
          <w:p w14:paraId="15B76622"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96%</w:t>
            </w:r>
          </w:p>
        </w:tc>
      </w:tr>
      <w:tr w:rsidR="00286D57" w:rsidRPr="00752A5B" w14:paraId="15B7662B" w14:textId="77777777" w:rsidTr="00EA326D">
        <w:trPr>
          <w:trHeight w:val="300"/>
          <w:jc w:val="center"/>
        </w:trPr>
        <w:tc>
          <w:tcPr>
            <w:tcW w:w="20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624" w14:textId="77777777" w:rsidR="00286D57" w:rsidRPr="00752A5B" w:rsidRDefault="00286D57" w:rsidP="00EA326D">
            <w:pPr>
              <w:rPr>
                <w:rFonts w:ascii="Calibri" w:hAnsi="Calibri"/>
                <w:bCs/>
                <w:sz w:val="20"/>
                <w:szCs w:val="20"/>
                <w:lang w:val="es-PE" w:eastAsia="es-PE"/>
              </w:rPr>
            </w:pPr>
            <w:r w:rsidRPr="00752A5B">
              <w:rPr>
                <w:rFonts w:ascii="Calibri" w:hAnsi="Calibri"/>
                <w:bCs/>
                <w:sz w:val="20"/>
                <w:szCs w:val="20"/>
                <w:lang w:val="es-PE" w:eastAsia="es-PE"/>
              </w:rPr>
              <w:t>Arequipa</w:t>
            </w:r>
          </w:p>
        </w:tc>
        <w:tc>
          <w:tcPr>
            <w:tcW w:w="795" w:type="dxa"/>
            <w:tcBorders>
              <w:top w:val="nil"/>
              <w:left w:val="nil"/>
              <w:bottom w:val="single" w:sz="4" w:space="0" w:color="auto"/>
              <w:right w:val="single" w:sz="4" w:space="0" w:color="auto"/>
            </w:tcBorders>
            <w:shd w:val="clear" w:color="auto" w:fill="auto"/>
            <w:noWrap/>
            <w:vAlign w:val="bottom"/>
            <w:hideMark/>
          </w:tcPr>
          <w:p w14:paraId="15B76625" w14:textId="77777777" w:rsidR="00286D57" w:rsidRPr="00752A5B" w:rsidRDefault="00286D57" w:rsidP="00EA326D">
            <w:pPr>
              <w:jc w:val="right"/>
              <w:rPr>
                <w:rFonts w:ascii="Calibri" w:hAnsi="Calibri"/>
                <w:sz w:val="20"/>
                <w:szCs w:val="20"/>
                <w:lang w:val="es-PE" w:eastAsia="es-PE"/>
              </w:rPr>
            </w:pPr>
            <w:r w:rsidRPr="00752A5B">
              <w:rPr>
                <w:rFonts w:ascii="Calibri" w:hAnsi="Calibri"/>
                <w:sz w:val="20"/>
                <w:szCs w:val="20"/>
                <w:lang w:val="es-PE" w:eastAsia="es-PE"/>
              </w:rPr>
              <w:t>3.947</w:t>
            </w:r>
          </w:p>
        </w:tc>
        <w:tc>
          <w:tcPr>
            <w:tcW w:w="640" w:type="dxa"/>
            <w:vMerge/>
            <w:tcBorders>
              <w:top w:val="nil"/>
              <w:left w:val="single" w:sz="4" w:space="0" w:color="auto"/>
              <w:bottom w:val="single" w:sz="4" w:space="0" w:color="auto"/>
              <w:right w:val="single" w:sz="4" w:space="0" w:color="auto"/>
            </w:tcBorders>
            <w:shd w:val="clear" w:color="auto" w:fill="auto"/>
            <w:vAlign w:val="center"/>
            <w:hideMark/>
          </w:tcPr>
          <w:p w14:paraId="15B76626" w14:textId="77777777" w:rsidR="00286D57" w:rsidRPr="00752A5B" w:rsidRDefault="00286D57" w:rsidP="00EA326D">
            <w:pPr>
              <w:rPr>
                <w:rFonts w:ascii="Calibri" w:hAnsi="Calibri"/>
                <w:sz w:val="20"/>
                <w:szCs w:val="20"/>
                <w:lang w:val="es-PE" w:eastAsia="es-PE"/>
              </w:rPr>
            </w:pPr>
          </w:p>
        </w:tc>
        <w:tc>
          <w:tcPr>
            <w:tcW w:w="1378" w:type="dxa"/>
            <w:tcBorders>
              <w:top w:val="nil"/>
              <w:left w:val="nil"/>
              <w:bottom w:val="single" w:sz="4" w:space="0" w:color="auto"/>
              <w:right w:val="single" w:sz="4" w:space="0" w:color="auto"/>
            </w:tcBorders>
            <w:shd w:val="clear" w:color="auto" w:fill="auto"/>
            <w:noWrap/>
            <w:vAlign w:val="center"/>
            <w:hideMark/>
          </w:tcPr>
          <w:p w14:paraId="15B76627"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261</w:t>
            </w:r>
          </w:p>
        </w:tc>
        <w:tc>
          <w:tcPr>
            <w:tcW w:w="498" w:type="dxa"/>
            <w:tcBorders>
              <w:top w:val="nil"/>
              <w:left w:val="nil"/>
              <w:bottom w:val="single" w:sz="4" w:space="0" w:color="auto"/>
              <w:right w:val="single" w:sz="4" w:space="0" w:color="auto"/>
            </w:tcBorders>
            <w:shd w:val="clear" w:color="auto" w:fill="auto"/>
            <w:noWrap/>
            <w:vAlign w:val="bottom"/>
            <w:hideMark/>
          </w:tcPr>
          <w:p w14:paraId="15B76628"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7%</w:t>
            </w:r>
          </w:p>
        </w:tc>
        <w:tc>
          <w:tcPr>
            <w:tcW w:w="1598" w:type="dxa"/>
            <w:tcBorders>
              <w:top w:val="nil"/>
              <w:left w:val="nil"/>
              <w:bottom w:val="single" w:sz="4" w:space="0" w:color="auto"/>
              <w:right w:val="single" w:sz="4" w:space="0" w:color="auto"/>
            </w:tcBorders>
            <w:shd w:val="clear" w:color="auto" w:fill="auto"/>
            <w:noWrap/>
            <w:vAlign w:val="center"/>
            <w:hideMark/>
          </w:tcPr>
          <w:p w14:paraId="15B76629"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3686</w:t>
            </w:r>
          </w:p>
        </w:tc>
        <w:tc>
          <w:tcPr>
            <w:tcW w:w="797" w:type="dxa"/>
            <w:tcBorders>
              <w:top w:val="nil"/>
              <w:left w:val="nil"/>
              <w:bottom w:val="single" w:sz="4" w:space="0" w:color="auto"/>
              <w:right w:val="single" w:sz="4" w:space="0" w:color="auto"/>
            </w:tcBorders>
            <w:shd w:val="clear" w:color="auto" w:fill="auto"/>
            <w:noWrap/>
            <w:vAlign w:val="bottom"/>
            <w:hideMark/>
          </w:tcPr>
          <w:p w14:paraId="15B7662A"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93%</w:t>
            </w:r>
          </w:p>
        </w:tc>
      </w:tr>
      <w:tr w:rsidR="00286D57" w:rsidRPr="00752A5B" w14:paraId="15B76633" w14:textId="77777777" w:rsidTr="00EA326D">
        <w:trPr>
          <w:trHeight w:val="300"/>
          <w:jc w:val="center"/>
        </w:trPr>
        <w:tc>
          <w:tcPr>
            <w:tcW w:w="20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62C" w14:textId="77777777" w:rsidR="00286D57" w:rsidRPr="00752A5B" w:rsidRDefault="00286D57" w:rsidP="00EA326D">
            <w:pPr>
              <w:rPr>
                <w:rFonts w:ascii="Calibri" w:hAnsi="Calibri"/>
                <w:bCs/>
                <w:sz w:val="20"/>
                <w:szCs w:val="20"/>
                <w:lang w:val="es-PE" w:eastAsia="es-PE"/>
              </w:rPr>
            </w:pPr>
            <w:r w:rsidRPr="00752A5B">
              <w:rPr>
                <w:rFonts w:ascii="Calibri" w:hAnsi="Calibri"/>
                <w:bCs/>
                <w:sz w:val="20"/>
                <w:szCs w:val="20"/>
                <w:lang w:val="es-PE" w:eastAsia="es-PE"/>
              </w:rPr>
              <w:t>Tacna</w:t>
            </w:r>
          </w:p>
        </w:tc>
        <w:tc>
          <w:tcPr>
            <w:tcW w:w="795" w:type="dxa"/>
            <w:tcBorders>
              <w:top w:val="nil"/>
              <w:left w:val="nil"/>
              <w:bottom w:val="single" w:sz="4" w:space="0" w:color="auto"/>
              <w:right w:val="single" w:sz="4" w:space="0" w:color="auto"/>
            </w:tcBorders>
            <w:shd w:val="clear" w:color="auto" w:fill="auto"/>
            <w:noWrap/>
            <w:vAlign w:val="bottom"/>
            <w:hideMark/>
          </w:tcPr>
          <w:p w14:paraId="15B7662D" w14:textId="77777777" w:rsidR="00286D57" w:rsidRPr="00752A5B" w:rsidRDefault="00286D57" w:rsidP="00EA326D">
            <w:pPr>
              <w:jc w:val="right"/>
              <w:rPr>
                <w:rFonts w:ascii="Calibri" w:hAnsi="Calibri"/>
                <w:sz w:val="20"/>
                <w:szCs w:val="20"/>
                <w:lang w:val="es-PE" w:eastAsia="es-PE"/>
              </w:rPr>
            </w:pPr>
            <w:r w:rsidRPr="00752A5B">
              <w:rPr>
                <w:rFonts w:ascii="Calibri" w:hAnsi="Calibri"/>
                <w:sz w:val="20"/>
                <w:szCs w:val="20"/>
                <w:lang w:val="es-PE" w:eastAsia="es-PE"/>
              </w:rPr>
              <w:t>660</w:t>
            </w:r>
          </w:p>
        </w:tc>
        <w:tc>
          <w:tcPr>
            <w:tcW w:w="640" w:type="dxa"/>
            <w:vMerge/>
            <w:tcBorders>
              <w:top w:val="nil"/>
              <w:left w:val="single" w:sz="4" w:space="0" w:color="auto"/>
              <w:bottom w:val="single" w:sz="4" w:space="0" w:color="auto"/>
              <w:right w:val="single" w:sz="4" w:space="0" w:color="auto"/>
            </w:tcBorders>
            <w:shd w:val="clear" w:color="auto" w:fill="auto"/>
            <w:vAlign w:val="center"/>
            <w:hideMark/>
          </w:tcPr>
          <w:p w14:paraId="15B7662E" w14:textId="77777777" w:rsidR="00286D57" w:rsidRPr="00752A5B" w:rsidRDefault="00286D57" w:rsidP="00EA326D">
            <w:pPr>
              <w:rPr>
                <w:rFonts w:ascii="Calibri" w:hAnsi="Calibri"/>
                <w:sz w:val="20"/>
                <w:szCs w:val="20"/>
                <w:lang w:val="es-PE" w:eastAsia="es-PE"/>
              </w:rPr>
            </w:pPr>
          </w:p>
        </w:tc>
        <w:tc>
          <w:tcPr>
            <w:tcW w:w="1378" w:type="dxa"/>
            <w:tcBorders>
              <w:top w:val="nil"/>
              <w:left w:val="nil"/>
              <w:bottom w:val="single" w:sz="4" w:space="0" w:color="auto"/>
              <w:right w:val="single" w:sz="4" w:space="0" w:color="auto"/>
            </w:tcBorders>
            <w:shd w:val="clear" w:color="auto" w:fill="auto"/>
            <w:noWrap/>
            <w:vAlign w:val="center"/>
            <w:hideMark/>
          </w:tcPr>
          <w:p w14:paraId="15B7662F"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51</w:t>
            </w:r>
          </w:p>
        </w:tc>
        <w:tc>
          <w:tcPr>
            <w:tcW w:w="498" w:type="dxa"/>
            <w:tcBorders>
              <w:top w:val="nil"/>
              <w:left w:val="nil"/>
              <w:bottom w:val="single" w:sz="4" w:space="0" w:color="auto"/>
              <w:right w:val="single" w:sz="4" w:space="0" w:color="auto"/>
            </w:tcBorders>
            <w:shd w:val="clear" w:color="auto" w:fill="auto"/>
            <w:noWrap/>
            <w:vAlign w:val="bottom"/>
            <w:hideMark/>
          </w:tcPr>
          <w:p w14:paraId="15B76630"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8%</w:t>
            </w:r>
          </w:p>
        </w:tc>
        <w:tc>
          <w:tcPr>
            <w:tcW w:w="1598" w:type="dxa"/>
            <w:tcBorders>
              <w:top w:val="nil"/>
              <w:left w:val="nil"/>
              <w:bottom w:val="single" w:sz="4" w:space="0" w:color="auto"/>
              <w:right w:val="single" w:sz="4" w:space="0" w:color="auto"/>
            </w:tcBorders>
            <w:shd w:val="clear" w:color="auto" w:fill="auto"/>
            <w:noWrap/>
            <w:vAlign w:val="center"/>
            <w:hideMark/>
          </w:tcPr>
          <w:p w14:paraId="15B76631"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609</w:t>
            </w:r>
          </w:p>
        </w:tc>
        <w:tc>
          <w:tcPr>
            <w:tcW w:w="797" w:type="dxa"/>
            <w:tcBorders>
              <w:top w:val="nil"/>
              <w:left w:val="nil"/>
              <w:bottom w:val="single" w:sz="4" w:space="0" w:color="auto"/>
              <w:right w:val="single" w:sz="4" w:space="0" w:color="auto"/>
            </w:tcBorders>
            <w:shd w:val="clear" w:color="auto" w:fill="auto"/>
            <w:noWrap/>
            <w:vAlign w:val="bottom"/>
            <w:hideMark/>
          </w:tcPr>
          <w:p w14:paraId="15B76632"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92%</w:t>
            </w:r>
          </w:p>
        </w:tc>
      </w:tr>
      <w:tr w:rsidR="00286D57" w:rsidRPr="00752A5B" w14:paraId="15B7663B" w14:textId="77777777" w:rsidTr="00EA326D">
        <w:trPr>
          <w:trHeight w:val="300"/>
          <w:jc w:val="center"/>
        </w:trPr>
        <w:tc>
          <w:tcPr>
            <w:tcW w:w="20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634" w14:textId="77777777" w:rsidR="00286D57" w:rsidRPr="00752A5B" w:rsidRDefault="00286D57" w:rsidP="00EA326D">
            <w:pPr>
              <w:rPr>
                <w:rFonts w:ascii="Calibri" w:hAnsi="Calibri"/>
                <w:bCs/>
                <w:sz w:val="20"/>
                <w:szCs w:val="20"/>
                <w:lang w:val="es-PE" w:eastAsia="es-PE"/>
              </w:rPr>
            </w:pPr>
            <w:r w:rsidRPr="00752A5B">
              <w:rPr>
                <w:rFonts w:ascii="Calibri" w:hAnsi="Calibri"/>
                <w:bCs/>
                <w:sz w:val="20"/>
                <w:szCs w:val="20"/>
                <w:lang w:val="es-PE" w:eastAsia="es-PE"/>
              </w:rPr>
              <w:t>Puno</w:t>
            </w:r>
          </w:p>
        </w:tc>
        <w:tc>
          <w:tcPr>
            <w:tcW w:w="795" w:type="dxa"/>
            <w:tcBorders>
              <w:top w:val="nil"/>
              <w:left w:val="nil"/>
              <w:bottom w:val="single" w:sz="4" w:space="0" w:color="auto"/>
              <w:right w:val="single" w:sz="4" w:space="0" w:color="auto"/>
            </w:tcBorders>
            <w:shd w:val="clear" w:color="auto" w:fill="auto"/>
            <w:noWrap/>
            <w:vAlign w:val="bottom"/>
            <w:hideMark/>
          </w:tcPr>
          <w:p w14:paraId="15B76635" w14:textId="77777777" w:rsidR="00286D57" w:rsidRPr="00752A5B" w:rsidRDefault="00286D57" w:rsidP="00EA326D">
            <w:pPr>
              <w:jc w:val="right"/>
              <w:rPr>
                <w:rFonts w:ascii="Calibri" w:hAnsi="Calibri"/>
                <w:sz w:val="20"/>
                <w:szCs w:val="20"/>
                <w:lang w:val="es-PE" w:eastAsia="es-PE"/>
              </w:rPr>
            </w:pPr>
            <w:r w:rsidRPr="00752A5B">
              <w:rPr>
                <w:rFonts w:ascii="Calibri" w:hAnsi="Calibri"/>
                <w:sz w:val="20"/>
                <w:szCs w:val="20"/>
                <w:lang w:val="es-PE" w:eastAsia="es-PE"/>
              </w:rPr>
              <w:t>219</w:t>
            </w:r>
          </w:p>
        </w:tc>
        <w:tc>
          <w:tcPr>
            <w:tcW w:w="640" w:type="dxa"/>
            <w:vMerge/>
            <w:tcBorders>
              <w:top w:val="nil"/>
              <w:left w:val="single" w:sz="4" w:space="0" w:color="auto"/>
              <w:bottom w:val="single" w:sz="4" w:space="0" w:color="auto"/>
              <w:right w:val="single" w:sz="4" w:space="0" w:color="auto"/>
            </w:tcBorders>
            <w:shd w:val="clear" w:color="auto" w:fill="auto"/>
            <w:vAlign w:val="center"/>
            <w:hideMark/>
          </w:tcPr>
          <w:p w14:paraId="15B76636" w14:textId="77777777" w:rsidR="00286D57" w:rsidRPr="00752A5B" w:rsidRDefault="00286D57" w:rsidP="00EA326D">
            <w:pPr>
              <w:rPr>
                <w:rFonts w:ascii="Calibri" w:hAnsi="Calibri"/>
                <w:sz w:val="20"/>
                <w:szCs w:val="20"/>
                <w:lang w:val="es-PE" w:eastAsia="es-PE"/>
              </w:rPr>
            </w:pPr>
          </w:p>
        </w:tc>
        <w:tc>
          <w:tcPr>
            <w:tcW w:w="1378" w:type="dxa"/>
            <w:tcBorders>
              <w:top w:val="nil"/>
              <w:left w:val="nil"/>
              <w:bottom w:val="single" w:sz="4" w:space="0" w:color="auto"/>
              <w:right w:val="single" w:sz="4" w:space="0" w:color="auto"/>
            </w:tcBorders>
            <w:shd w:val="clear" w:color="auto" w:fill="auto"/>
            <w:noWrap/>
            <w:vAlign w:val="center"/>
            <w:hideMark/>
          </w:tcPr>
          <w:p w14:paraId="15B76637"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11</w:t>
            </w:r>
          </w:p>
        </w:tc>
        <w:tc>
          <w:tcPr>
            <w:tcW w:w="498" w:type="dxa"/>
            <w:tcBorders>
              <w:top w:val="nil"/>
              <w:left w:val="nil"/>
              <w:bottom w:val="single" w:sz="4" w:space="0" w:color="auto"/>
              <w:right w:val="single" w:sz="4" w:space="0" w:color="auto"/>
            </w:tcBorders>
            <w:shd w:val="clear" w:color="auto" w:fill="auto"/>
            <w:noWrap/>
            <w:vAlign w:val="bottom"/>
            <w:hideMark/>
          </w:tcPr>
          <w:p w14:paraId="15B76638"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5%</w:t>
            </w:r>
          </w:p>
        </w:tc>
        <w:tc>
          <w:tcPr>
            <w:tcW w:w="1598" w:type="dxa"/>
            <w:tcBorders>
              <w:top w:val="nil"/>
              <w:left w:val="nil"/>
              <w:bottom w:val="single" w:sz="4" w:space="0" w:color="auto"/>
              <w:right w:val="single" w:sz="4" w:space="0" w:color="auto"/>
            </w:tcBorders>
            <w:shd w:val="clear" w:color="auto" w:fill="auto"/>
            <w:noWrap/>
            <w:vAlign w:val="center"/>
            <w:hideMark/>
          </w:tcPr>
          <w:p w14:paraId="15B76639"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208</w:t>
            </w:r>
          </w:p>
        </w:tc>
        <w:tc>
          <w:tcPr>
            <w:tcW w:w="797" w:type="dxa"/>
            <w:tcBorders>
              <w:top w:val="nil"/>
              <w:left w:val="nil"/>
              <w:bottom w:val="single" w:sz="4" w:space="0" w:color="auto"/>
              <w:right w:val="single" w:sz="4" w:space="0" w:color="auto"/>
            </w:tcBorders>
            <w:shd w:val="clear" w:color="auto" w:fill="auto"/>
            <w:noWrap/>
            <w:vAlign w:val="bottom"/>
            <w:hideMark/>
          </w:tcPr>
          <w:p w14:paraId="15B7663A"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95%</w:t>
            </w:r>
          </w:p>
        </w:tc>
      </w:tr>
      <w:tr w:rsidR="00286D57" w:rsidRPr="00752A5B" w14:paraId="15B76643" w14:textId="77777777" w:rsidTr="00EA326D">
        <w:trPr>
          <w:trHeight w:val="300"/>
          <w:jc w:val="center"/>
        </w:trPr>
        <w:tc>
          <w:tcPr>
            <w:tcW w:w="20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63C" w14:textId="77777777" w:rsidR="00286D57" w:rsidRPr="00752A5B" w:rsidRDefault="00286D57" w:rsidP="00EA326D">
            <w:pPr>
              <w:rPr>
                <w:rFonts w:ascii="Calibri" w:hAnsi="Calibri"/>
                <w:bCs/>
                <w:sz w:val="20"/>
                <w:szCs w:val="20"/>
                <w:lang w:val="es-PE" w:eastAsia="es-PE"/>
              </w:rPr>
            </w:pPr>
            <w:r w:rsidRPr="00752A5B">
              <w:rPr>
                <w:rFonts w:ascii="Calibri" w:hAnsi="Calibri"/>
                <w:bCs/>
                <w:sz w:val="20"/>
                <w:szCs w:val="20"/>
                <w:lang w:val="es-PE" w:eastAsia="es-PE"/>
              </w:rPr>
              <w:t>Cusco</w:t>
            </w:r>
          </w:p>
        </w:tc>
        <w:tc>
          <w:tcPr>
            <w:tcW w:w="795" w:type="dxa"/>
            <w:tcBorders>
              <w:top w:val="nil"/>
              <w:left w:val="nil"/>
              <w:bottom w:val="single" w:sz="4" w:space="0" w:color="auto"/>
              <w:right w:val="single" w:sz="4" w:space="0" w:color="auto"/>
            </w:tcBorders>
            <w:shd w:val="clear" w:color="auto" w:fill="auto"/>
            <w:noWrap/>
            <w:vAlign w:val="bottom"/>
            <w:hideMark/>
          </w:tcPr>
          <w:p w14:paraId="15B7663D" w14:textId="77777777" w:rsidR="00286D57" w:rsidRPr="00752A5B" w:rsidRDefault="00286D57" w:rsidP="00EA326D">
            <w:pPr>
              <w:jc w:val="right"/>
              <w:rPr>
                <w:rFonts w:ascii="Calibri" w:hAnsi="Calibri"/>
                <w:sz w:val="20"/>
                <w:szCs w:val="20"/>
                <w:lang w:val="es-PE" w:eastAsia="es-PE"/>
              </w:rPr>
            </w:pPr>
            <w:r w:rsidRPr="00752A5B">
              <w:rPr>
                <w:rFonts w:ascii="Calibri" w:hAnsi="Calibri"/>
                <w:sz w:val="20"/>
                <w:szCs w:val="20"/>
                <w:lang w:val="es-PE" w:eastAsia="es-PE"/>
              </w:rPr>
              <w:t>3.304</w:t>
            </w:r>
          </w:p>
        </w:tc>
        <w:tc>
          <w:tcPr>
            <w:tcW w:w="640" w:type="dxa"/>
            <w:vMerge/>
            <w:tcBorders>
              <w:top w:val="nil"/>
              <w:left w:val="single" w:sz="4" w:space="0" w:color="auto"/>
              <w:bottom w:val="single" w:sz="4" w:space="0" w:color="auto"/>
              <w:right w:val="single" w:sz="4" w:space="0" w:color="auto"/>
            </w:tcBorders>
            <w:shd w:val="clear" w:color="auto" w:fill="auto"/>
            <w:vAlign w:val="center"/>
            <w:hideMark/>
          </w:tcPr>
          <w:p w14:paraId="15B7663E" w14:textId="77777777" w:rsidR="00286D57" w:rsidRPr="00752A5B" w:rsidRDefault="00286D57" w:rsidP="00EA326D">
            <w:pPr>
              <w:rPr>
                <w:rFonts w:ascii="Calibri" w:hAnsi="Calibri"/>
                <w:sz w:val="20"/>
                <w:szCs w:val="20"/>
                <w:lang w:val="es-PE" w:eastAsia="es-PE"/>
              </w:rPr>
            </w:pPr>
          </w:p>
        </w:tc>
        <w:tc>
          <w:tcPr>
            <w:tcW w:w="1378" w:type="dxa"/>
            <w:tcBorders>
              <w:top w:val="nil"/>
              <w:left w:val="nil"/>
              <w:bottom w:val="single" w:sz="4" w:space="0" w:color="auto"/>
              <w:right w:val="single" w:sz="4" w:space="0" w:color="auto"/>
            </w:tcBorders>
            <w:shd w:val="clear" w:color="auto" w:fill="auto"/>
            <w:noWrap/>
            <w:vAlign w:val="center"/>
            <w:hideMark/>
          </w:tcPr>
          <w:p w14:paraId="15B7663F"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165</w:t>
            </w:r>
          </w:p>
        </w:tc>
        <w:tc>
          <w:tcPr>
            <w:tcW w:w="498" w:type="dxa"/>
            <w:tcBorders>
              <w:top w:val="nil"/>
              <w:left w:val="nil"/>
              <w:bottom w:val="single" w:sz="4" w:space="0" w:color="auto"/>
              <w:right w:val="single" w:sz="4" w:space="0" w:color="auto"/>
            </w:tcBorders>
            <w:shd w:val="clear" w:color="auto" w:fill="auto"/>
            <w:noWrap/>
            <w:vAlign w:val="bottom"/>
            <w:hideMark/>
          </w:tcPr>
          <w:p w14:paraId="15B76640"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5%</w:t>
            </w:r>
          </w:p>
        </w:tc>
        <w:tc>
          <w:tcPr>
            <w:tcW w:w="1598" w:type="dxa"/>
            <w:tcBorders>
              <w:top w:val="nil"/>
              <w:left w:val="nil"/>
              <w:bottom w:val="single" w:sz="4" w:space="0" w:color="auto"/>
              <w:right w:val="single" w:sz="4" w:space="0" w:color="auto"/>
            </w:tcBorders>
            <w:shd w:val="clear" w:color="auto" w:fill="auto"/>
            <w:noWrap/>
            <w:vAlign w:val="center"/>
            <w:hideMark/>
          </w:tcPr>
          <w:p w14:paraId="15B76641"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3139</w:t>
            </w:r>
          </w:p>
        </w:tc>
        <w:tc>
          <w:tcPr>
            <w:tcW w:w="797" w:type="dxa"/>
            <w:tcBorders>
              <w:top w:val="nil"/>
              <w:left w:val="nil"/>
              <w:bottom w:val="single" w:sz="4" w:space="0" w:color="auto"/>
              <w:right w:val="single" w:sz="4" w:space="0" w:color="auto"/>
            </w:tcBorders>
            <w:shd w:val="clear" w:color="auto" w:fill="auto"/>
            <w:noWrap/>
            <w:vAlign w:val="bottom"/>
            <w:hideMark/>
          </w:tcPr>
          <w:p w14:paraId="15B76642"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95%</w:t>
            </w:r>
          </w:p>
        </w:tc>
      </w:tr>
      <w:tr w:rsidR="00286D57" w:rsidRPr="00752A5B" w14:paraId="15B7664B" w14:textId="77777777" w:rsidTr="00EA326D">
        <w:trPr>
          <w:trHeight w:val="300"/>
          <w:jc w:val="center"/>
        </w:trPr>
        <w:tc>
          <w:tcPr>
            <w:tcW w:w="20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644" w14:textId="77777777" w:rsidR="00286D57" w:rsidRPr="00752A5B" w:rsidRDefault="00286D57" w:rsidP="00EA326D">
            <w:pPr>
              <w:rPr>
                <w:rFonts w:ascii="Calibri" w:hAnsi="Calibri"/>
                <w:bCs/>
                <w:sz w:val="20"/>
                <w:szCs w:val="20"/>
                <w:lang w:val="es-PE" w:eastAsia="es-PE"/>
              </w:rPr>
            </w:pPr>
            <w:r w:rsidRPr="00752A5B">
              <w:rPr>
                <w:rFonts w:ascii="Calibri" w:hAnsi="Calibri"/>
                <w:bCs/>
                <w:sz w:val="20"/>
                <w:szCs w:val="20"/>
                <w:lang w:val="es-PE" w:eastAsia="es-PE"/>
              </w:rPr>
              <w:lastRenderedPageBreak/>
              <w:t>Pucallpa</w:t>
            </w:r>
          </w:p>
        </w:tc>
        <w:tc>
          <w:tcPr>
            <w:tcW w:w="795" w:type="dxa"/>
            <w:tcBorders>
              <w:top w:val="nil"/>
              <w:left w:val="nil"/>
              <w:bottom w:val="single" w:sz="4" w:space="0" w:color="auto"/>
              <w:right w:val="single" w:sz="4" w:space="0" w:color="auto"/>
            </w:tcBorders>
            <w:shd w:val="clear" w:color="auto" w:fill="auto"/>
            <w:noWrap/>
            <w:vAlign w:val="bottom"/>
            <w:hideMark/>
          </w:tcPr>
          <w:p w14:paraId="15B76645" w14:textId="77777777" w:rsidR="00286D57" w:rsidRPr="00752A5B" w:rsidRDefault="00286D57" w:rsidP="00EA326D">
            <w:pPr>
              <w:jc w:val="right"/>
              <w:rPr>
                <w:rFonts w:ascii="Calibri" w:hAnsi="Calibri"/>
                <w:sz w:val="20"/>
                <w:szCs w:val="20"/>
                <w:lang w:val="es-PE" w:eastAsia="es-PE"/>
              </w:rPr>
            </w:pPr>
            <w:r w:rsidRPr="00752A5B">
              <w:rPr>
                <w:rFonts w:ascii="Calibri" w:hAnsi="Calibri"/>
                <w:sz w:val="20"/>
                <w:szCs w:val="20"/>
                <w:lang w:val="es-PE" w:eastAsia="es-PE"/>
              </w:rPr>
              <w:t>618</w:t>
            </w:r>
          </w:p>
        </w:tc>
        <w:tc>
          <w:tcPr>
            <w:tcW w:w="640" w:type="dxa"/>
            <w:vMerge/>
            <w:tcBorders>
              <w:top w:val="nil"/>
              <w:left w:val="single" w:sz="4" w:space="0" w:color="auto"/>
              <w:bottom w:val="single" w:sz="4" w:space="0" w:color="auto"/>
              <w:right w:val="single" w:sz="4" w:space="0" w:color="auto"/>
            </w:tcBorders>
            <w:shd w:val="clear" w:color="auto" w:fill="auto"/>
            <w:vAlign w:val="center"/>
            <w:hideMark/>
          </w:tcPr>
          <w:p w14:paraId="15B76646" w14:textId="77777777" w:rsidR="00286D57" w:rsidRPr="00752A5B" w:rsidRDefault="00286D57" w:rsidP="00EA326D">
            <w:pPr>
              <w:rPr>
                <w:rFonts w:ascii="Calibri" w:hAnsi="Calibri"/>
                <w:sz w:val="20"/>
                <w:szCs w:val="20"/>
                <w:lang w:val="es-PE" w:eastAsia="es-PE"/>
              </w:rPr>
            </w:pPr>
          </w:p>
        </w:tc>
        <w:tc>
          <w:tcPr>
            <w:tcW w:w="1378" w:type="dxa"/>
            <w:tcBorders>
              <w:top w:val="nil"/>
              <w:left w:val="nil"/>
              <w:bottom w:val="single" w:sz="4" w:space="0" w:color="auto"/>
              <w:right w:val="single" w:sz="4" w:space="0" w:color="auto"/>
            </w:tcBorders>
            <w:shd w:val="clear" w:color="auto" w:fill="auto"/>
            <w:noWrap/>
            <w:vAlign w:val="center"/>
            <w:hideMark/>
          </w:tcPr>
          <w:p w14:paraId="15B76647"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16</w:t>
            </w:r>
          </w:p>
        </w:tc>
        <w:tc>
          <w:tcPr>
            <w:tcW w:w="498" w:type="dxa"/>
            <w:tcBorders>
              <w:top w:val="nil"/>
              <w:left w:val="nil"/>
              <w:bottom w:val="single" w:sz="4" w:space="0" w:color="auto"/>
              <w:right w:val="single" w:sz="4" w:space="0" w:color="auto"/>
            </w:tcBorders>
            <w:shd w:val="clear" w:color="auto" w:fill="auto"/>
            <w:noWrap/>
            <w:vAlign w:val="bottom"/>
            <w:hideMark/>
          </w:tcPr>
          <w:p w14:paraId="15B76648"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3%</w:t>
            </w:r>
          </w:p>
        </w:tc>
        <w:tc>
          <w:tcPr>
            <w:tcW w:w="1598" w:type="dxa"/>
            <w:tcBorders>
              <w:top w:val="nil"/>
              <w:left w:val="nil"/>
              <w:bottom w:val="single" w:sz="4" w:space="0" w:color="auto"/>
              <w:right w:val="single" w:sz="4" w:space="0" w:color="auto"/>
            </w:tcBorders>
            <w:shd w:val="clear" w:color="auto" w:fill="auto"/>
            <w:noWrap/>
            <w:vAlign w:val="center"/>
            <w:hideMark/>
          </w:tcPr>
          <w:p w14:paraId="15B76649"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602</w:t>
            </w:r>
          </w:p>
        </w:tc>
        <w:tc>
          <w:tcPr>
            <w:tcW w:w="797" w:type="dxa"/>
            <w:tcBorders>
              <w:top w:val="nil"/>
              <w:left w:val="nil"/>
              <w:bottom w:val="single" w:sz="4" w:space="0" w:color="auto"/>
              <w:right w:val="single" w:sz="4" w:space="0" w:color="auto"/>
            </w:tcBorders>
            <w:shd w:val="clear" w:color="auto" w:fill="auto"/>
            <w:noWrap/>
            <w:vAlign w:val="bottom"/>
            <w:hideMark/>
          </w:tcPr>
          <w:p w14:paraId="15B7664A"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97%</w:t>
            </w:r>
          </w:p>
        </w:tc>
      </w:tr>
      <w:tr w:rsidR="00286D57" w:rsidRPr="00752A5B" w14:paraId="15B76653" w14:textId="77777777" w:rsidTr="00EA326D">
        <w:trPr>
          <w:trHeight w:val="300"/>
          <w:jc w:val="center"/>
        </w:trPr>
        <w:tc>
          <w:tcPr>
            <w:tcW w:w="20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64C" w14:textId="77777777" w:rsidR="00286D57" w:rsidRPr="00752A5B" w:rsidRDefault="00286D57" w:rsidP="00EA326D">
            <w:pPr>
              <w:rPr>
                <w:rFonts w:ascii="Calibri" w:hAnsi="Calibri"/>
                <w:bCs/>
                <w:sz w:val="20"/>
                <w:szCs w:val="20"/>
                <w:lang w:val="es-PE" w:eastAsia="es-PE"/>
              </w:rPr>
            </w:pPr>
            <w:r w:rsidRPr="00752A5B">
              <w:rPr>
                <w:rFonts w:ascii="Calibri" w:hAnsi="Calibri"/>
                <w:bCs/>
                <w:sz w:val="20"/>
                <w:szCs w:val="20"/>
                <w:lang w:val="es-PE" w:eastAsia="es-PE"/>
              </w:rPr>
              <w:t>Iquitos</w:t>
            </w:r>
          </w:p>
        </w:tc>
        <w:tc>
          <w:tcPr>
            <w:tcW w:w="795" w:type="dxa"/>
            <w:tcBorders>
              <w:top w:val="nil"/>
              <w:left w:val="nil"/>
              <w:bottom w:val="single" w:sz="4" w:space="0" w:color="auto"/>
              <w:right w:val="single" w:sz="4" w:space="0" w:color="auto"/>
            </w:tcBorders>
            <w:shd w:val="clear" w:color="auto" w:fill="auto"/>
            <w:noWrap/>
            <w:vAlign w:val="bottom"/>
            <w:hideMark/>
          </w:tcPr>
          <w:p w14:paraId="15B7664D" w14:textId="77777777" w:rsidR="00286D57" w:rsidRPr="00752A5B" w:rsidRDefault="00286D57" w:rsidP="00EA326D">
            <w:pPr>
              <w:jc w:val="right"/>
              <w:rPr>
                <w:rFonts w:ascii="Calibri" w:hAnsi="Calibri"/>
                <w:sz w:val="20"/>
                <w:szCs w:val="20"/>
                <w:lang w:val="es-PE" w:eastAsia="es-PE"/>
              </w:rPr>
            </w:pPr>
            <w:r w:rsidRPr="00752A5B">
              <w:rPr>
                <w:rFonts w:ascii="Calibri" w:hAnsi="Calibri"/>
                <w:sz w:val="20"/>
                <w:szCs w:val="20"/>
                <w:lang w:val="es-PE" w:eastAsia="es-PE"/>
              </w:rPr>
              <w:t>1.152</w:t>
            </w:r>
          </w:p>
        </w:tc>
        <w:tc>
          <w:tcPr>
            <w:tcW w:w="640" w:type="dxa"/>
            <w:vMerge/>
            <w:tcBorders>
              <w:top w:val="nil"/>
              <w:left w:val="single" w:sz="4" w:space="0" w:color="auto"/>
              <w:bottom w:val="single" w:sz="4" w:space="0" w:color="auto"/>
              <w:right w:val="single" w:sz="4" w:space="0" w:color="auto"/>
            </w:tcBorders>
            <w:shd w:val="clear" w:color="auto" w:fill="auto"/>
            <w:vAlign w:val="center"/>
            <w:hideMark/>
          </w:tcPr>
          <w:p w14:paraId="15B7664E" w14:textId="77777777" w:rsidR="00286D57" w:rsidRPr="00752A5B" w:rsidRDefault="00286D57" w:rsidP="00EA326D">
            <w:pPr>
              <w:rPr>
                <w:rFonts w:ascii="Calibri" w:hAnsi="Calibri"/>
                <w:sz w:val="20"/>
                <w:szCs w:val="20"/>
                <w:lang w:val="es-PE" w:eastAsia="es-PE"/>
              </w:rPr>
            </w:pPr>
          </w:p>
        </w:tc>
        <w:tc>
          <w:tcPr>
            <w:tcW w:w="1378" w:type="dxa"/>
            <w:tcBorders>
              <w:top w:val="nil"/>
              <w:left w:val="nil"/>
              <w:bottom w:val="single" w:sz="4" w:space="0" w:color="auto"/>
              <w:right w:val="single" w:sz="4" w:space="0" w:color="auto"/>
            </w:tcBorders>
            <w:shd w:val="clear" w:color="auto" w:fill="auto"/>
            <w:noWrap/>
            <w:vAlign w:val="center"/>
            <w:hideMark/>
          </w:tcPr>
          <w:p w14:paraId="15B7664F"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37</w:t>
            </w:r>
          </w:p>
        </w:tc>
        <w:tc>
          <w:tcPr>
            <w:tcW w:w="498" w:type="dxa"/>
            <w:tcBorders>
              <w:top w:val="nil"/>
              <w:left w:val="nil"/>
              <w:bottom w:val="single" w:sz="4" w:space="0" w:color="auto"/>
              <w:right w:val="single" w:sz="4" w:space="0" w:color="auto"/>
            </w:tcBorders>
            <w:shd w:val="clear" w:color="auto" w:fill="auto"/>
            <w:noWrap/>
            <w:vAlign w:val="bottom"/>
            <w:hideMark/>
          </w:tcPr>
          <w:p w14:paraId="15B76650"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3%</w:t>
            </w:r>
          </w:p>
        </w:tc>
        <w:tc>
          <w:tcPr>
            <w:tcW w:w="1598" w:type="dxa"/>
            <w:tcBorders>
              <w:top w:val="nil"/>
              <w:left w:val="nil"/>
              <w:bottom w:val="single" w:sz="4" w:space="0" w:color="auto"/>
              <w:right w:val="single" w:sz="4" w:space="0" w:color="auto"/>
            </w:tcBorders>
            <w:shd w:val="clear" w:color="auto" w:fill="auto"/>
            <w:noWrap/>
            <w:vAlign w:val="center"/>
            <w:hideMark/>
          </w:tcPr>
          <w:p w14:paraId="15B76651"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1115</w:t>
            </w:r>
          </w:p>
        </w:tc>
        <w:tc>
          <w:tcPr>
            <w:tcW w:w="797" w:type="dxa"/>
            <w:tcBorders>
              <w:top w:val="nil"/>
              <w:left w:val="nil"/>
              <w:bottom w:val="single" w:sz="4" w:space="0" w:color="auto"/>
              <w:right w:val="single" w:sz="4" w:space="0" w:color="auto"/>
            </w:tcBorders>
            <w:shd w:val="clear" w:color="auto" w:fill="auto"/>
            <w:noWrap/>
            <w:vAlign w:val="bottom"/>
            <w:hideMark/>
          </w:tcPr>
          <w:p w14:paraId="15B76652"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97%</w:t>
            </w:r>
          </w:p>
        </w:tc>
      </w:tr>
      <w:tr w:rsidR="00286D57" w:rsidRPr="00752A5B" w14:paraId="15B7665B" w14:textId="77777777" w:rsidTr="00EA326D">
        <w:trPr>
          <w:trHeight w:val="300"/>
          <w:jc w:val="center"/>
        </w:trPr>
        <w:tc>
          <w:tcPr>
            <w:tcW w:w="20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654" w14:textId="77777777" w:rsidR="00286D57" w:rsidRPr="00752A5B" w:rsidRDefault="00286D57" w:rsidP="00EA326D">
            <w:pPr>
              <w:rPr>
                <w:rFonts w:ascii="Calibri" w:hAnsi="Calibri"/>
                <w:bCs/>
                <w:sz w:val="20"/>
                <w:szCs w:val="20"/>
                <w:lang w:val="es-PE" w:eastAsia="es-PE"/>
              </w:rPr>
            </w:pPr>
            <w:r w:rsidRPr="00752A5B">
              <w:rPr>
                <w:rFonts w:ascii="Calibri" w:hAnsi="Calibri"/>
                <w:bCs/>
                <w:sz w:val="20"/>
                <w:szCs w:val="20"/>
                <w:lang w:val="es-PE" w:eastAsia="es-PE"/>
              </w:rPr>
              <w:t>Tarapoto</w:t>
            </w:r>
          </w:p>
        </w:tc>
        <w:tc>
          <w:tcPr>
            <w:tcW w:w="795" w:type="dxa"/>
            <w:tcBorders>
              <w:top w:val="nil"/>
              <w:left w:val="nil"/>
              <w:bottom w:val="single" w:sz="4" w:space="0" w:color="auto"/>
              <w:right w:val="single" w:sz="4" w:space="0" w:color="auto"/>
            </w:tcBorders>
            <w:shd w:val="clear" w:color="auto" w:fill="auto"/>
            <w:noWrap/>
            <w:vAlign w:val="bottom"/>
            <w:hideMark/>
          </w:tcPr>
          <w:p w14:paraId="15B76655" w14:textId="77777777" w:rsidR="00286D57" w:rsidRPr="00752A5B" w:rsidRDefault="00286D57" w:rsidP="00EA326D">
            <w:pPr>
              <w:jc w:val="right"/>
              <w:rPr>
                <w:rFonts w:ascii="Calibri" w:hAnsi="Calibri"/>
                <w:sz w:val="20"/>
                <w:szCs w:val="20"/>
                <w:lang w:val="es-PE" w:eastAsia="es-PE"/>
              </w:rPr>
            </w:pPr>
            <w:r w:rsidRPr="00752A5B">
              <w:rPr>
                <w:rFonts w:ascii="Calibri" w:hAnsi="Calibri"/>
                <w:sz w:val="20"/>
                <w:szCs w:val="20"/>
                <w:lang w:val="es-PE" w:eastAsia="es-PE"/>
              </w:rPr>
              <w:t>367</w:t>
            </w:r>
          </w:p>
        </w:tc>
        <w:tc>
          <w:tcPr>
            <w:tcW w:w="640" w:type="dxa"/>
            <w:vMerge/>
            <w:tcBorders>
              <w:top w:val="nil"/>
              <w:left w:val="single" w:sz="4" w:space="0" w:color="auto"/>
              <w:bottom w:val="single" w:sz="4" w:space="0" w:color="auto"/>
              <w:right w:val="single" w:sz="4" w:space="0" w:color="auto"/>
            </w:tcBorders>
            <w:shd w:val="clear" w:color="auto" w:fill="auto"/>
            <w:vAlign w:val="center"/>
            <w:hideMark/>
          </w:tcPr>
          <w:p w14:paraId="15B76656" w14:textId="77777777" w:rsidR="00286D57" w:rsidRPr="00752A5B" w:rsidRDefault="00286D57" w:rsidP="00EA326D">
            <w:pPr>
              <w:rPr>
                <w:rFonts w:ascii="Calibri" w:hAnsi="Calibri"/>
                <w:sz w:val="20"/>
                <w:szCs w:val="20"/>
                <w:lang w:val="es-PE" w:eastAsia="es-PE"/>
              </w:rPr>
            </w:pPr>
          </w:p>
        </w:tc>
        <w:tc>
          <w:tcPr>
            <w:tcW w:w="1378" w:type="dxa"/>
            <w:tcBorders>
              <w:top w:val="nil"/>
              <w:left w:val="nil"/>
              <w:bottom w:val="single" w:sz="4" w:space="0" w:color="auto"/>
              <w:right w:val="single" w:sz="4" w:space="0" w:color="auto"/>
            </w:tcBorders>
            <w:shd w:val="clear" w:color="auto" w:fill="auto"/>
            <w:noWrap/>
            <w:vAlign w:val="center"/>
            <w:hideMark/>
          </w:tcPr>
          <w:p w14:paraId="15B76657"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0</w:t>
            </w:r>
          </w:p>
        </w:tc>
        <w:tc>
          <w:tcPr>
            <w:tcW w:w="498" w:type="dxa"/>
            <w:tcBorders>
              <w:top w:val="nil"/>
              <w:left w:val="nil"/>
              <w:bottom w:val="single" w:sz="4" w:space="0" w:color="auto"/>
              <w:right w:val="single" w:sz="4" w:space="0" w:color="auto"/>
            </w:tcBorders>
            <w:shd w:val="clear" w:color="auto" w:fill="auto"/>
            <w:noWrap/>
            <w:vAlign w:val="bottom"/>
            <w:hideMark/>
          </w:tcPr>
          <w:p w14:paraId="15B76658"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0%</w:t>
            </w:r>
          </w:p>
        </w:tc>
        <w:tc>
          <w:tcPr>
            <w:tcW w:w="1598" w:type="dxa"/>
            <w:tcBorders>
              <w:top w:val="nil"/>
              <w:left w:val="nil"/>
              <w:bottom w:val="single" w:sz="4" w:space="0" w:color="auto"/>
              <w:right w:val="single" w:sz="4" w:space="0" w:color="auto"/>
            </w:tcBorders>
            <w:shd w:val="clear" w:color="auto" w:fill="auto"/>
            <w:noWrap/>
            <w:vAlign w:val="center"/>
            <w:hideMark/>
          </w:tcPr>
          <w:p w14:paraId="15B76659"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367</w:t>
            </w:r>
          </w:p>
        </w:tc>
        <w:tc>
          <w:tcPr>
            <w:tcW w:w="797" w:type="dxa"/>
            <w:tcBorders>
              <w:top w:val="nil"/>
              <w:left w:val="nil"/>
              <w:bottom w:val="single" w:sz="4" w:space="0" w:color="auto"/>
              <w:right w:val="single" w:sz="4" w:space="0" w:color="auto"/>
            </w:tcBorders>
            <w:shd w:val="clear" w:color="auto" w:fill="auto"/>
            <w:noWrap/>
            <w:vAlign w:val="bottom"/>
            <w:hideMark/>
          </w:tcPr>
          <w:p w14:paraId="15B7665A"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100%</w:t>
            </w:r>
          </w:p>
        </w:tc>
      </w:tr>
      <w:tr w:rsidR="00286D57" w:rsidRPr="00752A5B" w14:paraId="15B76663" w14:textId="77777777" w:rsidTr="00EA326D">
        <w:trPr>
          <w:trHeight w:val="300"/>
          <w:jc w:val="center"/>
        </w:trPr>
        <w:tc>
          <w:tcPr>
            <w:tcW w:w="20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65C" w14:textId="77777777" w:rsidR="00286D57" w:rsidRPr="00752A5B" w:rsidRDefault="00286D57" w:rsidP="00EA326D">
            <w:pPr>
              <w:rPr>
                <w:rFonts w:ascii="Calibri" w:hAnsi="Calibri"/>
                <w:bCs/>
                <w:sz w:val="20"/>
                <w:szCs w:val="20"/>
                <w:lang w:val="es-PE" w:eastAsia="es-PE"/>
              </w:rPr>
            </w:pPr>
            <w:r w:rsidRPr="00752A5B">
              <w:rPr>
                <w:rFonts w:ascii="Calibri" w:hAnsi="Calibri"/>
                <w:bCs/>
                <w:sz w:val="20"/>
                <w:szCs w:val="20"/>
                <w:lang w:val="es-PE" w:eastAsia="es-PE"/>
              </w:rPr>
              <w:t>Puerto Maldonado</w:t>
            </w:r>
          </w:p>
        </w:tc>
        <w:tc>
          <w:tcPr>
            <w:tcW w:w="795" w:type="dxa"/>
            <w:tcBorders>
              <w:top w:val="nil"/>
              <w:left w:val="nil"/>
              <w:bottom w:val="single" w:sz="4" w:space="0" w:color="auto"/>
              <w:right w:val="single" w:sz="4" w:space="0" w:color="auto"/>
            </w:tcBorders>
            <w:shd w:val="clear" w:color="auto" w:fill="auto"/>
            <w:noWrap/>
            <w:vAlign w:val="bottom"/>
            <w:hideMark/>
          </w:tcPr>
          <w:p w14:paraId="15B7665D" w14:textId="77777777" w:rsidR="00286D57" w:rsidRPr="00752A5B" w:rsidRDefault="00286D57" w:rsidP="00EA326D">
            <w:pPr>
              <w:jc w:val="right"/>
              <w:rPr>
                <w:rFonts w:ascii="Calibri" w:hAnsi="Calibri"/>
                <w:sz w:val="20"/>
                <w:szCs w:val="20"/>
                <w:lang w:val="es-PE" w:eastAsia="es-PE"/>
              </w:rPr>
            </w:pPr>
            <w:r w:rsidRPr="00752A5B">
              <w:rPr>
                <w:rFonts w:ascii="Calibri" w:hAnsi="Calibri"/>
                <w:sz w:val="20"/>
                <w:szCs w:val="20"/>
                <w:lang w:val="es-PE" w:eastAsia="es-PE"/>
              </w:rPr>
              <w:t>245</w:t>
            </w:r>
          </w:p>
        </w:tc>
        <w:tc>
          <w:tcPr>
            <w:tcW w:w="640" w:type="dxa"/>
            <w:vMerge/>
            <w:tcBorders>
              <w:top w:val="nil"/>
              <w:left w:val="single" w:sz="4" w:space="0" w:color="auto"/>
              <w:bottom w:val="single" w:sz="4" w:space="0" w:color="auto"/>
              <w:right w:val="single" w:sz="4" w:space="0" w:color="auto"/>
            </w:tcBorders>
            <w:shd w:val="clear" w:color="auto" w:fill="auto"/>
            <w:vAlign w:val="center"/>
            <w:hideMark/>
          </w:tcPr>
          <w:p w14:paraId="15B7665E" w14:textId="77777777" w:rsidR="00286D57" w:rsidRPr="00752A5B" w:rsidRDefault="00286D57" w:rsidP="00EA326D">
            <w:pPr>
              <w:rPr>
                <w:rFonts w:ascii="Calibri" w:hAnsi="Calibri"/>
                <w:sz w:val="20"/>
                <w:szCs w:val="20"/>
                <w:lang w:val="es-PE" w:eastAsia="es-PE"/>
              </w:rPr>
            </w:pPr>
          </w:p>
        </w:tc>
        <w:tc>
          <w:tcPr>
            <w:tcW w:w="1378" w:type="dxa"/>
            <w:tcBorders>
              <w:top w:val="nil"/>
              <w:left w:val="nil"/>
              <w:bottom w:val="single" w:sz="4" w:space="0" w:color="auto"/>
              <w:right w:val="single" w:sz="4" w:space="0" w:color="auto"/>
            </w:tcBorders>
            <w:shd w:val="clear" w:color="auto" w:fill="auto"/>
            <w:noWrap/>
            <w:vAlign w:val="center"/>
            <w:hideMark/>
          </w:tcPr>
          <w:p w14:paraId="15B7665F"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1</w:t>
            </w:r>
          </w:p>
        </w:tc>
        <w:tc>
          <w:tcPr>
            <w:tcW w:w="498" w:type="dxa"/>
            <w:tcBorders>
              <w:top w:val="nil"/>
              <w:left w:val="nil"/>
              <w:bottom w:val="single" w:sz="4" w:space="0" w:color="auto"/>
              <w:right w:val="single" w:sz="4" w:space="0" w:color="auto"/>
            </w:tcBorders>
            <w:shd w:val="clear" w:color="auto" w:fill="auto"/>
            <w:noWrap/>
            <w:vAlign w:val="bottom"/>
            <w:hideMark/>
          </w:tcPr>
          <w:p w14:paraId="15B76660"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0%</w:t>
            </w:r>
          </w:p>
        </w:tc>
        <w:tc>
          <w:tcPr>
            <w:tcW w:w="1598" w:type="dxa"/>
            <w:tcBorders>
              <w:top w:val="nil"/>
              <w:left w:val="nil"/>
              <w:bottom w:val="single" w:sz="4" w:space="0" w:color="auto"/>
              <w:right w:val="single" w:sz="4" w:space="0" w:color="auto"/>
            </w:tcBorders>
            <w:shd w:val="clear" w:color="auto" w:fill="auto"/>
            <w:noWrap/>
            <w:vAlign w:val="center"/>
            <w:hideMark/>
          </w:tcPr>
          <w:p w14:paraId="15B76661"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244</w:t>
            </w:r>
          </w:p>
        </w:tc>
        <w:tc>
          <w:tcPr>
            <w:tcW w:w="797" w:type="dxa"/>
            <w:tcBorders>
              <w:top w:val="nil"/>
              <w:left w:val="nil"/>
              <w:bottom w:val="single" w:sz="4" w:space="0" w:color="auto"/>
              <w:right w:val="single" w:sz="4" w:space="0" w:color="auto"/>
            </w:tcBorders>
            <w:shd w:val="clear" w:color="auto" w:fill="auto"/>
            <w:noWrap/>
            <w:vAlign w:val="bottom"/>
            <w:hideMark/>
          </w:tcPr>
          <w:p w14:paraId="15B76662"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100%</w:t>
            </w:r>
          </w:p>
        </w:tc>
      </w:tr>
      <w:tr w:rsidR="00286D57" w:rsidRPr="00752A5B" w14:paraId="15B7666B" w14:textId="77777777" w:rsidTr="00EA326D">
        <w:trPr>
          <w:trHeight w:val="300"/>
          <w:jc w:val="center"/>
        </w:trPr>
        <w:tc>
          <w:tcPr>
            <w:tcW w:w="20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664" w14:textId="77777777" w:rsidR="00286D57" w:rsidRPr="00752A5B" w:rsidRDefault="00286D57" w:rsidP="00EA326D">
            <w:pPr>
              <w:rPr>
                <w:rFonts w:ascii="Calibri" w:hAnsi="Calibri"/>
                <w:bCs/>
                <w:sz w:val="20"/>
                <w:szCs w:val="20"/>
                <w:lang w:val="es-PE" w:eastAsia="es-PE"/>
              </w:rPr>
            </w:pPr>
            <w:r w:rsidRPr="00752A5B">
              <w:rPr>
                <w:rFonts w:ascii="Calibri" w:hAnsi="Calibri"/>
                <w:bCs/>
                <w:sz w:val="20"/>
                <w:szCs w:val="20"/>
                <w:lang w:val="es-PE" w:eastAsia="es-PE"/>
              </w:rPr>
              <w:t>Postal del Callao</w:t>
            </w:r>
          </w:p>
        </w:tc>
        <w:tc>
          <w:tcPr>
            <w:tcW w:w="795" w:type="dxa"/>
            <w:tcBorders>
              <w:top w:val="nil"/>
              <w:left w:val="nil"/>
              <w:bottom w:val="single" w:sz="4" w:space="0" w:color="auto"/>
              <w:right w:val="single" w:sz="4" w:space="0" w:color="auto"/>
            </w:tcBorders>
            <w:shd w:val="clear" w:color="auto" w:fill="auto"/>
            <w:noWrap/>
            <w:vAlign w:val="bottom"/>
            <w:hideMark/>
          </w:tcPr>
          <w:p w14:paraId="15B76665" w14:textId="77777777" w:rsidR="00286D57" w:rsidRPr="00752A5B" w:rsidRDefault="00286D57" w:rsidP="00EA326D">
            <w:pPr>
              <w:jc w:val="right"/>
              <w:rPr>
                <w:rFonts w:ascii="Calibri" w:hAnsi="Calibri"/>
                <w:sz w:val="20"/>
                <w:szCs w:val="20"/>
                <w:lang w:val="es-PE" w:eastAsia="es-PE"/>
              </w:rPr>
            </w:pPr>
            <w:r w:rsidRPr="00752A5B">
              <w:rPr>
                <w:rFonts w:ascii="Calibri" w:hAnsi="Calibri"/>
                <w:sz w:val="20"/>
                <w:szCs w:val="20"/>
                <w:lang w:val="es-PE" w:eastAsia="es-PE"/>
              </w:rPr>
              <w:t>60.056</w:t>
            </w:r>
          </w:p>
        </w:tc>
        <w:tc>
          <w:tcPr>
            <w:tcW w:w="640" w:type="dxa"/>
            <w:tcBorders>
              <w:top w:val="nil"/>
              <w:left w:val="nil"/>
              <w:bottom w:val="single" w:sz="4" w:space="0" w:color="auto"/>
              <w:right w:val="single" w:sz="4" w:space="0" w:color="auto"/>
            </w:tcBorders>
            <w:shd w:val="clear" w:color="auto" w:fill="auto"/>
            <w:noWrap/>
            <w:vAlign w:val="bottom"/>
            <w:hideMark/>
          </w:tcPr>
          <w:p w14:paraId="15B76666"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77%</w:t>
            </w:r>
          </w:p>
        </w:tc>
        <w:tc>
          <w:tcPr>
            <w:tcW w:w="1378" w:type="dxa"/>
            <w:tcBorders>
              <w:top w:val="nil"/>
              <w:left w:val="nil"/>
              <w:bottom w:val="single" w:sz="4" w:space="0" w:color="auto"/>
              <w:right w:val="single" w:sz="4" w:space="0" w:color="auto"/>
            </w:tcBorders>
            <w:shd w:val="clear" w:color="auto" w:fill="auto"/>
            <w:noWrap/>
            <w:vAlign w:val="bottom"/>
            <w:hideMark/>
          </w:tcPr>
          <w:p w14:paraId="15B76667"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3289</w:t>
            </w:r>
          </w:p>
        </w:tc>
        <w:tc>
          <w:tcPr>
            <w:tcW w:w="498" w:type="dxa"/>
            <w:tcBorders>
              <w:top w:val="nil"/>
              <w:left w:val="nil"/>
              <w:bottom w:val="single" w:sz="4" w:space="0" w:color="auto"/>
              <w:right w:val="single" w:sz="4" w:space="0" w:color="auto"/>
            </w:tcBorders>
            <w:shd w:val="clear" w:color="auto" w:fill="auto"/>
            <w:noWrap/>
            <w:vAlign w:val="bottom"/>
            <w:hideMark/>
          </w:tcPr>
          <w:p w14:paraId="15B76668"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5%</w:t>
            </w:r>
          </w:p>
        </w:tc>
        <w:tc>
          <w:tcPr>
            <w:tcW w:w="1598" w:type="dxa"/>
            <w:tcBorders>
              <w:top w:val="nil"/>
              <w:left w:val="nil"/>
              <w:bottom w:val="single" w:sz="4" w:space="0" w:color="auto"/>
              <w:right w:val="single" w:sz="4" w:space="0" w:color="auto"/>
            </w:tcBorders>
            <w:shd w:val="clear" w:color="auto" w:fill="auto"/>
            <w:noWrap/>
            <w:vAlign w:val="bottom"/>
            <w:hideMark/>
          </w:tcPr>
          <w:p w14:paraId="15B76669"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56767</w:t>
            </w:r>
          </w:p>
        </w:tc>
        <w:tc>
          <w:tcPr>
            <w:tcW w:w="797" w:type="dxa"/>
            <w:tcBorders>
              <w:top w:val="nil"/>
              <w:left w:val="nil"/>
              <w:bottom w:val="single" w:sz="4" w:space="0" w:color="auto"/>
              <w:right w:val="single" w:sz="4" w:space="0" w:color="auto"/>
            </w:tcBorders>
            <w:shd w:val="clear" w:color="auto" w:fill="auto"/>
            <w:noWrap/>
            <w:vAlign w:val="bottom"/>
            <w:hideMark/>
          </w:tcPr>
          <w:p w14:paraId="15B7666A"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95%</w:t>
            </w:r>
          </w:p>
        </w:tc>
      </w:tr>
      <w:tr w:rsidR="00286D57" w:rsidRPr="00752A5B" w14:paraId="15B76673" w14:textId="77777777" w:rsidTr="00EA326D">
        <w:trPr>
          <w:trHeight w:val="300"/>
          <w:jc w:val="center"/>
        </w:trPr>
        <w:tc>
          <w:tcPr>
            <w:tcW w:w="20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66C" w14:textId="77777777" w:rsidR="00286D57" w:rsidRPr="00752A5B" w:rsidRDefault="00286D57" w:rsidP="00EA326D">
            <w:pPr>
              <w:rPr>
                <w:rFonts w:ascii="Calibri" w:hAnsi="Calibri"/>
                <w:b/>
                <w:bCs/>
                <w:sz w:val="20"/>
                <w:szCs w:val="20"/>
                <w:lang w:val="es-PE" w:eastAsia="es-PE"/>
              </w:rPr>
            </w:pPr>
            <w:r w:rsidRPr="00752A5B">
              <w:rPr>
                <w:rFonts w:ascii="Calibri" w:hAnsi="Calibri"/>
                <w:b/>
                <w:bCs/>
                <w:sz w:val="20"/>
                <w:szCs w:val="20"/>
                <w:lang w:val="es-PE" w:eastAsia="es-PE"/>
              </w:rPr>
              <w:t>TOTAL</w:t>
            </w:r>
          </w:p>
        </w:tc>
        <w:tc>
          <w:tcPr>
            <w:tcW w:w="795" w:type="dxa"/>
            <w:tcBorders>
              <w:top w:val="single" w:sz="4" w:space="0" w:color="auto"/>
              <w:left w:val="nil"/>
              <w:bottom w:val="single" w:sz="4" w:space="0" w:color="auto"/>
              <w:right w:val="single" w:sz="4" w:space="0" w:color="auto"/>
            </w:tcBorders>
            <w:shd w:val="clear" w:color="auto" w:fill="auto"/>
            <w:noWrap/>
            <w:vAlign w:val="bottom"/>
            <w:hideMark/>
          </w:tcPr>
          <w:p w14:paraId="15B7666D" w14:textId="77777777" w:rsidR="00286D57" w:rsidRPr="00752A5B" w:rsidRDefault="00286D57" w:rsidP="00EA326D">
            <w:pPr>
              <w:jc w:val="right"/>
              <w:rPr>
                <w:rFonts w:ascii="Calibri" w:hAnsi="Calibri"/>
                <w:sz w:val="20"/>
                <w:szCs w:val="20"/>
                <w:lang w:val="es-PE" w:eastAsia="es-PE"/>
              </w:rPr>
            </w:pPr>
            <w:r w:rsidRPr="00752A5B">
              <w:rPr>
                <w:rFonts w:ascii="Calibri" w:hAnsi="Calibri"/>
                <w:sz w:val="20"/>
                <w:szCs w:val="20"/>
                <w:lang w:val="es-PE" w:eastAsia="es-PE"/>
              </w:rPr>
              <w:t>78.084</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14:paraId="15B7666E"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100%</w:t>
            </w:r>
          </w:p>
        </w:tc>
        <w:tc>
          <w:tcPr>
            <w:tcW w:w="1378" w:type="dxa"/>
            <w:tcBorders>
              <w:top w:val="single" w:sz="4" w:space="0" w:color="auto"/>
              <w:left w:val="nil"/>
              <w:bottom w:val="single" w:sz="4" w:space="0" w:color="auto"/>
              <w:right w:val="single" w:sz="4" w:space="0" w:color="auto"/>
            </w:tcBorders>
            <w:shd w:val="clear" w:color="auto" w:fill="auto"/>
            <w:noWrap/>
            <w:vAlign w:val="bottom"/>
            <w:hideMark/>
          </w:tcPr>
          <w:p w14:paraId="15B7666F"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4033</w:t>
            </w:r>
          </w:p>
        </w:tc>
        <w:tc>
          <w:tcPr>
            <w:tcW w:w="498" w:type="dxa"/>
            <w:tcBorders>
              <w:top w:val="single" w:sz="4" w:space="0" w:color="auto"/>
              <w:left w:val="nil"/>
              <w:bottom w:val="single" w:sz="4" w:space="0" w:color="auto"/>
              <w:right w:val="single" w:sz="4" w:space="0" w:color="auto"/>
            </w:tcBorders>
            <w:shd w:val="clear" w:color="auto" w:fill="auto"/>
            <w:noWrap/>
            <w:vAlign w:val="bottom"/>
            <w:hideMark/>
          </w:tcPr>
          <w:p w14:paraId="15B76670"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5%</w:t>
            </w:r>
          </w:p>
        </w:tc>
        <w:tc>
          <w:tcPr>
            <w:tcW w:w="1598" w:type="dxa"/>
            <w:tcBorders>
              <w:top w:val="single" w:sz="4" w:space="0" w:color="auto"/>
              <w:left w:val="nil"/>
              <w:bottom w:val="single" w:sz="4" w:space="0" w:color="auto"/>
              <w:right w:val="single" w:sz="4" w:space="0" w:color="auto"/>
            </w:tcBorders>
            <w:shd w:val="clear" w:color="auto" w:fill="auto"/>
            <w:noWrap/>
            <w:vAlign w:val="bottom"/>
            <w:hideMark/>
          </w:tcPr>
          <w:p w14:paraId="15B76671"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74051</w:t>
            </w:r>
          </w:p>
        </w:tc>
        <w:tc>
          <w:tcPr>
            <w:tcW w:w="797" w:type="dxa"/>
            <w:tcBorders>
              <w:top w:val="single" w:sz="4" w:space="0" w:color="auto"/>
              <w:left w:val="nil"/>
              <w:bottom w:val="single" w:sz="4" w:space="0" w:color="auto"/>
              <w:right w:val="single" w:sz="4" w:space="0" w:color="auto"/>
            </w:tcBorders>
            <w:shd w:val="clear" w:color="auto" w:fill="auto"/>
            <w:noWrap/>
            <w:vAlign w:val="bottom"/>
            <w:hideMark/>
          </w:tcPr>
          <w:p w14:paraId="15B76672" w14:textId="77777777" w:rsidR="00286D57" w:rsidRPr="00752A5B" w:rsidRDefault="00286D57" w:rsidP="00EA326D">
            <w:pPr>
              <w:jc w:val="center"/>
              <w:rPr>
                <w:rFonts w:ascii="Calibri" w:hAnsi="Calibri"/>
                <w:sz w:val="20"/>
                <w:szCs w:val="20"/>
                <w:lang w:val="es-PE" w:eastAsia="es-PE"/>
              </w:rPr>
            </w:pPr>
            <w:r w:rsidRPr="00752A5B">
              <w:rPr>
                <w:rFonts w:ascii="Calibri" w:hAnsi="Calibri"/>
                <w:sz w:val="20"/>
                <w:szCs w:val="20"/>
                <w:lang w:val="es-PE" w:eastAsia="es-PE"/>
              </w:rPr>
              <w:t>95%</w:t>
            </w:r>
          </w:p>
        </w:tc>
      </w:tr>
    </w:tbl>
    <w:p w14:paraId="15B76674" w14:textId="77777777" w:rsidR="00286D57" w:rsidRPr="00752A5B" w:rsidRDefault="00286D57" w:rsidP="00286D57">
      <w:pPr>
        <w:tabs>
          <w:tab w:val="num" w:pos="1276"/>
        </w:tabs>
        <w:rPr>
          <w:rFonts w:cs="Arial"/>
          <w:sz w:val="20"/>
          <w:szCs w:val="20"/>
        </w:rPr>
      </w:pPr>
    </w:p>
    <w:p w14:paraId="15B76675" w14:textId="77777777" w:rsidR="00286D57" w:rsidRPr="00752A5B" w:rsidRDefault="00286D57" w:rsidP="00286D57">
      <w:pPr>
        <w:tabs>
          <w:tab w:val="num" w:pos="1276"/>
        </w:tabs>
        <w:rPr>
          <w:rFonts w:cs="Arial"/>
          <w:sz w:val="20"/>
          <w:szCs w:val="20"/>
        </w:rPr>
      </w:pPr>
    </w:p>
    <w:p w14:paraId="15B76676" w14:textId="77777777" w:rsidR="00286D57" w:rsidRPr="00752A5B" w:rsidRDefault="00286D57" w:rsidP="00286D57">
      <w:pPr>
        <w:pStyle w:val="Ttulo1"/>
      </w:pPr>
      <w:bookmarkStart w:id="51" w:name="_Toc328651397"/>
      <w:r w:rsidRPr="00752A5B">
        <w:t>MODELAMIENTO SITUACION PROPUESTA</w:t>
      </w:r>
      <w:bookmarkEnd w:id="51"/>
    </w:p>
    <w:p w14:paraId="15B76677" w14:textId="77777777" w:rsidR="00286D57" w:rsidRPr="00752A5B" w:rsidRDefault="00286D57" w:rsidP="00286D57">
      <w:pPr>
        <w:rPr>
          <w:lang w:val="es-PE"/>
        </w:rPr>
      </w:pPr>
    </w:p>
    <w:p w14:paraId="15B76678" w14:textId="77777777" w:rsidR="00286D57" w:rsidRPr="00752A5B" w:rsidRDefault="00286D57" w:rsidP="00286D57">
      <w:pPr>
        <w:pStyle w:val="Ttulo2"/>
        <w:ind w:left="578" w:hanging="578"/>
      </w:pPr>
      <w:bookmarkStart w:id="52" w:name="_Toc328651398"/>
      <w:r w:rsidRPr="00752A5B">
        <w:t>Descripción de Proceso Propuesto</w:t>
      </w:r>
      <w:bookmarkEnd w:id="52"/>
    </w:p>
    <w:p w14:paraId="15B76679" w14:textId="77777777" w:rsidR="00286D57" w:rsidRPr="00752A5B" w:rsidRDefault="00286D57" w:rsidP="00286D57">
      <w:pPr>
        <w:pStyle w:val="Ttulo3"/>
        <w:numPr>
          <w:ilvl w:val="0"/>
          <w:numId w:val="0"/>
        </w:numPr>
        <w:ind w:left="567"/>
        <w:rPr>
          <w:noProof/>
          <w:lang w:val="es-PE" w:eastAsia="es-PE"/>
        </w:rPr>
      </w:pPr>
      <w:bookmarkStart w:id="53" w:name="_Toc52788292"/>
    </w:p>
    <w:p w14:paraId="15B7667A" w14:textId="77777777" w:rsidR="00286D57" w:rsidRPr="00925800" w:rsidRDefault="00286D57" w:rsidP="00286D57">
      <w:pPr>
        <w:pStyle w:val="Ttulo2"/>
        <w:numPr>
          <w:ilvl w:val="0"/>
          <w:numId w:val="0"/>
        </w:numPr>
        <w:ind w:left="578"/>
        <w:rPr>
          <w:b w:val="0"/>
          <w:sz w:val="22"/>
          <w:szCs w:val="24"/>
        </w:rPr>
      </w:pPr>
      <w:r w:rsidRPr="00925800">
        <w:rPr>
          <w:b w:val="0"/>
          <w:sz w:val="22"/>
          <w:szCs w:val="24"/>
        </w:rPr>
        <w:t>El nuevo modelo propuesto establece como premisas básicas lo siguiente:</w:t>
      </w:r>
    </w:p>
    <w:p w14:paraId="15B7667B" w14:textId="77777777" w:rsidR="00286D57" w:rsidRPr="00925800" w:rsidRDefault="00286D57" w:rsidP="00286D57">
      <w:pPr>
        <w:pStyle w:val="Textoindependiente"/>
        <w:numPr>
          <w:ilvl w:val="0"/>
          <w:numId w:val="152"/>
        </w:numPr>
        <w:tabs>
          <w:tab w:val="clear" w:pos="4253"/>
          <w:tab w:val="left" w:pos="709"/>
        </w:tabs>
        <w:ind w:left="938"/>
        <w:rPr>
          <w:b w:val="0"/>
          <w:lang w:val="es-ES"/>
        </w:rPr>
      </w:pPr>
      <w:r w:rsidRPr="00925800">
        <w:rPr>
          <w:b w:val="0"/>
          <w:lang w:val="es-ES"/>
        </w:rPr>
        <w:t xml:space="preserve">Centralización del despacho de oficio (SUNAT y </w:t>
      </w:r>
      <w:r w:rsidRPr="00925800">
        <w:rPr>
          <w:b w:val="0"/>
        </w:rPr>
        <w:t>SERPOST S.A</w:t>
      </w:r>
      <w:r w:rsidRPr="00925800">
        <w:rPr>
          <w:b w:val="0"/>
          <w:lang w:val="es-ES"/>
        </w:rPr>
        <w:t xml:space="preserve">) sin presencia del destinatario de los envíos con destino a provincia </w:t>
      </w:r>
      <w:r w:rsidRPr="00925800">
        <w:rPr>
          <w:b w:val="0"/>
        </w:rPr>
        <w:t>con un valor FOB hasta US $ 2 000,00 dólares</w:t>
      </w:r>
      <w:r w:rsidRPr="00925800">
        <w:rPr>
          <w:b w:val="0"/>
          <w:lang w:val="es-ES"/>
        </w:rPr>
        <w:t xml:space="preserve"> por la Intendencia de Aduana Postal del Callao; en el caso de los despachos de envíos postales de Lima y Callao será con presencia del destinatario.</w:t>
      </w:r>
    </w:p>
    <w:p w14:paraId="15B7667C" w14:textId="77777777" w:rsidR="00286D57" w:rsidRPr="00925800" w:rsidRDefault="00286D57" w:rsidP="00286D57">
      <w:pPr>
        <w:pStyle w:val="Textoindependiente"/>
        <w:numPr>
          <w:ilvl w:val="0"/>
          <w:numId w:val="152"/>
        </w:numPr>
        <w:tabs>
          <w:tab w:val="clear" w:pos="4253"/>
          <w:tab w:val="left" w:pos="709"/>
        </w:tabs>
        <w:ind w:left="938"/>
        <w:rPr>
          <w:b w:val="0"/>
          <w:lang w:val="es-ES"/>
        </w:rPr>
      </w:pPr>
      <w:r w:rsidRPr="00925800">
        <w:rPr>
          <w:b w:val="0"/>
          <w:lang w:val="es-ES"/>
        </w:rPr>
        <w:t>Distribución directa inclusive para envíos hasta por un valor FOB de US$ 200,00 sin Declaración Simplificada (excepto mercancías restringidas y las que establezca la Administración Aduanera), en razón que aproximadamente en el año 2012 el 81% de los envíos no superaron el valor precitado, resultando necesario simplificar la atención de estos envíos inafectos al pago de tributos, optimizando las acciones de control para los envíos que efectivamente deban pagar tributos.</w:t>
      </w:r>
    </w:p>
    <w:p w14:paraId="15B7667D" w14:textId="77777777" w:rsidR="00286D57" w:rsidRPr="00925800" w:rsidRDefault="00286D57" w:rsidP="00286D57">
      <w:pPr>
        <w:pStyle w:val="Textoindependiente"/>
        <w:numPr>
          <w:ilvl w:val="0"/>
          <w:numId w:val="152"/>
        </w:numPr>
        <w:tabs>
          <w:tab w:val="clear" w:pos="4253"/>
          <w:tab w:val="left" w:pos="709"/>
        </w:tabs>
        <w:ind w:left="938"/>
        <w:rPr>
          <w:b w:val="0"/>
          <w:lang w:val="es-ES"/>
        </w:rPr>
      </w:pPr>
      <w:r w:rsidRPr="00925800">
        <w:rPr>
          <w:b w:val="0"/>
          <w:lang w:val="es-ES"/>
        </w:rPr>
        <w:t>Computar el abandono legal de los envíos postales vencido el plazo de conservación (2 meses).</w:t>
      </w:r>
    </w:p>
    <w:p w14:paraId="15B7667E" w14:textId="77777777" w:rsidR="00286D57" w:rsidRPr="00925800" w:rsidRDefault="00286D57" w:rsidP="00286D57">
      <w:pPr>
        <w:pStyle w:val="Ttulo3"/>
        <w:numPr>
          <w:ilvl w:val="0"/>
          <w:numId w:val="0"/>
        </w:numPr>
        <w:ind w:left="567"/>
        <w:rPr>
          <w:rFonts w:eastAsia="Times New Roman"/>
          <w:b w:val="0"/>
          <w:bCs w:val="0"/>
        </w:rPr>
      </w:pPr>
    </w:p>
    <w:p w14:paraId="15B7667F" w14:textId="77777777" w:rsidR="00286D57" w:rsidRPr="00752A5B" w:rsidRDefault="00286D57" w:rsidP="00286D57">
      <w:pPr>
        <w:pStyle w:val="Ttulo3"/>
        <w:numPr>
          <w:ilvl w:val="0"/>
          <w:numId w:val="0"/>
        </w:numPr>
        <w:ind w:left="567" w:firstLine="709"/>
        <w:rPr>
          <w:noProof/>
          <w:lang w:val="es-PE" w:eastAsia="es-PE"/>
        </w:rPr>
      </w:pPr>
    </w:p>
    <w:p w14:paraId="15B76680" w14:textId="77777777" w:rsidR="00286D57" w:rsidRPr="0049663D" w:rsidRDefault="00286D57" w:rsidP="00286D57">
      <w:pPr>
        <w:pStyle w:val="Ttulo2"/>
        <w:numPr>
          <w:ilvl w:val="0"/>
          <w:numId w:val="0"/>
        </w:numPr>
        <w:ind w:left="578"/>
        <w:rPr>
          <w:b w:val="0"/>
        </w:rPr>
      </w:pPr>
      <w:r w:rsidRPr="0049663D">
        <w:rPr>
          <w:b w:val="0"/>
          <w:sz w:val="22"/>
          <w:szCs w:val="24"/>
        </w:rPr>
        <w:t>Se establece 4 etapas principales en el proceso</w:t>
      </w:r>
      <w:r w:rsidRPr="0049663D">
        <w:rPr>
          <w:b w:val="0"/>
        </w:rPr>
        <w:t>:</w:t>
      </w:r>
    </w:p>
    <w:p w14:paraId="15B76681" w14:textId="77777777" w:rsidR="00286D57" w:rsidRPr="0049663D" w:rsidRDefault="00286D57" w:rsidP="00286D57">
      <w:pPr>
        <w:ind w:left="426" w:hanging="284"/>
        <w:rPr>
          <w:rFonts w:cs="Arial"/>
        </w:rPr>
      </w:pPr>
    </w:p>
    <w:p w14:paraId="15B76682" w14:textId="77777777" w:rsidR="00286D57" w:rsidRPr="00925800" w:rsidRDefault="00286D57" w:rsidP="00286D57">
      <w:pPr>
        <w:pStyle w:val="Textoindependiente"/>
        <w:numPr>
          <w:ilvl w:val="0"/>
          <w:numId w:val="172"/>
        </w:numPr>
        <w:tabs>
          <w:tab w:val="clear" w:pos="4253"/>
          <w:tab w:val="left" w:pos="709"/>
        </w:tabs>
        <w:ind w:left="938"/>
        <w:rPr>
          <w:b w:val="0"/>
          <w:lang w:val="es-ES"/>
        </w:rPr>
      </w:pPr>
      <w:r w:rsidRPr="00925800">
        <w:rPr>
          <w:b w:val="0"/>
          <w:lang w:val="es-ES"/>
        </w:rPr>
        <w:t xml:space="preserve">Proceso de Control de Manifiesto de Ingreso, referido a la transmisión y numeración del manifiesto postal – DEP (Documento de Envíos Postales) a nivel de sacas por parte de SERPOST a la Administración Aduanera; Registro y control del traslado de los envíos postales; Control y seguimiento del envío postal; Transmisión de la DEP desconsolidada; Datado de los envíos de distribución directa en la DEP sin requerir DIF(Declaración Importa Fácil); Conciliación de los envíos postales registrados por el funcionario aduanero; Generación de alertas de conciliación DEP y numeración del Documento de Envíos Postales – DEP. Así como acciones para regularizar los envíos postales que no se encuentren conciliados. </w:t>
      </w:r>
    </w:p>
    <w:p w14:paraId="15B76683" w14:textId="77777777" w:rsidR="00286D57" w:rsidRPr="00925800" w:rsidRDefault="00286D57" w:rsidP="00286D57">
      <w:pPr>
        <w:pStyle w:val="Textoindependiente"/>
        <w:numPr>
          <w:ilvl w:val="0"/>
          <w:numId w:val="172"/>
        </w:numPr>
        <w:tabs>
          <w:tab w:val="clear" w:pos="4253"/>
          <w:tab w:val="left" w:pos="709"/>
        </w:tabs>
        <w:ind w:left="938"/>
        <w:rPr>
          <w:b w:val="0"/>
          <w:lang w:val="es-ES"/>
        </w:rPr>
      </w:pPr>
      <w:r w:rsidRPr="00925800">
        <w:rPr>
          <w:b w:val="0"/>
          <w:lang w:val="es-ES"/>
        </w:rPr>
        <w:t>Proceso de Registro y Validación de la Declaración Importa Fácil (DIF), referido a captura de datos para la generación de la DIF, asignación del especialista para la atención de la DIF, numeración y datado de la DIF, asignación de partidas únicas para los envíos postales, legajamiento de la Declaración y Servicio Web para la notificación electrónica de la Administración Aduanera a SERPOST.</w:t>
      </w:r>
    </w:p>
    <w:p w14:paraId="15B76684" w14:textId="77777777" w:rsidR="00286D57" w:rsidRPr="00925800" w:rsidRDefault="00286D57" w:rsidP="00286D57">
      <w:pPr>
        <w:pStyle w:val="Textoindependiente"/>
        <w:numPr>
          <w:ilvl w:val="0"/>
          <w:numId w:val="172"/>
        </w:numPr>
        <w:tabs>
          <w:tab w:val="clear" w:pos="4253"/>
          <w:tab w:val="left" w:pos="709"/>
        </w:tabs>
        <w:ind w:left="938"/>
        <w:rPr>
          <w:b w:val="0"/>
          <w:lang w:val="es-ES"/>
        </w:rPr>
      </w:pPr>
      <w:r w:rsidRPr="00925800">
        <w:rPr>
          <w:b w:val="0"/>
          <w:lang w:val="es-ES"/>
        </w:rPr>
        <w:t>Proceso de Reconocimiento Físico, referido a la diligencia,  rectificación  y re liquidación efectuada por el funcionario aduanero en la DIF, así como los procesos asociados de devolución y reexpedición  de envíos postales.</w:t>
      </w:r>
    </w:p>
    <w:p w14:paraId="15B76685" w14:textId="77777777" w:rsidR="00286D57" w:rsidRDefault="00286D57" w:rsidP="00286D57">
      <w:pPr>
        <w:pStyle w:val="Textoindependiente"/>
        <w:numPr>
          <w:ilvl w:val="0"/>
          <w:numId w:val="172"/>
        </w:numPr>
        <w:tabs>
          <w:tab w:val="clear" w:pos="4253"/>
          <w:tab w:val="left" w:pos="709"/>
        </w:tabs>
        <w:ind w:left="938"/>
        <w:rPr>
          <w:b w:val="0"/>
          <w:lang w:val="es-ES"/>
        </w:rPr>
      </w:pPr>
      <w:r w:rsidRPr="00925800">
        <w:rPr>
          <w:b w:val="0"/>
          <w:lang w:val="es-ES"/>
        </w:rPr>
        <w:t>Proceso de Consultas y Reportes, se implementará el Portal del Funcionario Aduanero, que permitirá el acceso a la información y trazabilidad de los envíos al funcionario aduanero, SERPOST y destinatario final.</w:t>
      </w:r>
      <w:r>
        <w:rPr>
          <w:b w:val="0"/>
          <w:lang w:val="es-ES"/>
        </w:rPr>
        <w:t xml:space="preserve"> </w:t>
      </w:r>
    </w:p>
    <w:p w14:paraId="15B76686" w14:textId="77777777" w:rsidR="00286D57" w:rsidRDefault="00286D57" w:rsidP="00286D57">
      <w:pPr>
        <w:pStyle w:val="Textoindependiente"/>
        <w:tabs>
          <w:tab w:val="clear" w:pos="4253"/>
          <w:tab w:val="left" w:pos="709"/>
        </w:tabs>
        <w:rPr>
          <w:b w:val="0"/>
          <w:lang w:val="es-ES"/>
        </w:rPr>
      </w:pPr>
    </w:p>
    <w:p w14:paraId="15B76687" w14:textId="77777777" w:rsidR="00286D57" w:rsidRDefault="00286D57" w:rsidP="00286D57">
      <w:pPr>
        <w:pStyle w:val="Textoindependiente"/>
        <w:tabs>
          <w:tab w:val="clear" w:pos="4253"/>
          <w:tab w:val="left" w:pos="709"/>
        </w:tabs>
        <w:rPr>
          <w:b w:val="0"/>
          <w:lang w:val="es-ES"/>
        </w:rPr>
      </w:pPr>
    </w:p>
    <w:p w14:paraId="15B76688" w14:textId="77777777" w:rsidR="00286D57" w:rsidRDefault="00286D57" w:rsidP="00286D57">
      <w:pPr>
        <w:pStyle w:val="Textoindependiente"/>
        <w:tabs>
          <w:tab w:val="clear" w:pos="4253"/>
          <w:tab w:val="left" w:pos="709"/>
        </w:tabs>
        <w:rPr>
          <w:b w:val="0"/>
          <w:lang w:val="es-ES"/>
        </w:rPr>
      </w:pPr>
    </w:p>
    <w:p w14:paraId="15B76689" w14:textId="77777777" w:rsidR="00286D57" w:rsidRDefault="00286D57" w:rsidP="00286D57">
      <w:pPr>
        <w:pStyle w:val="Textoindependiente"/>
        <w:tabs>
          <w:tab w:val="clear" w:pos="4253"/>
          <w:tab w:val="left" w:pos="709"/>
        </w:tabs>
        <w:rPr>
          <w:b w:val="0"/>
          <w:lang w:val="es-ES"/>
        </w:rPr>
      </w:pPr>
    </w:p>
    <w:p w14:paraId="15B7668A" w14:textId="77777777" w:rsidR="00286D57" w:rsidRDefault="00286D57" w:rsidP="00286D57">
      <w:pPr>
        <w:pStyle w:val="Textoindependiente"/>
        <w:tabs>
          <w:tab w:val="clear" w:pos="4253"/>
          <w:tab w:val="left" w:pos="709"/>
        </w:tabs>
        <w:rPr>
          <w:b w:val="0"/>
          <w:lang w:val="es-ES"/>
        </w:rPr>
      </w:pPr>
    </w:p>
    <w:p w14:paraId="15B7668B" w14:textId="77777777" w:rsidR="00286D57" w:rsidRPr="00925800" w:rsidRDefault="00286D57" w:rsidP="00286D57">
      <w:pPr>
        <w:pStyle w:val="Ttulo2"/>
        <w:numPr>
          <w:ilvl w:val="0"/>
          <w:numId w:val="0"/>
        </w:numPr>
        <w:ind w:left="578"/>
        <w:rPr>
          <w:b w:val="0"/>
          <w:sz w:val="22"/>
          <w:szCs w:val="24"/>
        </w:rPr>
      </w:pPr>
      <w:r w:rsidRPr="00925800">
        <w:rPr>
          <w:b w:val="0"/>
          <w:sz w:val="22"/>
          <w:szCs w:val="24"/>
        </w:rPr>
        <w:t>El proceso propuesto contempla además, para el servicio postal un tratamiento equivalente al otorgado a las empresas de envíos de entrega rápida llamadas comúnmente Courier, en cuanto a utilización de partidas únicas para envíos hasta un  valor  FOB de US$ 2,000.00 dólares, tasas flat ad/valoren asociadas a las partidas únicas y despacho de oficio entre SUNAT y SERPOST, sin presencia del destinatario.</w:t>
      </w:r>
    </w:p>
    <w:p w14:paraId="15B7668C" w14:textId="77777777" w:rsidR="00286D57" w:rsidRPr="00925800" w:rsidRDefault="00286D57" w:rsidP="00286D57">
      <w:pPr>
        <w:rPr>
          <w:rFonts w:cs="Arial"/>
        </w:rPr>
      </w:pPr>
    </w:p>
    <w:p w14:paraId="15B7668D" w14:textId="77777777" w:rsidR="00286D57" w:rsidRPr="00925800" w:rsidRDefault="00286D57" w:rsidP="00286D57">
      <w:pPr>
        <w:pStyle w:val="Ttulo2"/>
        <w:numPr>
          <w:ilvl w:val="0"/>
          <w:numId w:val="0"/>
        </w:numPr>
        <w:ind w:left="578"/>
        <w:rPr>
          <w:sz w:val="22"/>
          <w:szCs w:val="24"/>
        </w:rPr>
      </w:pPr>
      <w:r w:rsidRPr="00925800">
        <w:rPr>
          <w:b w:val="0"/>
          <w:sz w:val="22"/>
          <w:szCs w:val="24"/>
        </w:rPr>
        <w:t>Asimismo, de las estadísticas recogidas en el año 2012 se ha identificado que el 76% de los envíos postales se concentra en la ciudad de Lima y el 24% restante corresponde al interior del país. Además la Administración Aduanera no cuenta con locales en todo el territorio nacional, consecuentemente se obliga al ciudadano a trasladarse a las aduanas más cercanas para el recojo de sus envíos, cuya atención se realiza solo en los días establecidos por cada dependencia.</w:t>
      </w:r>
      <w:r w:rsidRPr="00925800">
        <w:rPr>
          <w:sz w:val="22"/>
          <w:szCs w:val="24"/>
        </w:rPr>
        <w:t xml:space="preserve"> </w:t>
      </w:r>
    </w:p>
    <w:p w14:paraId="15B7668E" w14:textId="77777777" w:rsidR="00286D57" w:rsidRDefault="00286D57" w:rsidP="00286D57">
      <w:pPr>
        <w:pStyle w:val="Textoindependiente"/>
        <w:tabs>
          <w:tab w:val="clear" w:pos="4253"/>
          <w:tab w:val="left" w:pos="709"/>
        </w:tabs>
        <w:rPr>
          <w:b w:val="0"/>
          <w:lang w:val="es-ES"/>
        </w:rPr>
      </w:pPr>
    </w:p>
    <w:p w14:paraId="15B7668F" w14:textId="77777777" w:rsidR="00286D57" w:rsidRDefault="00286D57" w:rsidP="00286D57">
      <w:pPr>
        <w:pStyle w:val="Textoindependiente"/>
        <w:tabs>
          <w:tab w:val="clear" w:pos="4253"/>
          <w:tab w:val="left" w:pos="709"/>
        </w:tabs>
        <w:rPr>
          <w:b w:val="0"/>
          <w:lang w:val="es-ES"/>
        </w:rPr>
      </w:pPr>
    </w:p>
    <w:p w14:paraId="15B76690" w14:textId="77777777" w:rsidR="00286D57" w:rsidRPr="00925800" w:rsidRDefault="00286D57" w:rsidP="00286D57">
      <w:pPr>
        <w:pStyle w:val="Textoindependiente"/>
        <w:tabs>
          <w:tab w:val="left" w:pos="709"/>
        </w:tabs>
        <w:jc w:val="center"/>
        <w:rPr>
          <w:lang w:val="es-PE"/>
        </w:rPr>
      </w:pPr>
      <w:r w:rsidRPr="00925800">
        <w:rPr>
          <w:bCs/>
          <w:lang w:val="en-US"/>
        </w:rPr>
        <w:t>DECLARACIONES 2012</w:t>
      </w:r>
    </w:p>
    <w:p w14:paraId="15B76691" w14:textId="77777777" w:rsidR="00286D57" w:rsidRDefault="00286D57" w:rsidP="00286D57">
      <w:pPr>
        <w:pStyle w:val="Textoindependiente"/>
        <w:tabs>
          <w:tab w:val="clear" w:pos="4253"/>
          <w:tab w:val="left" w:pos="709"/>
        </w:tabs>
        <w:jc w:val="center"/>
        <w:rPr>
          <w:b w:val="0"/>
          <w:lang w:val="es-ES"/>
        </w:rPr>
      </w:pPr>
    </w:p>
    <w:tbl>
      <w:tblPr>
        <w:tblW w:w="8222" w:type="dxa"/>
        <w:tblInd w:w="582" w:type="dxa"/>
        <w:tblCellMar>
          <w:left w:w="0" w:type="dxa"/>
          <w:right w:w="0" w:type="dxa"/>
        </w:tblCellMar>
        <w:tblLook w:val="04A0" w:firstRow="1" w:lastRow="0" w:firstColumn="1" w:lastColumn="0" w:noHBand="0" w:noVBand="1"/>
      </w:tblPr>
      <w:tblGrid>
        <w:gridCol w:w="3402"/>
        <w:gridCol w:w="3261"/>
        <w:gridCol w:w="1559"/>
      </w:tblGrid>
      <w:tr w:rsidR="00286D57" w:rsidRPr="00925800" w14:paraId="15B76695" w14:textId="77777777" w:rsidTr="00EA326D">
        <w:trPr>
          <w:trHeight w:val="452"/>
        </w:trPr>
        <w:tc>
          <w:tcPr>
            <w:tcW w:w="3402" w:type="dxa"/>
            <w:tcBorders>
              <w:top w:val="single" w:sz="6" w:space="0" w:color="4A7EBB"/>
              <w:left w:val="single" w:sz="6" w:space="0" w:color="4A7EBB"/>
              <w:bottom w:val="single" w:sz="6" w:space="0" w:color="4A7EBB"/>
              <w:right w:val="single" w:sz="6" w:space="0" w:color="4A7EBB"/>
            </w:tcBorders>
            <w:shd w:val="clear" w:color="auto" w:fill="BFBFBF" w:themeFill="background1" w:themeFillShade="BF"/>
            <w:tcMar>
              <w:top w:w="15" w:type="dxa"/>
              <w:left w:w="15" w:type="dxa"/>
              <w:bottom w:w="0" w:type="dxa"/>
              <w:right w:w="15" w:type="dxa"/>
            </w:tcMar>
            <w:vAlign w:val="center"/>
            <w:hideMark/>
          </w:tcPr>
          <w:p w14:paraId="15B76692" w14:textId="77777777" w:rsidR="00286D57" w:rsidRPr="00925800" w:rsidRDefault="00286D57" w:rsidP="00EA326D">
            <w:pPr>
              <w:pStyle w:val="Textoindependiente"/>
              <w:tabs>
                <w:tab w:val="left" w:pos="709"/>
              </w:tabs>
              <w:jc w:val="center"/>
              <w:rPr>
                <w:lang w:val="es-PE"/>
              </w:rPr>
            </w:pPr>
            <w:r w:rsidRPr="00925800">
              <w:rPr>
                <w:bCs/>
                <w:lang w:val="es-PE"/>
              </w:rPr>
              <w:t>ADUANAS</w:t>
            </w:r>
          </w:p>
        </w:tc>
        <w:tc>
          <w:tcPr>
            <w:tcW w:w="3261" w:type="dxa"/>
            <w:tcBorders>
              <w:top w:val="single" w:sz="6" w:space="0" w:color="4A7EBB"/>
              <w:left w:val="single" w:sz="6" w:space="0" w:color="4A7EBB"/>
              <w:bottom w:val="single" w:sz="6" w:space="0" w:color="4A7EBB"/>
              <w:right w:val="single" w:sz="6" w:space="0" w:color="4A7EBB"/>
            </w:tcBorders>
            <w:shd w:val="clear" w:color="auto" w:fill="BFBFBF" w:themeFill="background1" w:themeFillShade="BF"/>
            <w:tcMar>
              <w:top w:w="15" w:type="dxa"/>
              <w:left w:w="15" w:type="dxa"/>
              <w:bottom w:w="0" w:type="dxa"/>
              <w:right w:w="15" w:type="dxa"/>
            </w:tcMar>
            <w:vAlign w:val="center"/>
            <w:hideMark/>
          </w:tcPr>
          <w:p w14:paraId="15B76693" w14:textId="77777777" w:rsidR="00286D57" w:rsidRPr="00925800" w:rsidRDefault="00286D57" w:rsidP="00EA326D">
            <w:pPr>
              <w:pStyle w:val="Textoindependiente"/>
              <w:tabs>
                <w:tab w:val="left" w:pos="709"/>
              </w:tabs>
              <w:jc w:val="center"/>
              <w:rPr>
                <w:lang w:val="es-PE"/>
              </w:rPr>
            </w:pPr>
            <w:r w:rsidRPr="00925800">
              <w:rPr>
                <w:bCs/>
                <w:lang w:val="es-PE"/>
              </w:rPr>
              <w:t>DS</w:t>
            </w:r>
          </w:p>
        </w:tc>
        <w:tc>
          <w:tcPr>
            <w:tcW w:w="1559" w:type="dxa"/>
            <w:tcBorders>
              <w:top w:val="single" w:sz="6" w:space="0" w:color="4A7EBB"/>
              <w:left w:val="single" w:sz="6" w:space="0" w:color="4A7EBB"/>
              <w:bottom w:val="single" w:sz="6" w:space="0" w:color="4A7EBB"/>
              <w:right w:val="single" w:sz="6" w:space="0" w:color="4A7EBB"/>
            </w:tcBorders>
            <w:shd w:val="clear" w:color="auto" w:fill="BFBFBF" w:themeFill="background1" w:themeFillShade="BF"/>
            <w:tcMar>
              <w:top w:w="15" w:type="dxa"/>
              <w:left w:w="15" w:type="dxa"/>
              <w:bottom w:w="0" w:type="dxa"/>
              <w:right w:w="15" w:type="dxa"/>
            </w:tcMar>
            <w:vAlign w:val="center"/>
            <w:hideMark/>
          </w:tcPr>
          <w:p w14:paraId="15B76694" w14:textId="77777777" w:rsidR="00286D57" w:rsidRPr="00925800" w:rsidRDefault="00286D57" w:rsidP="00EA326D">
            <w:pPr>
              <w:pStyle w:val="Textoindependiente"/>
              <w:tabs>
                <w:tab w:val="left" w:pos="709"/>
              </w:tabs>
              <w:jc w:val="center"/>
              <w:rPr>
                <w:lang w:val="es-PE"/>
              </w:rPr>
            </w:pPr>
            <w:r w:rsidRPr="00925800">
              <w:rPr>
                <w:bCs/>
                <w:lang w:val="es-PE"/>
              </w:rPr>
              <w:t>IAPC</w:t>
            </w:r>
          </w:p>
        </w:tc>
      </w:tr>
      <w:tr w:rsidR="00286D57" w:rsidRPr="00925800" w14:paraId="15B76699" w14:textId="77777777" w:rsidTr="00EA326D">
        <w:trPr>
          <w:trHeight w:val="452"/>
        </w:trPr>
        <w:tc>
          <w:tcPr>
            <w:tcW w:w="3402"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96" w14:textId="77777777" w:rsidR="00286D57" w:rsidRPr="00925800" w:rsidRDefault="00286D57" w:rsidP="00EA326D">
            <w:pPr>
              <w:pStyle w:val="Textoindependiente"/>
              <w:tabs>
                <w:tab w:val="left" w:pos="709"/>
              </w:tabs>
              <w:rPr>
                <w:lang w:val="es-PE"/>
              </w:rPr>
            </w:pPr>
            <w:r w:rsidRPr="00925800">
              <w:rPr>
                <w:lang w:val="es-PE"/>
              </w:rPr>
              <w:t>PAITA</w:t>
            </w:r>
            <w:r w:rsidRPr="00925800">
              <w:rPr>
                <w:bCs/>
                <w:lang w:val="es-PE"/>
              </w:rPr>
              <w:t xml:space="preserve"> </w:t>
            </w:r>
          </w:p>
        </w:tc>
        <w:tc>
          <w:tcPr>
            <w:tcW w:w="3261"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97" w14:textId="77777777" w:rsidR="00286D57" w:rsidRPr="00925800" w:rsidRDefault="00286D57" w:rsidP="00EA326D">
            <w:pPr>
              <w:pStyle w:val="Textoindependiente"/>
              <w:tabs>
                <w:tab w:val="left" w:pos="709"/>
              </w:tabs>
              <w:jc w:val="center"/>
              <w:rPr>
                <w:lang w:val="es-PE"/>
              </w:rPr>
            </w:pPr>
            <w:r w:rsidRPr="00925800">
              <w:rPr>
                <w:lang w:val="es-PE"/>
              </w:rPr>
              <w:t>75</w:t>
            </w:r>
          </w:p>
        </w:tc>
        <w:tc>
          <w:tcPr>
            <w:tcW w:w="1559" w:type="dxa"/>
            <w:vMerge w:val="restart"/>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98" w14:textId="77777777" w:rsidR="00286D57" w:rsidRPr="00925800" w:rsidRDefault="00286D57" w:rsidP="00EA326D">
            <w:pPr>
              <w:pStyle w:val="Textoindependiente"/>
              <w:tabs>
                <w:tab w:val="left" w:pos="709"/>
              </w:tabs>
              <w:jc w:val="center"/>
              <w:rPr>
                <w:lang w:val="es-PE"/>
              </w:rPr>
            </w:pPr>
            <w:r w:rsidRPr="00925800">
              <w:rPr>
                <w:lang w:val="es-PE"/>
              </w:rPr>
              <w:t>24 %</w:t>
            </w:r>
          </w:p>
        </w:tc>
      </w:tr>
      <w:tr w:rsidR="00286D57" w:rsidRPr="00925800" w14:paraId="15B7669D" w14:textId="77777777" w:rsidTr="00EA326D">
        <w:trPr>
          <w:trHeight w:val="452"/>
        </w:trPr>
        <w:tc>
          <w:tcPr>
            <w:tcW w:w="3402"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9A" w14:textId="77777777" w:rsidR="00286D57" w:rsidRPr="00925800" w:rsidRDefault="00286D57" w:rsidP="00EA326D">
            <w:pPr>
              <w:pStyle w:val="Textoindependiente"/>
              <w:tabs>
                <w:tab w:val="left" w:pos="709"/>
              </w:tabs>
              <w:rPr>
                <w:lang w:val="es-PE"/>
              </w:rPr>
            </w:pPr>
            <w:r w:rsidRPr="00925800">
              <w:rPr>
                <w:lang w:val="es-PE"/>
              </w:rPr>
              <w:t>CHICLAYO</w:t>
            </w:r>
            <w:r w:rsidRPr="00925800">
              <w:rPr>
                <w:bCs/>
                <w:lang w:val="es-PE"/>
              </w:rPr>
              <w:t xml:space="preserve"> </w:t>
            </w:r>
          </w:p>
        </w:tc>
        <w:tc>
          <w:tcPr>
            <w:tcW w:w="3261"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9B" w14:textId="77777777" w:rsidR="00286D57" w:rsidRPr="00925800" w:rsidRDefault="00286D57" w:rsidP="00EA326D">
            <w:pPr>
              <w:pStyle w:val="Textoindependiente"/>
              <w:tabs>
                <w:tab w:val="left" w:pos="709"/>
              </w:tabs>
              <w:jc w:val="center"/>
              <w:rPr>
                <w:lang w:val="es-PE"/>
              </w:rPr>
            </w:pPr>
            <w:r w:rsidRPr="00925800">
              <w:rPr>
                <w:lang w:val="es-PE"/>
              </w:rPr>
              <w:t>2 149</w:t>
            </w:r>
          </w:p>
        </w:tc>
        <w:tc>
          <w:tcPr>
            <w:tcW w:w="1559" w:type="dxa"/>
            <w:vMerge/>
            <w:tcBorders>
              <w:top w:val="single" w:sz="6" w:space="0" w:color="4A7EBB"/>
              <w:left w:val="single" w:sz="6" w:space="0" w:color="4A7EBB"/>
              <w:bottom w:val="single" w:sz="6" w:space="0" w:color="4A7EBB"/>
              <w:right w:val="single" w:sz="6" w:space="0" w:color="4A7EBB"/>
            </w:tcBorders>
            <w:vAlign w:val="center"/>
            <w:hideMark/>
          </w:tcPr>
          <w:p w14:paraId="15B7669C" w14:textId="77777777" w:rsidR="00286D57" w:rsidRPr="00925800" w:rsidRDefault="00286D57" w:rsidP="00EA326D">
            <w:pPr>
              <w:pStyle w:val="Textoindependiente"/>
              <w:tabs>
                <w:tab w:val="left" w:pos="709"/>
              </w:tabs>
              <w:jc w:val="center"/>
              <w:rPr>
                <w:lang w:val="es-PE"/>
              </w:rPr>
            </w:pPr>
          </w:p>
        </w:tc>
      </w:tr>
      <w:tr w:rsidR="00286D57" w:rsidRPr="00925800" w14:paraId="15B766A1" w14:textId="77777777" w:rsidTr="00EA326D">
        <w:trPr>
          <w:trHeight w:val="452"/>
        </w:trPr>
        <w:tc>
          <w:tcPr>
            <w:tcW w:w="3402"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9E" w14:textId="77777777" w:rsidR="00286D57" w:rsidRPr="00925800" w:rsidRDefault="00286D57" w:rsidP="00EA326D">
            <w:pPr>
              <w:pStyle w:val="Textoindependiente"/>
              <w:tabs>
                <w:tab w:val="left" w:pos="709"/>
              </w:tabs>
              <w:rPr>
                <w:lang w:val="es-PE"/>
              </w:rPr>
            </w:pPr>
            <w:r w:rsidRPr="00925800">
              <w:rPr>
                <w:lang w:val="es-PE"/>
              </w:rPr>
              <w:t>SALAVERRY</w:t>
            </w:r>
            <w:r w:rsidRPr="00925800">
              <w:rPr>
                <w:bCs/>
                <w:lang w:val="es-PE"/>
              </w:rPr>
              <w:t xml:space="preserve"> </w:t>
            </w:r>
          </w:p>
        </w:tc>
        <w:tc>
          <w:tcPr>
            <w:tcW w:w="3261"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9F" w14:textId="77777777" w:rsidR="00286D57" w:rsidRPr="00925800" w:rsidRDefault="00286D57" w:rsidP="00EA326D">
            <w:pPr>
              <w:pStyle w:val="Textoindependiente"/>
              <w:tabs>
                <w:tab w:val="left" w:pos="709"/>
              </w:tabs>
              <w:jc w:val="center"/>
              <w:rPr>
                <w:lang w:val="es-PE"/>
              </w:rPr>
            </w:pPr>
            <w:r w:rsidRPr="00925800">
              <w:rPr>
                <w:lang w:val="es-PE"/>
              </w:rPr>
              <w:t>5 972</w:t>
            </w:r>
          </w:p>
        </w:tc>
        <w:tc>
          <w:tcPr>
            <w:tcW w:w="1559" w:type="dxa"/>
            <w:vMerge/>
            <w:tcBorders>
              <w:top w:val="single" w:sz="6" w:space="0" w:color="4A7EBB"/>
              <w:left w:val="single" w:sz="6" w:space="0" w:color="4A7EBB"/>
              <w:bottom w:val="single" w:sz="6" w:space="0" w:color="4A7EBB"/>
              <w:right w:val="single" w:sz="6" w:space="0" w:color="4A7EBB"/>
            </w:tcBorders>
            <w:vAlign w:val="center"/>
            <w:hideMark/>
          </w:tcPr>
          <w:p w14:paraId="15B766A0" w14:textId="77777777" w:rsidR="00286D57" w:rsidRPr="00925800" w:rsidRDefault="00286D57" w:rsidP="00EA326D">
            <w:pPr>
              <w:pStyle w:val="Textoindependiente"/>
              <w:tabs>
                <w:tab w:val="left" w:pos="709"/>
              </w:tabs>
              <w:jc w:val="center"/>
              <w:rPr>
                <w:lang w:val="es-PE"/>
              </w:rPr>
            </w:pPr>
          </w:p>
        </w:tc>
      </w:tr>
      <w:tr w:rsidR="00286D57" w:rsidRPr="00925800" w14:paraId="15B766A5" w14:textId="77777777" w:rsidTr="00EA326D">
        <w:trPr>
          <w:trHeight w:val="452"/>
        </w:trPr>
        <w:tc>
          <w:tcPr>
            <w:tcW w:w="3402"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A2" w14:textId="77777777" w:rsidR="00286D57" w:rsidRPr="00925800" w:rsidRDefault="00286D57" w:rsidP="00EA326D">
            <w:pPr>
              <w:pStyle w:val="Textoindependiente"/>
              <w:tabs>
                <w:tab w:val="left" w:pos="709"/>
              </w:tabs>
              <w:rPr>
                <w:lang w:val="es-PE"/>
              </w:rPr>
            </w:pPr>
            <w:r w:rsidRPr="00925800">
              <w:rPr>
                <w:lang w:val="es-PE"/>
              </w:rPr>
              <w:t>CHIMBOTE</w:t>
            </w:r>
            <w:r w:rsidRPr="00925800">
              <w:rPr>
                <w:bCs/>
                <w:lang w:val="es-PE"/>
              </w:rPr>
              <w:t xml:space="preserve"> </w:t>
            </w:r>
          </w:p>
        </w:tc>
        <w:tc>
          <w:tcPr>
            <w:tcW w:w="3261"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A3" w14:textId="77777777" w:rsidR="00286D57" w:rsidRPr="00925800" w:rsidRDefault="00286D57" w:rsidP="00EA326D">
            <w:pPr>
              <w:pStyle w:val="Textoindependiente"/>
              <w:tabs>
                <w:tab w:val="left" w:pos="709"/>
              </w:tabs>
              <w:jc w:val="center"/>
              <w:rPr>
                <w:lang w:val="es-PE"/>
              </w:rPr>
            </w:pPr>
            <w:r w:rsidRPr="00925800">
              <w:rPr>
                <w:lang w:val="es-PE"/>
              </w:rPr>
              <w:t>1 532</w:t>
            </w:r>
          </w:p>
        </w:tc>
        <w:tc>
          <w:tcPr>
            <w:tcW w:w="1559" w:type="dxa"/>
            <w:vMerge/>
            <w:tcBorders>
              <w:top w:val="single" w:sz="6" w:space="0" w:color="4A7EBB"/>
              <w:left w:val="single" w:sz="6" w:space="0" w:color="4A7EBB"/>
              <w:bottom w:val="single" w:sz="6" w:space="0" w:color="4A7EBB"/>
              <w:right w:val="single" w:sz="6" w:space="0" w:color="4A7EBB"/>
            </w:tcBorders>
            <w:vAlign w:val="center"/>
            <w:hideMark/>
          </w:tcPr>
          <w:p w14:paraId="15B766A4" w14:textId="77777777" w:rsidR="00286D57" w:rsidRPr="00925800" w:rsidRDefault="00286D57" w:rsidP="00EA326D">
            <w:pPr>
              <w:pStyle w:val="Textoindependiente"/>
              <w:tabs>
                <w:tab w:val="left" w:pos="709"/>
              </w:tabs>
              <w:jc w:val="center"/>
              <w:rPr>
                <w:lang w:val="es-PE"/>
              </w:rPr>
            </w:pPr>
          </w:p>
        </w:tc>
      </w:tr>
      <w:tr w:rsidR="00286D57" w:rsidRPr="00925800" w14:paraId="15B766A9" w14:textId="77777777" w:rsidTr="00EA326D">
        <w:trPr>
          <w:trHeight w:val="452"/>
        </w:trPr>
        <w:tc>
          <w:tcPr>
            <w:tcW w:w="3402"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A6" w14:textId="77777777" w:rsidR="00286D57" w:rsidRPr="00925800" w:rsidRDefault="00286D57" w:rsidP="00EA326D">
            <w:pPr>
              <w:pStyle w:val="Textoindependiente"/>
              <w:tabs>
                <w:tab w:val="left" w:pos="709"/>
              </w:tabs>
              <w:rPr>
                <w:lang w:val="es-PE"/>
              </w:rPr>
            </w:pPr>
            <w:r w:rsidRPr="00925800">
              <w:rPr>
                <w:lang w:val="es-PE"/>
              </w:rPr>
              <w:t>MOLLENDO</w:t>
            </w:r>
            <w:r w:rsidRPr="00925800">
              <w:rPr>
                <w:bCs/>
                <w:lang w:val="es-PE"/>
              </w:rPr>
              <w:t xml:space="preserve"> </w:t>
            </w:r>
          </w:p>
        </w:tc>
        <w:tc>
          <w:tcPr>
            <w:tcW w:w="3261"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A7" w14:textId="77777777" w:rsidR="00286D57" w:rsidRPr="00925800" w:rsidRDefault="00286D57" w:rsidP="00EA326D">
            <w:pPr>
              <w:pStyle w:val="Textoindependiente"/>
              <w:tabs>
                <w:tab w:val="left" w:pos="709"/>
              </w:tabs>
              <w:jc w:val="center"/>
              <w:rPr>
                <w:lang w:val="es-PE"/>
              </w:rPr>
            </w:pPr>
            <w:r w:rsidRPr="00925800">
              <w:rPr>
                <w:lang w:val="es-PE"/>
              </w:rPr>
              <w:t>133</w:t>
            </w:r>
          </w:p>
        </w:tc>
        <w:tc>
          <w:tcPr>
            <w:tcW w:w="1559" w:type="dxa"/>
            <w:vMerge/>
            <w:tcBorders>
              <w:top w:val="single" w:sz="6" w:space="0" w:color="4A7EBB"/>
              <w:left w:val="single" w:sz="6" w:space="0" w:color="4A7EBB"/>
              <w:bottom w:val="single" w:sz="6" w:space="0" w:color="4A7EBB"/>
              <w:right w:val="single" w:sz="6" w:space="0" w:color="4A7EBB"/>
            </w:tcBorders>
            <w:vAlign w:val="center"/>
            <w:hideMark/>
          </w:tcPr>
          <w:p w14:paraId="15B766A8" w14:textId="77777777" w:rsidR="00286D57" w:rsidRPr="00925800" w:rsidRDefault="00286D57" w:rsidP="00EA326D">
            <w:pPr>
              <w:pStyle w:val="Textoindependiente"/>
              <w:tabs>
                <w:tab w:val="left" w:pos="709"/>
              </w:tabs>
              <w:jc w:val="center"/>
              <w:rPr>
                <w:lang w:val="es-PE"/>
              </w:rPr>
            </w:pPr>
          </w:p>
        </w:tc>
      </w:tr>
      <w:tr w:rsidR="00286D57" w:rsidRPr="00925800" w14:paraId="15B766AD" w14:textId="77777777" w:rsidTr="00EA326D">
        <w:trPr>
          <w:trHeight w:val="452"/>
        </w:trPr>
        <w:tc>
          <w:tcPr>
            <w:tcW w:w="3402"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AA" w14:textId="77777777" w:rsidR="00286D57" w:rsidRPr="00925800" w:rsidRDefault="00286D57" w:rsidP="00EA326D">
            <w:pPr>
              <w:pStyle w:val="Textoindependiente"/>
              <w:tabs>
                <w:tab w:val="left" w:pos="709"/>
              </w:tabs>
              <w:rPr>
                <w:lang w:val="es-PE"/>
              </w:rPr>
            </w:pPr>
            <w:r w:rsidRPr="00925800">
              <w:rPr>
                <w:lang w:val="es-PE"/>
              </w:rPr>
              <w:t>AREQUIPA</w:t>
            </w:r>
            <w:r w:rsidRPr="00925800">
              <w:rPr>
                <w:bCs/>
                <w:lang w:val="es-PE"/>
              </w:rPr>
              <w:t xml:space="preserve"> </w:t>
            </w:r>
          </w:p>
        </w:tc>
        <w:tc>
          <w:tcPr>
            <w:tcW w:w="3261"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AB" w14:textId="77777777" w:rsidR="00286D57" w:rsidRPr="00925800" w:rsidRDefault="00286D57" w:rsidP="00EA326D">
            <w:pPr>
              <w:pStyle w:val="Textoindependiente"/>
              <w:tabs>
                <w:tab w:val="left" w:pos="709"/>
              </w:tabs>
              <w:jc w:val="center"/>
              <w:rPr>
                <w:lang w:val="es-PE"/>
              </w:rPr>
            </w:pPr>
            <w:r w:rsidRPr="00925800">
              <w:rPr>
                <w:lang w:val="es-PE"/>
              </w:rPr>
              <w:t>5 966</w:t>
            </w:r>
          </w:p>
        </w:tc>
        <w:tc>
          <w:tcPr>
            <w:tcW w:w="1559" w:type="dxa"/>
            <w:vMerge/>
            <w:tcBorders>
              <w:top w:val="single" w:sz="6" w:space="0" w:color="4A7EBB"/>
              <w:left w:val="single" w:sz="6" w:space="0" w:color="4A7EBB"/>
              <w:bottom w:val="single" w:sz="6" w:space="0" w:color="4A7EBB"/>
              <w:right w:val="single" w:sz="6" w:space="0" w:color="4A7EBB"/>
            </w:tcBorders>
            <w:vAlign w:val="center"/>
            <w:hideMark/>
          </w:tcPr>
          <w:p w14:paraId="15B766AC" w14:textId="77777777" w:rsidR="00286D57" w:rsidRPr="00925800" w:rsidRDefault="00286D57" w:rsidP="00EA326D">
            <w:pPr>
              <w:pStyle w:val="Textoindependiente"/>
              <w:tabs>
                <w:tab w:val="left" w:pos="709"/>
              </w:tabs>
              <w:jc w:val="center"/>
              <w:rPr>
                <w:lang w:val="es-PE"/>
              </w:rPr>
            </w:pPr>
          </w:p>
        </w:tc>
      </w:tr>
      <w:tr w:rsidR="00286D57" w:rsidRPr="00925800" w14:paraId="15B766B1" w14:textId="77777777" w:rsidTr="00EA326D">
        <w:trPr>
          <w:trHeight w:val="452"/>
        </w:trPr>
        <w:tc>
          <w:tcPr>
            <w:tcW w:w="3402"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AE" w14:textId="77777777" w:rsidR="00286D57" w:rsidRPr="00925800" w:rsidRDefault="00286D57" w:rsidP="00EA326D">
            <w:pPr>
              <w:pStyle w:val="Textoindependiente"/>
              <w:tabs>
                <w:tab w:val="left" w:pos="709"/>
              </w:tabs>
              <w:rPr>
                <w:lang w:val="es-PE"/>
              </w:rPr>
            </w:pPr>
            <w:r w:rsidRPr="00925800">
              <w:rPr>
                <w:lang w:val="es-PE"/>
              </w:rPr>
              <w:t>TACNA</w:t>
            </w:r>
            <w:r w:rsidRPr="00925800">
              <w:rPr>
                <w:bCs/>
                <w:lang w:val="es-PE"/>
              </w:rPr>
              <w:t xml:space="preserve"> </w:t>
            </w:r>
          </w:p>
        </w:tc>
        <w:tc>
          <w:tcPr>
            <w:tcW w:w="3261"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AF" w14:textId="77777777" w:rsidR="00286D57" w:rsidRPr="00925800" w:rsidRDefault="00286D57" w:rsidP="00EA326D">
            <w:pPr>
              <w:pStyle w:val="Textoindependiente"/>
              <w:tabs>
                <w:tab w:val="left" w:pos="709"/>
              </w:tabs>
              <w:jc w:val="center"/>
              <w:rPr>
                <w:lang w:val="es-PE"/>
              </w:rPr>
            </w:pPr>
            <w:r w:rsidRPr="00925800">
              <w:rPr>
                <w:lang w:val="es-PE"/>
              </w:rPr>
              <w:t>853</w:t>
            </w:r>
          </w:p>
        </w:tc>
        <w:tc>
          <w:tcPr>
            <w:tcW w:w="1559" w:type="dxa"/>
            <w:vMerge/>
            <w:tcBorders>
              <w:top w:val="single" w:sz="6" w:space="0" w:color="4A7EBB"/>
              <w:left w:val="single" w:sz="6" w:space="0" w:color="4A7EBB"/>
              <w:bottom w:val="single" w:sz="6" w:space="0" w:color="4A7EBB"/>
              <w:right w:val="single" w:sz="6" w:space="0" w:color="4A7EBB"/>
            </w:tcBorders>
            <w:vAlign w:val="center"/>
            <w:hideMark/>
          </w:tcPr>
          <w:p w14:paraId="15B766B0" w14:textId="77777777" w:rsidR="00286D57" w:rsidRPr="00925800" w:rsidRDefault="00286D57" w:rsidP="00EA326D">
            <w:pPr>
              <w:pStyle w:val="Textoindependiente"/>
              <w:tabs>
                <w:tab w:val="left" w:pos="709"/>
              </w:tabs>
              <w:jc w:val="center"/>
              <w:rPr>
                <w:lang w:val="es-PE"/>
              </w:rPr>
            </w:pPr>
          </w:p>
        </w:tc>
      </w:tr>
      <w:tr w:rsidR="00286D57" w:rsidRPr="00925800" w14:paraId="15B766B5" w14:textId="77777777" w:rsidTr="00EA326D">
        <w:trPr>
          <w:trHeight w:val="452"/>
        </w:trPr>
        <w:tc>
          <w:tcPr>
            <w:tcW w:w="3402"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B2" w14:textId="77777777" w:rsidR="00286D57" w:rsidRPr="00925800" w:rsidRDefault="00286D57" w:rsidP="00EA326D">
            <w:pPr>
              <w:pStyle w:val="Textoindependiente"/>
              <w:tabs>
                <w:tab w:val="left" w:pos="709"/>
              </w:tabs>
              <w:rPr>
                <w:lang w:val="es-PE"/>
              </w:rPr>
            </w:pPr>
            <w:r w:rsidRPr="00925800">
              <w:rPr>
                <w:lang w:val="es-PE"/>
              </w:rPr>
              <w:t>ILO</w:t>
            </w:r>
            <w:r w:rsidRPr="00925800">
              <w:rPr>
                <w:bCs/>
                <w:lang w:val="es-PE"/>
              </w:rPr>
              <w:t xml:space="preserve"> </w:t>
            </w:r>
          </w:p>
        </w:tc>
        <w:tc>
          <w:tcPr>
            <w:tcW w:w="3261"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B3" w14:textId="77777777" w:rsidR="00286D57" w:rsidRPr="00925800" w:rsidRDefault="00286D57" w:rsidP="00EA326D">
            <w:pPr>
              <w:pStyle w:val="Textoindependiente"/>
              <w:tabs>
                <w:tab w:val="left" w:pos="709"/>
              </w:tabs>
              <w:jc w:val="center"/>
              <w:rPr>
                <w:lang w:val="es-PE"/>
              </w:rPr>
            </w:pPr>
            <w:r w:rsidRPr="00925800">
              <w:rPr>
                <w:lang w:val="es-PE"/>
              </w:rPr>
              <w:t>0</w:t>
            </w:r>
          </w:p>
        </w:tc>
        <w:tc>
          <w:tcPr>
            <w:tcW w:w="1559" w:type="dxa"/>
            <w:vMerge/>
            <w:tcBorders>
              <w:top w:val="single" w:sz="6" w:space="0" w:color="4A7EBB"/>
              <w:left w:val="single" w:sz="6" w:space="0" w:color="4A7EBB"/>
              <w:bottom w:val="single" w:sz="6" w:space="0" w:color="4A7EBB"/>
              <w:right w:val="single" w:sz="6" w:space="0" w:color="4A7EBB"/>
            </w:tcBorders>
            <w:vAlign w:val="center"/>
            <w:hideMark/>
          </w:tcPr>
          <w:p w14:paraId="15B766B4" w14:textId="77777777" w:rsidR="00286D57" w:rsidRPr="00925800" w:rsidRDefault="00286D57" w:rsidP="00EA326D">
            <w:pPr>
              <w:pStyle w:val="Textoindependiente"/>
              <w:tabs>
                <w:tab w:val="left" w:pos="709"/>
              </w:tabs>
              <w:jc w:val="center"/>
              <w:rPr>
                <w:lang w:val="es-PE"/>
              </w:rPr>
            </w:pPr>
          </w:p>
        </w:tc>
      </w:tr>
      <w:tr w:rsidR="00286D57" w:rsidRPr="00925800" w14:paraId="15B766B9" w14:textId="77777777" w:rsidTr="00EA326D">
        <w:trPr>
          <w:trHeight w:val="452"/>
        </w:trPr>
        <w:tc>
          <w:tcPr>
            <w:tcW w:w="3402"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B6" w14:textId="77777777" w:rsidR="00286D57" w:rsidRPr="00925800" w:rsidRDefault="00286D57" w:rsidP="00EA326D">
            <w:pPr>
              <w:pStyle w:val="Textoindependiente"/>
              <w:tabs>
                <w:tab w:val="left" w:pos="709"/>
              </w:tabs>
              <w:rPr>
                <w:lang w:val="es-PE"/>
              </w:rPr>
            </w:pPr>
            <w:r w:rsidRPr="00925800">
              <w:rPr>
                <w:lang w:val="es-PE"/>
              </w:rPr>
              <w:t>CUSCO</w:t>
            </w:r>
            <w:r w:rsidRPr="00925800">
              <w:rPr>
                <w:bCs/>
                <w:lang w:val="es-PE"/>
              </w:rPr>
              <w:t xml:space="preserve"> </w:t>
            </w:r>
          </w:p>
        </w:tc>
        <w:tc>
          <w:tcPr>
            <w:tcW w:w="3261"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B7" w14:textId="77777777" w:rsidR="00286D57" w:rsidRPr="00925800" w:rsidRDefault="00286D57" w:rsidP="00EA326D">
            <w:pPr>
              <w:pStyle w:val="Textoindependiente"/>
              <w:tabs>
                <w:tab w:val="left" w:pos="709"/>
              </w:tabs>
              <w:jc w:val="center"/>
              <w:rPr>
                <w:lang w:val="es-PE"/>
              </w:rPr>
            </w:pPr>
            <w:r w:rsidRPr="00925800">
              <w:rPr>
                <w:lang w:val="es-PE"/>
              </w:rPr>
              <w:t>4 125</w:t>
            </w:r>
          </w:p>
        </w:tc>
        <w:tc>
          <w:tcPr>
            <w:tcW w:w="1559" w:type="dxa"/>
            <w:vMerge/>
            <w:tcBorders>
              <w:top w:val="single" w:sz="6" w:space="0" w:color="4A7EBB"/>
              <w:left w:val="single" w:sz="6" w:space="0" w:color="4A7EBB"/>
              <w:bottom w:val="single" w:sz="6" w:space="0" w:color="4A7EBB"/>
              <w:right w:val="single" w:sz="6" w:space="0" w:color="4A7EBB"/>
            </w:tcBorders>
            <w:vAlign w:val="center"/>
            <w:hideMark/>
          </w:tcPr>
          <w:p w14:paraId="15B766B8" w14:textId="77777777" w:rsidR="00286D57" w:rsidRPr="00925800" w:rsidRDefault="00286D57" w:rsidP="00EA326D">
            <w:pPr>
              <w:pStyle w:val="Textoindependiente"/>
              <w:tabs>
                <w:tab w:val="left" w:pos="709"/>
              </w:tabs>
              <w:jc w:val="center"/>
              <w:rPr>
                <w:lang w:val="es-PE"/>
              </w:rPr>
            </w:pPr>
          </w:p>
        </w:tc>
      </w:tr>
      <w:tr w:rsidR="00286D57" w:rsidRPr="00925800" w14:paraId="15B766BD" w14:textId="77777777" w:rsidTr="00EA326D">
        <w:trPr>
          <w:trHeight w:val="452"/>
        </w:trPr>
        <w:tc>
          <w:tcPr>
            <w:tcW w:w="3402"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BA" w14:textId="77777777" w:rsidR="00286D57" w:rsidRPr="00925800" w:rsidRDefault="00286D57" w:rsidP="00EA326D">
            <w:pPr>
              <w:pStyle w:val="Textoindependiente"/>
              <w:tabs>
                <w:tab w:val="left" w:pos="709"/>
              </w:tabs>
              <w:rPr>
                <w:lang w:val="es-PE"/>
              </w:rPr>
            </w:pPr>
            <w:r w:rsidRPr="00925800">
              <w:rPr>
                <w:lang w:val="es-PE"/>
              </w:rPr>
              <w:t>PUCALLPA</w:t>
            </w:r>
            <w:r w:rsidRPr="00925800">
              <w:rPr>
                <w:bCs/>
                <w:lang w:val="es-PE"/>
              </w:rPr>
              <w:t xml:space="preserve"> </w:t>
            </w:r>
          </w:p>
        </w:tc>
        <w:tc>
          <w:tcPr>
            <w:tcW w:w="3261"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BB" w14:textId="77777777" w:rsidR="00286D57" w:rsidRPr="00925800" w:rsidRDefault="00286D57" w:rsidP="00EA326D">
            <w:pPr>
              <w:pStyle w:val="Textoindependiente"/>
              <w:tabs>
                <w:tab w:val="left" w:pos="709"/>
              </w:tabs>
              <w:jc w:val="center"/>
              <w:rPr>
                <w:lang w:val="es-PE"/>
              </w:rPr>
            </w:pPr>
            <w:r w:rsidRPr="00925800">
              <w:rPr>
                <w:lang w:val="es-PE"/>
              </w:rPr>
              <w:t>758</w:t>
            </w:r>
          </w:p>
        </w:tc>
        <w:tc>
          <w:tcPr>
            <w:tcW w:w="1559" w:type="dxa"/>
            <w:vMerge/>
            <w:tcBorders>
              <w:top w:val="single" w:sz="6" w:space="0" w:color="4A7EBB"/>
              <w:left w:val="single" w:sz="6" w:space="0" w:color="4A7EBB"/>
              <w:bottom w:val="single" w:sz="6" w:space="0" w:color="4A7EBB"/>
              <w:right w:val="single" w:sz="6" w:space="0" w:color="4A7EBB"/>
            </w:tcBorders>
            <w:vAlign w:val="center"/>
            <w:hideMark/>
          </w:tcPr>
          <w:p w14:paraId="15B766BC" w14:textId="77777777" w:rsidR="00286D57" w:rsidRPr="00925800" w:rsidRDefault="00286D57" w:rsidP="00EA326D">
            <w:pPr>
              <w:pStyle w:val="Textoindependiente"/>
              <w:tabs>
                <w:tab w:val="left" w:pos="709"/>
              </w:tabs>
              <w:jc w:val="center"/>
              <w:rPr>
                <w:lang w:val="es-PE"/>
              </w:rPr>
            </w:pPr>
          </w:p>
        </w:tc>
      </w:tr>
      <w:tr w:rsidR="00286D57" w:rsidRPr="00925800" w14:paraId="15B766C1" w14:textId="77777777" w:rsidTr="00EA326D">
        <w:trPr>
          <w:trHeight w:val="452"/>
        </w:trPr>
        <w:tc>
          <w:tcPr>
            <w:tcW w:w="3402"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BE" w14:textId="77777777" w:rsidR="00286D57" w:rsidRPr="00925800" w:rsidRDefault="00286D57" w:rsidP="00EA326D">
            <w:pPr>
              <w:pStyle w:val="Textoindependiente"/>
              <w:tabs>
                <w:tab w:val="left" w:pos="709"/>
              </w:tabs>
              <w:rPr>
                <w:lang w:val="es-PE"/>
              </w:rPr>
            </w:pPr>
            <w:r w:rsidRPr="00925800">
              <w:rPr>
                <w:lang w:val="es-PE"/>
              </w:rPr>
              <w:t>IQUITOS</w:t>
            </w:r>
            <w:r w:rsidRPr="00925800">
              <w:rPr>
                <w:bCs/>
                <w:lang w:val="es-PE"/>
              </w:rPr>
              <w:t xml:space="preserve"> </w:t>
            </w:r>
          </w:p>
        </w:tc>
        <w:tc>
          <w:tcPr>
            <w:tcW w:w="3261"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BF" w14:textId="77777777" w:rsidR="00286D57" w:rsidRPr="00925800" w:rsidRDefault="00286D57" w:rsidP="00EA326D">
            <w:pPr>
              <w:pStyle w:val="Textoindependiente"/>
              <w:tabs>
                <w:tab w:val="left" w:pos="709"/>
              </w:tabs>
              <w:jc w:val="center"/>
              <w:rPr>
                <w:lang w:val="es-PE"/>
              </w:rPr>
            </w:pPr>
            <w:r w:rsidRPr="00925800">
              <w:rPr>
                <w:lang w:val="es-PE"/>
              </w:rPr>
              <w:t>1 202</w:t>
            </w:r>
          </w:p>
        </w:tc>
        <w:tc>
          <w:tcPr>
            <w:tcW w:w="1559" w:type="dxa"/>
            <w:vMerge/>
            <w:tcBorders>
              <w:top w:val="single" w:sz="6" w:space="0" w:color="4A7EBB"/>
              <w:left w:val="single" w:sz="6" w:space="0" w:color="4A7EBB"/>
              <w:bottom w:val="single" w:sz="6" w:space="0" w:color="4A7EBB"/>
              <w:right w:val="single" w:sz="6" w:space="0" w:color="4A7EBB"/>
            </w:tcBorders>
            <w:vAlign w:val="center"/>
            <w:hideMark/>
          </w:tcPr>
          <w:p w14:paraId="15B766C0" w14:textId="77777777" w:rsidR="00286D57" w:rsidRPr="00925800" w:rsidRDefault="00286D57" w:rsidP="00EA326D">
            <w:pPr>
              <w:pStyle w:val="Textoindependiente"/>
              <w:tabs>
                <w:tab w:val="left" w:pos="709"/>
              </w:tabs>
              <w:jc w:val="center"/>
              <w:rPr>
                <w:lang w:val="es-PE"/>
              </w:rPr>
            </w:pPr>
          </w:p>
        </w:tc>
      </w:tr>
      <w:tr w:rsidR="00286D57" w:rsidRPr="00925800" w14:paraId="15B766C5" w14:textId="77777777" w:rsidTr="00EA326D">
        <w:trPr>
          <w:trHeight w:val="452"/>
        </w:trPr>
        <w:tc>
          <w:tcPr>
            <w:tcW w:w="3402"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C2" w14:textId="77777777" w:rsidR="00286D57" w:rsidRPr="00925800" w:rsidRDefault="00286D57" w:rsidP="00EA326D">
            <w:pPr>
              <w:pStyle w:val="Textoindependiente"/>
              <w:tabs>
                <w:tab w:val="left" w:pos="709"/>
              </w:tabs>
              <w:rPr>
                <w:lang w:val="es-PE"/>
              </w:rPr>
            </w:pPr>
            <w:r w:rsidRPr="00925800">
              <w:rPr>
                <w:lang w:val="es-PE"/>
              </w:rPr>
              <w:t>TARAPOTO</w:t>
            </w:r>
            <w:r w:rsidRPr="00925800">
              <w:rPr>
                <w:bCs/>
                <w:lang w:val="es-PE"/>
              </w:rPr>
              <w:t xml:space="preserve"> </w:t>
            </w:r>
          </w:p>
        </w:tc>
        <w:tc>
          <w:tcPr>
            <w:tcW w:w="3261"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C3" w14:textId="77777777" w:rsidR="00286D57" w:rsidRPr="00925800" w:rsidRDefault="00286D57" w:rsidP="00EA326D">
            <w:pPr>
              <w:pStyle w:val="Textoindependiente"/>
              <w:tabs>
                <w:tab w:val="left" w:pos="709"/>
              </w:tabs>
              <w:jc w:val="center"/>
              <w:rPr>
                <w:lang w:val="es-PE"/>
              </w:rPr>
            </w:pPr>
            <w:r w:rsidRPr="00925800">
              <w:rPr>
                <w:lang w:val="es-PE"/>
              </w:rPr>
              <w:t>572</w:t>
            </w:r>
          </w:p>
        </w:tc>
        <w:tc>
          <w:tcPr>
            <w:tcW w:w="1559" w:type="dxa"/>
            <w:vMerge/>
            <w:tcBorders>
              <w:top w:val="single" w:sz="6" w:space="0" w:color="4A7EBB"/>
              <w:left w:val="single" w:sz="6" w:space="0" w:color="4A7EBB"/>
              <w:bottom w:val="single" w:sz="6" w:space="0" w:color="4A7EBB"/>
              <w:right w:val="single" w:sz="6" w:space="0" w:color="4A7EBB"/>
            </w:tcBorders>
            <w:vAlign w:val="center"/>
            <w:hideMark/>
          </w:tcPr>
          <w:p w14:paraId="15B766C4" w14:textId="77777777" w:rsidR="00286D57" w:rsidRPr="00925800" w:rsidRDefault="00286D57" w:rsidP="00EA326D">
            <w:pPr>
              <w:pStyle w:val="Textoindependiente"/>
              <w:tabs>
                <w:tab w:val="left" w:pos="709"/>
              </w:tabs>
              <w:jc w:val="center"/>
              <w:rPr>
                <w:lang w:val="es-PE"/>
              </w:rPr>
            </w:pPr>
          </w:p>
        </w:tc>
      </w:tr>
      <w:tr w:rsidR="00286D57" w:rsidRPr="00925800" w14:paraId="15B766C9" w14:textId="77777777" w:rsidTr="00EA326D">
        <w:trPr>
          <w:trHeight w:val="452"/>
        </w:trPr>
        <w:tc>
          <w:tcPr>
            <w:tcW w:w="3402"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C6" w14:textId="77777777" w:rsidR="00286D57" w:rsidRPr="00925800" w:rsidRDefault="00286D57" w:rsidP="00EA326D">
            <w:pPr>
              <w:pStyle w:val="Textoindependiente"/>
              <w:tabs>
                <w:tab w:val="left" w:pos="709"/>
              </w:tabs>
              <w:rPr>
                <w:lang w:val="es-PE"/>
              </w:rPr>
            </w:pPr>
            <w:r w:rsidRPr="00925800">
              <w:rPr>
                <w:bCs/>
                <w:lang w:val="es-PE"/>
              </w:rPr>
              <w:t xml:space="preserve">POSTAL CALLAO </w:t>
            </w:r>
          </w:p>
        </w:tc>
        <w:tc>
          <w:tcPr>
            <w:tcW w:w="3261"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C7" w14:textId="77777777" w:rsidR="00286D57" w:rsidRPr="00925800" w:rsidRDefault="00286D57" w:rsidP="00EA326D">
            <w:pPr>
              <w:pStyle w:val="Textoindependiente"/>
              <w:tabs>
                <w:tab w:val="left" w:pos="709"/>
              </w:tabs>
              <w:jc w:val="center"/>
              <w:rPr>
                <w:lang w:val="es-PE"/>
              </w:rPr>
            </w:pPr>
            <w:r w:rsidRPr="00925800">
              <w:rPr>
                <w:bCs/>
                <w:lang w:val="es-PE"/>
              </w:rPr>
              <w:t>73 120</w:t>
            </w:r>
          </w:p>
        </w:tc>
        <w:tc>
          <w:tcPr>
            <w:tcW w:w="1559" w:type="dxa"/>
            <w:tcBorders>
              <w:top w:val="single" w:sz="6" w:space="0" w:color="4A7EBB"/>
              <w:left w:val="single" w:sz="6" w:space="0" w:color="4A7EBB"/>
              <w:bottom w:val="single" w:sz="6" w:space="0" w:color="4A7EBB"/>
              <w:right w:val="single" w:sz="6" w:space="0" w:color="4A7EBB"/>
            </w:tcBorders>
            <w:shd w:val="clear" w:color="auto" w:fill="auto"/>
            <w:tcMar>
              <w:top w:w="15" w:type="dxa"/>
              <w:left w:w="15" w:type="dxa"/>
              <w:bottom w:w="0" w:type="dxa"/>
              <w:right w:w="15" w:type="dxa"/>
            </w:tcMar>
            <w:vAlign w:val="center"/>
            <w:hideMark/>
          </w:tcPr>
          <w:p w14:paraId="15B766C8" w14:textId="77777777" w:rsidR="00286D57" w:rsidRPr="00925800" w:rsidRDefault="00286D57" w:rsidP="00EA326D">
            <w:pPr>
              <w:pStyle w:val="Textoindependiente"/>
              <w:tabs>
                <w:tab w:val="left" w:pos="709"/>
              </w:tabs>
              <w:jc w:val="center"/>
              <w:rPr>
                <w:lang w:val="es-PE"/>
              </w:rPr>
            </w:pPr>
            <w:r w:rsidRPr="00925800">
              <w:rPr>
                <w:bCs/>
                <w:lang w:val="es-PE"/>
              </w:rPr>
              <w:t>76 %</w:t>
            </w:r>
          </w:p>
        </w:tc>
      </w:tr>
      <w:tr w:rsidR="00286D57" w:rsidRPr="00925800" w14:paraId="15B766CD" w14:textId="77777777" w:rsidTr="00EA326D">
        <w:trPr>
          <w:trHeight w:val="452"/>
        </w:trPr>
        <w:tc>
          <w:tcPr>
            <w:tcW w:w="3402" w:type="dxa"/>
            <w:tcBorders>
              <w:top w:val="single" w:sz="6" w:space="0" w:color="4A7EBB"/>
              <w:left w:val="single" w:sz="6" w:space="0" w:color="4A7EBB"/>
              <w:bottom w:val="single" w:sz="6" w:space="0" w:color="4A7EBB"/>
              <w:right w:val="single" w:sz="6" w:space="0" w:color="4A7EBB"/>
            </w:tcBorders>
            <w:shd w:val="clear" w:color="auto" w:fill="BFBFBF" w:themeFill="background1" w:themeFillShade="BF"/>
            <w:tcMar>
              <w:top w:w="15" w:type="dxa"/>
              <w:left w:w="15" w:type="dxa"/>
              <w:bottom w:w="0" w:type="dxa"/>
              <w:right w:w="15" w:type="dxa"/>
            </w:tcMar>
            <w:vAlign w:val="center"/>
            <w:hideMark/>
          </w:tcPr>
          <w:p w14:paraId="15B766CA" w14:textId="77777777" w:rsidR="00286D57" w:rsidRPr="00925800" w:rsidRDefault="00286D57" w:rsidP="00EA326D">
            <w:pPr>
              <w:pStyle w:val="Textoindependiente"/>
              <w:tabs>
                <w:tab w:val="left" w:pos="709"/>
              </w:tabs>
              <w:rPr>
                <w:lang w:val="es-PE"/>
              </w:rPr>
            </w:pPr>
            <w:r w:rsidRPr="00925800">
              <w:rPr>
                <w:bCs/>
                <w:lang w:val="es-PE"/>
              </w:rPr>
              <w:t xml:space="preserve">TOTAL </w:t>
            </w:r>
          </w:p>
        </w:tc>
        <w:tc>
          <w:tcPr>
            <w:tcW w:w="3261" w:type="dxa"/>
            <w:tcBorders>
              <w:top w:val="single" w:sz="6" w:space="0" w:color="4A7EBB"/>
              <w:left w:val="single" w:sz="6" w:space="0" w:color="4A7EBB"/>
              <w:bottom w:val="single" w:sz="6" w:space="0" w:color="4A7EBB"/>
              <w:right w:val="single" w:sz="6" w:space="0" w:color="4A7EBB"/>
            </w:tcBorders>
            <w:shd w:val="clear" w:color="auto" w:fill="BFBFBF" w:themeFill="background1" w:themeFillShade="BF"/>
            <w:tcMar>
              <w:top w:w="15" w:type="dxa"/>
              <w:left w:w="15" w:type="dxa"/>
              <w:bottom w:w="0" w:type="dxa"/>
              <w:right w:w="15" w:type="dxa"/>
            </w:tcMar>
            <w:vAlign w:val="bottom"/>
            <w:hideMark/>
          </w:tcPr>
          <w:p w14:paraId="15B766CB" w14:textId="77777777" w:rsidR="00286D57" w:rsidRPr="00925800" w:rsidRDefault="00286D57" w:rsidP="00EA326D">
            <w:pPr>
              <w:pStyle w:val="Textoindependiente"/>
              <w:tabs>
                <w:tab w:val="left" w:pos="709"/>
              </w:tabs>
              <w:jc w:val="center"/>
              <w:rPr>
                <w:lang w:val="es-PE"/>
              </w:rPr>
            </w:pPr>
            <w:r w:rsidRPr="00925800">
              <w:rPr>
                <w:bCs/>
                <w:lang w:val="es-PE"/>
              </w:rPr>
              <w:t>96 457</w:t>
            </w:r>
          </w:p>
        </w:tc>
        <w:tc>
          <w:tcPr>
            <w:tcW w:w="1559" w:type="dxa"/>
            <w:tcBorders>
              <w:top w:val="single" w:sz="6" w:space="0" w:color="4A7EBB"/>
              <w:left w:val="single" w:sz="6" w:space="0" w:color="4A7EBB"/>
              <w:bottom w:val="single" w:sz="6" w:space="0" w:color="4A7EBB"/>
              <w:right w:val="single" w:sz="6" w:space="0" w:color="4A7EBB"/>
            </w:tcBorders>
            <w:shd w:val="clear" w:color="auto" w:fill="BFBFBF" w:themeFill="background1" w:themeFillShade="BF"/>
            <w:tcMar>
              <w:top w:w="15" w:type="dxa"/>
              <w:left w:w="15" w:type="dxa"/>
              <w:bottom w:w="0" w:type="dxa"/>
              <w:right w:w="15" w:type="dxa"/>
            </w:tcMar>
            <w:vAlign w:val="center"/>
            <w:hideMark/>
          </w:tcPr>
          <w:p w14:paraId="15B766CC" w14:textId="77777777" w:rsidR="00286D57" w:rsidRPr="00925800" w:rsidRDefault="00286D57" w:rsidP="00EA326D">
            <w:pPr>
              <w:pStyle w:val="Textoindependiente"/>
              <w:tabs>
                <w:tab w:val="left" w:pos="709"/>
              </w:tabs>
              <w:jc w:val="center"/>
              <w:rPr>
                <w:lang w:val="es-PE"/>
              </w:rPr>
            </w:pPr>
            <w:r w:rsidRPr="00925800">
              <w:rPr>
                <w:bCs/>
                <w:lang w:val="es-PE"/>
              </w:rPr>
              <w:t>100 %</w:t>
            </w:r>
          </w:p>
        </w:tc>
      </w:tr>
    </w:tbl>
    <w:p w14:paraId="15B766CE" w14:textId="77777777" w:rsidR="00286D57" w:rsidRDefault="00286D57" w:rsidP="00286D57">
      <w:pPr>
        <w:pStyle w:val="Textoindependiente"/>
        <w:tabs>
          <w:tab w:val="clear" w:pos="4253"/>
          <w:tab w:val="left" w:pos="709"/>
        </w:tabs>
        <w:rPr>
          <w:b w:val="0"/>
          <w:lang w:val="es-ES"/>
        </w:rPr>
      </w:pPr>
    </w:p>
    <w:p w14:paraId="15B766CF" w14:textId="77777777" w:rsidR="00286D57" w:rsidRDefault="00286D57" w:rsidP="00286D57">
      <w:pPr>
        <w:pStyle w:val="Textoindependiente"/>
        <w:tabs>
          <w:tab w:val="clear" w:pos="4253"/>
          <w:tab w:val="left" w:pos="709"/>
        </w:tabs>
        <w:rPr>
          <w:b w:val="0"/>
          <w:lang w:val="es-ES"/>
        </w:rPr>
      </w:pPr>
    </w:p>
    <w:p w14:paraId="15B766D0" w14:textId="77777777" w:rsidR="00286D57" w:rsidRDefault="00286D57" w:rsidP="00286D57">
      <w:pPr>
        <w:pStyle w:val="Textoindependiente"/>
        <w:tabs>
          <w:tab w:val="clear" w:pos="4253"/>
          <w:tab w:val="left" w:pos="709"/>
        </w:tabs>
        <w:rPr>
          <w:b w:val="0"/>
          <w:lang w:val="es-ES"/>
        </w:rPr>
      </w:pPr>
    </w:p>
    <w:p w14:paraId="15B766D1" w14:textId="77777777" w:rsidR="00286D57" w:rsidRDefault="00286D57" w:rsidP="00286D57">
      <w:pPr>
        <w:pStyle w:val="Textoindependiente"/>
        <w:tabs>
          <w:tab w:val="clear" w:pos="4253"/>
          <w:tab w:val="left" w:pos="709"/>
        </w:tabs>
        <w:rPr>
          <w:b w:val="0"/>
          <w:lang w:val="es-ES"/>
        </w:rPr>
      </w:pPr>
    </w:p>
    <w:p w14:paraId="15B766D2" w14:textId="77777777" w:rsidR="00286D57" w:rsidRDefault="00286D57" w:rsidP="00286D57">
      <w:pPr>
        <w:pStyle w:val="Textoindependiente"/>
        <w:tabs>
          <w:tab w:val="clear" w:pos="4253"/>
          <w:tab w:val="left" w:pos="709"/>
        </w:tabs>
        <w:rPr>
          <w:b w:val="0"/>
          <w:lang w:val="es-ES"/>
        </w:rPr>
      </w:pPr>
    </w:p>
    <w:p w14:paraId="15B766D3" w14:textId="77777777" w:rsidR="00286D57" w:rsidRDefault="00286D57" w:rsidP="00286D57">
      <w:pPr>
        <w:pStyle w:val="Textoindependiente"/>
        <w:tabs>
          <w:tab w:val="clear" w:pos="4253"/>
          <w:tab w:val="left" w:pos="709"/>
        </w:tabs>
        <w:rPr>
          <w:b w:val="0"/>
          <w:lang w:val="es-ES"/>
        </w:rPr>
      </w:pPr>
    </w:p>
    <w:p w14:paraId="15B766D4" w14:textId="77777777" w:rsidR="00286D57" w:rsidRDefault="00286D57" w:rsidP="00286D57">
      <w:pPr>
        <w:pStyle w:val="Textoindependiente"/>
        <w:tabs>
          <w:tab w:val="clear" w:pos="4253"/>
          <w:tab w:val="left" w:pos="709"/>
        </w:tabs>
        <w:rPr>
          <w:b w:val="0"/>
          <w:lang w:val="es-ES"/>
        </w:rPr>
      </w:pPr>
    </w:p>
    <w:p w14:paraId="15B766D5" w14:textId="77777777" w:rsidR="00286D57" w:rsidRDefault="00286D57" w:rsidP="00286D57">
      <w:pPr>
        <w:pStyle w:val="Textoindependiente"/>
        <w:tabs>
          <w:tab w:val="clear" w:pos="4253"/>
          <w:tab w:val="left" w:pos="709"/>
        </w:tabs>
        <w:rPr>
          <w:b w:val="0"/>
          <w:lang w:val="es-ES"/>
        </w:rPr>
      </w:pPr>
    </w:p>
    <w:p w14:paraId="15B766D6" w14:textId="77777777" w:rsidR="00286D57" w:rsidRDefault="00286D57" w:rsidP="00286D57">
      <w:pPr>
        <w:pStyle w:val="Textoindependiente"/>
        <w:tabs>
          <w:tab w:val="clear" w:pos="4253"/>
          <w:tab w:val="left" w:pos="709"/>
        </w:tabs>
        <w:rPr>
          <w:b w:val="0"/>
          <w:lang w:val="es-ES"/>
        </w:rPr>
      </w:pPr>
    </w:p>
    <w:p w14:paraId="15B766D7" w14:textId="77777777" w:rsidR="00286D57" w:rsidRDefault="00286D57" w:rsidP="00286D57">
      <w:pPr>
        <w:pStyle w:val="Textoindependiente"/>
        <w:tabs>
          <w:tab w:val="clear" w:pos="4253"/>
          <w:tab w:val="left" w:pos="709"/>
        </w:tabs>
        <w:rPr>
          <w:b w:val="0"/>
          <w:lang w:val="es-ES"/>
        </w:rPr>
      </w:pPr>
    </w:p>
    <w:p w14:paraId="15B766D8" w14:textId="77777777" w:rsidR="00286D57" w:rsidRDefault="00286D57" w:rsidP="00286D57">
      <w:pPr>
        <w:pStyle w:val="Textoindependiente"/>
        <w:tabs>
          <w:tab w:val="clear" w:pos="4253"/>
          <w:tab w:val="left" w:pos="709"/>
        </w:tabs>
        <w:rPr>
          <w:b w:val="0"/>
          <w:lang w:val="es-ES"/>
        </w:rPr>
      </w:pPr>
    </w:p>
    <w:p w14:paraId="15B766D9" w14:textId="77777777" w:rsidR="00286D57" w:rsidRDefault="00286D57" w:rsidP="00286D57">
      <w:pPr>
        <w:pStyle w:val="Textoindependiente"/>
        <w:tabs>
          <w:tab w:val="clear" w:pos="4253"/>
          <w:tab w:val="left" w:pos="709"/>
        </w:tabs>
        <w:rPr>
          <w:b w:val="0"/>
          <w:lang w:val="es-ES"/>
        </w:rPr>
      </w:pPr>
    </w:p>
    <w:p w14:paraId="15B766DA" w14:textId="77777777" w:rsidR="00286D57" w:rsidRDefault="00286D57" w:rsidP="00286D57">
      <w:pPr>
        <w:pStyle w:val="Textoindependiente"/>
        <w:tabs>
          <w:tab w:val="clear" w:pos="4253"/>
          <w:tab w:val="left" w:pos="709"/>
        </w:tabs>
        <w:rPr>
          <w:b w:val="0"/>
          <w:lang w:val="es-ES"/>
        </w:rPr>
      </w:pPr>
    </w:p>
    <w:p w14:paraId="15B766DB" w14:textId="77777777" w:rsidR="00286D57" w:rsidRDefault="00286D57" w:rsidP="00286D57">
      <w:pPr>
        <w:pStyle w:val="Textoindependiente"/>
        <w:tabs>
          <w:tab w:val="clear" w:pos="4253"/>
          <w:tab w:val="left" w:pos="709"/>
        </w:tabs>
        <w:rPr>
          <w:b w:val="0"/>
          <w:lang w:val="es-ES"/>
        </w:rPr>
      </w:pPr>
    </w:p>
    <w:p w14:paraId="15B766DC" w14:textId="77777777" w:rsidR="00286D57" w:rsidRPr="006B6538" w:rsidRDefault="00286D57" w:rsidP="00286D57">
      <w:pPr>
        <w:pStyle w:val="Ttulo2"/>
        <w:ind w:left="578" w:hanging="578"/>
        <w:rPr>
          <w:highlight w:val="yellow"/>
        </w:rPr>
      </w:pPr>
      <w:bookmarkStart w:id="54" w:name="_Toc328651399"/>
      <w:bookmarkEnd w:id="53"/>
      <w:r w:rsidRPr="006B6538">
        <w:rPr>
          <w:highlight w:val="yellow"/>
        </w:rPr>
        <w:t>Modelamiento del Proceso Propuesto</w:t>
      </w:r>
      <w:bookmarkEnd w:id="54"/>
    </w:p>
    <w:p w14:paraId="15B766DD" w14:textId="77777777" w:rsidR="00286D57" w:rsidRPr="00752A5B" w:rsidRDefault="00286D57" w:rsidP="00286D57">
      <w:pPr>
        <w:pStyle w:val="Ttulo1"/>
        <w:numPr>
          <w:ilvl w:val="0"/>
          <w:numId w:val="0"/>
        </w:numPr>
        <w:ind w:left="567"/>
      </w:pPr>
    </w:p>
    <w:p w14:paraId="15B766DE" w14:textId="77777777" w:rsidR="00286D57" w:rsidRDefault="00286D57" w:rsidP="00286D57">
      <w:pPr>
        <w:pStyle w:val="Ttulo3"/>
      </w:pPr>
      <w:bookmarkStart w:id="55" w:name="_Toc328651400"/>
      <w:r w:rsidRPr="00752A5B">
        <w:t>Diagrama de Procesos</w:t>
      </w:r>
      <w:bookmarkEnd w:id="55"/>
    </w:p>
    <w:p w14:paraId="15B766DF" w14:textId="77777777" w:rsidR="00286D57" w:rsidRPr="00752A5B" w:rsidRDefault="00286D57" w:rsidP="00286D57">
      <w:pPr>
        <w:pStyle w:val="Ttulo3"/>
        <w:numPr>
          <w:ilvl w:val="0"/>
          <w:numId w:val="0"/>
        </w:numPr>
      </w:pPr>
    </w:p>
    <w:p w14:paraId="15B766E0" w14:textId="77777777" w:rsidR="00286D57" w:rsidRPr="00752A5B" w:rsidRDefault="00286D57" w:rsidP="00286D57">
      <w:pPr>
        <w:pStyle w:val="Ttulo3"/>
        <w:numPr>
          <w:ilvl w:val="0"/>
          <w:numId w:val="0"/>
        </w:numPr>
        <w:ind w:left="567"/>
        <w:jc w:val="left"/>
        <w:rPr>
          <w:rFonts w:ascii="Arial Narrow" w:hAnsi="Arial Narrow" w:cs="Arial Narrow"/>
          <w:sz w:val="20"/>
          <w:szCs w:val="20"/>
        </w:rPr>
      </w:pPr>
      <w:r>
        <w:rPr>
          <w:rFonts w:ascii="Arial Narrow" w:hAnsi="Arial Narrow" w:cs="Arial Narrow"/>
          <w:noProof/>
          <w:sz w:val="20"/>
          <w:szCs w:val="20"/>
          <w:lang w:val="es-PE" w:eastAsia="es-PE"/>
        </w:rPr>
        <w:drawing>
          <wp:inline distT="0" distB="0" distL="0" distR="0" wp14:anchorId="15B77B26" wp14:editId="15B77B27">
            <wp:extent cx="5548993" cy="3681016"/>
            <wp:effectExtent l="19050" t="0" r="0" b="0"/>
            <wp:docPr id="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srcRect/>
                    <a:stretch>
                      <a:fillRect/>
                    </a:stretch>
                  </pic:blipFill>
                  <pic:spPr bwMode="auto">
                    <a:xfrm>
                      <a:off x="0" y="0"/>
                      <a:ext cx="5556632" cy="3686084"/>
                    </a:xfrm>
                    <a:prstGeom prst="rect">
                      <a:avLst/>
                    </a:prstGeom>
                    <a:noFill/>
                  </pic:spPr>
                </pic:pic>
              </a:graphicData>
            </a:graphic>
          </wp:inline>
        </w:drawing>
      </w:r>
    </w:p>
    <w:p w14:paraId="15B766E1" w14:textId="77777777" w:rsidR="002B4964" w:rsidRPr="00752A5B" w:rsidRDefault="002B4964" w:rsidP="008C6227">
      <w:pPr>
        <w:pStyle w:val="Ttulo3"/>
      </w:pPr>
      <w:r w:rsidRPr="00752A5B">
        <w:t>Ficha de Determinación del Proceso</w:t>
      </w:r>
      <w:bookmarkEnd w:id="38"/>
    </w:p>
    <w:p w14:paraId="15B766E2" w14:textId="77777777" w:rsidR="00FB1441" w:rsidRPr="00752A5B" w:rsidRDefault="00FB1441" w:rsidP="008C6227">
      <w:pPr>
        <w:pStyle w:val="Ttulo4"/>
        <w:numPr>
          <w:ilvl w:val="0"/>
          <w:numId w:val="0"/>
        </w:numPr>
        <w:ind w:left="851"/>
      </w:pPr>
    </w:p>
    <w:p w14:paraId="15B766E3" w14:textId="77777777" w:rsidR="00B776FB" w:rsidRPr="00752A5B" w:rsidRDefault="0092466F" w:rsidP="008C6227">
      <w:pPr>
        <w:pStyle w:val="Ttulo4"/>
      </w:pPr>
      <w:r w:rsidRPr="00752A5B">
        <w:t>P</w:t>
      </w:r>
      <w:r w:rsidR="00B776FB" w:rsidRPr="00752A5B">
        <w:t>roceso Control de Ingreso de Mercancías</w:t>
      </w:r>
    </w:p>
    <w:p w14:paraId="15B766E4" w14:textId="77777777" w:rsidR="00FB1441" w:rsidRPr="00752A5B" w:rsidRDefault="00FB1441" w:rsidP="008C6227"/>
    <w:tbl>
      <w:tblPr>
        <w:tblW w:w="8669" w:type="dxa"/>
        <w:jc w:val="center"/>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419"/>
        <w:gridCol w:w="1914"/>
        <w:gridCol w:w="3336"/>
      </w:tblGrid>
      <w:tr w:rsidR="002619C1" w:rsidRPr="00752A5B" w14:paraId="15B766E6" w14:textId="77777777" w:rsidTr="009718EE">
        <w:trPr>
          <w:trHeight w:val="454"/>
          <w:jc w:val="center"/>
        </w:trPr>
        <w:tc>
          <w:tcPr>
            <w:tcW w:w="8669" w:type="dxa"/>
            <w:gridSpan w:val="3"/>
            <w:shd w:val="clear" w:color="auto" w:fill="B8CCE4"/>
            <w:vAlign w:val="center"/>
          </w:tcPr>
          <w:p w14:paraId="15B766E5" w14:textId="77777777" w:rsidR="002619C1" w:rsidRPr="00752A5B" w:rsidRDefault="002619C1" w:rsidP="008C6227">
            <w:pPr>
              <w:pStyle w:val="Prrafodelista"/>
              <w:ind w:left="0"/>
              <w:jc w:val="center"/>
              <w:rPr>
                <w:rFonts w:ascii="Arial Narrow" w:hAnsi="Arial Narrow" w:cs="Arial Narrow"/>
                <w:b/>
                <w:bCs/>
                <w:sz w:val="20"/>
                <w:szCs w:val="20"/>
              </w:rPr>
            </w:pPr>
            <w:r w:rsidRPr="00752A5B">
              <w:rPr>
                <w:rFonts w:ascii="Arial Narrow" w:hAnsi="Arial Narrow" w:cs="Arial Narrow"/>
                <w:b/>
                <w:bCs/>
                <w:sz w:val="20"/>
                <w:szCs w:val="20"/>
              </w:rPr>
              <w:t>FICHA TÉCNICA DE DETERMINACIÓN</w:t>
            </w:r>
          </w:p>
        </w:tc>
      </w:tr>
      <w:tr w:rsidR="002619C1" w:rsidRPr="00752A5B" w14:paraId="15B766EA" w14:textId="77777777" w:rsidTr="009718EE">
        <w:trPr>
          <w:trHeight w:val="284"/>
          <w:jc w:val="center"/>
        </w:trPr>
        <w:tc>
          <w:tcPr>
            <w:tcW w:w="3419" w:type="dxa"/>
            <w:vAlign w:val="center"/>
          </w:tcPr>
          <w:p w14:paraId="15B766E7" w14:textId="77777777" w:rsidR="002619C1" w:rsidRPr="00752A5B" w:rsidRDefault="002619C1" w:rsidP="008C6227">
            <w:pPr>
              <w:pStyle w:val="Prrafodelista"/>
              <w:ind w:left="0"/>
              <w:jc w:val="left"/>
              <w:rPr>
                <w:rFonts w:ascii="Arial Narrow" w:hAnsi="Arial Narrow" w:cs="Arial Narrow"/>
                <w:b/>
                <w:bCs/>
                <w:sz w:val="20"/>
                <w:szCs w:val="20"/>
              </w:rPr>
            </w:pPr>
            <w:r w:rsidRPr="00752A5B">
              <w:rPr>
                <w:rFonts w:ascii="Arial Narrow" w:hAnsi="Arial Narrow" w:cs="Arial Narrow"/>
                <w:b/>
                <w:bCs/>
                <w:sz w:val="20"/>
                <w:szCs w:val="20"/>
              </w:rPr>
              <w:t xml:space="preserve">Proceso: </w:t>
            </w:r>
            <w:r w:rsidRPr="00752A5B">
              <w:rPr>
                <w:rFonts w:ascii="Arial Narrow" w:hAnsi="Arial Narrow" w:cs="Arial Narrow"/>
                <w:sz w:val="20"/>
                <w:szCs w:val="20"/>
              </w:rPr>
              <w:t>Control Manifiesto de Ingreso</w:t>
            </w:r>
          </w:p>
        </w:tc>
        <w:tc>
          <w:tcPr>
            <w:tcW w:w="1914" w:type="dxa"/>
            <w:vAlign w:val="center"/>
          </w:tcPr>
          <w:p w14:paraId="15B766E8" w14:textId="77777777" w:rsidR="002619C1" w:rsidRPr="00752A5B" w:rsidRDefault="002619C1" w:rsidP="008C6227">
            <w:pPr>
              <w:pStyle w:val="Prrafodelista"/>
              <w:ind w:left="0"/>
              <w:jc w:val="left"/>
              <w:rPr>
                <w:rFonts w:ascii="Arial Narrow" w:hAnsi="Arial Narrow" w:cs="Arial Narrow"/>
                <w:b/>
                <w:bCs/>
                <w:sz w:val="20"/>
                <w:szCs w:val="20"/>
              </w:rPr>
            </w:pPr>
            <w:r w:rsidRPr="00752A5B">
              <w:rPr>
                <w:rFonts w:ascii="Arial Narrow" w:hAnsi="Arial Narrow" w:cs="Arial Narrow"/>
                <w:b/>
                <w:bCs/>
                <w:sz w:val="20"/>
                <w:szCs w:val="20"/>
              </w:rPr>
              <w:t>Código:</w:t>
            </w:r>
            <w:r w:rsidRPr="00752A5B">
              <w:rPr>
                <w:rFonts w:ascii="Arial Narrow" w:hAnsi="Arial Narrow" w:cs="Arial Narrow"/>
                <w:b/>
                <w:bCs/>
                <w:sz w:val="20"/>
                <w:szCs w:val="20"/>
                <w:lang w:val="es-PE" w:eastAsia="en-US"/>
              </w:rPr>
              <w:t xml:space="preserve"> </w:t>
            </w:r>
            <w:r w:rsidRPr="00752A5B">
              <w:rPr>
                <w:rFonts w:ascii="Arial Narrow" w:hAnsi="Arial Narrow" w:cs="Arial Narrow"/>
                <w:sz w:val="20"/>
                <w:szCs w:val="20"/>
                <w:lang w:val="es-PE" w:eastAsia="en-US"/>
              </w:rPr>
              <w:t>NA-03.1</w:t>
            </w:r>
          </w:p>
        </w:tc>
        <w:tc>
          <w:tcPr>
            <w:tcW w:w="3336" w:type="dxa"/>
            <w:vAlign w:val="center"/>
          </w:tcPr>
          <w:p w14:paraId="15B766E9" w14:textId="77777777" w:rsidR="002619C1" w:rsidRPr="00752A5B" w:rsidRDefault="002619C1" w:rsidP="008C6227">
            <w:pPr>
              <w:pStyle w:val="Prrafodelista"/>
              <w:ind w:left="0"/>
              <w:jc w:val="left"/>
              <w:rPr>
                <w:rFonts w:ascii="Arial Narrow" w:hAnsi="Arial Narrow" w:cs="Arial Narrow"/>
                <w:b/>
                <w:bCs/>
                <w:sz w:val="20"/>
                <w:szCs w:val="20"/>
              </w:rPr>
            </w:pPr>
            <w:r w:rsidRPr="00752A5B">
              <w:rPr>
                <w:rFonts w:ascii="Arial Narrow" w:hAnsi="Arial Narrow" w:cs="Arial Narrow"/>
                <w:b/>
                <w:bCs/>
                <w:sz w:val="20"/>
                <w:szCs w:val="20"/>
              </w:rPr>
              <w:t xml:space="preserve">Macroproceso: </w:t>
            </w:r>
            <w:r w:rsidRPr="00752A5B">
              <w:rPr>
                <w:rFonts w:ascii="Arial Narrow" w:hAnsi="Arial Narrow" w:cs="Arial Narrow"/>
                <w:sz w:val="20"/>
                <w:szCs w:val="20"/>
              </w:rPr>
              <w:t>Control de Ingreso de Mercancías</w:t>
            </w:r>
          </w:p>
        </w:tc>
      </w:tr>
      <w:tr w:rsidR="002619C1" w:rsidRPr="00752A5B" w14:paraId="15B766EC" w14:textId="77777777" w:rsidTr="009718EE">
        <w:trPr>
          <w:trHeight w:val="284"/>
          <w:jc w:val="center"/>
        </w:trPr>
        <w:tc>
          <w:tcPr>
            <w:tcW w:w="8669" w:type="dxa"/>
            <w:gridSpan w:val="3"/>
            <w:vAlign w:val="center"/>
          </w:tcPr>
          <w:p w14:paraId="15B766EB" w14:textId="77777777" w:rsidR="002619C1" w:rsidRPr="00752A5B" w:rsidRDefault="002619C1" w:rsidP="008C6227">
            <w:pPr>
              <w:pStyle w:val="Prrafodelista"/>
              <w:ind w:left="0"/>
              <w:jc w:val="left"/>
              <w:rPr>
                <w:rFonts w:ascii="Arial Narrow" w:hAnsi="Arial Narrow" w:cs="Arial Narrow"/>
                <w:b/>
                <w:bCs/>
                <w:sz w:val="20"/>
                <w:szCs w:val="20"/>
              </w:rPr>
            </w:pPr>
            <w:r w:rsidRPr="00752A5B">
              <w:rPr>
                <w:rFonts w:ascii="Arial Narrow" w:hAnsi="Arial Narrow" w:cs="Arial Narrow"/>
                <w:b/>
                <w:bCs/>
                <w:sz w:val="20"/>
                <w:szCs w:val="20"/>
              </w:rPr>
              <w:t xml:space="preserve">Tipo de Proceso: </w:t>
            </w:r>
            <w:r w:rsidRPr="00752A5B">
              <w:rPr>
                <w:rFonts w:ascii="Arial Narrow" w:hAnsi="Arial Narrow" w:cs="Arial Narrow"/>
                <w:sz w:val="20"/>
                <w:szCs w:val="20"/>
              </w:rPr>
              <w:t>Gestión de Dirección (   )  Negocio ( X )  Apoyo Institucional (   )  Medición análisis y mejora (   )</w:t>
            </w:r>
          </w:p>
        </w:tc>
      </w:tr>
      <w:tr w:rsidR="002619C1" w:rsidRPr="00752A5B" w14:paraId="15B766EE" w14:textId="77777777" w:rsidTr="009718EE">
        <w:trPr>
          <w:trHeight w:val="284"/>
          <w:jc w:val="center"/>
        </w:trPr>
        <w:tc>
          <w:tcPr>
            <w:tcW w:w="8669" w:type="dxa"/>
            <w:gridSpan w:val="3"/>
            <w:vAlign w:val="center"/>
          </w:tcPr>
          <w:p w14:paraId="15B766ED" w14:textId="77777777" w:rsidR="002619C1" w:rsidRPr="00752A5B" w:rsidRDefault="002619C1" w:rsidP="008C6227">
            <w:pPr>
              <w:pStyle w:val="Prrafodelista"/>
              <w:ind w:left="0"/>
              <w:jc w:val="left"/>
              <w:rPr>
                <w:rFonts w:ascii="Arial Narrow" w:hAnsi="Arial Narrow" w:cs="Arial Narrow"/>
                <w:b/>
                <w:bCs/>
                <w:sz w:val="20"/>
                <w:szCs w:val="20"/>
              </w:rPr>
            </w:pPr>
            <w:r w:rsidRPr="00752A5B">
              <w:rPr>
                <w:rFonts w:ascii="Arial Narrow" w:hAnsi="Arial Narrow" w:cs="Arial Narrow"/>
                <w:b/>
                <w:bCs/>
                <w:sz w:val="20"/>
                <w:szCs w:val="20"/>
              </w:rPr>
              <w:t xml:space="preserve">Objetivo: </w:t>
            </w:r>
            <w:r w:rsidRPr="00752A5B">
              <w:rPr>
                <w:rFonts w:ascii="Arial Narrow" w:hAnsi="Arial Narrow" w:cs="Arial Narrow"/>
                <w:sz w:val="20"/>
                <w:szCs w:val="20"/>
              </w:rPr>
              <w:t xml:space="preserve">Control de los envíos postales desde el </w:t>
            </w:r>
            <w:r w:rsidRPr="00EA6DB6">
              <w:rPr>
                <w:rFonts w:ascii="Arial Narrow" w:hAnsi="Arial Narrow" w:cs="Arial Narrow"/>
                <w:sz w:val="20"/>
                <w:szCs w:val="20"/>
              </w:rPr>
              <w:t>manifiesto</w:t>
            </w:r>
            <w:r w:rsidRPr="00752A5B">
              <w:rPr>
                <w:rFonts w:ascii="Arial Narrow" w:hAnsi="Arial Narrow" w:cs="Arial Narrow"/>
                <w:sz w:val="20"/>
                <w:szCs w:val="20"/>
              </w:rPr>
              <w:t xml:space="preserve"> de carga</w:t>
            </w:r>
          </w:p>
        </w:tc>
      </w:tr>
      <w:tr w:rsidR="002619C1" w:rsidRPr="00752A5B" w14:paraId="15B766F0" w14:textId="77777777" w:rsidTr="009718EE">
        <w:trPr>
          <w:trHeight w:val="284"/>
          <w:jc w:val="center"/>
        </w:trPr>
        <w:tc>
          <w:tcPr>
            <w:tcW w:w="8669" w:type="dxa"/>
            <w:gridSpan w:val="3"/>
            <w:vAlign w:val="center"/>
          </w:tcPr>
          <w:p w14:paraId="15B766EF" w14:textId="77777777" w:rsidR="002619C1" w:rsidRPr="00752A5B" w:rsidRDefault="002619C1" w:rsidP="008C6227">
            <w:pPr>
              <w:pStyle w:val="Prrafodelista"/>
              <w:ind w:left="0"/>
              <w:jc w:val="left"/>
              <w:rPr>
                <w:rFonts w:ascii="Arial Narrow" w:hAnsi="Arial Narrow" w:cs="Arial Narrow"/>
                <w:b/>
                <w:bCs/>
                <w:sz w:val="20"/>
                <w:szCs w:val="20"/>
              </w:rPr>
            </w:pPr>
            <w:r w:rsidRPr="00752A5B">
              <w:rPr>
                <w:rFonts w:ascii="Arial Narrow" w:hAnsi="Arial Narrow" w:cs="Arial Narrow"/>
                <w:b/>
                <w:bCs/>
                <w:sz w:val="20"/>
                <w:szCs w:val="20"/>
              </w:rPr>
              <w:t xml:space="preserve">Alcance: </w:t>
            </w:r>
            <w:r w:rsidRPr="00752A5B">
              <w:rPr>
                <w:rFonts w:ascii="Arial Narrow" w:hAnsi="Arial Narrow" w:cs="Arial Narrow"/>
                <w:sz w:val="20"/>
                <w:szCs w:val="20"/>
              </w:rPr>
              <w:t>Registro de los envíos postales en el manifiesto de carga</w:t>
            </w:r>
          </w:p>
        </w:tc>
      </w:tr>
      <w:tr w:rsidR="002619C1" w:rsidRPr="00752A5B" w14:paraId="15B766F2" w14:textId="77777777" w:rsidTr="009718EE">
        <w:trPr>
          <w:trHeight w:val="284"/>
          <w:jc w:val="center"/>
        </w:trPr>
        <w:tc>
          <w:tcPr>
            <w:tcW w:w="8669" w:type="dxa"/>
            <w:gridSpan w:val="3"/>
            <w:vAlign w:val="center"/>
          </w:tcPr>
          <w:p w14:paraId="15B766F1" w14:textId="77777777" w:rsidR="002619C1" w:rsidRPr="00752A5B" w:rsidRDefault="002619C1" w:rsidP="008C6227">
            <w:pPr>
              <w:pStyle w:val="Prrafodelista"/>
              <w:ind w:left="0"/>
              <w:jc w:val="left"/>
              <w:rPr>
                <w:rFonts w:ascii="Arial Narrow" w:hAnsi="Arial Narrow" w:cs="Arial Narrow"/>
                <w:b/>
                <w:bCs/>
                <w:sz w:val="20"/>
                <w:szCs w:val="20"/>
              </w:rPr>
            </w:pPr>
            <w:r w:rsidRPr="00752A5B">
              <w:rPr>
                <w:rFonts w:ascii="Arial Narrow" w:hAnsi="Arial Narrow" w:cs="Arial Narrow"/>
                <w:b/>
                <w:bCs/>
                <w:sz w:val="20"/>
                <w:szCs w:val="20"/>
              </w:rPr>
              <w:t xml:space="preserve">Dueño del proceso: </w:t>
            </w:r>
            <w:r w:rsidRPr="00752A5B">
              <w:rPr>
                <w:rFonts w:ascii="Arial Narrow" w:hAnsi="Arial Narrow" w:cs="Arial Narrow"/>
                <w:sz w:val="20"/>
                <w:szCs w:val="20"/>
              </w:rPr>
              <w:t>Departamento de Técnica Aduanera de la Aduana Postal</w:t>
            </w:r>
          </w:p>
        </w:tc>
      </w:tr>
    </w:tbl>
    <w:p w14:paraId="15B766F3" w14:textId="77777777" w:rsidR="002619C1" w:rsidRPr="00752A5B" w:rsidRDefault="002619C1" w:rsidP="008C6227">
      <w:pPr>
        <w:pStyle w:val="Prrafodelista"/>
        <w:ind w:left="0"/>
        <w:jc w:val="center"/>
        <w:rPr>
          <w:rFonts w:ascii="Arial Narrow" w:hAnsi="Arial Narrow" w:cs="Arial Narrow"/>
          <w:sz w:val="20"/>
          <w:szCs w:val="20"/>
        </w:rPr>
      </w:pPr>
    </w:p>
    <w:tbl>
      <w:tblPr>
        <w:tblW w:w="8705" w:type="dxa"/>
        <w:jc w:val="center"/>
        <w:tblInd w:w="3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5"/>
        <w:gridCol w:w="23"/>
        <w:gridCol w:w="1028"/>
        <w:gridCol w:w="459"/>
        <w:gridCol w:w="1177"/>
        <w:gridCol w:w="1106"/>
        <w:gridCol w:w="1072"/>
        <w:gridCol w:w="832"/>
        <w:gridCol w:w="1312"/>
        <w:gridCol w:w="301"/>
        <w:gridCol w:w="1347"/>
        <w:gridCol w:w="33"/>
      </w:tblGrid>
      <w:tr w:rsidR="002619C1" w:rsidRPr="00752A5B" w14:paraId="15B766F9" w14:textId="77777777" w:rsidTr="00303188">
        <w:trPr>
          <w:gridBefore w:val="2"/>
          <w:wBefore w:w="38" w:type="dxa"/>
          <w:trHeight w:val="284"/>
          <w:jc w:val="center"/>
        </w:trPr>
        <w:tc>
          <w:tcPr>
            <w:tcW w:w="1028" w:type="dxa"/>
            <w:vAlign w:val="center"/>
          </w:tcPr>
          <w:p w14:paraId="15B766F4" w14:textId="77777777" w:rsidR="002619C1" w:rsidRPr="00752A5B" w:rsidRDefault="002619C1" w:rsidP="008C6227">
            <w:pPr>
              <w:pStyle w:val="Prrafodelista"/>
              <w:ind w:left="0"/>
              <w:jc w:val="center"/>
              <w:rPr>
                <w:rFonts w:ascii="Arial Narrow" w:hAnsi="Arial Narrow" w:cs="Arial Narrow"/>
                <w:b/>
                <w:bCs/>
                <w:sz w:val="20"/>
                <w:szCs w:val="20"/>
              </w:rPr>
            </w:pPr>
            <w:r w:rsidRPr="00752A5B">
              <w:rPr>
                <w:rFonts w:ascii="Arial Narrow" w:hAnsi="Arial Narrow" w:cs="Arial Narrow"/>
                <w:b/>
                <w:bCs/>
                <w:sz w:val="20"/>
                <w:szCs w:val="20"/>
              </w:rPr>
              <w:t>Proveedor</w:t>
            </w:r>
          </w:p>
        </w:tc>
        <w:tc>
          <w:tcPr>
            <w:tcW w:w="1636" w:type="dxa"/>
            <w:gridSpan w:val="2"/>
            <w:vAlign w:val="center"/>
          </w:tcPr>
          <w:p w14:paraId="15B766F5" w14:textId="77777777" w:rsidR="002619C1" w:rsidRPr="00752A5B" w:rsidRDefault="002619C1" w:rsidP="008C6227">
            <w:pPr>
              <w:pStyle w:val="Prrafodelista"/>
              <w:ind w:left="0"/>
              <w:jc w:val="center"/>
              <w:rPr>
                <w:rFonts w:ascii="Arial Narrow" w:hAnsi="Arial Narrow" w:cs="Arial Narrow"/>
                <w:b/>
                <w:bCs/>
                <w:sz w:val="20"/>
                <w:szCs w:val="20"/>
              </w:rPr>
            </w:pPr>
            <w:r w:rsidRPr="00752A5B">
              <w:rPr>
                <w:rFonts w:ascii="Arial Narrow" w:hAnsi="Arial Narrow" w:cs="Arial Narrow"/>
                <w:b/>
                <w:bCs/>
                <w:sz w:val="20"/>
                <w:szCs w:val="20"/>
              </w:rPr>
              <w:t>Elementos de entrada</w:t>
            </w:r>
          </w:p>
        </w:tc>
        <w:tc>
          <w:tcPr>
            <w:tcW w:w="2178" w:type="dxa"/>
            <w:gridSpan w:val="2"/>
            <w:vAlign w:val="center"/>
          </w:tcPr>
          <w:p w14:paraId="15B766F6" w14:textId="77777777" w:rsidR="002619C1" w:rsidRPr="00752A5B" w:rsidRDefault="002619C1" w:rsidP="008C6227">
            <w:pPr>
              <w:pStyle w:val="Prrafodelista"/>
              <w:ind w:left="0"/>
              <w:jc w:val="center"/>
              <w:rPr>
                <w:rFonts w:ascii="Arial Narrow" w:hAnsi="Arial Narrow" w:cs="Arial Narrow"/>
                <w:b/>
                <w:bCs/>
                <w:sz w:val="20"/>
                <w:szCs w:val="20"/>
              </w:rPr>
            </w:pPr>
            <w:r w:rsidRPr="00752A5B">
              <w:rPr>
                <w:rFonts w:ascii="Arial Narrow" w:hAnsi="Arial Narrow" w:cs="Arial Narrow"/>
                <w:b/>
                <w:bCs/>
                <w:sz w:val="20"/>
                <w:szCs w:val="20"/>
              </w:rPr>
              <w:t>Actividades</w:t>
            </w:r>
          </w:p>
        </w:tc>
        <w:tc>
          <w:tcPr>
            <w:tcW w:w="2144" w:type="dxa"/>
            <w:gridSpan w:val="2"/>
            <w:vAlign w:val="center"/>
          </w:tcPr>
          <w:p w14:paraId="15B766F7" w14:textId="77777777" w:rsidR="002619C1" w:rsidRPr="00752A5B" w:rsidRDefault="002619C1" w:rsidP="008C6227">
            <w:pPr>
              <w:pStyle w:val="Prrafodelista"/>
              <w:ind w:left="0"/>
              <w:jc w:val="center"/>
              <w:rPr>
                <w:rFonts w:ascii="Arial Narrow" w:hAnsi="Arial Narrow" w:cs="Arial Narrow"/>
                <w:b/>
                <w:bCs/>
                <w:sz w:val="20"/>
                <w:szCs w:val="20"/>
              </w:rPr>
            </w:pPr>
            <w:r w:rsidRPr="00752A5B">
              <w:rPr>
                <w:rFonts w:ascii="Arial Narrow" w:hAnsi="Arial Narrow" w:cs="Arial Narrow"/>
                <w:b/>
                <w:bCs/>
                <w:sz w:val="20"/>
                <w:szCs w:val="20"/>
              </w:rPr>
              <w:t>Resultados</w:t>
            </w:r>
          </w:p>
        </w:tc>
        <w:tc>
          <w:tcPr>
            <w:tcW w:w="1681" w:type="dxa"/>
            <w:gridSpan w:val="3"/>
            <w:vAlign w:val="center"/>
          </w:tcPr>
          <w:p w14:paraId="15B766F8" w14:textId="77777777" w:rsidR="002619C1" w:rsidRPr="00752A5B" w:rsidRDefault="002619C1" w:rsidP="008C6227">
            <w:pPr>
              <w:pStyle w:val="Prrafodelista"/>
              <w:ind w:left="0"/>
              <w:jc w:val="center"/>
              <w:rPr>
                <w:rFonts w:ascii="Arial Narrow" w:hAnsi="Arial Narrow" w:cs="Arial Narrow"/>
                <w:b/>
                <w:bCs/>
                <w:sz w:val="20"/>
                <w:szCs w:val="20"/>
              </w:rPr>
            </w:pPr>
            <w:r w:rsidRPr="00752A5B">
              <w:rPr>
                <w:rFonts w:ascii="Arial Narrow" w:hAnsi="Arial Narrow" w:cs="Arial Narrow"/>
                <w:b/>
                <w:bCs/>
                <w:sz w:val="20"/>
                <w:szCs w:val="20"/>
              </w:rPr>
              <w:t>Cliente</w:t>
            </w:r>
          </w:p>
        </w:tc>
      </w:tr>
      <w:tr w:rsidR="002619C1" w:rsidRPr="00752A5B" w14:paraId="15B76720" w14:textId="77777777" w:rsidTr="00303188">
        <w:trPr>
          <w:gridBefore w:val="2"/>
          <w:wBefore w:w="38" w:type="dxa"/>
          <w:trHeight w:val="284"/>
          <w:jc w:val="center"/>
        </w:trPr>
        <w:tc>
          <w:tcPr>
            <w:tcW w:w="1028" w:type="dxa"/>
          </w:tcPr>
          <w:p w14:paraId="15B766FA" w14:textId="77777777" w:rsidR="002619C1" w:rsidRPr="00752A5B" w:rsidRDefault="002619C1" w:rsidP="008C6227">
            <w:pPr>
              <w:ind w:left="-66"/>
              <w:jc w:val="center"/>
              <w:rPr>
                <w:rFonts w:ascii="Arial Narrow" w:hAnsi="Arial Narrow" w:cs="Arial Narrow"/>
                <w:sz w:val="20"/>
                <w:szCs w:val="20"/>
              </w:rPr>
            </w:pPr>
            <w:r w:rsidRPr="00752A5B">
              <w:rPr>
                <w:rFonts w:ascii="Arial Narrow" w:hAnsi="Arial Narrow" w:cs="Arial Narrow"/>
                <w:sz w:val="20"/>
                <w:szCs w:val="20"/>
              </w:rPr>
              <w:t>SERPOST</w:t>
            </w:r>
          </w:p>
        </w:tc>
        <w:tc>
          <w:tcPr>
            <w:tcW w:w="1636" w:type="dxa"/>
            <w:gridSpan w:val="2"/>
          </w:tcPr>
          <w:p w14:paraId="15B766FB" w14:textId="77777777" w:rsidR="002619C1" w:rsidRPr="00752A5B" w:rsidRDefault="002619C1" w:rsidP="008C6227">
            <w:pPr>
              <w:pStyle w:val="Prrafodelista"/>
              <w:numPr>
                <w:ilvl w:val="0"/>
                <w:numId w:val="12"/>
              </w:numPr>
              <w:ind w:left="113" w:hanging="113"/>
              <w:rPr>
                <w:rFonts w:ascii="Arial Narrow" w:hAnsi="Arial Narrow" w:cs="Arial Narrow"/>
                <w:sz w:val="20"/>
                <w:szCs w:val="20"/>
              </w:rPr>
            </w:pPr>
            <w:r w:rsidRPr="00752A5B">
              <w:rPr>
                <w:rFonts w:ascii="Arial Narrow" w:hAnsi="Arial Narrow" w:cs="Arial Narrow"/>
                <w:sz w:val="20"/>
                <w:szCs w:val="20"/>
              </w:rPr>
              <w:t>Información DEP (Datos Generales)</w:t>
            </w:r>
          </w:p>
          <w:p w14:paraId="15B766FC" w14:textId="77777777" w:rsidR="002619C1" w:rsidRPr="00752A5B" w:rsidRDefault="002619C1" w:rsidP="008C6227">
            <w:pPr>
              <w:pStyle w:val="Prrafodelista"/>
              <w:numPr>
                <w:ilvl w:val="0"/>
                <w:numId w:val="12"/>
              </w:numPr>
              <w:ind w:left="113" w:hanging="113"/>
              <w:rPr>
                <w:rFonts w:ascii="Arial Narrow" w:hAnsi="Arial Narrow" w:cs="Arial Narrow"/>
                <w:sz w:val="20"/>
                <w:szCs w:val="20"/>
              </w:rPr>
            </w:pPr>
            <w:r w:rsidRPr="00752A5B">
              <w:rPr>
                <w:rFonts w:ascii="Arial Narrow" w:hAnsi="Arial Narrow" w:cs="Arial Narrow"/>
                <w:sz w:val="20"/>
                <w:szCs w:val="20"/>
              </w:rPr>
              <w:t>Información DEP (</w:t>
            </w:r>
            <w:r w:rsidR="00C7685A" w:rsidRPr="00752A5B">
              <w:rPr>
                <w:rFonts w:ascii="Arial Narrow" w:hAnsi="Arial Narrow" w:cs="Arial Narrow"/>
                <w:sz w:val="20"/>
                <w:szCs w:val="20"/>
              </w:rPr>
              <w:t>Detalle</w:t>
            </w:r>
            <w:r w:rsidRPr="00752A5B">
              <w:rPr>
                <w:rFonts w:ascii="Arial Narrow" w:hAnsi="Arial Narrow" w:cs="Arial Narrow"/>
                <w:sz w:val="20"/>
                <w:szCs w:val="20"/>
              </w:rPr>
              <w:t>)</w:t>
            </w:r>
          </w:p>
        </w:tc>
        <w:tc>
          <w:tcPr>
            <w:tcW w:w="2178" w:type="dxa"/>
            <w:gridSpan w:val="2"/>
          </w:tcPr>
          <w:p w14:paraId="15B766FD" w14:textId="77777777" w:rsidR="002619C1" w:rsidRPr="00752A5B" w:rsidRDefault="002619C1" w:rsidP="008C6227">
            <w:pPr>
              <w:pStyle w:val="Prrafodelista"/>
              <w:numPr>
                <w:ilvl w:val="0"/>
                <w:numId w:val="10"/>
              </w:numPr>
              <w:ind w:left="284" w:hanging="284"/>
              <w:rPr>
                <w:rFonts w:ascii="Arial Narrow" w:hAnsi="Arial Narrow" w:cs="Arial Narrow"/>
                <w:sz w:val="20"/>
                <w:szCs w:val="20"/>
              </w:rPr>
            </w:pPr>
            <w:r w:rsidRPr="00752A5B">
              <w:rPr>
                <w:rFonts w:ascii="Arial Narrow" w:hAnsi="Arial Narrow" w:cs="Arial Narrow"/>
                <w:sz w:val="20"/>
                <w:szCs w:val="20"/>
              </w:rPr>
              <w:t>Acopio y traslado postal.</w:t>
            </w:r>
          </w:p>
          <w:p w14:paraId="15B766FE" w14:textId="77777777" w:rsidR="002619C1" w:rsidRPr="00752A5B" w:rsidRDefault="00752A5B" w:rsidP="008C6227">
            <w:pPr>
              <w:pStyle w:val="Prrafodelista"/>
              <w:numPr>
                <w:ilvl w:val="0"/>
                <w:numId w:val="11"/>
              </w:numPr>
              <w:ind w:left="283" w:hanging="170"/>
              <w:rPr>
                <w:rFonts w:ascii="Arial Narrow" w:hAnsi="Arial Narrow" w:cs="Arial Narrow"/>
                <w:sz w:val="20"/>
                <w:szCs w:val="20"/>
              </w:rPr>
            </w:pPr>
            <w:r w:rsidRPr="00752A5B">
              <w:rPr>
                <w:rFonts w:ascii="Arial Narrow" w:hAnsi="Arial Narrow" w:cs="Arial Narrow"/>
                <w:sz w:val="20"/>
                <w:szCs w:val="20"/>
              </w:rPr>
              <w:t>Recepcionar</w:t>
            </w:r>
            <w:r w:rsidR="002619C1" w:rsidRPr="00752A5B">
              <w:rPr>
                <w:rFonts w:ascii="Arial Narrow" w:hAnsi="Arial Narrow" w:cs="Arial Narrow"/>
                <w:sz w:val="20"/>
                <w:szCs w:val="20"/>
              </w:rPr>
              <w:t xml:space="preserve"> Carga Postal.</w:t>
            </w:r>
          </w:p>
          <w:p w14:paraId="15B766FF" w14:textId="77777777" w:rsidR="002619C1" w:rsidRPr="00752A5B" w:rsidRDefault="002619C1" w:rsidP="008C6227">
            <w:pPr>
              <w:pStyle w:val="Prrafodelista"/>
              <w:numPr>
                <w:ilvl w:val="0"/>
                <w:numId w:val="11"/>
              </w:numPr>
              <w:ind w:left="283" w:hanging="170"/>
              <w:rPr>
                <w:rFonts w:ascii="Arial Narrow" w:hAnsi="Arial Narrow" w:cs="Arial Narrow"/>
                <w:sz w:val="20"/>
                <w:szCs w:val="20"/>
              </w:rPr>
            </w:pPr>
            <w:r w:rsidRPr="00752A5B">
              <w:rPr>
                <w:rFonts w:ascii="Arial Narrow" w:hAnsi="Arial Narrow" w:cs="Arial Narrow"/>
                <w:sz w:val="20"/>
                <w:szCs w:val="20"/>
              </w:rPr>
              <w:t>Registrar Manifiesto Postal.</w:t>
            </w:r>
          </w:p>
          <w:p w14:paraId="15B76700" w14:textId="77777777" w:rsidR="002619C1" w:rsidRPr="00752A5B" w:rsidRDefault="002619C1" w:rsidP="008C6227">
            <w:pPr>
              <w:pStyle w:val="Prrafodelista"/>
              <w:numPr>
                <w:ilvl w:val="0"/>
                <w:numId w:val="11"/>
              </w:numPr>
              <w:ind w:left="283" w:hanging="170"/>
              <w:rPr>
                <w:rFonts w:ascii="Arial Narrow" w:hAnsi="Arial Narrow" w:cs="Arial Narrow"/>
                <w:sz w:val="20"/>
                <w:szCs w:val="20"/>
              </w:rPr>
            </w:pPr>
            <w:r w:rsidRPr="00752A5B">
              <w:rPr>
                <w:rFonts w:ascii="Arial Narrow" w:hAnsi="Arial Narrow" w:cs="Arial Narrow"/>
                <w:sz w:val="20"/>
                <w:szCs w:val="20"/>
              </w:rPr>
              <w:t xml:space="preserve">Generar </w:t>
            </w:r>
            <w:r w:rsidR="00DB0237">
              <w:rPr>
                <w:rFonts w:ascii="Arial Narrow" w:hAnsi="Arial Narrow" w:cs="Arial Narrow"/>
                <w:sz w:val="20"/>
                <w:szCs w:val="20"/>
              </w:rPr>
              <w:t xml:space="preserve">Acta de </w:t>
            </w:r>
            <w:r w:rsidR="00DB0237">
              <w:rPr>
                <w:rFonts w:ascii="Arial Narrow" w:hAnsi="Arial Narrow" w:cs="Arial Narrow"/>
                <w:sz w:val="20"/>
                <w:szCs w:val="20"/>
              </w:rPr>
              <w:lastRenderedPageBreak/>
              <w:t>Traslado</w:t>
            </w:r>
            <w:r w:rsidRPr="00752A5B">
              <w:rPr>
                <w:rFonts w:ascii="Arial Narrow" w:hAnsi="Arial Narrow" w:cs="Arial Narrow"/>
                <w:sz w:val="20"/>
                <w:szCs w:val="20"/>
              </w:rPr>
              <w:t>.</w:t>
            </w:r>
          </w:p>
          <w:p w14:paraId="15B76701" w14:textId="77777777" w:rsidR="002619C1" w:rsidRPr="00752A5B" w:rsidRDefault="002619C1" w:rsidP="008C6227">
            <w:pPr>
              <w:pStyle w:val="Prrafodelista"/>
              <w:numPr>
                <w:ilvl w:val="0"/>
                <w:numId w:val="11"/>
              </w:numPr>
              <w:ind w:left="283" w:hanging="170"/>
              <w:rPr>
                <w:rFonts w:ascii="Arial Narrow" w:hAnsi="Arial Narrow" w:cs="Arial Narrow"/>
                <w:sz w:val="20"/>
                <w:szCs w:val="20"/>
              </w:rPr>
            </w:pPr>
            <w:r w:rsidRPr="00752A5B">
              <w:rPr>
                <w:rFonts w:ascii="Arial Narrow" w:hAnsi="Arial Narrow" w:cs="Arial Narrow"/>
                <w:sz w:val="20"/>
                <w:szCs w:val="20"/>
              </w:rPr>
              <w:t>Cargar Transporte.</w:t>
            </w:r>
          </w:p>
          <w:p w14:paraId="15B76702" w14:textId="77777777" w:rsidR="002619C1" w:rsidRPr="00752A5B" w:rsidRDefault="002619C1" w:rsidP="008C6227">
            <w:pPr>
              <w:pStyle w:val="Prrafodelista"/>
              <w:numPr>
                <w:ilvl w:val="0"/>
                <w:numId w:val="10"/>
              </w:numPr>
              <w:ind w:left="284" w:hanging="284"/>
              <w:rPr>
                <w:rFonts w:ascii="Arial Narrow" w:hAnsi="Arial Narrow" w:cs="Arial Narrow"/>
                <w:sz w:val="20"/>
                <w:szCs w:val="20"/>
              </w:rPr>
            </w:pPr>
            <w:r w:rsidRPr="00752A5B">
              <w:rPr>
                <w:rFonts w:ascii="Arial Narrow" w:hAnsi="Arial Narrow" w:cs="Arial Narrow"/>
                <w:sz w:val="20"/>
                <w:szCs w:val="20"/>
              </w:rPr>
              <w:t>Transmitir DEP numerado.</w:t>
            </w:r>
          </w:p>
          <w:p w14:paraId="15B76703" w14:textId="77777777" w:rsidR="002619C1" w:rsidRPr="00752A5B" w:rsidRDefault="002619C1" w:rsidP="008C6227">
            <w:pPr>
              <w:pStyle w:val="Prrafodelista"/>
              <w:numPr>
                <w:ilvl w:val="0"/>
                <w:numId w:val="10"/>
              </w:numPr>
              <w:ind w:left="284" w:hanging="284"/>
              <w:rPr>
                <w:rFonts w:ascii="Arial Narrow" w:hAnsi="Arial Narrow" w:cs="Arial Narrow"/>
                <w:sz w:val="20"/>
                <w:szCs w:val="20"/>
              </w:rPr>
            </w:pPr>
            <w:r w:rsidRPr="00752A5B">
              <w:rPr>
                <w:rFonts w:ascii="Arial Narrow" w:hAnsi="Arial Narrow" w:cs="Arial Narrow"/>
                <w:sz w:val="20"/>
                <w:szCs w:val="20"/>
              </w:rPr>
              <w:t>Registrar DEP recibido.</w:t>
            </w:r>
          </w:p>
          <w:p w14:paraId="15B76704" w14:textId="77777777" w:rsidR="002619C1" w:rsidRPr="00752A5B" w:rsidRDefault="002619C1" w:rsidP="008C6227">
            <w:pPr>
              <w:pStyle w:val="Prrafodelista"/>
              <w:numPr>
                <w:ilvl w:val="0"/>
                <w:numId w:val="10"/>
              </w:numPr>
              <w:ind w:left="284" w:hanging="284"/>
              <w:rPr>
                <w:rFonts w:ascii="Arial Narrow" w:hAnsi="Arial Narrow" w:cs="Arial Narrow"/>
                <w:sz w:val="20"/>
                <w:szCs w:val="20"/>
              </w:rPr>
            </w:pPr>
            <w:r w:rsidRPr="00752A5B">
              <w:rPr>
                <w:rFonts w:ascii="Arial Narrow" w:hAnsi="Arial Narrow" w:cs="Arial Narrow"/>
                <w:sz w:val="20"/>
                <w:szCs w:val="20"/>
              </w:rPr>
              <w:t>Controlar inicio de traslado.</w:t>
            </w:r>
          </w:p>
          <w:p w14:paraId="15B76705" w14:textId="77777777" w:rsidR="002619C1" w:rsidRPr="00752A5B" w:rsidRDefault="002619C1" w:rsidP="008C6227">
            <w:pPr>
              <w:pStyle w:val="Prrafodelista"/>
              <w:numPr>
                <w:ilvl w:val="0"/>
                <w:numId w:val="10"/>
              </w:numPr>
              <w:ind w:left="284" w:hanging="284"/>
              <w:rPr>
                <w:rFonts w:ascii="Arial Narrow" w:hAnsi="Arial Narrow" w:cs="Arial Narrow"/>
                <w:sz w:val="20"/>
                <w:szCs w:val="20"/>
              </w:rPr>
            </w:pPr>
            <w:r w:rsidRPr="00752A5B">
              <w:rPr>
                <w:rFonts w:ascii="Arial Narrow" w:hAnsi="Arial Narrow" w:cs="Arial Narrow"/>
                <w:sz w:val="20"/>
                <w:szCs w:val="20"/>
              </w:rPr>
              <w:t>Registrar término de traslado.</w:t>
            </w:r>
          </w:p>
          <w:p w14:paraId="15B76706" w14:textId="77777777" w:rsidR="002619C1" w:rsidRPr="00752A5B" w:rsidRDefault="002619C1" w:rsidP="008C6227">
            <w:pPr>
              <w:pStyle w:val="Prrafodelista"/>
              <w:numPr>
                <w:ilvl w:val="0"/>
                <w:numId w:val="10"/>
              </w:numPr>
              <w:ind w:left="284" w:hanging="284"/>
              <w:rPr>
                <w:rFonts w:ascii="Arial Narrow" w:hAnsi="Arial Narrow" w:cs="Arial Narrow"/>
                <w:sz w:val="20"/>
                <w:szCs w:val="20"/>
              </w:rPr>
            </w:pPr>
            <w:r w:rsidRPr="00752A5B">
              <w:rPr>
                <w:rFonts w:ascii="Arial Narrow" w:hAnsi="Arial Narrow" w:cs="Arial Narrow"/>
                <w:sz w:val="20"/>
                <w:szCs w:val="20"/>
              </w:rPr>
              <w:t>Clasificación por Tipo de Servicio.</w:t>
            </w:r>
          </w:p>
          <w:p w14:paraId="15B76707" w14:textId="77777777" w:rsidR="002619C1" w:rsidRPr="00752A5B" w:rsidRDefault="002619C1" w:rsidP="008C6227">
            <w:pPr>
              <w:pStyle w:val="Prrafodelista"/>
              <w:numPr>
                <w:ilvl w:val="0"/>
                <w:numId w:val="11"/>
              </w:numPr>
              <w:ind w:left="283" w:hanging="170"/>
              <w:rPr>
                <w:rFonts w:ascii="Arial Narrow" w:hAnsi="Arial Narrow" w:cs="Arial Narrow"/>
                <w:sz w:val="20"/>
                <w:szCs w:val="20"/>
              </w:rPr>
            </w:pPr>
            <w:r w:rsidRPr="00752A5B">
              <w:rPr>
                <w:rFonts w:ascii="Arial Narrow" w:hAnsi="Arial Narrow" w:cs="Arial Narrow"/>
                <w:sz w:val="20"/>
                <w:szCs w:val="20"/>
              </w:rPr>
              <w:t>Recepcionar Encomiendas Internacionales.</w:t>
            </w:r>
          </w:p>
          <w:p w14:paraId="15B76708" w14:textId="77777777" w:rsidR="002619C1" w:rsidRPr="00752A5B" w:rsidRDefault="002619C1" w:rsidP="008C6227">
            <w:pPr>
              <w:pStyle w:val="Prrafodelista"/>
              <w:numPr>
                <w:ilvl w:val="0"/>
                <w:numId w:val="11"/>
              </w:numPr>
              <w:ind w:left="283" w:hanging="170"/>
              <w:rPr>
                <w:rFonts w:ascii="Arial Narrow" w:hAnsi="Arial Narrow" w:cs="Arial Narrow"/>
                <w:sz w:val="20"/>
                <w:szCs w:val="20"/>
              </w:rPr>
            </w:pPr>
            <w:r w:rsidRPr="00752A5B">
              <w:rPr>
                <w:rFonts w:ascii="Arial Narrow" w:hAnsi="Arial Narrow" w:cs="Arial Narrow"/>
                <w:sz w:val="20"/>
                <w:szCs w:val="20"/>
              </w:rPr>
              <w:t>Recepcionar EMS.</w:t>
            </w:r>
          </w:p>
          <w:p w14:paraId="15B76709" w14:textId="77777777" w:rsidR="002619C1" w:rsidRPr="00752A5B" w:rsidRDefault="002619C1" w:rsidP="008C6227">
            <w:pPr>
              <w:pStyle w:val="Prrafodelista"/>
              <w:numPr>
                <w:ilvl w:val="0"/>
                <w:numId w:val="11"/>
              </w:numPr>
              <w:ind w:left="283" w:hanging="170"/>
              <w:rPr>
                <w:rFonts w:ascii="Arial Narrow" w:hAnsi="Arial Narrow" w:cs="Arial Narrow"/>
                <w:sz w:val="20"/>
                <w:szCs w:val="20"/>
              </w:rPr>
            </w:pPr>
            <w:r w:rsidRPr="00752A5B">
              <w:rPr>
                <w:rFonts w:ascii="Arial Narrow" w:hAnsi="Arial Narrow" w:cs="Arial Narrow"/>
                <w:sz w:val="20"/>
                <w:szCs w:val="20"/>
              </w:rPr>
              <w:t>Recepcionar Común Internacional.</w:t>
            </w:r>
          </w:p>
          <w:p w14:paraId="15B7670A" w14:textId="77777777" w:rsidR="002619C1" w:rsidRPr="00752A5B" w:rsidRDefault="002619C1" w:rsidP="008C6227">
            <w:pPr>
              <w:pStyle w:val="Prrafodelista"/>
              <w:numPr>
                <w:ilvl w:val="0"/>
                <w:numId w:val="11"/>
              </w:numPr>
              <w:ind w:left="283" w:hanging="170"/>
              <w:rPr>
                <w:rFonts w:ascii="Arial Narrow" w:hAnsi="Arial Narrow" w:cs="Arial Narrow"/>
                <w:sz w:val="20"/>
                <w:szCs w:val="20"/>
              </w:rPr>
            </w:pPr>
            <w:r w:rsidRPr="00752A5B">
              <w:rPr>
                <w:rFonts w:ascii="Arial Narrow" w:hAnsi="Arial Narrow" w:cs="Arial Narrow"/>
                <w:sz w:val="20"/>
                <w:szCs w:val="20"/>
              </w:rPr>
              <w:t>Recepcionar Registro Internacional.</w:t>
            </w:r>
          </w:p>
          <w:p w14:paraId="15B7670B" w14:textId="77777777" w:rsidR="002619C1" w:rsidRPr="00752A5B" w:rsidRDefault="002619C1" w:rsidP="008C6227">
            <w:pPr>
              <w:pStyle w:val="Prrafodelista"/>
              <w:numPr>
                <w:ilvl w:val="0"/>
                <w:numId w:val="11"/>
              </w:numPr>
              <w:ind w:left="283" w:hanging="170"/>
              <w:rPr>
                <w:rFonts w:ascii="Arial Narrow" w:hAnsi="Arial Narrow" w:cs="Arial Narrow"/>
                <w:sz w:val="20"/>
                <w:szCs w:val="20"/>
              </w:rPr>
            </w:pPr>
            <w:r w:rsidRPr="00752A5B">
              <w:rPr>
                <w:rFonts w:ascii="Arial Narrow" w:hAnsi="Arial Narrow" w:cs="Arial Narrow"/>
                <w:sz w:val="20"/>
                <w:szCs w:val="20"/>
              </w:rPr>
              <w:t>Registrar Marbetes (Sacas de Origen).</w:t>
            </w:r>
          </w:p>
          <w:p w14:paraId="15B7670C" w14:textId="77777777" w:rsidR="002619C1" w:rsidRPr="00752A5B" w:rsidRDefault="002619C1" w:rsidP="008C6227">
            <w:pPr>
              <w:pStyle w:val="Prrafodelista"/>
              <w:numPr>
                <w:ilvl w:val="0"/>
                <w:numId w:val="11"/>
              </w:numPr>
              <w:ind w:left="283" w:hanging="170"/>
              <w:rPr>
                <w:rFonts w:ascii="Arial Narrow" w:hAnsi="Arial Narrow" w:cs="Arial Narrow"/>
                <w:sz w:val="20"/>
                <w:szCs w:val="20"/>
              </w:rPr>
            </w:pPr>
            <w:r w:rsidRPr="00752A5B">
              <w:rPr>
                <w:rFonts w:ascii="Arial Narrow" w:hAnsi="Arial Narrow" w:cs="Arial Narrow"/>
                <w:sz w:val="20"/>
                <w:szCs w:val="20"/>
              </w:rPr>
              <w:t>Aperturar Sacas.</w:t>
            </w:r>
          </w:p>
          <w:p w14:paraId="15B7670D" w14:textId="77777777" w:rsidR="002619C1" w:rsidRPr="002E5564" w:rsidRDefault="002619C1" w:rsidP="008C6227">
            <w:pPr>
              <w:pStyle w:val="Prrafodelista"/>
              <w:numPr>
                <w:ilvl w:val="0"/>
                <w:numId w:val="10"/>
              </w:numPr>
              <w:ind w:left="284" w:hanging="284"/>
              <w:rPr>
                <w:rFonts w:ascii="Arial Narrow" w:hAnsi="Arial Narrow" w:cs="Arial Narrow"/>
                <w:sz w:val="20"/>
                <w:szCs w:val="20"/>
                <w:highlight w:val="lightGray"/>
              </w:rPr>
            </w:pPr>
            <w:r w:rsidRPr="002E5564">
              <w:rPr>
                <w:rFonts w:ascii="Arial Narrow" w:hAnsi="Arial Narrow" w:cs="Arial Narrow"/>
                <w:strike/>
                <w:sz w:val="20"/>
                <w:szCs w:val="20"/>
                <w:highlight w:val="lightGray"/>
              </w:rPr>
              <w:t>Registrar Distribución Directa</w:t>
            </w:r>
            <w:r w:rsidRPr="002E5564">
              <w:rPr>
                <w:rFonts w:ascii="Arial Narrow" w:hAnsi="Arial Narrow" w:cs="Arial Narrow"/>
                <w:sz w:val="20"/>
                <w:szCs w:val="20"/>
                <w:highlight w:val="lightGray"/>
              </w:rPr>
              <w:t>.</w:t>
            </w:r>
          </w:p>
          <w:p w14:paraId="15B7670E" w14:textId="77777777" w:rsidR="002619C1" w:rsidRPr="00752A5B" w:rsidRDefault="002619C1" w:rsidP="008C6227">
            <w:pPr>
              <w:pStyle w:val="Prrafodelista"/>
              <w:numPr>
                <w:ilvl w:val="0"/>
                <w:numId w:val="10"/>
              </w:numPr>
              <w:ind w:left="284" w:hanging="284"/>
              <w:rPr>
                <w:rFonts w:ascii="Arial Narrow" w:hAnsi="Arial Narrow" w:cs="Arial Narrow"/>
                <w:sz w:val="20"/>
                <w:szCs w:val="20"/>
              </w:rPr>
            </w:pPr>
            <w:r w:rsidRPr="00752A5B">
              <w:rPr>
                <w:rFonts w:ascii="Arial Narrow" w:hAnsi="Arial Narrow" w:cs="Arial Narrow"/>
                <w:sz w:val="20"/>
                <w:szCs w:val="20"/>
              </w:rPr>
              <w:t>Control y Seguimiento de Envío Postal.</w:t>
            </w:r>
          </w:p>
          <w:p w14:paraId="15B7670F" w14:textId="77777777" w:rsidR="002619C1" w:rsidRPr="00752A5B" w:rsidRDefault="002619C1" w:rsidP="008C6227">
            <w:pPr>
              <w:pStyle w:val="Prrafodelista"/>
              <w:numPr>
                <w:ilvl w:val="0"/>
                <w:numId w:val="11"/>
              </w:numPr>
              <w:ind w:left="283" w:hanging="170"/>
              <w:rPr>
                <w:rFonts w:ascii="Arial Narrow" w:hAnsi="Arial Narrow" w:cs="Arial Narrow"/>
                <w:sz w:val="20"/>
                <w:szCs w:val="20"/>
              </w:rPr>
            </w:pPr>
            <w:r w:rsidRPr="00752A5B">
              <w:rPr>
                <w:rFonts w:ascii="Arial Narrow" w:hAnsi="Arial Narrow" w:cs="Arial Narrow"/>
                <w:sz w:val="20"/>
                <w:szCs w:val="20"/>
              </w:rPr>
              <w:t>Registrar Envíos Seleccionados.</w:t>
            </w:r>
          </w:p>
          <w:p w14:paraId="15B76710" w14:textId="77777777" w:rsidR="002619C1" w:rsidRPr="00752A5B" w:rsidRDefault="002619C1" w:rsidP="008C6227">
            <w:pPr>
              <w:pStyle w:val="Prrafodelista"/>
              <w:numPr>
                <w:ilvl w:val="0"/>
                <w:numId w:val="11"/>
              </w:numPr>
              <w:ind w:left="283" w:hanging="170"/>
              <w:rPr>
                <w:rFonts w:ascii="Arial Narrow" w:hAnsi="Arial Narrow" w:cs="Arial Narrow"/>
                <w:sz w:val="20"/>
                <w:szCs w:val="20"/>
              </w:rPr>
            </w:pPr>
            <w:r w:rsidRPr="00752A5B">
              <w:rPr>
                <w:rFonts w:ascii="Arial Narrow" w:hAnsi="Arial Narrow" w:cs="Arial Narrow"/>
                <w:sz w:val="20"/>
                <w:szCs w:val="20"/>
              </w:rPr>
              <w:t>Realizar Verificación de Mercancía.</w:t>
            </w:r>
          </w:p>
          <w:p w14:paraId="15B76711" w14:textId="77777777" w:rsidR="002619C1" w:rsidRPr="00752A5B" w:rsidRDefault="002619C1" w:rsidP="008C6227">
            <w:pPr>
              <w:pStyle w:val="Prrafodelista"/>
              <w:numPr>
                <w:ilvl w:val="0"/>
                <w:numId w:val="11"/>
              </w:numPr>
              <w:ind w:left="283" w:hanging="170"/>
              <w:rPr>
                <w:rFonts w:ascii="Arial Narrow" w:hAnsi="Arial Narrow" w:cs="Arial Narrow"/>
                <w:sz w:val="20"/>
                <w:szCs w:val="20"/>
              </w:rPr>
            </w:pPr>
            <w:r w:rsidRPr="00752A5B">
              <w:rPr>
                <w:rFonts w:ascii="Arial Narrow" w:hAnsi="Arial Narrow" w:cs="Arial Narrow"/>
                <w:sz w:val="20"/>
                <w:szCs w:val="20"/>
              </w:rPr>
              <w:t>Generar Alerta.</w:t>
            </w:r>
          </w:p>
          <w:p w14:paraId="15B76712" w14:textId="77777777" w:rsidR="002619C1" w:rsidRPr="00752A5B" w:rsidRDefault="002619C1" w:rsidP="008C6227">
            <w:pPr>
              <w:pStyle w:val="Prrafodelista"/>
              <w:numPr>
                <w:ilvl w:val="0"/>
                <w:numId w:val="11"/>
              </w:numPr>
              <w:ind w:left="283" w:hanging="170"/>
              <w:rPr>
                <w:rFonts w:ascii="Arial Narrow" w:hAnsi="Arial Narrow" w:cs="Arial Narrow"/>
                <w:sz w:val="20"/>
                <w:szCs w:val="20"/>
              </w:rPr>
            </w:pPr>
            <w:r w:rsidRPr="00752A5B">
              <w:rPr>
                <w:rFonts w:ascii="Arial Narrow" w:hAnsi="Arial Narrow" w:cs="Arial Narrow"/>
                <w:sz w:val="20"/>
                <w:szCs w:val="20"/>
              </w:rPr>
              <w:t>Marcar Envío Postal.</w:t>
            </w:r>
          </w:p>
          <w:p w14:paraId="15B76713" w14:textId="77777777" w:rsidR="002619C1" w:rsidRPr="00752A5B" w:rsidRDefault="002619C1" w:rsidP="008C6227">
            <w:pPr>
              <w:pStyle w:val="Prrafodelista"/>
              <w:numPr>
                <w:ilvl w:val="0"/>
                <w:numId w:val="10"/>
              </w:numPr>
              <w:ind w:left="284" w:hanging="284"/>
              <w:rPr>
                <w:rFonts w:ascii="Arial Narrow" w:hAnsi="Arial Narrow" w:cs="Arial Narrow"/>
                <w:sz w:val="20"/>
                <w:szCs w:val="20"/>
              </w:rPr>
            </w:pPr>
            <w:r w:rsidRPr="00752A5B">
              <w:rPr>
                <w:rFonts w:ascii="Arial Narrow" w:hAnsi="Arial Narrow" w:cs="Arial Narrow"/>
                <w:sz w:val="20"/>
                <w:szCs w:val="20"/>
              </w:rPr>
              <w:t>Registrar Detalle de Envío  Postal.</w:t>
            </w:r>
          </w:p>
          <w:p w14:paraId="15B76714" w14:textId="77777777" w:rsidR="002619C1" w:rsidRPr="00752A5B" w:rsidRDefault="002619C1" w:rsidP="008C6227">
            <w:pPr>
              <w:pStyle w:val="Prrafodelista"/>
              <w:numPr>
                <w:ilvl w:val="0"/>
                <w:numId w:val="10"/>
              </w:numPr>
              <w:ind w:left="284" w:hanging="284"/>
              <w:rPr>
                <w:rFonts w:ascii="Arial Narrow" w:hAnsi="Arial Narrow" w:cs="Arial Narrow"/>
                <w:sz w:val="20"/>
                <w:szCs w:val="20"/>
              </w:rPr>
            </w:pPr>
            <w:r w:rsidRPr="00752A5B">
              <w:rPr>
                <w:rFonts w:ascii="Arial Narrow" w:hAnsi="Arial Narrow" w:cs="Arial Narrow"/>
                <w:sz w:val="20"/>
                <w:szCs w:val="20"/>
              </w:rPr>
              <w:t>Transmitir DEP Desconsolidada.</w:t>
            </w:r>
          </w:p>
          <w:p w14:paraId="15B76715" w14:textId="77777777" w:rsidR="002619C1" w:rsidRPr="00752A5B" w:rsidRDefault="002619C1" w:rsidP="008C6227">
            <w:pPr>
              <w:pStyle w:val="Prrafodelista"/>
              <w:numPr>
                <w:ilvl w:val="0"/>
                <w:numId w:val="10"/>
              </w:numPr>
              <w:ind w:left="284" w:hanging="284"/>
              <w:rPr>
                <w:rFonts w:ascii="Arial Narrow" w:hAnsi="Arial Narrow" w:cs="Arial Narrow"/>
                <w:sz w:val="20"/>
                <w:szCs w:val="20"/>
              </w:rPr>
            </w:pPr>
            <w:r w:rsidRPr="00752A5B">
              <w:rPr>
                <w:rFonts w:ascii="Arial Narrow" w:hAnsi="Arial Narrow" w:cs="Arial Narrow"/>
                <w:sz w:val="20"/>
                <w:szCs w:val="20"/>
              </w:rPr>
              <w:t>Registrar Detalle DEP.</w:t>
            </w:r>
          </w:p>
          <w:p w14:paraId="15B76716" w14:textId="77777777" w:rsidR="002619C1" w:rsidRPr="00752A5B" w:rsidRDefault="002619C1" w:rsidP="008C6227">
            <w:pPr>
              <w:pStyle w:val="Prrafodelista"/>
              <w:numPr>
                <w:ilvl w:val="0"/>
                <w:numId w:val="10"/>
              </w:numPr>
              <w:ind w:left="284" w:hanging="284"/>
              <w:rPr>
                <w:rFonts w:ascii="Arial Narrow" w:hAnsi="Arial Narrow" w:cs="Arial Narrow"/>
                <w:sz w:val="20"/>
                <w:szCs w:val="20"/>
              </w:rPr>
            </w:pPr>
            <w:r w:rsidRPr="00752A5B">
              <w:rPr>
                <w:rFonts w:ascii="Arial Narrow" w:hAnsi="Arial Narrow" w:cs="Arial Narrow"/>
                <w:sz w:val="20"/>
                <w:szCs w:val="20"/>
              </w:rPr>
              <w:t>Conciliación y Alertas.</w:t>
            </w:r>
          </w:p>
          <w:p w14:paraId="15B76717" w14:textId="77777777" w:rsidR="002619C1" w:rsidRPr="00752A5B" w:rsidRDefault="002619C1" w:rsidP="008C6227">
            <w:pPr>
              <w:pStyle w:val="Prrafodelista"/>
              <w:numPr>
                <w:ilvl w:val="0"/>
                <w:numId w:val="11"/>
              </w:numPr>
              <w:ind w:left="283" w:hanging="170"/>
              <w:rPr>
                <w:rFonts w:ascii="Arial Narrow" w:hAnsi="Arial Narrow" w:cs="Arial Narrow"/>
                <w:sz w:val="20"/>
                <w:szCs w:val="20"/>
              </w:rPr>
            </w:pPr>
            <w:r w:rsidRPr="00752A5B">
              <w:rPr>
                <w:rFonts w:ascii="Arial Narrow" w:hAnsi="Arial Narrow" w:cs="Arial Narrow"/>
                <w:sz w:val="20"/>
                <w:szCs w:val="20"/>
              </w:rPr>
              <w:t>Conciliar Transmisión DEP.</w:t>
            </w:r>
          </w:p>
          <w:p w14:paraId="15B76718" w14:textId="77777777" w:rsidR="002619C1" w:rsidRPr="00752A5B" w:rsidRDefault="002619C1" w:rsidP="008C6227">
            <w:pPr>
              <w:pStyle w:val="Prrafodelista"/>
              <w:numPr>
                <w:ilvl w:val="0"/>
                <w:numId w:val="11"/>
              </w:numPr>
              <w:ind w:left="283" w:hanging="170"/>
              <w:rPr>
                <w:rFonts w:ascii="Arial Narrow" w:hAnsi="Arial Narrow" w:cs="Arial Narrow"/>
                <w:sz w:val="20"/>
                <w:szCs w:val="20"/>
              </w:rPr>
            </w:pPr>
            <w:r w:rsidRPr="00752A5B">
              <w:rPr>
                <w:rFonts w:ascii="Arial Narrow" w:hAnsi="Arial Narrow" w:cs="Arial Narrow"/>
                <w:sz w:val="20"/>
                <w:szCs w:val="20"/>
              </w:rPr>
              <w:t>Generar Alerta de Conciliación.</w:t>
            </w:r>
          </w:p>
          <w:p w14:paraId="15B76719" w14:textId="77777777" w:rsidR="002619C1" w:rsidRPr="00752A5B" w:rsidRDefault="002619C1" w:rsidP="008C6227">
            <w:pPr>
              <w:pStyle w:val="Prrafodelista"/>
              <w:numPr>
                <w:ilvl w:val="0"/>
                <w:numId w:val="11"/>
              </w:numPr>
              <w:ind w:left="283" w:hanging="170"/>
              <w:rPr>
                <w:rFonts w:ascii="Arial Narrow" w:hAnsi="Arial Narrow" w:cs="Arial Narrow"/>
                <w:sz w:val="20"/>
                <w:szCs w:val="20"/>
              </w:rPr>
            </w:pPr>
            <w:r w:rsidRPr="00752A5B">
              <w:rPr>
                <w:rFonts w:ascii="Arial Narrow" w:hAnsi="Arial Narrow" w:cs="Arial Narrow"/>
                <w:sz w:val="20"/>
                <w:szCs w:val="20"/>
              </w:rPr>
              <w:t>Efectuar Gestión Administrativa.</w:t>
            </w:r>
          </w:p>
        </w:tc>
        <w:tc>
          <w:tcPr>
            <w:tcW w:w="2144" w:type="dxa"/>
            <w:gridSpan w:val="2"/>
          </w:tcPr>
          <w:p w14:paraId="15B7671A" w14:textId="77777777" w:rsidR="002619C1" w:rsidRPr="00752A5B" w:rsidRDefault="002619C1" w:rsidP="008C6227">
            <w:pPr>
              <w:pStyle w:val="Prrafodelista"/>
              <w:numPr>
                <w:ilvl w:val="0"/>
                <w:numId w:val="12"/>
              </w:numPr>
              <w:ind w:left="113" w:hanging="113"/>
              <w:rPr>
                <w:rFonts w:ascii="Arial Narrow" w:hAnsi="Arial Narrow" w:cs="Arial Narrow"/>
                <w:sz w:val="20"/>
                <w:szCs w:val="20"/>
              </w:rPr>
            </w:pPr>
            <w:r w:rsidRPr="00752A5B">
              <w:rPr>
                <w:rFonts w:ascii="Arial Narrow" w:hAnsi="Arial Narrow" w:cs="Arial Narrow"/>
                <w:sz w:val="20"/>
                <w:szCs w:val="20"/>
              </w:rPr>
              <w:lastRenderedPageBreak/>
              <w:t>Información detallada de los envíos postales por DEP.</w:t>
            </w:r>
          </w:p>
          <w:p w14:paraId="15B7671B" w14:textId="77777777" w:rsidR="002619C1" w:rsidRPr="00752A5B" w:rsidRDefault="002619C1" w:rsidP="008C6227">
            <w:pPr>
              <w:pStyle w:val="Prrafodelista"/>
              <w:numPr>
                <w:ilvl w:val="0"/>
                <w:numId w:val="12"/>
              </w:numPr>
              <w:ind w:left="113" w:hanging="113"/>
              <w:rPr>
                <w:rFonts w:ascii="Arial Narrow" w:hAnsi="Arial Narrow" w:cs="Arial Narrow"/>
                <w:sz w:val="20"/>
                <w:szCs w:val="20"/>
              </w:rPr>
            </w:pPr>
            <w:r w:rsidRPr="00752A5B">
              <w:rPr>
                <w:rFonts w:ascii="Arial Narrow" w:hAnsi="Arial Narrow" w:cs="Arial Narrow"/>
                <w:sz w:val="20"/>
                <w:szCs w:val="20"/>
              </w:rPr>
              <w:t>Actas de Inspección.</w:t>
            </w:r>
          </w:p>
          <w:p w14:paraId="15B7671C" w14:textId="77777777" w:rsidR="002619C1" w:rsidRPr="00752A5B" w:rsidRDefault="002619C1" w:rsidP="008C6227">
            <w:pPr>
              <w:pStyle w:val="Prrafodelista"/>
              <w:numPr>
                <w:ilvl w:val="0"/>
                <w:numId w:val="12"/>
              </w:numPr>
              <w:ind w:left="113" w:hanging="113"/>
              <w:rPr>
                <w:rFonts w:ascii="Arial Narrow" w:hAnsi="Arial Narrow" w:cs="Arial Narrow"/>
                <w:sz w:val="20"/>
                <w:szCs w:val="20"/>
              </w:rPr>
            </w:pPr>
            <w:r w:rsidRPr="00752A5B">
              <w:rPr>
                <w:rFonts w:ascii="Arial Narrow" w:hAnsi="Arial Narrow" w:cs="Arial Narrow"/>
                <w:sz w:val="20"/>
                <w:szCs w:val="20"/>
              </w:rPr>
              <w:t>Avisos de Riesgo.</w:t>
            </w:r>
          </w:p>
          <w:p w14:paraId="15B7671D" w14:textId="77777777" w:rsidR="002619C1" w:rsidRPr="00752A5B" w:rsidRDefault="002619C1" w:rsidP="008C6227">
            <w:pPr>
              <w:pStyle w:val="Prrafodelista"/>
              <w:numPr>
                <w:ilvl w:val="0"/>
                <w:numId w:val="12"/>
              </w:numPr>
              <w:ind w:left="113" w:hanging="113"/>
              <w:rPr>
                <w:rFonts w:ascii="Arial Narrow" w:hAnsi="Arial Narrow" w:cs="Arial Narrow"/>
                <w:sz w:val="20"/>
                <w:szCs w:val="20"/>
              </w:rPr>
            </w:pPr>
            <w:r w:rsidRPr="00752A5B">
              <w:rPr>
                <w:rFonts w:ascii="Arial Narrow" w:hAnsi="Arial Narrow" w:cs="Arial Narrow"/>
                <w:sz w:val="20"/>
                <w:szCs w:val="20"/>
              </w:rPr>
              <w:t xml:space="preserve">Información de los envíos seleccionados </w:t>
            </w:r>
            <w:r w:rsidRPr="00752A5B">
              <w:rPr>
                <w:rFonts w:ascii="Arial Narrow" w:hAnsi="Arial Narrow" w:cs="Arial Narrow"/>
                <w:sz w:val="20"/>
                <w:szCs w:val="20"/>
              </w:rPr>
              <w:lastRenderedPageBreak/>
              <w:t>para el control del detalle del DEP.</w:t>
            </w:r>
          </w:p>
        </w:tc>
        <w:tc>
          <w:tcPr>
            <w:tcW w:w="1681" w:type="dxa"/>
            <w:gridSpan w:val="3"/>
          </w:tcPr>
          <w:p w14:paraId="15B7671E" w14:textId="77777777" w:rsidR="002619C1" w:rsidRPr="00752A5B" w:rsidRDefault="002619C1" w:rsidP="008C6227">
            <w:pPr>
              <w:pStyle w:val="Prrafodelista"/>
              <w:numPr>
                <w:ilvl w:val="0"/>
                <w:numId w:val="12"/>
              </w:numPr>
              <w:ind w:left="113" w:hanging="113"/>
              <w:rPr>
                <w:rFonts w:ascii="Arial Narrow" w:hAnsi="Arial Narrow" w:cs="Arial Narrow"/>
                <w:sz w:val="20"/>
                <w:szCs w:val="20"/>
              </w:rPr>
            </w:pPr>
            <w:r w:rsidRPr="00752A5B">
              <w:rPr>
                <w:rFonts w:ascii="Arial Narrow" w:hAnsi="Arial Narrow" w:cs="Arial Narrow"/>
                <w:sz w:val="20"/>
                <w:szCs w:val="20"/>
              </w:rPr>
              <w:lastRenderedPageBreak/>
              <w:t>Proceso: Reconocimiento físico y revisión documentaria - NA-03.3</w:t>
            </w:r>
          </w:p>
          <w:p w14:paraId="15B7671F" w14:textId="77777777" w:rsidR="002619C1" w:rsidRPr="00752A5B" w:rsidRDefault="002619C1" w:rsidP="008C6227">
            <w:pPr>
              <w:pStyle w:val="Prrafodelista"/>
              <w:numPr>
                <w:ilvl w:val="0"/>
                <w:numId w:val="12"/>
              </w:numPr>
              <w:ind w:left="113" w:hanging="113"/>
              <w:rPr>
                <w:rFonts w:ascii="Arial Narrow" w:hAnsi="Arial Narrow" w:cs="Arial Narrow"/>
                <w:sz w:val="20"/>
                <w:szCs w:val="20"/>
              </w:rPr>
            </w:pPr>
            <w:r w:rsidRPr="00752A5B">
              <w:rPr>
                <w:rFonts w:ascii="Arial Narrow" w:hAnsi="Arial Narrow" w:cs="Arial Narrow"/>
                <w:sz w:val="20"/>
                <w:szCs w:val="20"/>
              </w:rPr>
              <w:t xml:space="preserve">Proceso: Registro y Validación de la </w:t>
            </w:r>
            <w:r w:rsidRPr="00752A5B">
              <w:rPr>
                <w:rFonts w:ascii="Arial Narrow" w:hAnsi="Arial Narrow" w:cs="Arial Narrow"/>
                <w:sz w:val="20"/>
                <w:szCs w:val="20"/>
              </w:rPr>
              <w:lastRenderedPageBreak/>
              <w:t>Declaración - NA-03.2</w:t>
            </w:r>
          </w:p>
        </w:tc>
      </w:tr>
      <w:tr w:rsidR="002619C1" w:rsidRPr="00752A5B" w14:paraId="15B76722" w14:textId="77777777" w:rsidTr="00303188">
        <w:trPr>
          <w:gridBefore w:val="2"/>
          <w:gridAfter w:val="1"/>
          <w:wBefore w:w="38" w:type="dxa"/>
          <w:wAfter w:w="33" w:type="dxa"/>
          <w:trHeight w:val="284"/>
          <w:jc w:val="center"/>
        </w:trPr>
        <w:tc>
          <w:tcPr>
            <w:tcW w:w="8634" w:type="dxa"/>
            <w:gridSpan w:val="9"/>
          </w:tcPr>
          <w:p w14:paraId="15B76721" w14:textId="77777777" w:rsidR="002619C1" w:rsidRPr="00752A5B" w:rsidRDefault="002619C1" w:rsidP="008C6227">
            <w:pPr>
              <w:pStyle w:val="Prrafodelista"/>
              <w:ind w:left="0"/>
              <w:rPr>
                <w:rFonts w:ascii="Arial Narrow" w:hAnsi="Arial Narrow" w:cs="Arial Narrow"/>
                <w:b/>
                <w:bCs/>
                <w:sz w:val="20"/>
                <w:szCs w:val="20"/>
              </w:rPr>
            </w:pPr>
            <w:r w:rsidRPr="00752A5B">
              <w:rPr>
                <w:rFonts w:ascii="Arial Narrow" w:hAnsi="Arial Narrow" w:cs="Arial Narrow"/>
                <w:b/>
                <w:bCs/>
                <w:sz w:val="20"/>
                <w:szCs w:val="20"/>
              </w:rPr>
              <w:lastRenderedPageBreak/>
              <w:t>Recursos: (*)</w:t>
            </w:r>
          </w:p>
        </w:tc>
      </w:tr>
      <w:tr w:rsidR="002619C1" w:rsidRPr="00752A5B" w14:paraId="15B76725" w14:textId="77777777" w:rsidTr="00303188">
        <w:trPr>
          <w:gridBefore w:val="2"/>
          <w:gridAfter w:val="1"/>
          <w:wBefore w:w="38" w:type="dxa"/>
          <w:wAfter w:w="33" w:type="dxa"/>
          <w:trHeight w:val="284"/>
          <w:jc w:val="center"/>
        </w:trPr>
        <w:tc>
          <w:tcPr>
            <w:tcW w:w="1487" w:type="dxa"/>
            <w:gridSpan w:val="2"/>
            <w:vAlign w:val="center"/>
          </w:tcPr>
          <w:p w14:paraId="15B76723" w14:textId="77777777" w:rsidR="002619C1" w:rsidRPr="00752A5B" w:rsidRDefault="002619C1" w:rsidP="008C6227">
            <w:pPr>
              <w:pStyle w:val="Prrafodelista"/>
              <w:ind w:left="0"/>
              <w:jc w:val="left"/>
              <w:rPr>
                <w:rFonts w:ascii="Arial Narrow" w:hAnsi="Arial Narrow" w:cs="Arial Narrow"/>
                <w:sz w:val="20"/>
                <w:szCs w:val="20"/>
              </w:rPr>
            </w:pPr>
            <w:r w:rsidRPr="00752A5B">
              <w:rPr>
                <w:rFonts w:ascii="Arial Narrow" w:hAnsi="Arial Narrow" w:cs="Arial Narrow"/>
                <w:sz w:val="20"/>
                <w:szCs w:val="20"/>
              </w:rPr>
              <w:t>Recursos humano</w:t>
            </w:r>
          </w:p>
        </w:tc>
        <w:tc>
          <w:tcPr>
            <w:tcW w:w="7147" w:type="dxa"/>
            <w:gridSpan w:val="7"/>
            <w:vAlign w:val="center"/>
          </w:tcPr>
          <w:p w14:paraId="15B76724" w14:textId="77777777" w:rsidR="002619C1" w:rsidRPr="00752A5B" w:rsidRDefault="002619C1" w:rsidP="008C6227">
            <w:pPr>
              <w:pStyle w:val="Prrafodelista"/>
              <w:ind w:left="0"/>
              <w:jc w:val="left"/>
              <w:rPr>
                <w:rFonts w:ascii="Arial Narrow" w:hAnsi="Arial Narrow" w:cs="Arial Narrow"/>
                <w:sz w:val="20"/>
                <w:szCs w:val="20"/>
              </w:rPr>
            </w:pPr>
            <w:r w:rsidRPr="00752A5B">
              <w:rPr>
                <w:rFonts w:ascii="Arial Narrow" w:hAnsi="Arial Narrow" w:cs="Arial Narrow"/>
                <w:sz w:val="20"/>
                <w:szCs w:val="20"/>
              </w:rPr>
              <w:t>Colaboradores: Funcionario SUNAT</w:t>
            </w:r>
          </w:p>
        </w:tc>
      </w:tr>
      <w:tr w:rsidR="002619C1" w:rsidRPr="00752A5B" w14:paraId="15B76728" w14:textId="77777777" w:rsidTr="00303188">
        <w:trPr>
          <w:gridBefore w:val="2"/>
          <w:gridAfter w:val="1"/>
          <w:wBefore w:w="38" w:type="dxa"/>
          <w:wAfter w:w="33" w:type="dxa"/>
          <w:trHeight w:val="284"/>
          <w:jc w:val="center"/>
        </w:trPr>
        <w:tc>
          <w:tcPr>
            <w:tcW w:w="1487" w:type="dxa"/>
            <w:gridSpan w:val="2"/>
            <w:vMerge w:val="restart"/>
            <w:vAlign w:val="center"/>
          </w:tcPr>
          <w:p w14:paraId="15B76726" w14:textId="77777777" w:rsidR="002619C1" w:rsidRPr="00752A5B" w:rsidRDefault="002619C1" w:rsidP="008C6227">
            <w:pPr>
              <w:pStyle w:val="Prrafodelista"/>
              <w:ind w:left="0"/>
              <w:jc w:val="left"/>
              <w:rPr>
                <w:rFonts w:ascii="Arial Narrow" w:hAnsi="Arial Narrow" w:cs="Arial Narrow"/>
                <w:sz w:val="20"/>
                <w:szCs w:val="20"/>
              </w:rPr>
            </w:pPr>
            <w:r w:rsidRPr="00752A5B">
              <w:rPr>
                <w:rFonts w:ascii="Arial Narrow" w:hAnsi="Arial Narrow" w:cs="Arial Narrow"/>
                <w:sz w:val="20"/>
                <w:szCs w:val="20"/>
              </w:rPr>
              <w:t>Infraestructura</w:t>
            </w:r>
          </w:p>
        </w:tc>
        <w:tc>
          <w:tcPr>
            <w:tcW w:w="7147" w:type="dxa"/>
            <w:gridSpan w:val="7"/>
            <w:vAlign w:val="center"/>
          </w:tcPr>
          <w:p w14:paraId="15B76727" w14:textId="77777777" w:rsidR="002619C1" w:rsidRPr="00752A5B" w:rsidRDefault="002619C1" w:rsidP="008C6227">
            <w:pPr>
              <w:pStyle w:val="Prrafodelista"/>
              <w:ind w:left="0"/>
              <w:jc w:val="left"/>
              <w:rPr>
                <w:rFonts w:ascii="Arial Narrow" w:hAnsi="Arial Narrow" w:cs="Arial Narrow"/>
                <w:sz w:val="20"/>
                <w:szCs w:val="20"/>
              </w:rPr>
            </w:pPr>
            <w:r w:rsidRPr="00752A5B">
              <w:rPr>
                <w:rFonts w:ascii="Arial Narrow" w:hAnsi="Arial Narrow" w:cs="Arial Narrow"/>
                <w:sz w:val="20"/>
                <w:szCs w:val="20"/>
              </w:rPr>
              <w:t>Equipos: Computadoras de escritorio, lectoras de código de barras, impresoras, scanner, cámaras digitales, Maquinas refrendadoras.</w:t>
            </w:r>
          </w:p>
        </w:tc>
      </w:tr>
      <w:tr w:rsidR="002619C1" w:rsidRPr="00752A5B" w14:paraId="15B7672B" w14:textId="77777777" w:rsidTr="00303188">
        <w:trPr>
          <w:gridBefore w:val="2"/>
          <w:gridAfter w:val="1"/>
          <w:wBefore w:w="38" w:type="dxa"/>
          <w:wAfter w:w="33" w:type="dxa"/>
          <w:trHeight w:val="284"/>
          <w:jc w:val="center"/>
        </w:trPr>
        <w:tc>
          <w:tcPr>
            <w:tcW w:w="1487" w:type="dxa"/>
            <w:gridSpan w:val="2"/>
            <w:vMerge/>
          </w:tcPr>
          <w:p w14:paraId="15B76729" w14:textId="77777777" w:rsidR="002619C1" w:rsidRPr="00752A5B" w:rsidRDefault="002619C1" w:rsidP="008C6227">
            <w:pPr>
              <w:pStyle w:val="Prrafodelista"/>
              <w:ind w:left="0"/>
              <w:rPr>
                <w:rFonts w:ascii="Arial Narrow" w:hAnsi="Arial Narrow" w:cs="Arial Narrow"/>
                <w:sz w:val="20"/>
                <w:szCs w:val="20"/>
              </w:rPr>
            </w:pPr>
          </w:p>
        </w:tc>
        <w:tc>
          <w:tcPr>
            <w:tcW w:w="7147" w:type="dxa"/>
            <w:gridSpan w:val="7"/>
            <w:vAlign w:val="center"/>
          </w:tcPr>
          <w:p w14:paraId="15B7672A" w14:textId="77777777" w:rsidR="002619C1" w:rsidRPr="00752A5B" w:rsidRDefault="002619C1" w:rsidP="008C6227">
            <w:pPr>
              <w:pStyle w:val="Prrafodelista"/>
              <w:ind w:left="0"/>
              <w:jc w:val="left"/>
              <w:rPr>
                <w:rFonts w:ascii="Arial Narrow" w:hAnsi="Arial Narrow" w:cs="Arial Narrow"/>
                <w:sz w:val="20"/>
                <w:szCs w:val="20"/>
              </w:rPr>
            </w:pPr>
            <w:r w:rsidRPr="00752A5B">
              <w:rPr>
                <w:rFonts w:ascii="Arial Narrow" w:hAnsi="Arial Narrow" w:cs="Arial Narrow"/>
                <w:sz w:val="20"/>
                <w:szCs w:val="20"/>
              </w:rPr>
              <w:t>Sistemas Informáticos: SIGAD, Portal de la SUNAT, SIGEDA</w:t>
            </w:r>
            <w:r w:rsidR="009718EE" w:rsidRPr="00752A5B">
              <w:rPr>
                <w:rFonts w:ascii="Arial Narrow" w:hAnsi="Arial Narrow" w:cs="Arial Narrow"/>
                <w:sz w:val="20"/>
                <w:szCs w:val="20"/>
              </w:rPr>
              <w:t xml:space="preserve">, </w:t>
            </w:r>
            <w:r w:rsidR="001E7390">
              <w:rPr>
                <w:rFonts w:ascii="Arial Narrow" w:hAnsi="Arial Narrow" w:cs="Arial Narrow"/>
                <w:sz w:val="20"/>
                <w:szCs w:val="20"/>
              </w:rPr>
              <w:t>P</w:t>
            </w:r>
            <w:r w:rsidR="00685D1D">
              <w:rPr>
                <w:rFonts w:ascii="Arial Narrow" w:hAnsi="Arial Narrow" w:cs="Arial Narrow"/>
                <w:sz w:val="20"/>
                <w:szCs w:val="20"/>
              </w:rPr>
              <w:t>ortal del Funcionario Aduanero</w:t>
            </w:r>
          </w:p>
        </w:tc>
      </w:tr>
      <w:tr w:rsidR="002619C1" w:rsidRPr="00752A5B" w14:paraId="15B7672E" w14:textId="77777777" w:rsidTr="00303188">
        <w:trPr>
          <w:gridBefore w:val="2"/>
          <w:gridAfter w:val="1"/>
          <w:wBefore w:w="38" w:type="dxa"/>
          <w:wAfter w:w="33" w:type="dxa"/>
          <w:trHeight w:val="284"/>
          <w:jc w:val="center"/>
        </w:trPr>
        <w:tc>
          <w:tcPr>
            <w:tcW w:w="1487" w:type="dxa"/>
            <w:gridSpan w:val="2"/>
            <w:vMerge/>
          </w:tcPr>
          <w:p w14:paraId="15B7672C" w14:textId="77777777" w:rsidR="002619C1" w:rsidRPr="00752A5B" w:rsidRDefault="002619C1" w:rsidP="008C6227">
            <w:pPr>
              <w:pStyle w:val="Prrafodelista"/>
              <w:ind w:left="0"/>
              <w:rPr>
                <w:rFonts w:ascii="Arial Narrow" w:hAnsi="Arial Narrow" w:cs="Arial Narrow"/>
                <w:sz w:val="20"/>
                <w:szCs w:val="20"/>
              </w:rPr>
            </w:pPr>
          </w:p>
        </w:tc>
        <w:tc>
          <w:tcPr>
            <w:tcW w:w="7147" w:type="dxa"/>
            <w:gridSpan w:val="7"/>
            <w:vAlign w:val="center"/>
          </w:tcPr>
          <w:p w14:paraId="15B7672D" w14:textId="77777777" w:rsidR="002619C1" w:rsidRPr="00752A5B" w:rsidRDefault="002619C1" w:rsidP="008C6227">
            <w:pPr>
              <w:pStyle w:val="Prrafodelista"/>
              <w:ind w:left="0"/>
              <w:jc w:val="left"/>
              <w:rPr>
                <w:rFonts w:ascii="Arial Narrow" w:hAnsi="Arial Narrow" w:cs="Arial Narrow"/>
                <w:sz w:val="20"/>
                <w:szCs w:val="20"/>
              </w:rPr>
            </w:pPr>
            <w:r w:rsidRPr="00752A5B">
              <w:rPr>
                <w:rFonts w:ascii="Arial Narrow" w:hAnsi="Arial Narrow" w:cs="Arial Narrow"/>
                <w:sz w:val="20"/>
                <w:szCs w:val="20"/>
              </w:rPr>
              <w:t>Instalaciones: Centro de Canje Aéreo, Depósito Temporal de Carga, Depósito Temporal Postal</w:t>
            </w:r>
          </w:p>
        </w:tc>
      </w:tr>
      <w:tr w:rsidR="002619C1" w:rsidRPr="00752A5B" w14:paraId="15B76731" w14:textId="77777777" w:rsidTr="00303188">
        <w:trPr>
          <w:gridBefore w:val="2"/>
          <w:gridAfter w:val="1"/>
          <w:wBefore w:w="38" w:type="dxa"/>
          <w:wAfter w:w="33" w:type="dxa"/>
          <w:trHeight w:val="284"/>
          <w:jc w:val="center"/>
        </w:trPr>
        <w:tc>
          <w:tcPr>
            <w:tcW w:w="1487" w:type="dxa"/>
            <w:gridSpan w:val="2"/>
            <w:vMerge/>
          </w:tcPr>
          <w:p w14:paraId="15B7672F" w14:textId="77777777" w:rsidR="002619C1" w:rsidRPr="00752A5B" w:rsidRDefault="002619C1" w:rsidP="008C6227">
            <w:pPr>
              <w:pStyle w:val="Prrafodelista"/>
              <w:ind w:left="0"/>
              <w:rPr>
                <w:rFonts w:ascii="Arial Narrow" w:hAnsi="Arial Narrow" w:cs="Arial Narrow"/>
                <w:sz w:val="20"/>
                <w:szCs w:val="20"/>
              </w:rPr>
            </w:pPr>
          </w:p>
        </w:tc>
        <w:tc>
          <w:tcPr>
            <w:tcW w:w="7147" w:type="dxa"/>
            <w:gridSpan w:val="7"/>
            <w:vAlign w:val="center"/>
          </w:tcPr>
          <w:p w14:paraId="15B76730" w14:textId="77777777" w:rsidR="002619C1" w:rsidRPr="00752A5B" w:rsidRDefault="002619C1" w:rsidP="008C6227">
            <w:pPr>
              <w:pStyle w:val="Prrafodelista"/>
              <w:ind w:left="0"/>
              <w:jc w:val="left"/>
              <w:rPr>
                <w:rFonts w:ascii="Arial Narrow" w:hAnsi="Arial Narrow" w:cs="Arial Narrow"/>
                <w:sz w:val="20"/>
                <w:szCs w:val="20"/>
              </w:rPr>
            </w:pPr>
            <w:r w:rsidRPr="00752A5B">
              <w:rPr>
                <w:rFonts w:ascii="Arial Narrow" w:hAnsi="Arial Narrow" w:cs="Arial Narrow"/>
                <w:sz w:val="20"/>
                <w:szCs w:val="20"/>
              </w:rPr>
              <w:t>Servicios de Apoyo: Telecomunicaciones</w:t>
            </w:r>
          </w:p>
        </w:tc>
      </w:tr>
      <w:tr w:rsidR="002619C1" w:rsidRPr="00752A5B" w14:paraId="15B76733" w14:textId="77777777" w:rsidTr="00303188">
        <w:trPr>
          <w:gridBefore w:val="1"/>
          <w:wBefore w:w="15" w:type="dxa"/>
          <w:trHeight w:val="284"/>
          <w:jc w:val="center"/>
        </w:trPr>
        <w:tc>
          <w:tcPr>
            <w:tcW w:w="8690" w:type="dxa"/>
            <w:gridSpan w:val="11"/>
          </w:tcPr>
          <w:p w14:paraId="15B76732" w14:textId="77777777" w:rsidR="002619C1" w:rsidRPr="00752A5B" w:rsidRDefault="002619C1" w:rsidP="008C6227">
            <w:pPr>
              <w:pStyle w:val="Prrafodelista"/>
              <w:ind w:left="0"/>
              <w:rPr>
                <w:rFonts w:ascii="Arial Narrow" w:hAnsi="Arial Narrow" w:cs="Arial Narrow"/>
                <w:b/>
                <w:bCs/>
                <w:sz w:val="20"/>
                <w:szCs w:val="20"/>
              </w:rPr>
            </w:pPr>
            <w:r w:rsidRPr="00752A5B">
              <w:rPr>
                <w:rFonts w:ascii="Arial Narrow" w:hAnsi="Arial Narrow" w:cs="Arial Narrow"/>
                <w:b/>
                <w:bCs/>
                <w:sz w:val="20"/>
                <w:szCs w:val="20"/>
              </w:rPr>
              <w:t>Documentación: (*)</w:t>
            </w:r>
          </w:p>
        </w:tc>
      </w:tr>
      <w:tr w:rsidR="002619C1" w:rsidRPr="00752A5B" w14:paraId="15B76736" w14:textId="77777777" w:rsidTr="00303188">
        <w:trPr>
          <w:gridBefore w:val="1"/>
          <w:wBefore w:w="15" w:type="dxa"/>
          <w:trHeight w:val="284"/>
          <w:jc w:val="center"/>
        </w:trPr>
        <w:tc>
          <w:tcPr>
            <w:tcW w:w="1510" w:type="dxa"/>
            <w:gridSpan w:val="3"/>
            <w:vAlign w:val="center"/>
          </w:tcPr>
          <w:p w14:paraId="15B76734" w14:textId="77777777" w:rsidR="002619C1" w:rsidRPr="00752A5B" w:rsidRDefault="002619C1" w:rsidP="008C6227">
            <w:pPr>
              <w:pStyle w:val="Prrafodelista"/>
              <w:ind w:left="0"/>
              <w:jc w:val="left"/>
              <w:rPr>
                <w:rFonts w:ascii="Arial Narrow" w:hAnsi="Arial Narrow" w:cs="Arial Narrow"/>
                <w:sz w:val="20"/>
                <w:szCs w:val="20"/>
              </w:rPr>
            </w:pPr>
            <w:r w:rsidRPr="00752A5B">
              <w:rPr>
                <w:rFonts w:ascii="Arial Narrow" w:hAnsi="Arial Narrow" w:cs="Arial Narrow"/>
                <w:sz w:val="20"/>
                <w:szCs w:val="20"/>
              </w:rPr>
              <w:t>Interna:</w:t>
            </w:r>
          </w:p>
        </w:tc>
        <w:tc>
          <w:tcPr>
            <w:tcW w:w="7180" w:type="dxa"/>
            <w:gridSpan w:val="8"/>
            <w:vAlign w:val="center"/>
          </w:tcPr>
          <w:p w14:paraId="15B76735" w14:textId="77777777" w:rsidR="002619C1" w:rsidRPr="00752A5B" w:rsidRDefault="002619C1" w:rsidP="008C6227">
            <w:pPr>
              <w:pStyle w:val="Prrafodelista"/>
              <w:ind w:left="0"/>
              <w:jc w:val="left"/>
              <w:rPr>
                <w:rFonts w:ascii="Arial Narrow" w:hAnsi="Arial Narrow" w:cs="Arial Narrow"/>
                <w:sz w:val="20"/>
                <w:szCs w:val="20"/>
              </w:rPr>
            </w:pPr>
            <w:r w:rsidRPr="00752A5B">
              <w:rPr>
                <w:rFonts w:ascii="Arial Narrow" w:hAnsi="Arial Narrow" w:cs="Arial Narrow"/>
                <w:sz w:val="20"/>
                <w:szCs w:val="20"/>
              </w:rPr>
              <w:t>Procedimiento de Envío Postal</w:t>
            </w:r>
          </w:p>
        </w:tc>
      </w:tr>
      <w:tr w:rsidR="002619C1" w:rsidRPr="00752A5B" w14:paraId="15B7673A" w14:textId="77777777" w:rsidTr="00303188">
        <w:trPr>
          <w:gridBefore w:val="1"/>
          <w:wBefore w:w="15" w:type="dxa"/>
          <w:trHeight w:val="284"/>
          <w:jc w:val="center"/>
        </w:trPr>
        <w:tc>
          <w:tcPr>
            <w:tcW w:w="1510" w:type="dxa"/>
            <w:gridSpan w:val="3"/>
            <w:vAlign w:val="center"/>
          </w:tcPr>
          <w:p w14:paraId="15B76737" w14:textId="77777777" w:rsidR="002619C1" w:rsidRPr="00752A5B" w:rsidRDefault="002619C1" w:rsidP="008C6227">
            <w:pPr>
              <w:pStyle w:val="Prrafodelista"/>
              <w:ind w:left="0"/>
              <w:jc w:val="left"/>
              <w:rPr>
                <w:rFonts w:ascii="Arial Narrow" w:hAnsi="Arial Narrow" w:cs="Arial Narrow"/>
                <w:sz w:val="20"/>
                <w:szCs w:val="20"/>
              </w:rPr>
            </w:pPr>
            <w:r w:rsidRPr="00752A5B">
              <w:rPr>
                <w:rFonts w:ascii="Arial Narrow" w:hAnsi="Arial Narrow" w:cs="Arial Narrow"/>
                <w:sz w:val="20"/>
                <w:szCs w:val="20"/>
              </w:rPr>
              <w:t>Externa:</w:t>
            </w:r>
          </w:p>
        </w:tc>
        <w:tc>
          <w:tcPr>
            <w:tcW w:w="7180" w:type="dxa"/>
            <w:gridSpan w:val="8"/>
            <w:vAlign w:val="center"/>
          </w:tcPr>
          <w:p w14:paraId="15B76738" w14:textId="77777777" w:rsidR="002619C1" w:rsidRPr="00752A5B" w:rsidRDefault="002619C1" w:rsidP="008C6227">
            <w:pPr>
              <w:pStyle w:val="Prrafodelista"/>
              <w:ind w:left="0"/>
              <w:jc w:val="left"/>
              <w:rPr>
                <w:rFonts w:ascii="Arial Narrow" w:hAnsi="Arial Narrow" w:cs="Arial Narrow"/>
                <w:sz w:val="20"/>
                <w:szCs w:val="20"/>
              </w:rPr>
            </w:pPr>
            <w:r w:rsidRPr="00752A5B">
              <w:rPr>
                <w:rFonts w:ascii="Arial Narrow" w:hAnsi="Arial Narrow" w:cs="Arial Narrow"/>
                <w:sz w:val="20"/>
                <w:szCs w:val="20"/>
              </w:rPr>
              <w:t>Reglamento de Envío Postal</w:t>
            </w:r>
          </w:p>
          <w:p w14:paraId="15B76739" w14:textId="77777777" w:rsidR="002619C1" w:rsidRPr="00752A5B" w:rsidRDefault="002619C1" w:rsidP="008C6227">
            <w:pPr>
              <w:pStyle w:val="Prrafodelista"/>
              <w:ind w:left="0"/>
              <w:jc w:val="left"/>
              <w:rPr>
                <w:rFonts w:ascii="Arial Narrow" w:hAnsi="Arial Narrow" w:cs="Arial Narrow"/>
                <w:sz w:val="20"/>
                <w:szCs w:val="20"/>
              </w:rPr>
            </w:pPr>
            <w:r w:rsidRPr="00752A5B">
              <w:rPr>
                <w:rFonts w:ascii="Arial Narrow" w:hAnsi="Arial Narrow" w:cs="Arial Narrow"/>
                <w:sz w:val="20"/>
                <w:szCs w:val="20"/>
              </w:rPr>
              <w:t>Ley General de Aduanas</w:t>
            </w:r>
          </w:p>
        </w:tc>
      </w:tr>
      <w:tr w:rsidR="002619C1" w:rsidRPr="00752A5B" w14:paraId="15B76740" w14:textId="77777777" w:rsidTr="00303188">
        <w:trPr>
          <w:jc w:val="center"/>
        </w:trPr>
        <w:tc>
          <w:tcPr>
            <w:tcW w:w="1525" w:type="dxa"/>
            <w:gridSpan w:val="4"/>
            <w:vAlign w:val="center"/>
          </w:tcPr>
          <w:p w14:paraId="15B7673B" w14:textId="77777777" w:rsidR="002619C1" w:rsidRPr="00752A5B" w:rsidRDefault="002619C1" w:rsidP="008C6227">
            <w:pPr>
              <w:pStyle w:val="Prrafodelista"/>
              <w:ind w:left="0"/>
              <w:jc w:val="center"/>
              <w:rPr>
                <w:rFonts w:ascii="Arial Narrow" w:hAnsi="Arial Narrow" w:cs="Arial Narrow"/>
                <w:b/>
                <w:bCs/>
                <w:sz w:val="20"/>
                <w:szCs w:val="20"/>
              </w:rPr>
            </w:pPr>
            <w:r w:rsidRPr="00752A5B">
              <w:rPr>
                <w:rFonts w:ascii="Arial Narrow" w:hAnsi="Arial Narrow" w:cs="Arial Narrow"/>
                <w:b/>
                <w:bCs/>
                <w:sz w:val="20"/>
                <w:szCs w:val="20"/>
              </w:rPr>
              <w:t xml:space="preserve">Indicador de </w:t>
            </w:r>
            <w:r w:rsidRPr="00752A5B">
              <w:rPr>
                <w:rFonts w:ascii="Arial Narrow" w:hAnsi="Arial Narrow" w:cs="Arial Narrow"/>
                <w:b/>
                <w:bCs/>
                <w:sz w:val="20"/>
                <w:szCs w:val="20"/>
              </w:rPr>
              <w:lastRenderedPageBreak/>
              <w:t>desempeño (*)</w:t>
            </w:r>
          </w:p>
        </w:tc>
        <w:tc>
          <w:tcPr>
            <w:tcW w:w="2283" w:type="dxa"/>
            <w:gridSpan w:val="2"/>
            <w:vAlign w:val="center"/>
          </w:tcPr>
          <w:p w14:paraId="15B7673C" w14:textId="77777777" w:rsidR="002619C1" w:rsidRPr="00752A5B" w:rsidRDefault="002619C1" w:rsidP="008C6227">
            <w:pPr>
              <w:pStyle w:val="Prrafodelista"/>
              <w:ind w:left="0"/>
              <w:jc w:val="center"/>
              <w:rPr>
                <w:rFonts w:ascii="Arial Narrow" w:hAnsi="Arial Narrow" w:cs="Arial Narrow"/>
                <w:b/>
                <w:bCs/>
                <w:sz w:val="20"/>
                <w:szCs w:val="20"/>
              </w:rPr>
            </w:pPr>
            <w:r w:rsidRPr="00752A5B">
              <w:rPr>
                <w:rFonts w:ascii="Arial Narrow" w:hAnsi="Arial Narrow" w:cs="Arial Narrow"/>
                <w:b/>
                <w:bCs/>
                <w:sz w:val="20"/>
                <w:szCs w:val="20"/>
              </w:rPr>
              <w:lastRenderedPageBreak/>
              <w:t>Descripción (*)</w:t>
            </w:r>
          </w:p>
        </w:tc>
        <w:tc>
          <w:tcPr>
            <w:tcW w:w="1904" w:type="dxa"/>
            <w:gridSpan w:val="2"/>
            <w:vAlign w:val="center"/>
          </w:tcPr>
          <w:p w14:paraId="15B7673D" w14:textId="77777777" w:rsidR="002619C1" w:rsidRPr="00752A5B" w:rsidRDefault="002619C1" w:rsidP="008C6227">
            <w:pPr>
              <w:pStyle w:val="Prrafodelista"/>
              <w:ind w:left="0"/>
              <w:jc w:val="center"/>
              <w:rPr>
                <w:rFonts w:ascii="Arial Narrow" w:hAnsi="Arial Narrow" w:cs="Arial Narrow"/>
                <w:b/>
                <w:bCs/>
                <w:sz w:val="20"/>
                <w:szCs w:val="20"/>
              </w:rPr>
            </w:pPr>
            <w:r w:rsidRPr="00752A5B">
              <w:rPr>
                <w:rFonts w:ascii="Arial Narrow" w:hAnsi="Arial Narrow" w:cs="Arial Narrow"/>
                <w:b/>
                <w:bCs/>
                <w:sz w:val="20"/>
                <w:szCs w:val="20"/>
              </w:rPr>
              <w:t>Formula (*)</w:t>
            </w:r>
          </w:p>
        </w:tc>
        <w:tc>
          <w:tcPr>
            <w:tcW w:w="1613" w:type="dxa"/>
            <w:gridSpan w:val="2"/>
            <w:vAlign w:val="center"/>
          </w:tcPr>
          <w:p w14:paraId="15B7673E" w14:textId="77777777" w:rsidR="002619C1" w:rsidRPr="00752A5B" w:rsidRDefault="002619C1" w:rsidP="008C6227">
            <w:pPr>
              <w:pStyle w:val="Prrafodelista"/>
              <w:ind w:left="0"/>
              <w:jc w:val="center"/>
              <w:rPr>
                <w:rFonts w:ascii="Arial Narrow" w:hAnsi="Arial Narrow" w:cs="Arial Narrow"/>
                <w:b/>
                <w:bCs/>
                <w:sz w:val="20"/>
                <w:szCs w:val="20"/>
              </w:rPr>
            </w:pPr>
            <w:r w:rsidRPr="00752A5B">
              <w:rPr>
                <w:rFonts w:ascii="Arial Narrow" w:hAnsi="Arial Narrow" w:cs="Arial Narrow"/>
                <w:b/>
                <w:bCs/>
                <w:sz w:val="20"/>
                <w:szCs w:val="20"/>
              </w:rPr>
              <w:t xml:space="preserve">Frecuencia de </w:t>
            </w:r>
            <w:r w:rsidRPr="00752A5B">
              <w:rPr>
                <w:rFonts w:ascii="Arial Narrow" w:hAnsi="Arial Narrow" w:cs="Arial Narrow"/>
                <w:b/>
                <w:bCs/>
                <w:sz w:val="20"/>
                <w:szCs w:val="20"/>
              </w:rPr>
              <w:lastRenderedPageBreak/>
              <w:t>medición (*)</w:t>
            </w:r>
          </w:p>
        </w:tc>
        <w:tc>
          <w:tcPr>
            <w:tcW w:w="1380" w:type="dxa"/>
            <w:gridSpan w:val="2"/>
            <w:vAlign w:val="center"/>
          </w:tcPr>
          <w:p w14:paraId="15B7673F" w14:textId="77777777" w:rsidR="002619C1" w:rsidRPr="00752A5B" w:rsidRDefault="002619C1" w:rsidP="008C6227">
            <w:pPr>
              <w:pStyle w:val="Prrafodelista"/>
              <w:ind w:left="0"/>
              <w:jc w:val="center"/>
              <w:rPr>
                <w:rFonts w:ascii="Arial Narrow" w:hAnsi="Arial Narrow" w:cs="Arial Narrow"/>
                <w:b/>
                <w:bCs/>
                <w:sz w:val="20"/>
                <w:szCs w:val="20"/>
              </w:rPr>
            </w:pPr>
            <w:r w:rsidRPr="00752A5B">
              <w:rPr>
                <w:rFonts w:ascii="Arial Narrow" w:hAnsi="Arial Narrow" w:cs="Arial Narrow"/>
                <w:b/>
                <w:bCs/>
                <w:sz w:val="20"/>
                <w:szCs w:val="20"/>
              </w:rPr>
              <w:lastRenderedPageBreak/>
              <w:t>Meta (*)</w:t>
            </w:r>
          </w:p>
        </w:tc>
      </w:tr>
      <w:tr w:rsidR="002619C1" w:rsidRPr="00752A5B" w14:paraId="15B76746" w14:textId="77777777" w:rsidTr="00303188">
        <w:trPr>
          <w:trHeight w:val="284"/>
          <w:jc w:val="center"/>
        </w:trPr>
        <w:tc>
          <w:tcPr>
            <w:tcW w:w="1525" w:type="dxa"/>
            <w:gridSpan w:val="4"/>
          </w:tcPr>
          <w:p w14:paraId="15B76741" w14:textId="77777777" w:rsidR="002619C1" w:rsidRPr="00752A5B" w:rsidRDefault="002619C1" w:rsidP="008C6227">
            <w:pPr>
              <w:pStyle w:val="Prrafodelista"/>
              <w:ind w:left="0"/>
              <w:jc w:val="center"/>
              <w:rPr>
                <w:rFonts w:ascii="Arial Narrow" w:hAnsi="Arial Narrow" w:cs="Arial Narrow"/>
                <w:sz w:val="20"/>
                <w:szCs w:val="20"/>
              </w:rPr>
            </w:pPr>
            <w:r w:rsidRPr="00752A5B">
              <w:rPr>
                <w:rFonts w:ascii="Arial Narrow" w:hAnsi="Arial Narrow" w:cs="Arial Narrow"/>
                <w:sz w:val="20"/>
                <w:szCs w:val="20"/>
              </w:rPr>
              <w:lastRenderedPageBreak/>
              <w:t>A determinarse posteriormente</w:t>
            </w:r>
          </w:p>
        </w:tc>
        <w:tc>
          <w:tcPr>
            <w:tcW w:w="2283" w:type="dxa"/>
            <w:gridSpan w:val="2"/>
          </w:tcPr>
          <w:p w14:paraId="15B76742" w14:textId="77777777" w:rsidR="002619C1" w:rsidRPr="00752A5B" w:rsidRDefault="002619C1" w:rsidP="008C6227">
            <w:pPr>
              <w:pStyle w:val="Prrafodelista"/>
              <w:ind w:left="0"/>
              <w:jc w:val="center"/>
              <w:rPr>
                <w:rFonts w:ascii="Arial Narrow" w:hAnsi="Arial Narrow" w:cs="Arial Narrow"/>
                <w:sz w:val="20"/>
                <w:szCs w:val="20"/>
              </w:rPr>
            </w:pPr>
          </w:p>
        </w:tc>
        <w:tc>
          <w:tcPr>
            <w:tcW w:w="1904" w:type="dxa"/>
            <w:gridSpan w:val="2"/>
          </w:tcPr>
          <w:p w14:paraId="15B76743" w14:textId="77777777" w:rsidR="002619C1" w:rsidRPr="00752A5B" w:rsidRDefault="002619C1" w:rsidP="008C6227">
            <w:pPr>
              <w:pStyle w:val="Prrafodelista"/>
              <w:ind w:left="0"/>
              <w:jc w:val="center"/>
              <w:rPr>
                <w:rFonts w:ascii="Arial Narrow" w:hAnsi="Arial Narrow" w:cs="Arial Narrow"/>
                <w:sz w:val="20"/>
                <w:szCs w:val="20"/>
              </w:rPr>
            </w:pPr>
          </w:p>
        </w:tc>
        <w:tc>
          <w:tcPr>
            <w:tcW w:w="1613" w:type="dxa"/>
            <w:gridSpan w:val="2"/>
          </w:tcPr>
          <w:p w14:paraId="15B76744" w14:textId="77777777" w:rsidR="002619C1" w:rsidRPr="00752A5B" w:rsidRDefault="002619C1" w:rsidP="008C6227">
            <w:pPr>
              <w:pStyle w:val="Prrafodelista"/>
              <w:ind w:left="0"/>
              <w:jc w:val="center"/>
              <w:rPr>
                <w:rFonts w:ascii="Arial Narrow" w:hAnsi="Arial Narrow" w:cs="Arial Narrow"/>
                <w:sz w:val="20"/>
                <w:szCs w:val="20"/>
              </w:rPr>
            </w:pPr>
          </w:p>
        </w:tc>
        <w:tc>
          <w:tcPr>
            <w:tcW w:w="1380" w:type="dxa"/>
            <w:gridSpan w:val="2"/>
          </w:tcPr>
          <w:p w14:paraId="15B76745" w14:textId="77777777" w:rsidR="002619C1" w:rsidRPr="00752A5B" w:rsidRDefault="002619C1" w:rsidP="008C6227">
            <w:pPr>
              <w:pStyle w:val="Prrafodelista"/>
              <w:ind w:left="0"/>
              <w:jc w:val="center"/>
              <w:rPr>
                <w:rFonts w:ascii="Arial Narrow" w:hAnsi="Arial Narrow" w:cs="Arial Narrow"/>
                <w:sz w:val="20"/>
                <w:szCs w:val="20"/>
              </w:rPr>
            </w:pPr>
          </w:p>
        </w:tc>
      </w:tr>
      <w:tr w:rsidR="002619C1" w:rsidRPr="00752A5B" w14:paraId="15B76748" w14:textId="77777777" w:rsidTr="00303188">
        <w:trPr>
          <w:trHeight w:val="284"/>
          <w:jc w:val="center"/>
        </w:trPr>
        <w:tc>
          <w:tcPr>
            <w:tcW w:w="8705" w:type="dxa"/>
            <w:gridSpan w:val="12"/>
            <w:vAlign w:val="center"/>
          </w:tcPr>
          <w:p w14:paraId="15B76747" w14:textId="77777777" w:rsidR="002619C1" w:rsidRPr="00752A5B" w:rsidRDefault="002619C1" w:rsidP="008C6227">
            <w:pPr>
              <w:pStyle w:val="Prrafodelista"/>
              <w:ind w:left="0"/>
              <w:jc w:val="left"/>
              <w:rPr>
                <w:rFonts w:ascii="Arial Narrow" w:hAnsi="Arial Narrow" w:cs="Arial Narrow"/>
                <w:b/>
                <w:bCs/>
                <w:sz w:val="20"/>
                <w:szCs w:val="20"/>
              </w:rPr>
            </w:pPr>
            <w:r w:rsidRPr="00752A5B">
              <w:rPr>
                <w:rFonts w:ascii="Arial Narrow" w:hAnsi="Arial Narrow" w:cs="Arial Narrow"/>
                <w:b/>
                <w:bCs/>
                <w:sz w:val="20"/>
                <w:szCs w:val="20"/>
              </w:rPr>
              <w:t xml:space="preserve">Control:  (*) </w:t>
            </w:r>
            <w:r w:rsidRPr="00752A5B">
              <w:rPr>
                <w:rFonts w:ascii="Arial Narrow" w:hAnsi="Arial Narrow" w:cs="Arial Narrow"/>
                <w:sz w:val="20"/>
                <w:szCs w:val="20"/>
              </w:rPr>
              <w:t>A determinarse posteriormente</w:t>
            </w:r>
          </w:p>
        </w:tc>
      </w:tr>
      <w:tr w:rsidR="002619C1" w:rsidRPr="00752A5B" w14:paraId="15B7674A" w14:textId="77777777" w:rsidTr="00303188">
        <w:trPr>
          <w:trHeight w:val="284"/>
          <w:jc w:val="center"/>
        </w:trPr>
        <w:tc>
          <w:tcPr>
            <w:tcW w:w="8705" w:type="dxa"/>
            <w:gridSpan w:val="12"/>
            <w:vAlign w:val="center"/>
          </w:tcPr>
          <w:p w14:paraId="15B76749" w14:textId="77777777" w:rsidR="002619C1" w:rsidRPr="00752A5B" w:rsidRDefault="002619C1" w:rsidP="008C6227">
            <w:pPr>
              <w:pStyle w:val="Prrafodelista"/>
              <w:ind w:left="0"/>
              <w:jc w:val="left"/>
              <w:rPr>
                <w:rFonts w:ascii="Arial Narrow" w:hAnsi="Arial Narrow" w:cs="Arial Narrow"/>
                <w:b/>
                <w:bCs/>
                <w:sz w:val="20"/>
                <w:szCs w:val="20"/>
              </w:rPr>
            </w:pPr>
            <w:r w:rsidRPr="00752A5B">
              <w:rPr>
                <w:rFonts w:ascii="Arial Narrow" w:hAnsi="Arial Narrow" w:cs="Arial Narrow"/>
                <w:b/>
                <w:bCs/>
                <w:sz w:val="20"/>
                <w:szCs w:val="20"/>
              </w:rPr>
              <w:t xml:space="preserve">Riesgos: (*) </w:t>
            </w:r>
            <w:r w:rsidRPr="00752A5B">
              <w:rPr>
                <w:rFonts w:ascii="Arial Narrow" w:hAnsi="Arial Narrow" w:cs="Arial Narrow"/>
                <w:sz w:val="20"/>
                <w:szCs w:val="20"/>
              </w:rPr>
              <w:t>A determinarse posteriormente</w:t>
            </w:r>
          </w:p>
        </w:tc>
      </w:tr>
      <w:tr w:rsidR="002619C1" w:rsidRPr="00752A5B" w14:paraId="15B7674C" w14:textId="77777777" w:rsidTr="00303188">
        <w:trPr>
          <w:trHeight w:val="284"/>
          <w:jc w:val="center"/>
        </w:trPr>
        <w:tc>
          <w:tcPr>
            <w:tcW w:w="8705" w:type="dxa"/>
            <w:gridSpan w:val="12"/>
            <w:vAlign w:val="center"/>
          </w:tcPr>
          <w:p w14:paraId="15B7674B" w14:textId="77777777" w:rsidR="002619C1" w:rsidRPr="00752A5B" w:rsidRDefault="002619C1" w:rsidP="008C6227">
            <w:pPr>
              <w:pStyle w:val="Prrafodelista"/>
              <w:ind w:left="0"/>
              <w:jc w:val="left"/>
              <w:rPr>
                <w:rFonts w:ascii="Arial Narrow" w:hAnsi="Arial Narrow" w:cs="Arial Narrow"/>
                <w:b/>
                <w:bCs/>
                <w:sz w:val="20"/>
                <w:szCs w:val="20"/>
              </w:rPr>
            </w:pPr>
            <w:r w:rsidRPr="00752A5B">
              <w:rPr>
                <w:rFonts w:ascii="Arial Narrow" w:hAnsi="Arial Narrow" w:cs="Arial Narrow"/>
                <w:b/>
                <w:bCs/>
                <w:sz w:val="20"/>
                <w:szCs w:val="20"/>
              </w:rPr>
              <w:t>Cambios respecto de la versión anterior: (*)</w:t>
            </w:r>
          </w:p>
        </w:tc>
      </w:tr>
      <w:tr w:rsidR="002619C1" w:rsidRPr="00752A5B" w14:paraId="15B7674E" w14:textId="77777777" w:rsidTr="00303188">
        <w:trPr>
          <w:trHeight w:val="284"/>
          <w:jc w:val="center"/>
        </w:trPr>
        <w:tc>
          <w:tcPr>
            <w:tcW w:w="8705" w:type="dxa"/>
            <w:gridSpan w:val="12"/>
            <w:vAlign w:val="center"/>
          </w:tcPr>
          <w:p w14:paraId="15B7674D" w14:textId="77777777" w:rsidR="002619C1" w:rsidRPr="00752A5B" w:rsidRDefault="002619C1" w:rsidP="008C6227">
            <w:pPr>
              <w:pStyle w:val="Prrafodelista"/>
              <w:ind w:left="0"/>
              <w:jc w:val="left"/>
              <w:rPr>
                <w:rFonts w:ascii="Arial Narrow" w:hAnsi="Arial Narrow" w:cs="Arial Narrow"/>
                <w:b/>
                <w:bCs/>
                <w:sz w:val="20"/>
                <w:szCs w:val="20"/>
              </w:rPr>
            </w:pPr>
            <w:r w:rsidRPr="00752A5B">
              <w:rPr>
                <w:rFonts w:ascii="Arial Narrow" w:hAnsi="Arial Narrow" w:cs="Arial Narrow"/>
                <w:b/>
                <w:bCs/>
                <w:sz w:val="20"/>
                <w:szCs w:val="20"/>
              </w:rPr>
              <w:t>Versión: (*)</w:t>
            </w:r>
          </w:p>
        </w:tc>
      </w:tr>
      <w:tr w:rsidR="002619C1" w:rsidRPr="00752A5B" w14:paraId="15B76753" w14:textId="77777777" w:rsidTr="00303188">
        <w:trPr>
          <w:trHeight w:val="284"/>
          <w:jc w:val="center"/>
        </w:trPr>
        <w:tc>
          <w:tcPr>
            <w:tcW w:w="1525" w:type="dxa"/>
            <w:gridSpan w:val="4"/>
            <w:vAlign w:val="center"/>
          </w:tcPr>
          <w:p w14:paraId="15B7674F" w14:textId="77777777" w:rsidR="002619C1" w:rsidRPr="00752A5B" w:rsidRDefault="002619C1" w:rsidP="008C6227">
            <w:pPr>
              <w:pStyle w:val="Prrafodelista"/>
              <w:ind w:left="0"/>
              <w:jc w:val="left"/>
              <w:rPr>
                <w:rFonts w:ascii="Arial Narrow" w:hAnsi="Arial Narrow" w:cs="Arial Narrow"/>
                <w:b/>
                <w:bCs/>
                <w:sz w:val="20"/>
                <w:szCs w:val="20"/>
              </w:rPr>
            </w:pPr>
            <w:r w:rsidRPr="00752A5B">
              <w:rPr>
                <w:rFonts w:ascii="Arial Narrow" w:hAnsi="Arial Narrow" w:cs="Arial Narrow"/>
                <w:b/>
                <w:bCs/>
                <w:sz w:val="20"/>
                <w:szCs w:val="20"/>
              </w:rPr>
              <w:t>Revisado por:</w:t>
            </w:r>
          </w:p>
        </w:tc>
        <w:tc>
          <w:tcPr>
            <w:tcW w:w="4187" w:type="dxa"/>
            <w:gridSpan w:val="4"/>
            <w:vAlign w:val="center"/>
          </w:tcPr>
          <w:p w14:paraId="15B76750" w14:textId="77777777" w:rsidR="002619C1" w:rsidRPr="00752A5B" w:rsidRDefault="009718EE" w:rsidP="008C6227">
            <w:pPr>
              <w:pStyle w:val="Prrafodelista"/>
              <w:ind w:left="0"/>
              <w:jc w:val="left"/>
              <w:rPr>
                <w:rFonts w:ascii="Arial Narrow" w:hAnsi="Arial Narrow" w:cs="Arial Narrow"/>
                <w:sz w:val="20"/>
                <w:szCs w:val="20"/>
              </w:rPr>
            </w:pPr>
            <w:r w:rsidRPr="00752A5B">
              <w:rPr>
                <w:rFonts w:ascii="Arial Narrow" w:hAnsi="Arial Narrow" w:cs="Arial Narrow"/>
                <w:sz w:val="20"/>
                <w:szCs w:val="20"/>
              </w:rPr>
              <w:t>Juan Vivanco Siguas</w:t>
            </w:r>
          </w:p>
        </w:tc>
        <w:tc>
          <w:tcPr>
            <w:tcW w:w="1613" w:type="dxa"/>
            <w:gridSpan w:val="2"/>
            <w:vAlign w:val="center"/>
          </w:tcPr>
          <w:p w14:paraId="15B76751" w14:textId="77777777" w:rsidR="002619C1" w:rsidRPr="00752A5B" w:rsidRDefault="002619C1" w:rsidP="008C6227">
            <w:pPr>
              <w:pStyle w:val="Prrafodelista"/>
              <w:ind w:left="0"/>
              <w:jc w:val="left"/>
              <w:rPr>
                <w:rFonts w:ascii="Arial Narrow" w:hAnsi="Arial Narrow" w:cs="Arial Narrow"/>
                <w:b/>
                <w:bCs/>
                <w:sz w:val="20"/>
                <w:szCs w:val="20"/>
              </w:rPr>
            </w:pPr>
            <w:r w:rsidRPr="00752A5B">
              <w:rPr>
                <w:rFonts w:ascii="Arial Narrow" w:hAnsi="Arial Narrow" w:cs="Arial Narrow"/>
                <w:b/>
                <w:bCs/>
                <w:sz w:val="20"/>
                <w:szCs w:val="20"/>
              </w:rPr>
              <w:t>Fecha:</w:t>
            </w:r>
          </w:p>
        </w:tc>
        <w:tc>
          <w:tcPr>
            <w:tcW w:w="1380" w:type="dxa"/>
            <w:gridSpan w:val="2"/>
            <w:vAlign w:val="center"/>
          </w:tcPr>
          <w:p w14:paraId="15B76752" w14:textId="77777777" w:rsidR="002619C1" w:rsidRPr="00752A5B" w:rsidRDefault="009718EE" w:rsidP="008C6227">
            <w:pPr>
              <w:pStyle w:val="Prrafodelista"/>
              <w:ind w:left="0"/>
              <w:jc w:val="left"/>
              <w:rPr>
                <w:rFonts w:ascii="Arial Narrow" w:hAnsi="Arial Narrow" w:cs="Arial Narrow"/>
                <w:sz w:val="20"/>
                <w:szCs w:val="20"/>
              </w:rPr>
            </w:pPr>
            <w:r w:rsidRPr="00752A5B">
              <w:rPr>
                <w:rFonts w:ascii="Arial Narrow" w:hAnsi="Arial Narrow" w:cs="Arial Narrow"/>
                <w:sz w:val="20"/>
                <w:szCs w:val="20"/>
              </w:rPr>
              <w:t>Oct-2012</w:t>
            </w:r>
          </w:p>
        </w:tc>
      </w:tr>
      <w:tr w:rsidR="002619C1" w:rsidRPr="00752A5B" w14:paraId="15B76758" w14:textId="77777777" w:rsidTr="00303188">
        <w:trPr>
          <w:trHeight w:val="284"/>
          <w:jc w:val="center"/>
        </w:trPr>
        <w:tc>
          <w:tcPr>
            <w:tcW w:w="1525" w:type="dxa"/>
            <w:gridSpan w:val="4"/>
            <w:vAlign w:val="center"/>
          </w:tcPr>
          <w:p w14:paraId="15B76754" w14:textId="77777777" w:rsidR="002619C1" w:rsidRPr="00752A5B" w:rsidRDefault="002619C1" w:rsidP="008C6227">
            <w:pPr>
              <w:pStyle w:val="Prrafodelista"/>
              <w:ind w:left="0"/>
              <w:jc w:val="left"/>
              <w:rPr>
                <w:rFonts w:ascii="Arial Narrow" w:hAnsi="Arial Narrow" w:cs="Arial Narrow"/>
                <w:b/>
                <w:bCs/>
                <w:sz w:val="20"/>
                <w:szCs w:val="20"/>
              </w:rPr>
            </w:pPr>
            <w:r w:rsidRPr="00752A5B">
              <w:rPr>
                <w:rFonts w:ascii="Arial Narrow" w:hAnsi="Arial Narrow" w:cs="Arial Narrow"/>
                <w:b/>
                <w:bCs/>
                <w:sz w:val="20"/>
                <w:szCs w:val="20"/>
              </w:rPr>
              <w:t>Aprobado por:</w:t>
            </w:r>
          </w:p>
        </w:tc>
        <w:tc>
          <w:tcPr>
            <w:tcW w:w="4187" w:type="dxa"/>
            <w:gridSpan w:val="4"/>
            <w:vAlign w:val="center"/>
          </w:tcPr>
          <w:p w14:paraId="15B76755" w14:textId="77777777" w:rsidR="002619C1" w:rsidRPr="00752A5B" w:rsidRDefault="002619C1" w:rsidP="008C6227">
            <w:pPr>
              <w:pStyle w:val="Prrafodelista"/>
              <w:ind w:left="0"/>
              <w:jc w:val="left"/>
              <w:rPr>
                <w:rFonts w:ascii="Arial Narrow" w:hAnsi="Arial Narrow" w:cs="Arial Narrow"/>
                <w:sz w:val="20"/>
                <w:szCs w:val="20"/>
              </w:rPr>
            </w:pPr>
          </w:p>
        </w:tc>
        <w:tc>
          <w:tcPr>
            <w:tcW w:w="1613" w:type="dxa"/>
            <w:gridSpan w:val="2"/>
            <w:vAlign w:val="center"/>
          </w:tcPr>
          <w:p w14:paraId="15B76756" w14:textId="77777777" w:rsidR="002619C1" w:rsidRPr="00752A5B" w:rsidRDefault="002619C1" w:rsidP="008C6227">
            <w:pPr>
              <w:pStyle w:val="Prrafodelista"/>
              <w:ind w:left="0"/>
              <w:jc w:val="left"/>
              <w:rPr>
                <w:rFonts w:ascii="Arial Narrow" w:hAnsi="Arial Narrow" w:cs="Arial Narrow"/>
                <w:b/>
                <w:bCs/>
                <w:sz w:val="20"/>
                <w:szCs w:val="20"/>
              </w:rPr>
            </w:pPr>
            <w:r w:rsidRPr="00752A5B">
              <w:rPr>
                <w:rFonts w:ascii="Arial Narrow" w:hAnsi="Arial Narrow" w:cs="Arial Narrow"/>
                <w:b/>
                <w:bCs/>
                <w:sz w:val="20"/>
                <w:szCs w:val="20"/>
              </w:rPr>
              <w:t>Fecha:</w:t>
            </w:r>
          </w:p>
        </w:tc>
        <w:tc>
          <w:tcPr>
            <w:tcW w:w="1380" w:type="dxa"/>
            <w:gridSpan w:val="2"/>
            <w:vAlign w:val="center"/>
          </w:tcPr>
          <w:p w14:paraId="15B76757" w14:textId="77777777" w:rsidR="002619C1" w:rsidRPr="00752A5B" w:rsidRDefault="002619C1" w:rsidP="008C6227">
            <w:pPr>
              <w:pStyle w:val="Prrafodelista"/>
              <w:ind w:left="0"/>
              <w:jc w:val="left"/>
              <w:rPr>
                <w:rFonts w:ascii="Arial Narrow" w:hAnsi="Arial Narrow" w:cs="Arial Narrow"/>
                <w:sz w:val="20"/>
                <w:szCs w:val="20"/>
              </w:rPr>
            </w:pPr>
          </w:p>
        </w:tc>
      </w:tr>
    </w:tbl>
    <w:p w14:paraId="15B76759" w14:textId="77777777" w:rsidR="002619C1" w:rsidRPr="00752A5B" w:rsidRDefault="002619C1" w:rsidP="008C6227">
      <w:pPr>
        <w:ind w:left="284"/>
        <w:rPr>
          <w:rFonts w:ascii="Arial Narrow" w:hAnsi="Arial Narrow" w:cs="Arial Narrow"/>
          <w:sz w:val="20"/>
          <w:szCs w:val="20"/>
          <w:lang w:val="es-PE"/>
        </w:rPr>
      </w:pPr>
      <w:r w:rsidRPr="00752A5B">
        <w:rPr>
          <w:rFonts w:ascii="Arial Narrow" w:hAnsi="Arial Narrow" w:cs="Arial Narrow"/>
          <w:sz w:val="20"/>
          <w:szCs w:val="20"/>
          <w:lang w:val="es-PE"/>
        </w:rPr>
        <w:t>(*) Campos no obligatorios para desarrollo de RIU/AOM.</w:t>
      </w:r>
    </w:p>
    <w:p w14:paraId="15B7675A" w14:textId="77777777" w:rsidR="002619C1" w:rsidRDefault="002619C1" w:rsidP="008C6227">
      <w:pPr>
        <w:rPr>
          <w:lang w:val="es-PE"/>
        </w:rPr>
      </w:pPr>
    </w:p>
    <w:p w14:paraId="15B7675B" w14:textId="77777777" w:rsidR="00256979" w:rsidRDefault="00256979" w:rsidP="008C6227">
      <w:pPr>
        <w:rPr>
          <w:lang w:val="es-PE"/>
        </w:rPr>
        <w:sectPr w:rsidR="00256979" w:rsidSect="008055B4">
          <w:headerReference w:type="even" r:id="rId20"/>
          <w:pgSz w:w="11907" w:h="16840" w:code="9"/>
          <w:pgMar w:top="1559" w:right="1106" w:bottom="1418" w:left="1418" w:header="709" w:footer="709" w:gutter="0"/>
          <w:cols w:space="708"/>
          <w:docGrid w:linePitch="360"/>
        </w:sectPr>
      </w:pPr>
    </w:p>
    <w:p w14:paraId="15B7675C" w14:textId="77777777" w:rsidR="00256979" w:rsidRPr="00752A5B" w:rsidRDefault="00256979" w:rsidP="008C6227">
      <w:pPr>
        <w:rPr>
          <w:lang w:val="es-PE"/>
        </w:rPr>
      </w:pPr>
    </w:p>
    <w:p w14:paraId="15B7675D" w14:textId="77777777" w:rsidR="00B776FB" w:rsidRPr="00752A5B" w:rsidRDefault="0092466F" w:rsidP="008C6227">
      <w:pPr>
        <w:pStyle w:val="Ttulo4"/>
      </w:pPr>
      <w:r w:rsidRPr="00752A5B">
        <w:t>P</w:t>
      </w:r>
      <w:r w:rsidR="00B776FB" w:rsidRPr="00752A5B">
        <w:t xml:space="preserve">roceso </w:t>
      </w:r>
      <w:r w:rsidR="00CC4B1C" w:rsidRPr="00752A5B">
        <w:t xml:space="preserve">Registro y Validación de la </w:t>
      </w:r>
      <w:r w:rsidR="00B776FB" w:rsidRPr="00752A5B">
        <w:t>Declaración</w:t>
      </w:r>
    </w:p>
    <w:p w14:paraId="15B7675E" w14:textId="77777777" w:rsidR="00895F91" w:rsidRPr="00752A5B" w:rsidRDefault="00895F91" w:rsidP="008C6227"/>
    <w:tbl>
      <w:tblPr>
        <w:tblW w:w="8454" w:type="dxa"/>
        <w:jc w:val="center"/>
        <w:tblInd w:w="6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
        <w:gridCol w:w="1087"/>
        <w:gridCol w:w="568"/>
        <w:gridCol w:w="1049"/>
        <w:gridCol w:w="625"/>
        <w:gridCol w:w="1456"/>
        <w:gridCol w:w="397"/>
        <w:gridCol w:w="1147"/>
        <w:gridCol w:w="321"/>
        <w:gridCol w:w="1796"/>
      </w:tblGrid>
      <w:tr w:rsidR="00303188" w:rsidRPr="00752A5B" w14:paraId="15B76760" w14:textId="77777777" w:rsidTr="00033126">
        <w:trPr>
          <w:trHeight w:val="454"/>
          <w:jc w:val="center"/>
        </w:trPr>
        <w:tc>
          <w:tcPr>
            <w:tcW w:w="8454" w:type="dxa"/>
            <w:gridSpan w:val="10"/>
            <w:shd w:val="clear" w:color="auto" w:fill="B8CCE4"/>
            <w:vAlign w:val="center"/>
          </w:tcPr>
          <w:p w14:paraId="15B7675F" w14:textId="77777777" w:rsidR="00303188" w:rsidRPr="00752A5B" w:rsidRDefault="00303188" w:rsidP="008C6227">
            <w:pPr>
              <w:pStyle w:val="Prrafodelista"/>
              <w:ind w:left="0"/>
              <w:jc w:val="center"/>
              <w:rPr>
                <w:rFonts w:ascii="Arial Narrow" w:hAnsi="Arial Narrow" w:cs="Arial"/>
                <w:b/>
                <w:sz w:val="20"/>
                <w:szCs w:val="20"/>
              </w:rPr>
            </w:pPr>
            <w:r w:rsidRPr="00752A5B">
              <w:rPr>
                <w:rFonts w:ascii="Arial Narrow" w:hAnsi="Arial Narrow" w:cs="Arial"/>
                <w:b/>
                <w:sz w:val="20"/>
                <w:szCs w:val="20"/>
              </w:rPr>
              <w:t>FICHA TÉCNICA DE DETERMINACIÓN</w:t>
            </w:r>
          </w:p>
        </w:tc>
      </w:tr>
      <w:tr w:rsidR="00303188" w:rsidRPr="00752A5B" w14:paraId="15B76764" w14:textId="77777777" w:rsidTr="001F0069">
        <w:trPr>
          <w:trHeight w:val="284"/>
          <w:jc w:val="center"/>
        </w:trPr>
        <w:tc>
          <w:tcPr>
            <w:tcW w:w="3337" w:type="dxa"/>
            <w:gridSpan w:val="5"/>
            <w:vAlign w:val="center"/>
          </w:tcPr>
          <w:p w14:paraId="15B76761" w14:textId="77777777" w:rsidR="00303188" w:rsidRPr="00752A5B" w:rsidRDefault="00303188"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 xml:space="preserve">Proceso: </w:t>
            </w:r>
            <w:r w:rsidR="001F0069" w:rsidRPr="00752A5B">
              <w:rPr>
                <w:rFonts w:ascii="Arial Narrow" w:hAnsi="Arial Narrow" w:cs="Arial"/>
                <w:sz w:val="18"/>
                <w:szCs w:val="18"/>
              </w:rPr>
              <w:t>Registro y Validación de la Declaración</w:t>
            </w:r>
          </w:p>
        </w:tc>
        <w:tc>
          <w:tcPr>
            <w:tcW w:w="1853" w:type="dxa"/>
            <w:gridSpan w:val="2"/>
            <w:vAlign w:val="center"/>
          </w:tcPr>
          <w:p w14:paraId="15B76762" w14:textId="77777777" w:rsidR="00303188" w:rsidRPr="00752A5B" w:rsidRDefault="00303188"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Código:</w:t>
            </w:r>
            <w:r w:rsidRPr="00752A5B">
              <w:rPr>
                <w:rFonts w:ascii="Arial Narrow" w:eastAsia="Calibri" w:hAnsi="Arial Narrow" w:cs="Arial"/>
                <w:b/>
                <w:bCs/>
                <w:sz w:val="20"/>
                <w:szCs w:val="20"/>
                <w:lang w:val="es-PE" w:eastAsia="en-US"/>
              </w:rPr>
              <w:t xml:space="preserve"> </w:t>
            </w:r>
            <w:r w:rsidRPr="00752A5B">
              <w:rPr>
                <w:rFonts w:ascii="Arial Narrow" w:eastAsia="Calibri" w:hAnsi="Arial Narrow" w:cs="Arial"/>
                <w:bCs/>
                <w:sz w:val="20"/>
                <w:szCs w:val="20"/>
                <w:lang w:val="es-PE" w:eastAsia="en-US"/>
              </w:rPr>
              <w:t>NA-03.</w:t>
            </w:r>
            <w:r w:rsidR="001F0069" w:rsidRPr="00752A5B">
              <w:rPr>
                <w:rFonts w:ascii="Arial Narrow" w:eastAsia="Calibri" w:hAnsi="Arial Narrow" w:cs="Arial"/>
                <w:bCs/>
                <w:sz w:val="20"/>
                <w:szCs w:val="20"/>
                <w:lang w:val="es-PE" w:eastAsia="en-US"/>
              </w:rPr>
              <w:t>2</w:t>
            </w:r>
          </w:p>
        </w:tc>
        <w:tc>
          <w:tcPr>
            <w:tcW w:w="3264" w:type="dxa"/>
            <w:gridSpan w:val="3"/>
            <w:vAlign w:val="center"/>
          </w:tcPr>
          <w:p w14:paraId="15B76763" w14:textId="77777777" w:rsidR="00303188" w:rsidRPr="00752A5B" w:rsidRDefault="00303188"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Macroproceso:</w:t>
            </w:r>
            <w:r w:rsidRPr="00752A5B">
              <w:rPr>
                <w:rFonts w:ascii="Arial Narrow" w:hAnsi="Arial Narrow" w:cs="Arial"/>
                <w:sz w:val="20"/>
                <w:szCs w:val="20"/>
              </w:rPr>
              <w:t xml:space="preserve"> Control de Ingreso de Mercancías</w:t>
            </w:r>
          </w:p>
        </w:tc>
      </w:tr>
      <w:tr w:rsidR="00303188" w:rsidRPr="00752A5B" w14:paraId="15B76766" w14:textId="77777777" w:rsidTr="00033126">
        <w:trPr>
          <w:trHeight w:val="284"/>
          <w:jc w:val="center"/>
        </w:trPr>
        <w:tc>
          <w:tcPr>
            <w:tcW w:w="8454" w:type="dxa"/>
            <w:gridSpan w:val="10"/>
            <w:vAlign w:val="center"/>
          </w:tcPr>
          <w:p w14:paraId="15B76765" w14:textId="77777777" w:rsidR="00303188" w:rsidRPr="00752A5B" w:rsidRDefault="00303188"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 xml:space="preserve">Tipo de Proceso: </w:t>
            </w:r>
            <w:r w:rsidRPr="00752A5B">
              <w:rPr>
                <w:rFonts w:ascii="Arial Narrow" w:hAnsi="Arial Narrow" w:cs="Arial"/>
                <w:sz w:val="18"/>
                <w:szCs w:val="18"/>
              </w:rPr>
              <w:t>Gestión de Dirección (   )  Negocio ( X )  Apoyo Institucional (   )  Medición análisis y mejora (   )</w:t>
            </w:r>
          </w:p>
        </w:tc>
      </w:tr>
      <w:tr w:rsidR="00303188" w:rsidRPr="00752A5B" w14:paraId="15B76768" w14:textId="77777777" w:rsidTr="00033126">
        <w:trPr>
          <w:trHeight w:val="284"/>
          <w:jc w:val="center"/>
        </w:trPr>
        <w:tc>
          <w:tcPr>
            <w:tcW w:w="8454" w:type="dxa"/>
            <w:gridSpan w:val="10"/>
            <w:vAlign w:val="center"/>
          </w:tcPr>
          <w:p w14:paraId="15B76767" w14:textId="77777777" w:rsidR="00303188" w:rsidRPr="00752A5B" w:rsidRDefault="00303188"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 xml:space="preserve">Objetivo: </w:t>
            </w:r>
            <w:r w:rsidR="001F0069" w:rsidRPr="00752A5B">
              <w:rPr>
                <w:rFonts w:ascii="Arial Narrow" w:hAnsi="Arial Narrow" w:cs="Arial"/>
                <w:sz w:val="20"/>
                <w:szCs w:val="20"/>
              </w:rPr>
              <w:t>Destinación aduanera de los envíos postales</w:t>
            </w:r>
          </w:p>
        </w:tc>
      </w:tr>
      <w:tr w:rsidR="00303188" w:rsidRPr="00752A5B" w14:paraId="15B7676A" w14:textId="77777777" w:rsidTr="00033126">
        <w:trPr>
          <w:trHeight w:val="284"/>
          <w:jc w:val="center"/>
        </w:trPr>
        <w:tc>
          <w:tcPr>
            <w:tcW w:w="8454" w:type="dxa"/>
            <w:gridSpan w:val="10"/>
            <w:vAlign w:val="center"/>
          </w:tcPr>
          <w:p w14:paraId="15B76769" w14:textId="77777777" w:rsidR="00303188" w:rsidRPr="00752A5B" w:rsidRDefault="00303188"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 xml:space="preserve">Alcance: </w:t>
            </w:r>
            <w:r w:rsidR="001F0069" w:rsidRPr="00752A5B">
              <w:rPr>
                <w:rFonts w:ascii="Arial Narrow" w:hAnsi="Arial Narrow" w:cs="Arial"/>
                <w:sz w:val="20"/>
                <w:szCs w:val="20"/>
              </w:rPr>
              <w:t>Destinación de los envíos postales, mediante Declaración Importa fácil (DIF)</w:t>
            </w:r>
          </w:p>
        </w:tc>
      </w:tr>
      <w:tr w:rsidR="00303188" w:rsidRPr="00752A5B" w14:paraId="15B7676C" w14:textId="77777777" w:rsidTr="00033126">
        <w:trPr>
          <w:trHeight w:val="284"/>
          <w:jc w:val="center"/>
        </w:trPr>
        <w:tc>
          <w:tcPr>
            <w:tcW w:w="8454" w:type="dxa"/>
            <w:gridSpan w:val="10"/>
            <w:vAlign w:val="center"/>
          </w:tcPr>
          <w:p w14:paraId="15B7676B" w14:textId="77777777" w:rsidR="00303188" w:rsidRPr="00752A5B" w:rsidRDefault="00303188"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 xml:space="preserve">Dueño del proceso: </w:t>
            </w:r>
            <w:r w:rsidR="001F0069" w:rsidRPr="00752A5B">
              <w:rPr>
                <w:rFonts w:ascii="Arial Narrow" w:hAnsi="Arial Narrow" w:cs="Arial"/>
                <w:sz w:val="20"/>
                <w:szCs w:val="20"/>
              </w:rPr>
              <w:t>Departamento de Técnica Aduanera de la Aduana Postal</w:t>
            </w:r>
          </w:p>
        </w:tc>
      </w:tr>
      <w:tr w:rsidR="001F0069" w:rsidRPr="00752A5B" w14:paraId="15B76772" w14:textId="77777777" w:rsidTr="001F0069">
        <w:trPr>
          <w:gridBefore w:val="1"/>
          <w:wBefore w:w="8" w:type="dxa"/>
          <w:trHeight w:val="284"/>
          <w:jc w:val="center"/>
        </w:trPr>
        <w:tc>
          <w:tcPr>
            <w:tcW w:w="1087" w:type="dxa"/>
            <w:vAlign w:val="center"/>
          </w:tcPr>
          <w:p w14:paraId="15B7676D" w14:textId="77777777" w:rsidR="00303188" w:rsidRPr="00752A5B" w:rsidRDefault="00303188" w:rsidP="008C6227">
            <w:pPr>
              <w:pStyle w:val="Prrafodelista"/>
              <w:ind w:left="0"/>
              <w:jc w:val="center"/>
              <w:rPr>
                <w:rFonts w:ascii="Arial Narrow" w:hAnsi="Arial Narrow" w:cs="Arial"/>
                <w:b/>
                <w:sz w:val="20"/>
                <w:szCs w:val="20"/>
              </w:rPr>
            </w:pPr>
            <w:r w:rsidRPr="00752A5B">
              <w:rPr>
                <w:rFonts w:ascii="Arial Narrow" w:hAnsi="Arial Narrow" w:cs="Arial"/>
                <w:b/>
                <w:sz w:val="20"/>
                <w:szCs w:val="20"/>
              </w:rPr>
              <w:t>Proveedor</w:t>
            </w:r>
          </w:p>
        </w:tc>
        <w:tc>
          <w:tcPr>
            <w:tcW w:w="1617" w:type="dxa"/>
            <w:gridSpan w:val="2"/>
            <w:vAlign w:val="center"/>
          </w:tcPr>
          <w:p w14:paraId="15B7676E" w14:textId="77777777" w:rsidR="00303188" w:rsidRPr="00752A5B" w:rsidRDefault="00303188" w:rsidP="008C6227">
            <w:pPr>
              <w:pStyle w:val="Prrafodelista"/>
              <w:ind w:left="0"/>
              <w:jc w:val="center"/>
              <w:rPr>
                <w:rFonts w:ascii="Arial Narrow" w:hAnsi="Arial Narrow" w:cs="Arial"/>
                <w:b/>
                <w:sz w:val="20"/>
                <w:szCs w:val="20"/>
              </w:rPr>
            </w:pPr>
            <w:r w:rsidRPr="00752A5B">
              <w:rPr>
                <w:rFonts w:ascii="Arial Narrow" w:hAnsi="Arial Narrow" w:cs="Arial"/>
                <w:b/>
                <w:sz w:val="20"/>
                <w:szCs w:val="20"/>
              </w:rPr>
              <w:t>Elementos de entrada</w:t>
            </w:r>
          </w:p>
        </w:tc>
        <w:tc>
          <w:tcPr>
            <w:tcW w:w="2081" w:type="dxa"/>
            <w:gridSpan w:val="2"/>
            <w:vAlign w:val="center"/>
          </w:tcPr>
          <w:p w14:paraId="15B7676F" w14:textId="77777777" w:rsidR="00303188" w:rsidRPr="00752A5B" w:rsidRDefault="00303188" w:rsidP="008C6227">
            <w:pPr>
              <w:pStyle w:val="Prrafodelista"/>
              <w:ind w:left="0"/>
              <w:jc w:val="center"/>
              <w:rPr>
                <w:rFonts w:ascii="Arial Narrow" w:hAnsi="Arial Narrow" w:cs="Arial"/>
                <w:b/>
                <w:sz w:val="20"/>
                <w:szCs w:val="20"/>
              </w:rPr>
            </w:pPr>
            <w:r w:rsidRPr="00752A5B">
              <w:rPr>
                <w:rFonts w:ascii="Arial Narrow" w:hAnsi="Arial Narrow" w:cs="Arial"/>
                <w:b/>
                <w:sz w:val="20"/>
                <w:szCs w:val="20"/>
              </w:rPr>
              <w:t>Actividades</w:t>
            </w:r>
          </w:p>
        </w:tc>
        <w:tc>
          <w:tcPr>
            <w:tcW w:w="1544" w:type="dxa"/>
            <w:gridSpan w:val="2"/>
            <w:vAlign w:val="center"/>
          </w:tcPr>
          <w:p w14:paraId="15B76770" w14:textId="77777777" w:rsidR="00303188" w:rsidRPr="00752A5B" w:rsidRDefault="00303188" w:rsidP="008C6227">
            <w:pPr>
              <w:pStyle w:val="Prrafodelista"/>
              <w:ind w:left="0"/>
              <w:jc w:val="center"/>
              <w:rPr>
                <w:rFonts w:ascii="Arial Narrow" w:hAnsi="Arial Narrow" w:cs="Arial"/>
                <w:b/>
                <w:sz w:val="20"/>
                <w:szCs w:val="20"/>
              </w:rPr>
            </w:pPr>
            <w:r w:rsidRPr="00752A5B">
              <w:rPr>
                <w:rFonts w:ascii="Arial Narrow" w:hAnsi="Arial Narrow" w:cs="Arial"/>
                <w:b/>
                <w:sz w:val="20"/>
                <w:szCs w:val="20"/>
              </w:rPr>
              <w:t>Resultados</w:t>
            </w:r>
          </w:p>
        </w:tc>
        <w:tc>
          <w:tcPr>
            <w:tcW w:w="2117" w:type="dxa"/>
            <w:gridSpan w:val="2"/>
            <w:vAlign w:val="center"/>
          </w:tcPr>
          <w:p w14:paraId="15B76771" w14:textId="77777777" w:rsidR="00303188" w:rsidRPr="00752A5B" w:rsidRDefault="00303188" w:rsidP="008C6227">
            <w:pPr>
              <w:pStyle w:val="Prrafodelista"/>
              <w:ind w:left="0"/>
              <w:jc w:val="center"/>
              <w:rPr>
                <w:rFonts w:ascii="Arial Narrow" w:hAnsi="Arial Narrow" w:cs="Arial"/>
                <w:b/>
                <w:sz w:val="20"/>
                <w:szCs w:val="20"/>
              </w:rPr>
            </w:pPr>
            <w:r w:rsidRPr="00752A5B">
              <w:rPr>
                <w:rFonts w:ascii="Arial Narrow" w:hAnsi="Arial Narrow" w:cs="Arial"/>
                <w:b/>
                <w:sz w:val="20"/>
                <w:szCs w:val="20"/>
              </w:rPr>
              <w:t>Cliente</w:t>
            </w:r>
          </w:p>
        </w:tc>
      </w:tr>
      <w:tr w:rsidR="001F0069" w:rsidRPr="00752A5B" w14:paraId="15B7678F" w14:textId="77777777" w:rsidTr="001F0069">
        <w:trPr>
          <w:gridBefore w:val="1"/>
          <w:wBefore w:w="8" w:type="dxa"/>
          <w:trHeight w:val="284"/>
          <w:jc w:val="center"/>
        </w:trPr>
        <w:tc>
          <w:tcPr>
            <w:tcW w:w="1087" w:type="dxa"/>
          </w:tcPr>
          <w:p w14:paraId="15B76773" w14:textId="77777777" w:rsidR="00303188" w:rsidRPr="00752A5B" w:rsidRDefault="00303188" w:rsidP="008C6227">
            <w:pPr>
              <w:pStyle w:val="Prrafodelista"/>
              <w:numPr>
                <w:ilvl w:val="0"/>
                <w:numId w:val="45"/>
              </w:numPr>
              <w:ind w:left="167" w:hanging="173"/>
              <w:rPr>
                <w:rFonts w:ascii="Arial Narrow" w:hAnsi="Arial Narrow" w:cs="Arial"/>
                <w:sz w:val="20"/>
                <w:szCs w:val="20"/>
              </w:rPr>
            </w:pPr>
            <w:r w:rsidRPr="00752A5B">
              <w:rPr>
                <w:rFonts w:ascii="Arial Narrow" w:hAnsi="Arial Narrow" w:cs="Arial"/>
                <w:sz w:val="20"/>
                <w:szCs w:val="20"/>
              </w:rPr>
              <w:t>Proceso: Control Manifiesto de Ingreso - NA-03.1</w:t>
            </w:r>
          </w:p>
        </w:tc>
        <w:tc>
          <w:tcPr>
            <w:tcW w:w="1617" w:type="dxa"/>
            <w:gridSpan w:val="2"/>
          </w:tcPr>
          <w:p w14:paraId="15B76774" w14:textId="77777777" w:rsidR="00303188" w:rsidRPr="00752A5B" w:rsidRDefault="00303188" w:rsidP="008C6227">
            <w:pPr>
              <w:pStyle w:val="Prrafodelista"/>
              <w:numPr>
                <w:ilvl w:val="0"/>
                <w:numId w:val="45"/>
              </w:numPr>
              <w:ind w:left="167" w:hanging="173"/>
              <w:rPr>
                <w:rFonts w:ascii="Arial Narrow" w:hAnsi="Arial Narrow" w:cs="Arial"/>
                <w:sz w:val="20"/>
                <w:szCs w:val="20"/>
              </w:rPr>
            </w:pPr>
            <w:r w:rsidRPr="00752A5B">
              <w:rPr>
                <w:rFonts w:ascii="Arial Narrow" w:hAnsi="Arial Narrow" w:cs="Arial"/>
                <w:sz w:val="20"/>
                <w:szCs w:val="20"/>
              </w:rPr>
              <w:t>Documento de Envíos Postales desconsolidado - DEP.</w:t>
            </w:r>
          </w:p>
        </w:tc>
        <w:tc>
          <w:tcPr>
            <w:tcW w:w="2081" w:type="dxa"/>
            <w:gridSpan w:val="2"/>
          </w:tcPr>
          <w:p w14:paraId="15B76775" w14:textId="77777777" w:rsidR="00303188" w:rsidRPr="00752A5B" w:rsidRDefault="00752A5B" w:rsidP="008C6227">
            <w:pPr>
              <w:pStyle w:val="Prrafodelista"/>
              <w:numPr>
                <w:ilvl w:val="0"/>
                <w:numId w:val="44"/>
              </w:numPr>
              <w:ind w:left="227" w:hanging="284"/>
              <w:rPr>
                <w:rFonts w:ascii="Arial Narrow" w:hAnsi="Arial Narrow" w:cs="Arial"/>
                <w:sz w:val="20"/>
                <w:szCs w:val="20"/>
              </w:rPr>
            </w:pPr>
            <w:r w:rsidRPr="00752A5B">
              <w:rPr>
                <w:rFonts w:ascii="Arial Narrow" w:hAnsi="Arial Narrow" w:cs="Arial"/>
                <w:sz w:val="20"/>
                <w:szCs w:val="20"/>
              </w:rPr>
              <w:t>Habilitar</w:t>
            </w:r>
            <w:r w:rsidR="001F0069" w:rsidRPr="00752A5B">
              <w:rPr>
                <w:rFonts w:ascii="Arial Narrow" w:hAnsi="Arial Narrow" w:cs="Arial"/>
                <w:sz w:val="20"/>
                <w:szCs w:val="20"/>
              </w:rPr>
              <w:t xml:space="preserve"> Especialistas</w:t>
            </w:r>
          </w:p>
          <w:p w14:paraId="15B76776" w14:textId="77777777" w:rsidR="001F0069" w:rsidRPr="00752A5B" w:rsidRDefault="001F0069" w:rsidP="008C6227">
            <w:pPr>
              <w:pStyle w:val="Prrafodelista"/>
              <w:numPr>
                <w:ilvl w:val="0"/>
                <w:numId w:val="44"/>
              </w:numPr>
              <w:ind w:left="227" w:hanging="284"/>
              <w:rPr>
                <w:rFonts w:ascii="Arial Narrow" w:hAnsi="Arial Narrow" w:cs="Arial"/>
                <w:sz w:val="20"/>
                <w:szCs w:val="20"/>
              </w:rPr>
            </w:pPr>
            <w:r w:rsidRPr="00752A5B">
              <w:rPr>
                <w:rFonts w:ascii="Arial Narrow" w:hAnsi="Arial Narrow" w:cs="Arial"/>
                <w:sz w:val="20"/>
                <w:szCs w:val="20"/>
              </w:rPr>
              <w:t xml:space="preserve">Asignar </w:t>
            </w:r>
            <w:r w:rsidR="00D145C9" w:rsidRPr="00D145C9">
              <w:rPr>
                <w:rFonts w:ascii="Arial Narrow" w:hAnsi="Arial Narrow" w:cs="Arial"/>
                <w:sz w:val="20"/>
                <w:szCs w:val="20"/>
                <w:u w:val="single"/>
              </w:rPr>
              <w:t>DPO</w:t>
            </w:r>
          </w:p>
          <w:p w14:paraId="15B76777" w14:textId="77777777" w:rsidR="001F0069" w:rsidRPr="00752A5B" w:rsidRDefault="001F0069" w:rsidP="008C6227">
            <w:pPr>
              <w:pStyle w:val="Prrafodelista"/>
              <w:numPr>
                <w:ilvl w:val="0"/>
                <w:numId w:val="44"/>
              </w:numPr>
              <w:ind w:left="227" w:hanging="284"/>
              <w:rPr>
                <w:rFonts w:ascii="Arial Narrow" w:hAnsi="Arial Narrow" w:cs="Arial"/>
                <w:sz w:val="20"/>
                <w:szCs w:val="20"/>
              </w:rPr>
            </w:pPr>
            <w:r w:rsidRPr="00752A5B">
              <w:rPr>
                <w:rFonts w:ascii="Arial Narrow" w:hAnsi="Arial Narrow" w:cs="Arial"/>
                <w:sz w:val="20"/>
                <w:szCs w:val="20"/>
              </w:rPr>
              <w:t xml:space="preserve">Presentar </w:t>
            </w:r>
            <w:r w:rsidR="00D145C9" w:rsidRPr="00D145C9">
              <w:rPr>
                <w:rFonts w:ascii="Arial Narrow" w:hAnsi="Arial Narrow" w:cs="Arial"/>
                <w:sz w:val="20"/>
                <w:szCs w:val="20"/>
                <w:u w:val="single"/>
              </w:rPr>
              <w:t>DPO</w:t>
            </w:r>
          </w:p>
          <w:p w14:paraId="15B76778" w14:textId="77777777" w:rsidR="001F0069" w:rsidRDefault="001F0069" w:rsidP="008C6227">
            <w:pPr>
              <w:pStyle w:val="Prrafodelista"/>
              <w:numPr>
                <w:ilvl w:val="0"/>
                <w:numId w:val="44"/>
              </w:numPr>
              <w:ind w:left="227" w:hanging="284"/>
              <w:rPr>
                <w:rFonts w:ascii="Arial Narrow" w:hAnsi="Arial Narrow" w:cs="Arial"/>
                <w:sz w:val="20"/>
                <w:szCs w:val="20"/>
              </w:rPr>
            </w:pPr>
            <w:r w:rsidRPr="00752A5B">
              <w:rPr>
                <w:rFonts w:ascii="Arial Narrow" w:hAnsi="Arial Narrow" w:cs="Arial"/>
                <w:sz w:val="20"/>
                <w:szCs w:val="20"/>
              </w:rPr>
              <w:t>Reconocimiento Físico</w:t>
            </w:r>
          </w:p>
          <w:p w14:paraId="15B76779" w14:textId="77777777" w:rsidR="001F0069" w:rsidRPr="00752A5B" w:rsidRDefault="001F0069" w:rsidP="008C6227">
            <w:pPr>
              <w:pStyle w:val="Prrafodelista"/>
              <w:numPr>
                <w:ilvl w:val="0"/>
                <w:numId w:val="44"/>
              </w:numPr>
              <w:ind w:left="227" w:hanging="284"/>
              <w:rPr>
                <w:rFonts w:ascii="Arial Narrow" w:hAnsi="Arial Narrow" w:cs="Arial"/>
                <w:sz w:val="20"/>
                <w:szCs w:val="20"/>
              </w:rPr>
            </w:pPr>
            <w:r w:rsidRPr="00752A5B">
              <w:rPr>
                <w:rFonts w:ascii="Arial Narrow" w:hAnsi="Arial Narrow" w:cs="Arial"/>
                <w:sz w:val="20"/>
                <w:szCs w:val="20"/>
              </w:rPr>
              <w:t>Alertar Supervisor</w:t>
            </w:r>
          </w:p>
          <w:p w14:paraId="15B7677A" w14:textId="77777777" w:rsidR="00D145C9" w:rsidRPr="00D145C9" w:rsidRDefault="008A66D6" w:rsidP="00D145C9">
            <w:pPr>
              <w:pStyle w:val="Prrafodelista"/>
              <w:numPr>
                <w:ilvl w:val="0"/>
                <w:numId w:val="44"/>
              </w:numPr>
              <w:ind w:left="227" w:hanging="284"/>
              <w:rPr>
                <w:rFonts w:ascii="Arial Narrow" w:hAnsi="Arial Narrow" w:cs="Arial"/>
                <w:sz w:val="20"/>
                <w:szCs w:val="20"/>
                <w:u w:val="single"/>
              </w:rPr>
            </w:pPr>
            <w:r>
              <w:rPr>
                <w:rFonts w:ascii="Arial Narrow" w:hAnsi="Arial Narrow" w:cs="Arial"/>
                <w:sz w:val="20"/>
                <w:szCs w:val="20"/>
                <w:u w:val="single"/>
              </w:rPr>
              <w:t>Comunicar</w:t>
            </w:r>
            <w:r w:rsidR="004D4402">
              <w:rPr>
                <w:rFonts w:ascii="Arial Narrow" w:hAnsi="Arial Narrow" w:cs="Arial"/>
                <w:sz w:val="20"/>
                <w:szCs w:val="20"/>
                <w:u w:val="single"/>
              </w:rPr>
              <w:t xml:space="preserve"> a</w:t>
            </w:r>
            <w:r>
              <w:rPr>
                <w:rFonts w:ascii="Arial Narrow" w:hAnsi="Arial Narrow" w:cs="Arial"/>
                <w:sz w:val="20"/>
                <w:szCs w:val="20"/>
                <w:u w:val="single"/>
              </w:rPr>
              <w:t xml:space="preserve"> Serpost S.A.</w:t>
            </w:r>
            <w:r w:rsidR="00D145C9" w:rsidRPr="00D145C9">
              <w:rPr>
                <w:rFonts w:ascii="Arial Narrow" w:hAnsi="Arial Narrow" w:cs="Arial"/>
                <w:sz w:val="20"/>
                <w:szCs w:val="20"/>
                <w:u w:val="single"/>
              </w:rPr>
              <w:t xml:space="preserve"> </w:t>
            </w:r>
            <w:r>
              <w:rPr>
                <w:rFonts w:ascii="Arial Narrow" w:hAnsi="Arial Narrow" w:cs="Arial"/>
                <w:sz w:val="20"/>
                <w:szCs w:val="20"/>
                <w:u w:val="single"/>
              </w:rPr>
              <w:t xml:space="preserve">DPO </w:t>
            </w:r>
            <w:r w:rsidR="00AC2B74">
              <w:rPr>
                <w:rFonts w:ascii="Arial Narrow" w:hAnsi="Arial Narrow" w:cs="Arial"/>
                <w:sz w:val="20"/>
                <w:szCs w:val="20"/>
                <w:u w:val="single"/>
              </w:rPr>
              <w:t>o</w:t>
            </w:r>
            <w:r w:rsidR="00D145C9" w:rsidRPr="00D145C9">
              <w:rPr>
                <w:rFonts w:ascii="Arial Narrow" w:hAnsi="Arial Narrow" w:cs="Arial"/>
                <w:sz w:val="20"/>
                <w:szCs w:val="20"/>
                <w:u w:val="single"/>
              </w:rPr>
              <w:t xml:space="preserve">tro </w:t>
            </w:r>
            <w:r w:rsidR="00AC2B74">
              <w:rPr>
                <w:rFonts w:ascii="Arial Narrow" w:hAnsi="Arial Narrow" w:cs="Arial"/>
                <w:sz w:val="20"/>
                <w:szCs w:val="20"/>
                <w:u w:val="single"/>
              </w:rPr>
              <w:t>r</w:t>
            </w:r>
            <w:r w:rsidR="00D145C9" w:rsidRPr="00D145C9">
              <w:rPr>
                <w:rFonts w:ascii="Arial Narrow" w:hAnsi="Arial Narrow" w:cs="Arial"/>
                <w:sz w:val="20"/>
                <w:szCs w:val="20"/>
                <w:u w:val="single"/>
              </w:rPr>
              <w:t>égimen</w:t>
            </w:r>
            <w:r w:rsidR="00AC2B74">
              <w:rPr>
                <w:rFonts w:ascii="Arial Narrow" w:hAnsi="Arial Narrow" w:cs="Arial"/>
                <w:sz w:val="20"/>
                <w:szCs w:val="20"/>
                <w:u w:val="single"/>
              </w:rPr>
              <w:t xml:space="preserve"> aduanero</w:t>
            </w:r>
            <w:r>
              <w:rPr>
                <w:rFonts w:ascii="Arial Narrow" w:hAnsi="Arial Narrow" w:cs="Arial"/>
                <w:sz w:val="20"/>
                <w:szCs w:val="20"/>
                <w:u w:val="single"/>
              </w:rPr>
              <w:t>.</w:t>
            </w:r>
          </w:p>
          <w:p w14:paraId="15B7677B" w14:textId="77777777" w:rsidR="001F0069" w:rsidRDefault="001F0069" w:rsidP="008C6227">
            <w:pPr>
              <w:pStyle w:val="Prrafodelista"/>
              <w:numPr>
                <w:ilvl w:val="0"/>
                <w:numId w:val="44"/>
              </w:numPr>
              <w:ind w:left="227" w:hanging="284"/>
              <w:rPr>
                <w:rFonts w:ascii="Arial Narrow" w:hAnsi="Arial Narrow" w:cs="Arial"/>
                <w:sz w:val="20"/>
                <w:szCs w:val="20"/>
              </w:rPr>
            </w:pPr>
            <w:r w:rsidRPr="00752A5B">
              <w:rPr>
                <w:rFonts w:ascii="Arial Narrow" w:hAnsi="Arial Narrow" w:cs="Arial"/>
                <w:sz w:val="20"/>
                <w:szCs w:val="20"/>
              </w:rPr>
              <w:t>Notificar Observación</w:t>
            </w:r>
          </w:p>
          <w:p w14:paraId="15B7677C" w14:textId="77777777" w:rsidR="00CA2B01" w:rsidRPr="00176C85" w:rsidRDefault="00345F33" w:rsidP="008C6227">
            <w:pPr>
              <w:pStyle w:val="Prrafodelista"/>
              <w:numPr>
                <w:ilvl w:val="0"/>
                <w:numId w:val="44"/>
              </w:numPr>
              <w:ind w:left="227" w:hanging="284"/>
              <w:rPr>
                <w:rFonts w:ascii="Arial Narrow" w:hAnsi="Arial Narrow" w:cs="Arial"/>
                <w:sz w:val="20"/>
                <w:szCs w:val="20"/>
                <w:highlight w:val="yellow"/>
              </w:rPr>
            </w:pPr>
            <w:r w:rsidRPr="00176C85">
              <w:rPr>
                <w:rFonts w:ascii="Arial Narrow" w:hAnsi="Arial Narrow" w:cs="Arial"/>
                <w:sz w:val="20"/>
                <w:szCs w:val="20"/>
                <w:highlight w:val="yellow"/>
              </w:rPr>
              <w:t>Datar</w:t>
            </w:r>
            <w:r w:rsidR="00CA2B01" w:rsidRPr="00176C85">
              <w:rPr>
                <w:rFonts w:ascii="Arial Narrow" w:hAnsi="Arial Narrow" w:cs="Arial"/>
                <w:sz w:val="20"/>
                <w:szCs w:val="20"/>
                <w:highlight w:val="yellow"/>
              </w:rPr>
              <w:t xml:space="preserve"> DPO en DEP como distribución directa</w:t>
            </w:r>
          </w:p>
          <w:p w14:paraId="15B7677D" w14:textId="77777777" w:rsidR="00EA6DB6" w:rsidRPr="00176C85" w:rsidRDefault="00EA6DB6" w:rsidP="008C6227">
            <w:pPr>
              <w:pStyle w:val="Prrafodelista"/>
              <w:numPr>
                <w:ilvl w:val="0"/>
                <w:numId w:val="44"/>
              </w:numPr>
              <w:ind w:left="227" w:hanging="284"/>
              <w:rPr>
                <w:rFonts w:ascii="Arial Narrow" w:hAnsi="Arial Narrow" w:cs="Arial"/>
                <w:sz w:val="20"/>
                <w:szCs w:val="20"/>
                <w:highlight w:val="yellow"/>
              </w:rPr>
            </w:pPr>
            <w:r w:rsidRPr="00176C85">
              <w:rPr>
                <w:rFonts w:ascii="Arial Narrow" w:hAnsi="Arial Narrow" w:cs="Arial"/>
                <w:sz w:val="20"/>
                <w:szCs w:val="20"/>
                <w:highlight w:val="yellow"/>
              </w:rPr>
              <w:t>Comunicar DPO para despacho presencial</w:t>
            </w:r>
          </w:p>
          <w:p w14:paraId="15B7677E" w14:textId="77777777" w:rsidR="001F0069" w:rsidRPr="00752A5B" w:rsidRDefault="001F0069" w:rsidP="008C6227">
            <w:pPr>
              <w:pStyle w:val="Prrafodelista"/>
              <w:numPr>
                <w:ilvl w:val="0"/>
                <w:numId w:val="44"/>
              </w:numPr>
              <w:ind w:left="227" w:hanging="284"/>
              <w:rPr>
                <w:rFonts w:ascii="Arial Narrow" w:hAnsi="Arial Narrow" w:cs="Arial"/>
                <w:sz w:val="20"/>
                <w:szCs w:val="20"/>
              </w:rPr>
            </w:pPr>
            <w:r w:rsidRPr="00752A5B">
              <w:rPr>
                <w:rFonts w:ascii="Arial Narrow" w:hAnsi="Arial Narrow" w:cs="Arial"/>
                <w:sz w:val="20"/>
                <w:szCs w:val="20"/>
              </w:rPr>
              <w:t>Numerar Declaración</w:t>
            </w:r>
          </w:p>
          <w:p w14:paraId="15B7677F" w14:textId="77777777" w:rsidR="001F0069" w:rsidRPr="00752A5B" w:rsidRDefault="001F0069" w:rsidP="008C6227">
            <w:pPr>
              <w:pStyle w:val="Prrafodelista"/>
              <w:numPr>
                <w:ilvl w:val="0"/>
                <w:numId w:val="44"/>
              </w:numPr>
              <w:ind w:left="227" w:hanging="284"/>
              <w:rPr>
                <w:rFonts w:ascii="Arial Narrow" w:hAnsi="Arial Narrow" w:cs="Arial"/>
                <w:sz w:val="20"/>
                <w:szCs w:val="20"/>
              </w:rPr>
            </w:pPr>
            <w:r w:rsidRPr="00752A5B">
              <w:rPr>
                <w:rFonts w:ascii="Arial Narrow" w:hAnsi="Arial Narrow" w:cs="Arial"/>
                <w:sz w:val="20"/>
                <w:szCs w:val="20"/>
              </w:rPr>
              <w:t>Notificar Aviso y Declaración</w:t>
            </w:r>
          </w:p>
          <w:p w14:paraId="15B76780" w14:textId="77777777" w:rsidR="001F0069" w:rsidRPr="00752A5B" w:rsidRDefault="001F0069" w:rsidP="008C6227">
            <w:pPr>
              <w:pStyle w:val="Prrafodelista"/>
              <w:numPr>
                <w:ilvl w:val="0"/>
                <w:numId w:val="44"/>
              </w:numPr>
              <w:ind w:left="227" w:hanging="284"/>
              <w:rPr>
                <w:rFonts w:ascii="Arial Narrow" w:hAnsi="Arial Narrow" w:cs="Arial"/>
                <w:sz w:val="20"/>
                <w:szCs w:val="20"/>
              </w:rPr>
            </w:pPr>
            <w:r w:rsidRPr="00752A5B">
              <w:rPr>
                <w:rFonts w:ascii="Arial Narrow" w:hAnsi="Arial Narrow" w:cs="Arial"/>
                <w:sz w:val="20"/>
                <w:szCs w:val="20"/>
              </w:rPr>
              <w:t>Evaluar Reclamo</w:t>
            </w:r>
          </w:p>
          <w:p w14:paraId="15B76781" w14:textId="77777777" w:rsidR="001F0069" w:rsidRPr="00752A5B" w:rsidRDefault="001F0069" w:rsidP="008C6227">
            <w:pPr>
              <w:pStyle w:val="Prrafodelista"/>
              <w:numPr>
                <w:ilvl w:val="0"/>
                <w:numId w:val="44"/>
              </w:numPr>
              <w:ind w:left="227" w:hanging="284"/>
              <w:rPr>
                <w:rFonts w:ascii="Arial Narrow" w:hAnsi="Arial Narrow" w:cs="Arial"/>
                <w:sz w:val="20"/>
                <w:szCs w:val="20"/>
              </w:rPr>
            </w:pPr>
            <w:r w:rsidRPr="00752A5B">
              <w:rPr>
                <w:rFonts w:ascii="Arial Narrow" w:hAnsi="Arial Narrow" w:cs="Arial"/>
                <w:sz w:val="20"/>
                <w:szCs w:val="20"/>
              </w:rPr>
              <w:t>Rectificar Declaración</w:t>
            </w:r>
          </w:p>
          <w:p w14:paraId="15B76782" w14:textId="77777777" w:rsidR="001F0069" w:rsidRPr="00752A5B" w:rsidRDefault="001F0069" w:rsidP="008C6227">
            <w:pPr>
              <w:pStyle w:val="Prrafodelista"/>
              <w:numPr>
                <w:ilvl w:val="0"/>
                <w:numId w:val="44"/>
              </w:numPr>
              <w:ind w:left="227" w:hanging="284"/>
              <w:rPr>
                <w:rFonts w:ascii="Arial Narrow" w:hAnsi="Arial Narrow" w:cs="Arial"/>
                <w:sz w:val="20"/>
                <w:szCs w:val="20"/>
              </w:rPr>
            </w:pPr>
            <w:r w:rsidRPr="00752A5B">
              <w:rPr>
                <w:rFonts w:ascii="Arial Narrow" w:hAnsi="Arial Narrow" w:cs="Arial"/>
                <w:sz w:val="20"/>
                <w:szCs w:val="20"/>
              </w:rPr>
              <w:t>Autorizar Levante</w:t>
            </w:r>
          </w:p>
          <w:p w14:paraId="15B76783" w14:textId="77777777" w:rsidR="001F0069" w:rsidRPr="00752A5B" w:rsidRDefault="001F0069" w:rsidP="008C6227">
            <w:pPr>
              <w:pStyle w:val="Prrafodelista"/>
              <w:numPr>
                <w:ilvl w:val="0"/>
                <w:numId w:val="44"/>
              </w:numPr>
              <w:ind w:left="227" w:hanging="284"/>
              <w:rPr>
                <w:rFonts w:ascii="Arial Narrow" w:hAnsi="Arial Narrow" w:cs="Arial"/>
                <w:sz w:val="20"/>
                <w:szCs w:val="20"/>
              </w:rPr>
            </w:pPr>
            <w:r w:rsidRPr="00752A5B">
              <w:rPr>
                <w:rFonts w:ascii="Arial Narrow" w:hAnsi="Arial Narrow" w:cs="Arial"/>
                <w:sz w:val="20"/>
                <w:szCs w:val="20"/>
              </w:rPr>
              <w:t>Entregar Envío Postal</w:t>
            </w:r>
          </w:p>
          <w:p w14:paraId="15B76784" w14:textId="77777777" w:rsidR="00D145C9" w:rsidRPr="008A66D6" w:rsidRDefault="001F0069" w:rsidP="008A66D6">
            <w:pPr>
              <w:pStyle w:val="Prrafodelista"/>
              <w:numPr>
                <w:ilvl w:val="0"/>
                <w:numId w:val="44"/>
              </w:numPr>
              <w:ind w:left="227" w:hanging="284"/>
              <w:rPr>
                <w:rFonts w:ascii="Arial Narrow" w:hAnsi="Arial Narrow" w:cs="Arial"/>
                <w:sz w:val="20"/>
                <w:szCs w:val="20"/>
              </w:rPr>
            </w:pPr>
            <w:r w:rsidRPr="00752A5B">
              <w:rPr>
                <w:rFonts w:ascii="Arial Narrow" w:hAnsi="Arial Narrow" w:cs="Arial"/>
                <w:sz w:val="20"/>
                <w:szCs w:val="20"/>
              </w:rPr>
              <w:t>Solicitar Devolución o Reexpedición</w:t>
            </w:r>
          </w:p>
        </w:tc>
        <w:tc>
          <w:tcPr>
            <w:tcW w:w="1544" w:type="dxa"/>
            <w:gridSpan w:val="2"/>
          </w:tcPr>
          <w:p w14:paraId="15B76785" w14:textId="77777777" w:rsidR="00303188" w:rsidRPr="00752A5B" w:rsidRDefault="001F0069" w:rsidP="008C6227">
            <w:pPr>
              <w:pStyle w:val="Prrafodelista"/>
              <w:numPr>
                <w:ilvl w:val="0"/>
                <w:numId w:val="45"/>
              </w:numPr>
              <w:ind w:left="167" w:hanging="173"/>
              <w:jc w:val="left"/>
              <w:rPr>
                <w:rFonts w:ascii="Arial Narrow" w:hAnsi="Arial Narrow" w:cs="Arial"/>
                <w:sz w:val="20"/>
                <w:szCs w:val="20"/>
              </w:rPr>
            </w:pPr>
            <w:r w:rsidRPr="00752A5B">
              <w:rPr>
                <w:rFonts w:ascii="Arial Narrow" w:hAnsi="Arial Narrow" w:cs="Arial"/>
                <w:sz w:val="20"/>
                <w:szCs w:val="20"/>
              </w:rPr>
              <w:t>DIF numerada</w:t>
            </w:r>
          </w:p>
          <w:p w14:paraId="15B76786" w14:textId="77777777" w:rsidR="001F0069" w:rsidRPr="00752A5B" w:rsidRDefault="001F0069" w:rsidP="008C6227">
            <w:pPr>
              <w:pStyle w:val="Prrafodelista"/>
              <w:numPr>
                <w:ilvl w:val="0"/>
                <w:numId w:val="45"/>
              </w:numPr>
              <w:ind w:left="167" w:hanging="173"/>
              <w:jc w:val="left"/>
              <w:rPr>
                <w:rFonts w:ascii="Arial Narrow" w:hAnsi="Arial Narrow" w:cs="Arial"/>
                <w:sz w:val="20"/>
                <w:szCs w:val="20"/>
              </w:rPr>
            </w:pPr>
            <w:r w:rsidRPr="00752A5B">
              <w:rPr>
                <w:rFonts w:ascii="Arial Narrow" w:hAnsi="Arial Narrow" w:cs="Arial"/>
                <w:sz w:val="20"/>
                <w:szCs w:val="20"/>
              </w:rPr>
              <w:t>DIF rectificada</w:t>
            </w:r>
          </w:p>
          <w:p w14:paraId="15B76787" w14:textId="77777777" w:rsidR="001F0069" w:rsidRPr="00752A5B" w:rsidRDefault="001F0069" w:rsidP="008C6227">
            <w:pPr>
              <w:pStyle w:val="Prrafodelista"/>
              <w:numPr>
                <w:ilvl w:val="0"/>
                <w:numId w:val="45"/>
              </w:numPr>
              <w:ind w:left="167" w:hanging="173"/>
              <w:jc w:val="left"/>
              <w:rPr>
                <w:rFonts w:ascii="Arial Narrow" w:hAnsi="Arial Narrow" w:cs="Arial"/>
                <w:sz w:val="20"/>
                <w:szCs w:val="20"/>
              </w:rPr>
            </w:pPr>
            <w:r w:rsidRPr="00752A5B">
              <w:rPr>
                <w:rFonts w:ascii="Arial Narrow" w:hAnsi="Arial Narrow" w:cs="Arial"/>
                <w:sz w:val="20"/>
                <w:szCs w:val="20"/>
              </w:rPr>
              <w:t>DIF legajada</w:t>
            </w:r>
          </w:p>
          <w:p w14:paraId="15B76788" w14:textId="77777777" w:rsidR="00CA2B01" w:rsidRPr="00176C85" w:rsidRDefault="00CA2B01" w:rsidP="008C6227">
            <w:pPr>
              <w:pStyle w:val="Prrafodelista"/>
              <w:numPr>
                <w:ilvl w:val="0"/>
                <w:numId w:val="45"/>
              </w:numPr>
              <w:ind w:left="167" w:hanging="173"/>
              <w:jc w:val="left"/>
              <w:rPr>
                <w:rFonts w:ascii="Arial Narrow" w:hAnsi="Arial Narrow" w:cs="Arial"/>
                <w:sz w:val="20"/>
                <w:szCs w:val="20"/>
                <w:highlight w:val="yellow"/>
              </w:rPr>
            </w:pPr>
            <w:r w:rsidRPr="00176C85">
              <w:rPr>
                <w:rFonts w:ascii="Arial Narrow" w:hAnsi="Arial Narrow" w:cs="Arial"/>
                <w:sz w:val="20"/>
                <w:szCs w:val="20"/>
                <w:highlight w:val="yellow"/>
              </w:rPr>
              <w:t>DPO distribución directa</w:t>
            </w:r>
          </w:p>
          <w:p w14:paraId="15B76789" w14:textId="77777777" w:rsidR="00EA6DB6" w:rsidRPr="00176C85" w:rsidRDefault="00D145C9" w:rsidP="008C6227">
            <w:pPr>
              <w:pStyle w:val="Prrafodelista"/>
              <w:numPr>
                <w:ilvl w:val="0"/>
                <w:numId w:val="45"/>
              </w:numPr>
              <w:ind w:left="167" w:hanging="173"/>
              <w:jc w:val="left"/>
              <w:rPr>
                <w:rFonts w:ascii="Arial Narrow" w:hAnsi="Arial Narrow" w:cs="Arial"/>
                <w:sz w:val="20"/>
                <w:szCs w:val="20"/>
                <w:highlight w:val="yellow"/>
              </w:rPr>
            </w:pPr>
            <w:r w:rsidRPr="00176C85">
              <w:rPr>
                <w:rFonts w:ascii="Arial Narrow" w:hAnsi="Arial Narrow" w:cs="Arial"/>
                <w:sz w:val="20"/>
                <w:szCs w:val="20"/>
                <w:highlight w:val="yellow"/>
              </w:rPr>
              <w:t xml:space="preserve">DPO </w:t>
            </w:r>
            <w:r w:rsidR="00EA6DB6" w:rsidRPr="00176C85">
              <w:rPr>
                <w:rFonts w:ascii="Arial Narrow" w:hAnsi="Arial Narrow" w:cs="Arial"/>
                <w:sz w:val="20"/>
                <w:szCs w:val="20"/>
                <w:highlight w:val="yellow"/>
              </w:rPr>
              <w:t>para despacho presencial</w:t>
            </w:r>
          </w:p>
          <w:p w14:paraId="15B7678A" w14:textId="77777777" w:rsidR="00D145C9" w:rsidRPr="004D4402" w:rsidRDefault="004D4402" w:rsidP="008C6227">
            <w:pPr>
              <w:pStyle w:val="Prrafodelista"/>
              <w:numPr>
                <w:ilvl w:val="0"/>
                <w:numId w:val="45"/>
              </w:numPr>
              <w:ind w:left="167" w:hanging="173"/>
              <w:jc w:val="left"/>
              <w:rPr>
                <w:rFonts w:ascii="Arial Narrow" w:hAnsi="Arial Narrow" w:cs="Arial"/>
                <w:sz w:val="20"/>
                <w:szCs w:val="20"/>
                <w:u w:val="single"/>
              </w:rPr>
            </w:pPr>
            <w:r w:rsidRPr="00DE6A62">
              <w:rPr>
                <w:rFonts w:ascii="Arial Narrow" w:hAnsi="Arial Narrow" w:cs="Arial"/>
                <w:sz w:val="20"/>
                <w:szCs w:val="20"/>
                <w:u w:val="single"/>
              </w:rPr>
              <w:t>DPO a otro</w:t>
            </w:r>
            <w:r w:rsidRPr="004D4402">
              <w:rPr>
                <w:rFonts w:ascii="Arial Narrow" w:hAnsi="Arial Narrow" w:cs="Arial"/>
                <w:sz w:val="20"/>
                <w:szCs w:val="20"/>
                <w:u w:val="single"/>
              </w:rPr>
              <w:t xml:space="preserve"> régimen</w:t>
            </w:r>
            <w:r w:rsidR="00AC2B74">
              <w:rPr>
                <w:rFonts w:ascii="Arial Narrow" w:hAnsi="Arial Narrow" w:cs="Arial"/>
                <w:sz w:val="20"/>
                <w:szCs w:val="20"/>
                <w:u w:val="single"/>
              </w:rPr>
              <w:t xml:space="preserve"> aduanero</w:t>
            </w:r>
          </w:p>
          <w:p w14:paraId="15B7678B" w14:textId="77777777" w:rsidR="001F0069" w:rsidRPr="00752A5B" w:rsidRDefault="001F0069" w:rsidP="008C6227">
            <w:pPr>
              <w:pStyle w:val="Prrafodelista"/>
              <w:numPr>
                <w:ilvl w:val="0"/>
                <w:numId w:val="45"/>
              </w:numPr>
              <w:ind w:left="167" w:hanging="173"/>
              <w:jc w:val="left"/>
              <w:rPr>
                <w:rFonts w:ascii="Arial Narrow" w:hAnsi="Arial Narrow" w:cs="Arial"/>
                <w:sz w:val="20"/>
                <w:szCs w:val="20"/>
              </w:rPr>
            </w:pPr>
            <w:r w:rsidRPr="00752A5B">
              <w:rPr>
                <w:rFonts w:ascii="Arial Narrow" w:hAnsi="Arial Narrow" w:cs="Arial"/>
                <w:sz w:val="20"/>
                <w:szCs w:val="20"/>
              </w:rPr>
              <w:t>Notificación de observación</w:t>
            </w:r>
          </w:p>
          <w:p w14:paraId="15B7678C" w14:textId="77777777" w:rsidR="001F0069" w:rsidRPr="00752A5B" w:rsidRDefault="00D145C9" w:rsidP="008C6227">
            <w:pPr>
              <w:pStyle w:val="Prrafodelista"/>
              <w:numPr>
                <w:ilvl w:val="0"/>
                <w:numId w:val="45"/>
              </w:numPr>
              <w:ind w:left="167" w:hanging="173"/>
              <w:jc w:val="left"/>
              <w:rPr>
                <w:rFonts w:ascii="Arial Narrow" w:hAnsi="Arial Narrow" w:cs="Arial"/>
                <w:sz w:val="20"/>
                <w:szCs w:val="20"/>
              </w:rPr>
            </w:pPr>
            <w:r w:rsidRPr="00D145C9">
              <w:rPr>
                <w:rFonts w:ascii="Arial Narrow" w:hAnsi="Arial Narrow" w:cs="Arial"/>
                <w:sz w:val="20"/>
                <w:szCs w:val="20"/>
                <w:u w:val="single"/>
              </w:rPr>
              <w:t>DPO</w:t>
            </w:r>
            <w:r>
              <w:rPr>
                <w:rFonts w:ascii="Arial Narrow" w:hAnsi="Arial Narrow" w:cs="Arial"/>
                <w:sz w:val="20"/>
                <w:szCs w:val="20"/>
              </w:rPr>
              <w:t xml:space="preserve"> para Devolución /</w:t>
            </w:r>
            <w:r w:rsidR="001F0069" w:rsidRPr="00752A5B">
              <w:rPr>
                <w:rFonts w:ascii="Arial Narrow" w:hAnsi="Arial Narrow" w:cs="Arial"/>
                <w:sz w:val="20"/>
                <w:szCs w:val="20"/>
              </w:rPr>
              <w:t xml:space="preserve"> Reexpedición</w:t>
            </w:r>
            <w:r>
              <w:rPr>
                <w:rFonts w:ascii="Arial Narrow" w:hAnsi="Arial Narrow" w:cs="Arial"/>
                <w:sz w:val="20"/>
                <w:szCs w:val="20"/>
              </w:rPr>
              <w:t xml:space="preserve">, </w:t>
            </w:r>
            <w:r w:rsidRPr="00D145C9">
              <w:rPr>
                <w:rFonts w:ascii="Arial Narrow" w:hAnsi="Arial Narrow" w:cs="Arial"/>
                <w:sz w:val="20"/>
                <w:szCs w:val="20"/>
                <w:u w:val="single"/>
              </w:rPr>
              <w:t>o Abandono legal</w:t>
            </w:r>
          </w:p>
        </w:tc>
        <w:tc>
          <w:tcPr>
            <w:tcW w:w="2117" w:type="dxa"/>
            <w:gridSpan w:val="2"/>
          </w:tcPr>
          <w:p w14:paraId="15B7678D" w14:textId="77777777" w:rsidR="00303188" w:rsidRPr="00752A5B" w:rsidRDefault="001F0069" w:rsidP="008C6227">
            <w:pPr>
              <w:pStyle w:val="Prrafodelista"/>
              <w:numPr>
                <w:ilvl w:val="0"/>
                <w:numId w:val="45"/>
              </w:numPr>
              <w:ind w:left="167" w:hanging="173"/>
              <w:jc w:val="left"/>
              <w:rPr>
                <w:rFonts w:ascii="Arial Narrow" w:hAnsi="Arial Narrow" w:cs="Arial"/>
                <w:sz w:val="20"/>
                <w:szCs w:val="20"/>
              </w:rPr>
            </w:pPr>
            <w:r w:rsidRPr="00752A5B">
              <w:rPr>
                <w:rFonts w:ascii="Arial Narrow" w:hAnsi="Arial Narrow" w:cs="Arial"/>
                <w:sz w:val="20"/>
                <w:szCs w:val="20"/>
              </w:rPr>
              <w:t>SERPOST</w:t>
            </w:r>
          </w:p>
          <w:p w14:paraId="15B7678E" w14:textId="77777777" w:rsidR="001F0069" w:rsidRPr="00752A5B" w:rsidRDefault="001F0069" w:rsidP="008C6227">
            <w:pPr>
              <w:pStyle w:val="Prrafodelista"/>
              <w:numPr>
                <w:ilvl w:val="0"/>
                <w:numId w:val="45"/>
              </w:numPr>
              <w:ind w:left="167" w:hanging="173"/>
              <w:jc w:val="left"/>
              <w:rPr>
                <w:rFonts w:ascii="Arial Narrow" w:hAnsi="Arial Narrow" w:cs="Arial"/>
                <w:sz w:val="20"/>
                <w:szCs w:val="20"/>
              </w:rPr>
            </w:pPr>
            <w:r w:rsidRPr="00752A5B">
              <w:rPr>
                <w:rFonts w:ascii="Arial Narrow" w:hAnsi="Arial Narrow" w:cs="Arial"/>
                <w:sz w:val="20"/>
                <w:szCs w:val="20"/>
              </w:rPr>
              <w:t>Beneficiario/Importador</w:t>
            </w:r>
          </w:p>
        </w:tc>
      </w:tr>
      <w:tr w:rsidR="00303188" w:rsidRPr="00752A5B" w14:paraId="15B76791" w14:textId="77777777" w:rsidTr="001F0069">
        <w:trPr>
          <w:gridBefore w:val="1"/>
          <w:wBefore w:w="8" w:type="dxa"/>
          <w:trHeight w:val="284"/>
          <w:jc w:val="center"/>
        </w:trPr>
        <w:tc>
          <w:tcPr>
            <w:tcW w:w="8446" w:type="dxa"/>
            <w:gridSpan w:val="9"/>
          </w:tcPr>
          <w:p w14:paraId="15B76790" w14:textId="77777777" w:rsidR="00303188" w:rsidRPr="00752A5B" w:rsidRDefault="00303188" w:rsidP="008C6227">
            <w:pPr>
              <w:pStyle w:val="Prrafodelista"/>
              <w:ind w:left="0"/>
              <w:rPr>
                <w:rFonts w:ascii="Arial Narrow" w:hAnsi="Arial Narrow" w:cs="Arial"/>
                <w:b/>
                <w:sz w:val="20"/>
                <w:szCs w:val="20"/>
              </w:rPr>
            </w:pPr>
            <w:r w:rsidRPr="00752A5B">
              <w:rPr>
                <w:rFonts w:ascii="Arial Narrow" w:hAnsi="Arial Narrow" w:cs="Arial"/>
                <w:b/>
                <w:sz w:val="20"/>
                <w:szCs w:val="20"/>
              </w:rPr>
              <w:t>Recursos: (*)</w:t>
            </w:r>
          </w:p>
        </w:tc>
      </w:tr>
      <w:tr w:rsidR="00303188" w:rsidRPr="00752A5B" w14:paraId="15B76794" w14:textId="77777777" w:rsidTr="00790368">
        <w:trPr>
          <w:gridBefore w:val="1"/>
          <w:wBefore w:w="8" w:type="dxa"/>
          <w:trHeight w:val="284"/>
          <w:jc w:val="center"/>
        </w:trPr>
        <w:tc>
          <w:tcPr>
            <w:tcW w:w="1655" w:type="dxa"/>
            <w:gridSpan w:val="2"/>
            <w:vAlign w:val="center"/>
          </w:tcPr>
          <w:p w14:paraId="15B76792" w14:textId="77777777" w:rsidR="00303188" w:rsidRPr="00752A5B" w:rsidRDefault="00303188" w:rsidP="008C6227">
            <w:pPr>
              <w:pStyle w:val="Prrafodelista"/>
              <w:ind w:left="0"/>
              <w:jc w:val="left"/>
              <w:rPr>
                <w:rFonts w:ascii="Arial Narrow" w:hAnsi="Arial Narrow" w:cs="Arial"/>
                <w:sz w:val="20"/>
                <w:szCs w:val="20"/>
              </w:rPr>
            </w:pPr>
            <w:r w:rsidRPr="00752A5B">
              <w:rPr>
                <w:rFonts w:ascii="Arial Narrow" w:hAnsi="Arial Narrow" w:cs="Arial"/>
                <w:sz w:val="20"/>
                <w:szCs w:val="20"/>
              </w:rPr>
              <w:t xml:space="preserve">Recursos </w:t>
            </w:r>
            <w:r w:rsidR="00790368">
              <w:rPr>
                <w:rFonts w:ascii="Arial Narrow" w:hAnsi="Arial Narrow" w:cs="Arial"/>
                <w:sz w:val="20"/>
                <w:szCs w:val="20"/>
              </w:rPr>
              <w:t>h</w:t>
            </w:r>
            <w:r w:rsidRPr="00752A5B">
              <w:rPr>
                <w:rFonts w:ascii="Arial Narrow" w:hAnsi="Arial Narrow" w:cs="Arial"/>
                <w:sz w:val="20"/>
                <w:szCs w:val="20"/>
              </w:rPr>
              <w:t>umano</w:t>
            </w:r>
          </w:p>
        </w:tc>
        <w:tc>
          <w:tcPr>
            <w:tcW w:w="6791" w:type="dxa"/>
            <w:gridSpan w:val="7"/>
            <w:vAlign w:val="center"/>
          </w:tcPr>
          <w:p w14:paraId="15B76793" w14:textId="77777777" w:rsidR="00303188" w:rsidRPr="00752A5B" w:rsidRDefault="00303188" w:rsidP="008C6227">
            <w:pPr>
              <w:pStyle w:val="Prrafodelista"/>
              <w:ind w:left="0"/>
              <w:jc w:val="left"/>
              <w:rPr>
                <w:rFonts w:ascii="Arial Narrow" w:hAnsi="Arial Narrow" w:cs="Arial"/>
                <w:sz w:val="20"/>
                <w:szCs w:val="20"/>
              </w:rPr>
            </w:pPr>
            <w:r w:rsidRPr="00752A5B">
              <w:rPr>
                <w:rFonts w:ascii="Arial Narrow" w:hAnsi="Arial Narrow" w:cs="Arial"/>
                <w:sz w:val="20"/>
                <w:szCs w:val="20"/>
              </w:rPr>
              <w:t>Colaboradores:</w:t>
            </w:r>
          </w:p>
        </w:tc>
      </w:tr>
      <w:tr w:rsidR="00303188" w:rsidRPr="00752A5B" w14:paraId="15B76797" w14:textId="77777777" w:rsidTr="00790368">
        <w:trPr>
          <w:gridBefore w:val="1"/>
          <w:wBefore w:w="8" w:type="dxa"/>
          <w:trHeight w:val="284"/>
          <w:jc w:val="center"/>
        </w:trPr>
        <w:tc>
          <w:tcPr>
            <w:tcW w:w="1655" w:type="dxa"/>
            <w:gridSpan w:val="2"/>
            <w:vMerge w:val="restart"/>
            <w:vAlign w:val="center"/>
          </w:tcPr>
          <w:p w14:paraId="15B76795" w14:textId="77777777" w:rsidR="00303188" w:rsidRPr="00752A5B" w:rsidRDefault="00303188" w:rsidP="008C6227">
            <w:pPr>
              <w:pStyle w:val="Prrafodelista"/>
              <w:ind w:left="0"/>
              <w:jc w:val="left"/>
              <w:rPr>
                <w:rFonts w:ascii="Arial Narrow" w:hAnsi="Arial Narrow" w:cs="Arial"/>
                <w:sz w:val="20"/>
                <w:szCs w:val="20"/>
              </w:rPr>
            </w:pPr>
            <w:r w:rsidRPr="00752A5B">
              <w:rPr>
                <w:rFonts w:ascii="Arial Narrow" w:hAnsi="Arial Narrow" w:cs="Arial"/>
                <w:sz w:val="20"/>
                <w:szCs w:val="20"/>
              </w:rPr>
              <w:t>Infraestructura</w:t>
            </w:r>
          </w:p>
        </w:tc>
        <w:tc>
          <w:tcPr>
            <w:tcW w:w="6791" w:type="dxa"/>
            <w:gridSpan w:val="7"/>
            <w:vAlign w:val="center"/>
          </w:tcPr>
          <w:p w14:paraId="15B76796" w14:textId="77777777" w:rsidR="00303188" w:rsidRPr="00752A5B" w:rsidRDefault="00303188" w:rsidP="008C6227">
            <w:pPr>
              <w:pStyle w:val="Prrafodelista"/>
              <w:ind w:left="0"/>
              <w:rPr>
                <w:rFonts w:ascii="Arial Narrow" w:hAnsi="Arial Narrow" w:cs="Arial"/>
                <w:sz w:val="20"/>
                <w:szCs w:val="20"/>
              </w:rPr>
            </w:pPr>
            <w:r w:rsidRPr="00752A5B">
              <w:rPr>
                <w:rFonts w:ascii="Arial Narrow" w:hAnsi="Arial Narrow" w:cs="Arial"/>
                <w:sz w:val="20"/>
                <w:szCs w:val="20"/>
              </w:rPr>
              <w:t>Equipos: Computadoras de escritorio, lectoras de código de barras, impresora láser</w:t>
            </w:r>
            <w:r w:rsidR="001F0069" w:rsidRPr="00752A5B">
              <w:rPr>
                <w:rFonts w:ascii="Arial Narrow" w:hAnsi="Arial Narrow" w:cs="Arial"/>
                <w:sz w:val="20"/>
                <w:szCs w:val="20"/>
              </w:rPr>
              <w:t>.</w:t>
            </w:r>
            <w:r w:rsidRPr="00752A5B">
              <w:rPr>
                <w:rFonts w:ascii="Arial Narrow" w:hAnsi="Arial Narrow" w:cs="Arial"/>
                <w:sz w:val="20"/>
                <w:szCs w:val="20"/>
              </w:rPr>
              <w:t xml:space="preserve"> </w:t>
            </w:r>
          </w:p>
        </w:tc>
      </w:tr>
      <w:tr w:rsidR="00303188" w:rsidRPr="00752A5B" w14:paraId="15B7679A" w14:textId="77777777" w:rsidTr="00790368">
        <w:trPr>
          <w:gridBefore w:val="1"/>
          <w:wBefore w:w="8" w:type="dxa"/>
          <w:trHeight w:val="284"/>
          <w:jc w:val="center"/>
        </w:trPr>
        <w:tc>
          <w:tcPr>
            <w:tcW w:w="1655" w:type="dxa"/>
            <w:gridSpan w:val="2"/>
            <w:vMerge/>
          </w:tcPr>
          <w:p w14:paraId="15B76798" w14:textId="77777777" w:rsidR="00303188" w:rsidRPr="00752A5B" w:rsidRDefault="00303188" w:rsidP="008C6227">
            <w:pPr>
              <w:pStyle w:val="Prrafodelista"/>
              <w:ind w:left="0"/>
              <w:rPr>
                <w:rFonts w:ascii="Arial Narrow" w:hAnsi="Arial Narrow" w:cs="Arial"/>
                <w:sz w:val="20"/>
                <w:szCs w:val="20"/>
              </w:rPr>
            </w:pPr>
          </w:p>
        </w:tc>
        <w:tc>
          <w:tcPr>
            <w:tcW w:w="6791" w:type="dxa"/>
            <w:gridSpan w:val="7"/>
            <w:vAlign w:val="center"/>
          </w:tcPr>
          <w:p w14:paraId="15B76799" w14:textId="77777777" w:rsidR="00303188" w:rsidRPr="00752A5B" w:rsidRDefault="00303188" w:rsidP="008C6227">
            <w:pPr>
              <w:pStyle w:val="Prrafodelista"/>
              <w:ind w:left="0"/>
              <w:rPr>
                <w:rFonts w:ascii="Arial Narrow" w:hAnsi="Arial Narrow" w:cs="Arial"/>
                <w:sz w:val="20"/>
                <w:szCs w:val="20"/>
              </w:rPr>
            </w:pPr>
            <w:r w:rsidRPr="00752A5B">
              <w:rPr>
                <w:rFonts w:ascii="Arial Narrow" w:hAnsi="Arial Narrow" w:cs="Arial"/>
                <w:sz w:val="20"/>
                <w:szCs w:val="20"/>
              </w:rPr>
              <w:t xml:space="preserve">Sistemas Informáticos: </w:t>
            </w:r>
            <w:r w:rsidR="001F0069" w:rsidRPr="00752A5B">
              <w:rPr>
                <w:rFonts w:ascii="Arial Narrow" w:hAnsi="Arial Narrow" w:cs="Arial"/>
                <w:sz w:val="20"/>
                <w:szCs w:val="20"/>
              </w:rPr>
              <w:t xml:space="preserve">Portal SUNAT, </w:t>
            </w:r>
            <w:r w:rsidR="00685D1D">
              <w:rPr>
                <w:rFonts w:ascii="Arial Narrow" w:hAnsi="Arial Narrow" w:cs="Arial"/>
                <w:sz w:val="20"/>
                <w:szCs w:val="20"/>
              </w:rPr>
              <w:t>Portal del Funcionario Aduanero</w:t>
            </w:r>
            <w:r w:rsidR="001F0069" w:rsidRPr="00752A5B">
              <w:rPr>
                <w:rFonts w:ascii="Arial Narrow" w:hAnsi="Arial Narrow" w:cs="Arial"/>
                <w:sz w:val="20"/>
                <w:szCs w:val="20"/>
              </w:rPr>
              <w:t>, Servicios Electrónicos</w:t>
            </w:r>
            <w:r w:rsidRPr="00752A5B">
              <w:rPr>
                <w:rFonts w:ascii="Arial Narrow" w:hAnsi="Arial Narrow" w:cs="Arial"/>
                <w:sz w:val="20"/>
                <w:szCs w:val="20"/>
              </w:rPr>
              <w:t xml:space="preserve"> </w:t>
            </w:r>
          </w:p>
        </w:tc>
      </w:tr>
      <w:tr w:rsidR="00303188" w:rsidRPr="00752A5B" w14:paraId="15B7679D" w14:textId="77777777" w:rsidTr="00790368">
        <w:trPr>
          <w:gridBefore w:val="1"/>
          <w:wBefore w:w="8" w:type="dxa"/>
          <w:trHeight w:val="284"/>
          <w:jc w:val="center"/>
        </w:trPr>
        <w:tc>
          <w:tcPr>
            <w:tcW w:w="1655" w:type="dxa"/>
            <w:gridSpan w:val="2"/>
            <w:vMerge/>
          </w:tcPr>
          <w:p w14:paraId="15B7679B" w14:textId="77777777" w:rsidR="00303188" w:rsidRPr="00752A5B" w:rsidRDefault="00303188" w:rsidP="008C6227">
            <w:pPr>
              <w:pStyle w:val="Prrafodelista"/>
              <w:ind w:left="0"/>
              <w:rPr>
                <w:rFonts w:ascii="Arial Narrow" w:hAnsi="Arial Narrow" w:cs="Arial"/>
                <w:sz w:val="20"/>
                <w:szCs w:val="20"/>
              </w:rPr>
            </w:pPr>
          </w:p>
        </w:tc>
        <w:tc>
          <w:tcPr>
            <w:tcW w:w="6791" w:type="dxa"/>
            <w:gridSpan w:val="7"/>
            <w:vAlign w:val="center"/>
          </w:tcPr>
          <w:p w14:paraId="15B7679C" w14:textId="77777777" w:rsidR="00303188" w:rsidRPr="00752A5B" w:rsidRDefault="00303188" w:rsidP="008C6227">
            <w:pPr>
              <w:pStyle w:val="Prrafodelista"/>
              <w:ind w:left="0"/>
              <w:jc w:val="left"/>
              <w:rPr>
                <w:rFonts w:ascii="Arial Narrow" w:hAnsi="Arial Narrow" w:cs="Arial"/>
                <w:sz w:val="20"/>
                <w:szCs w:val="20"/>
              </w:rPr>
            </w:pPr>
            <w:r w:rsidRPr="00752A5B">
              <w:rPr>
                <w:rFonts w:ascii="Arial Narrow" w:hAnsi="Arial Narrow" w:cs="Arial"/>
                <w:sz w:val="20"/>
                <w:szCs w:val="20"/>
              </w:rPr>
              <w:t>Instalaciones: Depósito temporal postal</w:t>
            </w:r>
          </w:p>
        </w:tc>
      </w:tr>
      <w:tr w:rsidR="00303188" w:rsidRPr="00752A5B" w14:paraId="15B767A0" w14:textId="77777777" w:rsidTr="00790368">
        <w:trPr>
          <w:gridBefore w:val="1"/>
          <w:wBefore w:w="8" w:type="dxa"/>
          <w:trHeight w:val="284"/>
          <w:jc w:val="center"/>
        </w:trPr>
        <w:tc>
          <w:tcPr>
            <w:tcW w:w="1655" w:type="dxa"/>
            <w:gridSpan w:val="2"/>
            <w:vMerge/>
          </w:tcPr>
          <w:p w14:paraId="15B7679E" w14:textId="77777777" w:rsidR="00303188" w:rsidRPr="00752A5B" w:rsidRDefault="00303188" w:rsidP="008C6227">
            <w:pPr>
              <w:pStyle w:val="Prrafodelista"/>
              <w:ind w:left="0"/>
              <w:rPr>
                <w:rFonts w:ascii="Arial Narrow" w:hAnsi="Arial Narrow" w:cs="Arial"/>
                <w:sz w:val="20"/>
                <w:szCs w:val="20"/>
              </w:rPr>
            </w:pPr>
          </w:p>
        </w:tc>
        <w:tc>
          <w:tcPr>
            <w:tcW w:w="6791" w:type="dxa"/>
            <w:gridSpan w:val="7"/>
            <w:vAlign w:val="center"/>
          </w:tcPr>
          <w:p w14:paraId="15B7679F" w14:textId="77777777" w:rsidR="00303188" w:rsidRPr="00752A5B" w:rsidRDefault="00303188" w:rsidP="008C6227">
            <w:pPr>
              <w:pStyle w:val="Prrafodelista"/>
              <w:ind w:left="0"/>
              <w:jc w:val="left"/>
              <w:rPr>
                <w:rFonts w:ascii="Arial Narrow" w:hAnsi="Arial Narrow" w:cs="Arial"/>
                <w:sz w:val="20"/>
                <w:szCs w:val="20"/>
              </w:rPr>
            </w:pPr>
            <w:r w:rsidRPr="00752A5B">
              <w:rPr>
                <w:rFonts w:ascii="Arial Narrow" w:hAnsi="Arial Narrow" w:cs="Arial"/>
                <w:sz w:val="20"/>
                <w:szCs w:val="20"/>
              </w:rPr>
              <w:t>Servicios de Apoyo: Telecomunicaciones</w:t>
            </w:r>
          </w:p>
        </w:tc>
      </w:tr>
      <w:tr w:rsidR="00303188" w:rsidRPr="00752A5B" w14:paraId="15B767A2" w14:textId="77777777" w:rsidTr="001F0069">
        <w:trPr>
          <w:gridBefore w:val="1"/>
          <w:wBefore w:w="8" w:type="dxa"/>
          <w:trHeight w:val="284"/>
          <w:jc w:val="center"/>
        </w:trPr>
        <w:tc>
          <w:tcPr>
            <w:tcW w:w="8446" w:type="dxa"/>
            <w:gridSpan w:val="9"/>
          </w:tcPr>
          <w:p w14:paraId="15B767A1" w14:textId="77777777" w:rsidR="00303188" w:rsidRPr="00752A5B" w:rsidRDefault="00303188" w:rsidP="008C6227">
            <w:pPr>
              <w:pStyle w:val="Prrafodelista"/>
              <w:ind w:left="0"/>
              <w:rPr>
                <w:rFonts w:ascii="Arial Narrow" w:hAnsi="Arial Narrow" w:cs="Arial"/>
                <w:b/>
                <w:sz w:val="20"/>
                <w:szCs w:val="20"/>
              </w:rPr>
            </w:pPr>
            <w:r w:rsidRPr="00752A5B">
              <w:rPr>
                <w:rFonts w:ascii="Arial Narrow" w:hAnsi="Arial Narrow" w:cs="Arial"/>
                <w:b/>
                <w:sz w:val="20"/>
                <w:szCs w:val="20"/>
              </w:rPr>
              <w:t>Documentación: (*)</w:t>
            </w:r>
          </w:p>
        </w:tc>
      </w:tr>
      <w:tr w:rsidR="00303188" w:rsidRPr="00752A5B" w14:paraId="15B767A5" w14:textId="77777777" w:rsidTr="00790368">
        <w:trPr>
          <w:gridBefore w:val="1"/>
          <w:wBefore w:w="8" w:type="dxa"/>
          <w:trHeight w:val="284"/>
          <w:jc w:val="center"/>
        </w:trPr>
        <w:tc>
          <w:tcPr>
            <w:tcW w:w="1655" w:type="dxa"/>
            <w:gridSpan w:val="2"/>
            <w:vAlign w:val="center"/>
          </w:tcPr>
          <w:p w14:paraId="15B767A3" w14:textId="77777777" w:rsidR="00303188" w:rsidRPr="00752A5B" w:rsidRDefault="00303188" w:rsidP="008C6227">
            <w:pPr>
              <w:pStyle w:val="Prrafodelista"/>
              <w:ind w:left="0"/>
              <w:jc w:val="left"/>
              <w:rPr>
                <w:rFonts w:ascii="Arial Narrow" w:hAnsi="Arial Narrow" w:cs="Arial"/>
                <w:sz w:val="20"/>
                <w:szCs w:val="20"/>
              </w:rPr>
            </w:pPr>
            <w:r w:rsidRPr="00752A5B">
              <w:rPr>
                <w:rFonts w:ascii="Arial Narrow" w:hAnsi="Arial Narrow" w:cs="Arial"/>
                <w:sz w:val="20"/>
                <w:szCs w:val="20"/>
              </w:rPr>
              <w:t>Interna:</w:t>
            </w:r>
          </w:p>
        </w:tc>
        <w:tc>
          <w:tcPr>
            <w:tcW w:w="6791" w:type="dxa"/>
            <w:gridSpan w:val="7"/>
            <w:vAlign w:val="center"/>
          </w:tcPr>
          <w:p w14:paraId="15B767A4" w14:textId="77777777" w:rsidR="00303188" w:rsidRPr="00752A5B" w:rsidRDefault="00303188" w:rsidP="008C6227">
            <w:pPr>
              <w:pStyle w:val="Prrafodelista"/>
              <w:ind w:left="0"/>
              <w:jc w:val="left"/>
              <w:rPr>
                <w:rFonts w:ascii="Arial Narrow" w:hAnsi="Arial Narrow" w:cs="Arial"/>
                <w:sz w:val="20"/>
                <w:szCs w:val="20"/>
              </w:rPr>
            </w:pPr>
            <w:r w:rsidRPr="00752A5B">
              <w:rPr>
                <w:rFonts w:ascii="Arial Narrow" w:hAnsi="Arial Narrow" w:cs="Arial"/>
                <w:sz w:val="20"/>
                <w:szCs w:val="20"/>
              </w:rPr>
              <w:t>Colaboradores:</w:t>
            </w:r>
          </w:p>
        </w:tc>
      </w:tr>
      <w:tr w:rsidR="00303188" w:rsidRPr="00752A5B" w14:paraId="15B767A8" w14:textId="77777777" w:rsidTr="00790368">
        <w:trPr>
          <w:gridBefore w:val="1"/>
          <w:wBefore w:w="8" w:type="dxa"/>
          <w:trHeight w:val="284"/>
          <w:jc w:val="center"/>
        </w:trPr>
        <w:tc>
          <w:tcPr>
            <w:tcW w:w="1655" w:type="dxa"/>
            <w:gridSpan w:val="2"/>
            <w:vAlign w:val="center"/>
          </w:tcPr>
          <w:p w14:paraId="15B767A6" w14:textId="77777777" w:rsidR="00303188" w:rsidRPr="00752A5B" w:rsidRDefault="00303188" w:rsidP="008C6227">
            <w:pPr>
              <w:pStyle w:val="Prrafodelista"/>
              <w:ind w:left="0"/>
              <w:jc w:val="left"/>
              <w:rPr>
                <w:rFonts w:ascii="Arial Narrow" w:hAnsi="Arial Narrow" w:cs="Arial"/>
                <w:sz w:val="20"/>
                <w:szCs w:val="20"/>
              </w:rPr>
            </w:pPr>
            <w:r w:rsidRPr="00752A5B">
              <w:rPr>
                <w:rFonts w:ascii="Arial Narrow" w:hAnsi="Arial Narrow" w:cs="Arial"/>
                <w:sz w:val="20"/>
                <w:szCs w:val="20"/>
              </w:rPr>
              <w:t>Externa:</w:t>
            </w:r>
          </w:p>
        </w:tc>
        <w:tc>
          <w:tcPr>
            <w:tcW w:w="6791" w:type="dxa"/>
            <w:gridSpan w:val="7"/>
            <w:vAlign w:val="center"/>
          </w:tcPr>
          <w:p w14:paraId="15B767A7" w14:textId="77777777" w:rsidR="00303188" w:rsidRPr="00752A5B" w:rsidRDefault="00303188" w:rsidP="008C6227">
            <w:pPr>
              <w:pStyle w:val="Prrafodelista"/>
              <w:ind w:left="0"/>
              <w:jc w:val="left"/>
              <w:rPr>
                <w:rFonts w:ascii="Arial Narrow" w:hAnsi="Arial Narrow" w:cs="Arial"/>
                <w:sz w:val="20"/>
                <w:szCs w:val="20"/>
              </w:rPr>
            </w:pPr>
            <w:r w:rsidRPr="00752A5B">
              <w:rPr>
                <w:rFonts w:ascii="Arial Narrow" w:hAnsi="Arial Narrow" w:cs="Arial"/>
                <w:sz w:val="20"/>
                <w:szCs w:val="20"/>
              </w:rPr>
              <w:t>Equipos:</w:t>
            </w:r>
          </w:p>
        </w:tc>
      </w:tr>
      <w:tr w:rsidR="00303188" w:rsidRPr="00752A5B" w14:paraId="15B767AE" w14:textId="77777777" w:rsidTr="00790368">
        <w:trPr>
          <w:gridBefore w:val="1"/>
          <w:wBefore w:w="8" w:type="dxa"/>
          <w:jc w:val="center"/>
        </w:trPr>
        <w:tc>
          <w:tcPr>
            <w:tcW w:w="1655" w:type="dxa"/>
            <w:gridSpan w:val="2"/>
            <w:vAlign w:val="center"/>
          </w:tcPr>
          <w:p w14:paraId="15B767A9" w14:textId="77777777" w:rsidR="00303188" w:rsidRPr="00752A5B" w:rsidRDefault="00303188" w:rsidP="008C6227">
            <w:pPr>
              <w:pStyle w:val="Prrafodelista"/>
              <w:ind w:left="0"/>
              <w:jc w:val="center"/>
              <w:rPr>
                <w:rFonts w:ascii="Arial Narrow" w:hAnsi="Arial Narrow" w:cs="Arial"/>
                <w:b/>
                <w:sz w:val="20"/>
                <w:szCs w:val="20"/>
              </w:rPr>
            </w:pPr>
            <w:r w:rsidRPr="00752A5B">
              <w:rPr>
                <w:rFonts w:ascii="Arial Narrow" w:hAnsi="Arial Narrow" w:cs="Arial"/>
                <w:b/>
                <w:sz w:val="20"/>
                <w:szCs w:val="20"/>
              </w:rPr>
              <w:t>Indicador de desempeño (*)</w:t>
            </w:r>
          </w:p>
        </w:tc>
        <w:tc>
          <w:tcPr>
            <w:tcW w:w="1674" w:type="dxa"/>
            <w:gridSpan w:val="2"/>
            <w:vAlign w:val="center"/>
          </w:tcPr>
          <w:p w14:paraId="15B767AA" w14:textId="77777777" w:rsidR="00303188" w:rsidRPr="00752A5B" w:rsidRDefault="00303188" w:rsidP="008C6227">
            <w:pPr>
              <w:pStyle w:val="Prrafodelista"/>
              <w:ind w:left="0"/>
              <w:jc w:val="center"/>
              <w:rPr>
                <w:rFonts w:ascii="Arial Narrow" w:hAnsi="Arial Narrow" w:cs="Arial"/>
                <w:b/>
                <w:sz w:val="20"/>
                <w:szCs w:val="20"/>
              </w:rPr>
            </w:pPr>
            <w:r w:rsidRPr="00752A5B">
              <w:rPr>
                <w:rFonts w:ascii="Arial Narrow" w:hAnsi="Arial Narrow" w:cs="Arial"/>
                <w:b/>
                <w:sz w:val="20"/>
                <w:szCs w:val="20"/>
              </w:rPr>
              <w:t>Descripción (*)</w:t>
            </w:r>
          </w:p>
        </w:tc>
        <w:tc>
          <w:tcPr>
            <w:tcW w:w="1853" w:type="dxa"/>
            <w:gridSpan w:val="2"/>
            <w:vAlign w:val="center"/>
          </w:tcPr>
          <w:p w14:paraId="15B767AB" w14:textId="77777777" w:rsidR="00303188" w:rsidRPr="00752A5B" w:rsidRDefault="00303188" w:rsidP="008C6227">
            <w:pPr>
              <w:pStyle w:val="Prrafodelista"/>
              <w:ind w:left="0"/>
              <w:jc w:val="center"/>
              <w:rPr>
                <w:rFonts w:ascii="Arial Narrow" w:hAnsi="Arial Narrow" w:cs="Arial"/>
                <w:b/>
                <w:sz w:val="20"/>
                <w:szCs w:val="20"/>
              </w:rPr>
            </w:pPr>
            <w:r w:rsidRPr="00752A5B">
              <w:rPr>
                <w:rFonts w:ascii="Arial Narrow" w:hAnsi="Arial Narrow" w:cs="Arial"/>
                <w:b/>
                <w:sz w:val="20"/>
                <w:szCs w:val="20"/>
              </w:rPr>
              <w:t>Formula (*)</w:t>
            </w:r>
          </w:p>
        </w:tc>
        <w:tc>
          <w:tcPr>
            <w:tcW w:w="1468" w:type="dxa"/>
            <w:gridSpan w:val="2"/>
            <w:vAlign w:val="center"/>
          </w:tcPr>
          <w:p w14:paraId="15B767AC" w14:textId="77777777" w:rsidR="00303188" w:rsidRPr="00752A5B" w:rsidRDefault="00303188" w:rsidP="008C6227">
            <w:pPr>
              <w:pStyle w:val="Prrafodelista"/>
              <w:ind w:left="0"/>
              <w:jc w:val="center"/>
              <w:rPr>
                <w:rFonts w:ascii="Arial Narrow" w:hAnsi="Arial Narrow" w:cs="Arial"/>
                <w:b/>
                <w:sz w:val="20"/>
                <w:szCs w:val="20"/>
              </w:rPr>
            </w:pPr>
            <w:r w:rsidRPr="00752A5B">
              <w:rPr>
                <w:rFonts w:ascii="Arial Narrow" w:hAnsi="Arial Narrow" w:cs="Arial"/>
                <w:b/>
                <w:sz w:val="20"/>
                <w:szCs w:val="20"/>
              </w:rPr>
              <w:t>Frecuencia de medición (*)</w:t>
            </w:r>
          </w:p>
        </w:tc>
        <w:tc>
          <w:tcPr>
            <w:tcW w:w="1796" w:type="dxa"/>
            <w:vAlign w:val="center"/>
          </w:tcPr>
          <w:p w14:paraId="15B767AD" w14:textId="77777777" w:rsidR="00303188" w:rsidRPr="00752A5B" w:rsidRDefault="00303188" w:rsidP="008C6227">
            <w:pPr>
              <w:pStyle w:val="Prrafodelista"/>
              <w:ind w:left="0"/>
              <w:jc w:val="center"/>
              <w:rPr>
                <w:rFonts w:ascii="Arial Narrow" w:hAnsi="Arial Narrow" w:cs="Arial"/>
                <w:b/>
                <w:sz w:val="20"/>
                <w:szCs w:val="20"/>
              </w:rPr>
            </w:pPr>
            <w:r w:rsidRPr="00752A5B">
              <w:rPr>
                <w:rFonts w:ascii="Arial Narrow" w:hAnsi="Arial Narrow" w:cs="Arial"/>
                <w:b/>
                <w:sz w:val="20"/>
                <w:szCs w:val="20"/>
              </w:rPr>
              <w:t>Meta (*)</w:t>
            </w:r>
          </w:p>
        </w:tc>
      </w:tr>
      <w:tr w:rsidR="00303188" w:rsidRPr="00752A5B" w14:paraId="15B767B0" w14:textId="77777777" w:rsidTr="001F0069">
        <w:trPr>
          <w:gridBefore w:val="1"/>
          <w:wBefore w:w="8" w:type="dxa"/>
          <w:trHeight w:val="284"/>
          <w:jc w:val="center"/>
        </w:trPr>
        <w:tc>
          <w:tcPr>
            <w:tcW w:w="8446" w:type="dxa"/>
            <w:gridSpan w:val="9"/>
          </w:tcPr>
          <w:p w14:paraId="15B767AF" w14:textId="77777777" w:rsidR="00303188" w:rsidRPr="00752A5B" w:rsidRDefault="00303188" w:rsidP="008C6227">
            <w:pPr>
              <w:pStyle w:val="Prrafodelista"/>
              <w:ind w:left="0"/>
              <w:jc w:val="center"/>
              <w:rPr>
                <w:rFonts w:ascii="Arial Narrow" w:hAnsi="Arial Narrow" w:cs="Arial"/>
                <w:sz w:val="20"/>
                <w:szCs w:val="20"/>
              </w:rPr>
            </w:pPr>
            <w:r w:rsidRPr="00752A5B">
              <w:rPr>
                <w:rFonts w:ascii="Arial Narrow" w:hAnsi="Arial Narrow" w:cs="Arial"/>
                <w:sz w:val="20"/>
                <w:szCs w:val="20"/>
              </w:rPr>
              <w:t>Será determinado posteriormente</w:t>
            </w:r>
          </w:p>
        </w:tc>
      </w:tr>
      <w:tr w:rsidR="00303188" w:rsidRPr="00752A5B" w14:paraId="15B767B2" w14:textId="77777777" w:rsidTr="001F0069">
        <w:trPr>
          <w:gridBefore w:val="1"/>
          <w:wBefore w:w="8" w:type="dxa"/>
          <w:trHeight w:val="284"/>
          <w:jc w:val="center"/>
        </w:trPr>
        <w:tc>
          <w:tcPr>
            <w:tcW w:w="8446" w:type="dxa"/>
            <w:gridSpan w:val="9"/>
            <w:vAlign w:val="center"/>
          </w:tcPr>
          <w:p w14:paraId="15B767B1" w14:textId="77777777" w:rsidR="00303188" w:rsidRPr="00752A5B" w:rsidRDefault="00303188"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 xml:space="preserve">Control:  (*) </w:t>
            </w:r>
            <w:r w:rsidRPr="00752A5B">
              <w:rPr>
                <w:rFonts w:ascii="Arial Narrow" w:hAnsi="Arial Narrow" w:cs="Arial"/>
                <w:sz w:val="20"/>
                <w:szCs w:val="20"/>
              </w:rPr>
              <w:t>Será determinado posteriormente</w:t>
            </w:r>
          </w:p>
        </w:tc>
      </w:tr>
      <w:tr w:rsidR="00303188" w:rsidRPr="00752A5B" w14:paraId="15B767B4" w14:textId="77777777" w:rsidTr="001F0069">
        <w:trPr>
          <w:gridBefore w:val="1"/>
          <w:wBefore w:w="8" w:type="dxa"/>
          <w:trHeight w:val="284"/>
          <w:jc w:val="center"/>
        </w:trPr>
        <w:tc>
          <w:tcPr>
            <w:tcW w:w="8446" w:type="dxa"/>
            <w:gridSpan w:val="9"/>
            <w:vAlign w:val="center"/>
          </w:tcPr>
          <w:p w14:paraId="15B767B3" w14:textId="77777777" w:rsidR="00303188" w:rsidRPr="00752A5B" w:rsidRDefault="00303188"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 xml:space="preserve">Riesgos: (*) </w:t>
            </w:r>
            <w:r w:rsidRPr="00752A5B">
              <w:rPr>
                <w:rFonts w:ascii="Arial Narrow" w:hAnsi="Arial Narrow" w:cs="Arial"/>
                <w:sz w:val="20"/>
                <w:szCs w:val="20"/>
              </w:rPr>
              <w:t>No se tiene riesgo identificado</w:t>
            </w:r>
          </w:p>
        </w:tc>
      </w:tr>
      <w:tr w:rsidR="00303188" w:rsidRPr="00752A5B" w14:paraId="15B767B6" w14:textId="77777777" w:rsidTr="001F0069">
        <w:trPr>
          <w:gridBefore w:val="1"/>
          <w:wBefore w:w="8" w:type="dxa"/>
          <w:trHeight w:val="284"/>
          <w:jc w:val="center"/>
        </w:trPr>
        <w:tc>
          <w:tcPr>
            <w:tcW w:w="8446" w:type="dxa"/>
            <w:gridSpan w:val="9"/>
            <w:vAlign w:val="center"/>
          </w:tcPr>
          <w:p w14:paraId="15B767B5" w14:textId="77777777" w:rsidR="00303188" w:rsidRPr="00752A5B" w:rsidRDefault="00303188"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 xml:space="preserve">Cambios respecto de la versión anterior: (*) </w:t>
            </w:r>
            <w:r w:rsidRPr="00752A5B">
              <w:rPr>
                <w:rFonts w:ascii="Arial Narrow" w:hAnsi="Arial Narrow" w:cs="Arial"/>
                <w:sz w:val="20"/>
                <w:szCs w:val="20"/>
              </w:rPr>
              <w:t>No aplica por no tener versiones anteriores</w:t>
            </w:r>
          </w:p>
        </w:tc>
      </w:tr>
      <w:tr w:rsidR="00303188" w:rsidRPr="00752A5B" w14:paraId="15B767B8" w14:textId="77777777" w:rsidTr="001F0069">
        <w:trPr>
          <w:gridBefore w:val="1"/>
          <w:wBefore w:w="8" w:type="dxa"/>
          <w:trHeight w:val="284"/>
          <w:jc w:val="center"/>
        </w:trPr>
        <w:tc>
          <w:tcPr>
            <w:tcW w:w="8446" w:type="dxa"/>
            <w:gridSpan w:val="9"/>
            <w:vAlign w:val="center"/>
          </w:tcPr>
          <w:p w14:paraId="15B767B7" w14:textId="77777777" w:rsidR="00303188" w:rsidRPr="00752A5B" w:rsidRDefault="00303188"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 xml:space="preserve">Versión: (*) </w:t>
            </w:r>
            <w:r w:rsidRPr="00752A5B">
              <w:rPr>
                <w:rFonts w:ascii="Arial Narrow" w:hAnsi="Arial Narrow" w:cs="Arial"/>
                <w:sz w:val="20"/>
                <w:szCs w:val="20"/>
              </w:rPr>
              <w:t>1.0</w:t>
            </w:r>
          </w:p>
        </w:tc>
      </w:tr>
      <w:tr w:rsidR="00303188" w:rsidRPr="00752A5B" w14:paraId="15B767BD" w14:textId="77777777" w:rsidTr="00790368">
        <w:trPr>
          <w:gridBefore w:val="1"/>
          <w:wBefore w:w="8" w:type="dxa"/>
          <w:trHeight w:val="284"/>
          <w:jc w:val="center"/>
        </w:trPr>
        <w:tc>
          <w:tcPr>
            <w:tcW w:w="1655" w:type="dxa"/>
            <w:gridSpan w:val="2"/>
            <w:vAlign w:val="center"/>
          </w:tcPr>
          <w:p w14:paraId="15B767B9" w14:textId="77777777" w:rsidR="00303188" w:rsidRPr="00752A5B" w:rsidRDefault="00303188"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lastRenderedPageBreak/>
              <w:t>Revisado por:</w:t>
            </w:r>
          </w:p>
        </w:tc>
        <w:tc>
          <w:tcPr>
            <w:tcW w:w="3527" w:type="dxa"/>
            <w:gridSpan w:val="4"/>
            <w:vAlign w:val="center"/>
          </w:tcPr>
          <w:p w14:paraId="15B767BA" w14:textId="77777777" w:rsidR="00303188" w:rsidRPr="00752A5B" w:rsidRDefault="00303188" w:rsidP="008C6227">
            <w:pPr>
              <w:pStyle w:val="Prrafodelista"/>
              <w:ind w:left="0"/>
              <w:jc w:val="left"/>
              <w:rPr>
                <w:rFonts w:ascii="Arial Narrow" w:hAnsi="Arial Narrow" w:cs="Arial"/>
                <w:sz w:val="20"/>
                <w:szCs w:val="20"/>
              </w:rPr>
            </w:pPr>
            <w:r w:rsidRPr="00752A5B">
              <w:rPr>
                <w:rFonts w:ascii="Arial Narrow" w:hAnsi="Arial Narrow" w:cs="Arial"/>
                <w:sz w:val="20"/>
                <w:szCs w:val="20"/>
              </w:rPr>
              <w:t>Equipo Proyecto Importa Fácil</w:t>
            </w:r>
          </w:p>
        </w:tc>
        <w:tc>
          <w:tcPr>
            <w:tcW w:w="1468" w:type="dxa"/>
            <w:gridSpan w:val="2"/>
            <w:vAlign w:val="center"/>
          </w:tcPr>
          <w:p w14:paraId="15B767BB" w14:textId="77777777" w:rsidR="00303188" w:rsidRPr="00752A5B" w:rsidRDefault="00303188"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Fecha:</w:t>
            </w:r>
          </w:p>
        </w:tc>
        <w:tc>
          <w:tcPr>
            <w:tcW w:w="1796" w:type="dxa"/>
            <w:vAlign w:val="center"/>
          </w:tcPr>
          <w:p w14:paraId="15B767BC" w14:textId="77777777" w:rsidR="00303188" w:rsidRPr="00752A5B" w:rsidRDefault="00303188" w:rsidP="008C6227">
            <w:pPr>
              <w:pStyle w:val="Prrafodelista"/>
              <w:ind w:left="0"/>
              <w:jc w:val="left"/>
              <w:rPr>
                <w:rFonts w:ascii="Arial Narrow" w:hAnsi="Arial Narrow" w:cs="Arial"/>
                <w:sz w:val="20"/>
                <w:szCs w:val="20"/>
              </w:rPr>
            </w:pPr>
            <w:r w:rsidRPr="00752A5B">
              <w:rPr>
                <w:rFonts w:ascii="Arial Narrow" w:hAnsi="Arial Narrow" w:cs="Arial"/>
                <w:sz w:val="20"/>
                <w:szCs w:val="20"/>
              </w:rPr>
              <w:t>Diciembre-2012</w:t>
            </w:r>
          </w:p>
        </w:tc>
      </w:tr>
      <w:tr w:rsidR="00303188" w:rsidRPr="00752A5B" w14:paraId="15B767C2" w14:textId="77777777" w:rsidTr="00790368">
        <w:trPr>
          <w:gridBefore w:val="1"/>
          <w:wBefore w:w="8" w:type="dxa"/>
          <w:trHeight w:val="284"/>
          <w:jc w:val="center"/>
        </w:trPr>
        <w:tc>
          <w:tcPr>
            <w:tcW w:w="1655" w:type="dxa"/>
            <w:gridSpan w:val="2"/>
            <w:vAlign w:val="center"/>
          </w:tcPr>
          <w:p w14:paraId="15B767BE" w14:textId="77777777" w:rsidR="00303188" w:rsidRPr="00752A5B" w:rsidRDefault="00303188"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Aprobado por:</w:t>
            </w:r>
          </w:p>
        </w:tc>
        <w:tc>
          <w:tcPr>
            <w:tcW w:w="3527" w:type="dxa"/>
            <w:gridSpan w:val="4"/>
            <w:vAlign w:val="center"/>
          </w:tcPr>
          <w:p w14:paraId="15B767BF" w14:textId="77777777" w:rsidR="00303188" w:rsidRPr="00752A5B" w:rsidRDefault="00303188" w:rsidP="008C6227">
            <w:pPr>
              <w:pStyle w:val="Prrafodelista"/>
              <w:ind w:left="0"/>
              <w:jc w:val="left"/>
              <w:rPr>
                <w:rFonts w:ascii="Arial Narrow" w:hAnsi="Arial Narrow" w:cs="Arial"/>
                <w:sz w:val="20"/>
                <w:szCs w:val="20"/>
              </w:rPr>
            </w:pPr>
          </w:p>
        </w:tc>
        <w:tc>
          <w:tcPr>
            <w:tcW w:w="1468" w:type="dxa"/>
            <w:gridSpan w:val="2"/>
            <w:vAlign w:val="center"/>
          </w:tcPr>
          <w:p w14:paraId="15B767C0" w14:textId="77777777" w:rsidR="00303188" w:rsidRPr="00752A5B" w:rsidRDefault="00303188"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Fecha:</w:t>
            </w:r>
          </w:p>
        </w:tc>
        <w:tc>
          <w:tcPr>
            <w:tcW w:w="1796" w:type="dxa"/>
            <w:vAlign w:val="center"/>
          </w:tcPr>
          <w:p w14:paraId="15B767C1" w14:textId="77777777" w:rsidR="00303188" w:rsidRPr="00752A5B" w:rsidRDefault="00303188" w:rsidP="008C6227">
            <w:pPr>
              <w:pStyle w:val="Prrafodelista"/>
              <w:ind w:left="0"/>
              <w:jc w:val="left"/>
              <w:rPr>
                <w:rFonts w:ascii="Arial Narrow" w:hAnsi="Arial Narrow" w:cs="Arial"/>
                <w:sz w:val="20"/>
                <w:szCs w:val="20"/>
              </w:rPr>
            </w:pPr>
          </w:p>
        </w:tc>
      </w:tr>
    </w:tbl>
    <w:p w14:paraId="15B767C3" w14:textId="77777777" w:rsidR="00256979" w:rsidRDefault="00256979" w:rsidP="008C6227">
      <w:pPr>
        <w:sectPr w:rsidR="00256979" w:rsidSect="008055B4">
          <w:pgSz w:w="11907" w:h="16840" w:code="9"/>
          <w:pgMar w:top="1559" w:right="1106" w:bottom="1418" w:left="1418" w:header="709" w:footer="709" w:gutter="0"/>
          <w:cols w:space="708"/>
          <w:docGrid w:linePitch="360"/>
        </w:sectPr>
      </w:pPr>
    </w:p>
    <w:p w14:paraId="15B767C4" w14:textId="77777777" w:rsidR="00494E46" w:rsidRPr="00752A5B" w:rsidRDefault="0092466F" w:rsidP="008C6227">
      <w:pPr>
        <w:pStyle w:val="Ttulo4"/>
      </w:pPr>
      <w:r w:rsidRPr="00752A5B">
        <w:lastRenderedPageBreak/>
        <w:t>P</w:t>
      </w:r>
      <w:r w:rsidR="00B776FB" w:rsidRPr="00752A5B">
        <w:t>roceso Reconocimiento Físico</w:t>
      </w:r>
      <w:r w:rsidR="00CC4B1C" w:rsidRPr="00752A5B">
        <w:t xml:space="preserve"> y Revisión Documentaria</w:t>
      </w:r>
    </w:p>
    <w:p w14:paraId="15B767C5" w14:textId="77777777" w:rsidR="00B776FB" w:rsidRPr="007D4C13" w:rsidRDefault="00B776FB" w:rsidP="008C6227"/>
    <w:tbl>
      <w:tblPr>
        <w:tblW w:w="8454" w:type="dxa"/>
        <w:jc w:val="center"/>
        <w:tblInd w:w="6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
        <w:gridCol w:w="1091"/>
        <w:gridCol w:w="176"/>
        <w:gridCol w:w="7"/>
        <w:gridCol w:w="1526"/>
        <w:gridCol w:w="744"/>
        <w:gridCol w:w="1467"/>
        <w:gridCol w:w="443"/>
        <w:gridCol w:w="1276"/>
        <w:gridCol w:w="335"/>
        <w:gridCol w:w="1379"/>
      </w:tblGrid>
      <w:tr w:rsidR="00D473FE" w:rsidRPr="00752A5B" w14:paraId="15B767C7" w14:textId="77777777" w:rsidTr="00303188">
        <w:trPr>
          <w:trHeight w:val="454"/>
          <w:jc w:val="center"/>
        </w:trPr>
        <w:tc>
          <w:tcPr>
            <w:tcW w:w="8454" w:type="dxa"/>
            <w:gridSpan w:val="11"/>
            <w:shd w:val="clear" w:color="auto" w:fill="B8CCE4"/>
            <w:vAlign w:val="center"/>
          </w:tcPr>
          <w:p w14:paraId="15B767C6" w14:textId="77777777" w:rsidR="00D473FE" w:rsidRPr="00752A5B" w:rsidRDefault="00D473FE" w:rsidP="008C6227">
            <w:pPr>
              <w:pStyle w:val="Prrafodelista"/>
              <w:ind w:left="0"/>
              <w:jc w:val="center"/>
              <w:rPr>
                <w:rFonts w:ascii="Arial Narrow" w:hAnsi="Arial Narrow" w:cs="Arial"/>
                <w:b/>
                <w:sz w:val="20"/>
                <w:szCs w:val="20"/>
              </w:rPr>
            </w:pPr>
            <w:r w:rsidRPr="00752A5B">
              <w:rPr>
                <w:rFonts w:ascii="Arial Narrow" w:hAnsi="Arial Narrow" w:cs="Arial"/>
                <w:b/>
                <w:sz w:val="20"/>
                <w:szCs w:val="20"/>
              </w:rPr>
              <w:t>FICHA TÉCNICA DE DETERMINACIÓN</w:t>
            </w:r>
          </w:p>
        </w:tc>
      </w:tr>
      <w:tr w:rsidR="00D473FE" w:rsidRPr="00752A5B" w14:paraId="15B767CB" w14:textId="77777777" w:rsidTr="00303188">
        <w:trPr>
          <w:trHeight w:val="284"/>
          <w:jc w:val="center"/>
        </w:trPr>
        <w:tc>
          <w:tcPr>
            <w:tcW w:w="3549" w:type="dxa"/>
            <w:gridSpan w:val="6"/>
            <w:vAlign w:val="center"/>
          </w:tcPr>
          <w:p w14:paraId="15B767C8" w14:textId="77777777" w:rsidR="00D473FE" w:rsidRPr="00752A5B" w:rsidRDefault="00D473FE"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 xml:space="preserve">Proceso: </w:t>
            </w:r>
            <w:r w:rsidRPr="00752A5B">
              <w:rPr>
                <w:rFonts w:ascii="Arial Narrow" w:hAnsi="Arial Narrow" w:cs="Arial"/>
                <w:sz w:val="20"/>
                <w:szCs w:val="20"/>
              </w:rPr>
              <w:t>NA-03.3</w:t>
            </w:r>
            <w:r w:rsidRPr="00752A5B">
              <w:rPr>
                <w:rFonts w:ascii="Arial Narrow" w:hAnsi="Arial Narrow" w:cs="Arial"/>
                <w:b/>
                <w:sz w:val="20"/>
                <w:szCs w:val="20"/>
              </w:rPr>
              <w:t xml:space="preserve"> </w:t>
            </w:r>
            <w:r w:rsidRPr="00752A5B">
              <w:rPr>
                <w:rFonts w:ascii="Arial Narrow" w:hAnsi="Arial Narrow" w:cs="Arial Narrow"/>
                <w:sz w:val="20"/>
                <w:szCs w:val="20"/>
              </w:rPr>
              <w:t>Reconocimiento Físico</w:t>
            </w:r>
          </w:p>
        </w:tc>
        <w:tc>
          <w:tcPr>
            <w:tcW w:w="1912" w:type="dxa"/>
            <w:gridSpan w:val="2"/>
            <w:vAlign w:val="center"/>
          </w:tcPr>
          <w:p w14:paraId="15B767C9" w14:textId="77777777" w:rsidR="00D473FE" w:rsidRPr="00752A5B" w:rsidRDefault="00D473FE"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Código:</w:t>
            </w:r>
            <w:r w:rsidRPr="00752A5B">
              <w:rPr>
                <w:rFonts w:ascii="Arial Narrow" w:eastAsia="Calibri" w:hAnsi="Arial Narrow" w:cs="Arial"/>
                <w:b/>
                <w:bCs/>
                <w:sz w:val="20"/>
                <w:szCs w:val="20"/>
                <w:lang w:val="es-PE" w:eastAsia="en-US"/>
              </w:rPr>
              <w:t xml:space="preserve"> </w:t>
            </w:r>
            <w:r w:rsidRPr="00752A5B">
              <w:rPr>
                <w:rFonts w:ascii="Arial Narrow" w:eastAsia="Calibri" w:hAnsi="Arial Narrow" w:cs="Arial"/>
                <w:bCs/>
                <w:sz w:val="20"/>
                <w:szCs w:val="20"/>
                <w:lang w:val="es-PE" w:eastAsia="en-US"/>
              </w:rPr>
              <w:t>NA-03.3</w:t>
            </w:r>
          </w:p>
        </w:tc>
        <w:tc>
          <w:tcPr>
            <w:tcW w:w="2993" w:type="dxa"/>
            <w:gridSpan w:val="3"/>
            <w:vAlign w:val="center"/>
          </w:tcPr>
          <w:p w14:paraId="15B767CA" w14:textId="77777777" w:rsidR="00D473FE" w:rsidRPr="00752A5B" w:rsidRDefault="00D473FE"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Macroproceso:</w:t>
            </w:r>
            <w:r w:rsidRPr="00752A5B">
              <w:rPr>
                <w:rFonts w:ascii="Arial Narrow" w:hAnsi="Arial Narrow" w:cs="Arial"/>
                <w:sz w:val="20"/>
                <w:szCs w:val="20"/>
              </w:rPr>
              <w:t xml:space="preserve"> Control de Ingreso de Mercancías</w:t>
            </w:r>
          </w:p>
        </w:tc>
      </w:tr>
      <w:tr w:rsidR="00D473FE" w:rsidRPr="00752A5B" w14:paraId="15B767CD" w14:textId="77777777" w:rsidTr="00303188">
        <w:trPr>
          <w:trHeight w:val="284"/>
          <w:jc w:val="center"/>
        </w:trPr>
        <w:tc>
          <w:tcPr>
            <w:tcW w:w="8454" w:type="dxa"/>
            <w:gridSpan w:val="11"/>
            <w:vAlign w:val="center"/>
          </w:tcPr>
          <w:p w14:paraId="15B767CC" w14:textId="77777777" w:rsidR="00D473FE" w:rsidRPr="00752A5B" w:rsidRDefault="00D473FE"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 xml:space="preserve">Tipo de Proceso: </w:t>
            </w:r>
            <w:r w:rsidRPr="00752A5B">
              <w:rPr>
                <w:rFonts w:ascii="Arial Narrow" w:hAnsi="Arial Narrow" w:cs="Arial"/>
                <w:sz w:val="18"/>
                <w:szCs w:val="18"/>
              </w:rPr>
              <w:t>Gestión de Dirección (   )  Negocio ( X )  Apoyo Institucional (   )  Medición análisis y mejora (   )</w:t>
            </w:r>
          </w:p>
        </w:tc>
      </w:tr>
      <w:tr w:rsidR="00D473FE" w:rsidRPr="00752A5B" w14:paraId="15B767CF" w14:textId="77777777" w:rsidTr="00303188">
        <w:trPr>
          <w:trHeight w:val="284"/>
          <w:jc w:val="center"/>
        </w:trPr>
        <w:tc>
          <w:tcPr>
            <w:tcW w:w="8454" w:type="dxa"/>
            <w:gridSpan w:val="11"/>
            <w:vAlign w:val="center"/>
          </w:tcPr>
          <w:p w14:paraId="15B767CE" w14:textId="77777777" w:rsidR="00D473FE" w:rsidRPr="00752A5B" w:rsidRDefault="00D473FE"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 xml:space="preserve">Objetivo: </w:t>
            </w:r>
            <w:r w:rsidRPr="00752A5B">
              <w:rPr>
                <w:rFonts w:ascii="Arial Narrow" w:hAnsi="Arial Narrow" w:cs="Arial"/>
                <w:sz w:val="20"/>
                <w:szCs w:val="20"/>
              </w:rPr>
              <w:t>Registro de la diligencia del reconocimiento físico</w:t>
            </w:r>
          </w:p>
        </w:tc>
      </w:tr>
      <w:tr w:rsidR="00D473FE" w:rsidRPr="00752A5B" w14:paraId="15B767D1" w14:textId="77777777" w:rsidTr="00303188">
        <w:trPr>
          <w:trHeight w:val="284"/>
          <w:jc w:val="center"/>
        </w:trPr>
        <w:tc>
          <w:tcPr>
            <w:tcW w:w="8454" w:type="dxa"/>
            <w:gridSpan w:val="11"/>
            <w:vAlign w:val="center"/>
          </w:tcPr>
          <w:p w14:paraId="15B767D0" w14:textId="77777777" w:rsidR="00D473FE" w:rsidRPr="00752A5B" w:rsidRDefault="00D473FE"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 xml:space="preserve">Alcance: </w:t>
            </w:r>
            <w:r w:rsidRPr="00752A5B">
              <w:rPr>
                <w:rFonts w:ascii="Arial Narrow" w:hAnsi="Arial Narrow" w:cs="Arial"/>
                <w:sz w:val="20"/>
                <w:szCs w:val="20"/>
              </w:rPr>
              <w:t>Declaraciones Importa Fácil numeradas</w:t>
            </w:r>
          </w:p>
        </w:tc>
      </w:tr>
      <w:tr w:rsidR="00D473FE" w:rsidRPr="00752A5B" w14:paraId="15B767D3" w14:textId="77777777" w:rsidTr="00303188">
        <w:trPr>
          <w:trHeight w:val="284"/>
          <w:jc w:val="center"/>
        </w:trPr>
        <w:tc>
          <w:tcPr>
            <w:tcW w:w="8454" w:type="dxa"/>
            <w:gridSpan w:val="11"/>
            <w:vAlign w:val="center"/>
          </w:tcPr>
          <w:p w14:paraId="15B767D2" w14:textId="77777777" w:rsidR="00D473FE" w:rsidRPr="00752A5B" w:rsidRDefault="00D473FE"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 xml:space="preserve">Dueño del proceso: </w:t>
            </w:r>
            <w:r w:rsidRPr="00752A5B">
              <w:rPr>
                <w:rFonts w:ascii="Arial Narrow" w:hAnsi="Arial Narrow" w:cs="Arial"/>
                <w:sz w:val="20"/>
                <w:szCs w:val="20"/>
              </w:rPr>
              <w:t>Departamento de Técnica Aduanera de la Aduana Postal</w:t>
            </w:r>
          </w:p>
        </w:tc>
      </w:tr>
      <w:tr w:rsidR="00D473FE" w:rsidRPr="00752A5B" w14:paraId="15B767D9" w14:textId="77777777" w:rsidTr="00303188">
        <w:trPr>
          <w:gridBefore w:val="1"/>
          <w:wBefore w:w="10" w:type="dxa"/>
          <w:trHeight w:val="284"/>
          <w:jc w:val="center"/>
        </w:trPr>
        <w:tc>
          <w:tcPr>
            <w:tcW w:w="1082" w:type="dxa"/>
            <w:vAlign w:val="center"/>
          </w:tcPr>
          <w:p w14:paraId="15B767D4" w14:textId="77777777" w:rsidR="00D473FE" w:rsidRPr="00752A5B" w:rsidRDefault="00D473FE" w:rsidP="008C6227">
            <w:pPr>
              <w:pStyle w:val="Prrafodelista"/>
              <w:ind w:left="0"/>
              <w:jc w:val="center"/>
              <w:rPr>
                <w:rFonts w:ascii="Arial Narrow" w:hAnsi="Arial Narrow" w:cs="Arial"/>
                <w:b/>
                <w:sz w:val="20"/>
                <w:szCs w:val="20"/>
              </w:rPr>
            </w:pPr>
            <w:r w:rsidRPr="00752A5B">
              <w:rPr>
                <w:rFonts w:ascii="Arial Narrow" w:hAnsi="Arial Narrow" w:cs="Arial"/>
                <w:b/>
                <w:sz w:val="20"/>
                <w:szCs w:val="20"/>
              </w:rPr>
              <w:t>Proveedor</w:t>
            </w:r>
          </w:p>
        </w:tc>
        <w:tc>
          <w:tcPr>
            <w:tcW w:w="1711" w:type="dxa"/>
            <w:gridSpan w:val="3"/>
            <w:vAlign w:val="center"/>
          </w:tcPr>
          <w:p w14:paraId="15B767D5" w14:textId="77777777" w:rsidR="00D473FE" w:rsidRPr="00752A5B" w:rsidRDefault="00D473FE" w:rsidP="008C6227">
            <w:pPr>
              <w:pStyle w:val="Prrafodelista"/>
              <w:ind w:left="0"/>
              <w:jc w:val="center"/>
              <w:rPr>
                <w:rFonts w:ascii="Arial Narrow" w:hAnsi="Arial Narrow" w:cs="Arial"/>
                <w:b/>
                <w:sz w:val="20"/>
                <w:szCs w:val="20"/>
              </w:rPr>
            </w:pPr>
            <w:r w:rsidRPr="00752A5B">
              <w:rPr>
                <w:rFonts w:ascii="Arial Narrow" w:hAnsi="Arial Narrow" w:cs="Arial"/>
                <w:b/>
                <w:sz w:val="20"/>
                <w:szCs w:val="20"/>
              </w:rPr>
              <w:t>Elementos de entrada</w:t>
            </w:r>
          </w:p>
        </w:tc>
        <w:tc>
          <w:tcPr>
            <w:tcW w:w="2215" w:type="dxa"/>
            <w:gridSpan w:val="2"/>
            <w:vAlign w:val="center"/>
          </w:tcPr>
          <w:p w14:paraId="15B767D6" w14:textId="77777777" w:rsidR="00D473FE" w:rsidRPr="00752A5B" w:rsidRDefault="00D473FE" w:rsidP="008C6227">
            <w:pPr>
              <w:pStyle w:val="Prrafodelista"/>
              <w:ind w:left="0"/>
              <w:jc w:val="center"/>
              <w:rPr>
                <w:rFonts w:ascii="Arial Narrow" w:hAnsi="Arial Narrow" w:cs="Arial"/>
                <w:b/>
                <w:sz w:val="20"/>
                <w:szCs w:val="20"/>
              </w:rPr>
            </w:pPr>
            <w:r w:rsidRPr="00752A5B">
              <w:rPr>
                <w:rFonts w:ascii="Arial Narrow" w:hAnsi="Arial Narrow" w:cs="Arial"/>
                <w:b/>
                <w:sz w:val="20"/>
                <w:szCs w:val="20"/>
              </w:rPr>
              <w:t>Actividades</w:t>
            </w:r>
          </w:p>
        </w:tc>
        <w:tc>
          <w:tcPr>
            <w:tcW w:w="1720" w:type="dxa"/>
            <w:gridSpan w:val="2"/>
            <w:vAlign w:val="center"/>
          </w:tcPr>
          <w:p w14:paraId="15B767D7" w14:textId="77777777" w:rsidR="00D473FE" w:rsidRPr="00752A5B" w:rsidRDefault="00D473FE" w:rsidP="008C6227">
            <w:pPr>
              <w:pStyle w:val="Prrafodelista"/>
              <w:ind w:left="0"/>
              <w:jc w:val="center"/>
              <w:rPr>
                <w:rFonts w:ascii="Arial Narrow" w:hAnsi="Arial Narrow" w:cs="Arial"/>
                <w:b/>
                <w:sz w:val="20"/>
                <w:szCs w:val="20"/>
              </w:rPr>
            </w:pPr>
            <w:r w:rsidRPr="00752A5B">
              <w:rPr>
                <w:rFonts w:ascii="Arial Narrow" w:hAnsi="Arial Narrow" w:cs="Arial"/>
                <w:b/>
                <w:sz w:val="20"/>
                <w:szCs w:val="20"/>
              </w:rPr>
              <w:t>Resultados</w:t>
            </w:r>
          </w:p>
        </w:tc>
        <w:tc>
          <w:tcPr>
            <w:tcW w:w="1716" w:type="dxa"/>
            <w:gridSpan w:val="2"/>
            <w:vAlign w:val="center"/>
          </w:tcPr>
          <w:p w14:paraId="15B767D8" w14:textId="77777777" w:rsidR="00D473FE" w:rsidRPr="00752A5B" w:rsidRDefault="00D473FE" w:rsidP="008C6227">
            <w:pPr>
              <w:pStyle w:val="Prrafodelista"/>
              <w:ind w:left="0"/>
              <w:jc w:val="center"/>
              <w:rPr>
                <w:rFonts w:ascii="Arial Narrow" w:hAnsi="Arial Narrow" w:cs="Arial"/>
                <w:b/>
                <w:sz w:val="20"/>
                <w:szCs w:val="20"/>
              </w:rPr>
            </w:pPr>
            <w:r w:rsidRPr="00752A5B">
              <w:rPr>
                <w:rFonts w:ascii="Arial Narrow" w:hAnsi="Arial Narrow" w:cs="Arial"/>
                <w:b/>
                <w:sz w:val="20"/>
                <w:szCs w:val="20"/>
              </w:rPr>
              <w:t>Cliente</w:t>
            </w:r>
          </w:p>
        </w:tc>
      </w:tr>
      <w:tr w:rsidR="00D473FE" w:rsidRPr="00752A5B" w14:paraId="15B767DF" w14:textId="77777777" w:rsidTr="00303188">
        <w:trPr>
          <w:gridBefore w:val="1"/>
          <w:wBefore w:w="10" w:type="dxa"/>
          <w:trHeight w:val="284"/>
          <w:jc w:val="center"/>
        </w:trPr>
        <w:tc>
          <w:tcPr>
            <w:tcW w:w="1082" w:type="dxa"/>
          </w:tcPr>
          <w:p w14:paraId="15B767DA" w14:textId="77777777" w:rsidR="00D473FE" w:rsidRPr="00752A5B" w:rsidRDefault="00D473FE" w:rsidP="008C6227">
            <w:pPr>
              <w:pStyle w:val="Prrafodelista"/>
              <w:numPr>
                <w:ilvl w:val="0"/>
                <w:numId w:val="45"/>
              </w:numPr>
              <w:ind w:left="167" w:hanging="173"/>
              <w:rPr>
                <w:rFonts w:ascii="Arial Narrow" w:hAnsi="Arial Narrow" w:cs="Arial"/>
                <w:sz w:val="20"/>
                <w:szCs w:val="20"/>
              </w:rPr>
            </w:pPr>
            <w:r w:rsidRPr="00752A5B">
              <w:rPr>
                <w:rFonts w:ascii="Arial Narrow" w:hAnsi="Arial Narrow" w:cs="Arial"/>
                <w:sz w:val="20"/>
                <w:szCs w:val="20"/>
              </w:rPr>
              <w:t>Proceso: Control Manifiesto de Ingreso - NA-03.1</w:t>
            </w:r>
          </w:p>
        </w:tc>
        <w:tc>
          <w:tcPr>
            <w:tcW w:w="1711" w:type="dxa"/>
            <w:gridSpan w:val="3"/>
          </w:tcPr>
          <w:p w14:paraId="15B767DB" w14:textId="77777777" w:rsidR="00D473FE" w:rsidRPr="00752A5B" w:rsidRDefault="00D473FE" w:rsidP="008C6227">
            <w:pPr>
              <w:pStyle w:val="Prrafodelista"/>
              <w:numPr>
                <w:ilvl w:val="0"/>
                <w:numId w:val="45"/>
              </w:numPr>
              <w:ind w:left="167" w:hanging="173"/>
              <w:rPr>
                <w:rFonts w:ascii="Arial Narrow" w:hAnsi="Arial Narrow" w:cs="Arial"/>
                <w:sz w:val="20"/>
                <w:szCs w:val="20"/>
              </w:rPr>
            </w:pPr>
            <w:r w:rsidRPr="00752A5B">
              <w:rPr>
                <w:rFonts w:ascii="Arial Narrow" w:hAnsi="Arial Narrow" w:cs="Arial"/>
                <w:sz w:val="20"/>
                <w:szCs w:val="20"/>
              </w:rPr>
              <w:t>Documento de Envíos Postales desconsolidado - DEP.</w:t>
            </w:r>
          </w:p>
        </w:tc>
        <w:tc>
          <w:tcPr>
            <w:tcW w:w="2215" w:type="dxa"/>
            <w:gridSpan w:val="2"/>
          </w:tcPr>
          <w:p w14:paraId="15B767DC" w14:textId="77777777" w:rsidR="00D473FE" w:rsidRPr="00752A5B" w:rsidRDefault="00D473FE" w:rsidP="008C6227">
            <w:pPr>
              <w:pStyle w:val="Prrafodelista"/>
              <w:numPr>
                <w:ilvl w:val="0"/>
                <w:numId w:val="44"/>
              </w:numPr>
              <w:ind w:left="227" w:hanging="284"/>
              <w:rPr>
                <w:rFonts w:ascii="Arial Narrow" w:hAnsi="Arial Narrow" w:cs="Arial"/>
                <w:sz w:val="20"/>
                <w:szCs w:val="20"/>
              </w:rPr>
            </w:pPr>
            <w:r w:rsidRPr="00752A5B">
              <w:rPr>
                <w:rFonts w:ascii="Arial Narrow" w:hAnsi="Arial Narrow" w:cs="Arial"/>
                <w:sz w:val="20"/>
                <w:szCs w:val="20"/>
              </w:rPr>
              <w:t>Registro de Diligencia.</w:t>
            </w:r>
          </w:p>
        </w:tc>
        <w:tc>
          <w:tcPr>
            <w:tcW w:w="1720" w:type="dxa"/>
            <w:gridSpan w:val="2"/>
          </w:tcPr>
          <w:p w14:paraId="15B767DD" w14:textId="77777777" w:rsidR="00D473FE" w:rsidRPr="00752A5B" w:rsidRDefault="00D473FE" w:rsidP="008C6227">
            <w:pPr>
              <w:pStyle w:val="Prrafodelista"/>
              <w:numPr>
                <w:ilvl w:val="0"/>
                <w:numId w:val="45"/>
              </w:numPr>
              <w:ind w:left="167" w:hanging="173"/>
              <w:jc w:val="left"/>
              <w:rPr>
                <w:rFonts w:ascii="Arial Narrow" w:hAnsi="Arial Narrow" w:cs="Arial"/>
                <w:sz w:val="20"/>
                <w:szCs w:val="20"/>
              </w:rPr>
            </w:pPr>
            <w:r w:rsidRPr="00752A5B">
              <w:rPr>
                <w:rFonts w:ascii="Arial Narrow" w:hAnsi="Arial Narrow" w:cs="Arial"/>
                <w:sz w:val="20"/>
                <w:szCs w:val="20"/>
              </w:rPr>
              <w:t>Diligencia de Reconocimiento Físico.</w:t>
            </w:r>
          </w:p>
        </w:tc>
        <w:tc>
          <w:tcPr>
            <w:tcW w:w="1716" w:type="dxa"/>
            <w:gridSpan w:val="2"/>
          </w:tcPr>
          <w:p w14:paraId="15B767DE" w14:textId="77777777" w:rsidR="00D473FE" w:rsidRPr="00752A5B" w:rsidRDefault="00D473FE" w:rsidP="008C6227">
            <w:pPr>
              <w:pStyle w:val="Prrafodelista"/>
              <w:numPr>
                <w:ilvl w:val="0"/>
                <w:numId w:val="45"/>
              </w:numPr>
              <w:ind w:left="167" w:hanging="173"/>
              <w:jc w:val="left"/>
              <w:rPr>
                <w:rFonts w:ascii="Arial Narrow" w:hAnsi="Arial Narrow" w:cs="Arial"/>
                <w:sz w:val="20"/>
                <w:szCs w:val="20"/>
              </w:rPr>
            </w:pPr>
            <w:r w:rsidRPr="00752A5B">
              <w:rPr>
                <w:rFonts w:ascii="Arial Narrow" w:hAnsi="Arial Narrow" w:cs="Arial"/>
                <w:sz w:val="20"/>
                <w:szCs w:val="20"/>
              </w:rPr>
              <w:t>Proceso: Registro y Validación de la Declaración - NA-03.2</w:t>
            </w:r>
          </w:p>
        </w:tc>
      </w:tr>
      <w:tr w:rsidR="00D473FE" w:rsidRPr="00752A5B" w14:paraId="15B767E1" w14:textId="77777777" w:rsidTr="00303188">
        <w:trPr>
          <w:gridBefore w:val="1"/>
          <w:wBefore w:w="10" w:type="dxa"/>
          <w:trHeight w:val="284"/>
          <w:jc w:val="center"/>
        </w:trPr>
        <w:tc>
          <w:tcPr>
            <w:tcW w:w="8444" w:type="dxa"/>
            <w:gridSpan w:val="10"/>
          </w:tcPr>
          <w:p w14:paraId="15B767E0" w14:textId="77777777" w:rsidR="00D473FE" w:rsidRPr="00752A5B" w:rsidRDefault="00D473FE" w:rsidP="008C6227">
            <w:pPr>
              <w:pStyle w:val="Prrafodelista"/>
              <w:ind w:left="0"/>
              <w:rPr>
                <w:rFonts w:ascii="Arial Narrow" w:hAnsi="Arial Narrow" w:cs="Arial"/>
                <w:b/>
                <w:sz w:val="20"/>
                <w:szCs w:val="20"/>
              </w:rPr>
            </w:pPr>
            <w:r w:rsidRPr="00752A5B">
              <w:rPr>
                <w:rFonts w:ascii="Arial Narrow" w:hAnsi="Arial Narrow" w:cs="Arial"/>
                <w:b/>
                <w:sz w:val="20"/>
                <w:szCs w:val="20"/>
              </w:rPr>
              <w:t>Recursos: (*)</w:t>
            </w:r>
          </w:p>
        </w:tc>
      </w:tr>
      <w:tr w:rsidR="00D473FE" w:rsidRPr="00752A5B" w14:paraId="15B767E4" w14:textId="77777777" w:rsidTr="00303188">
        <w:trPr>
          <w:gridBefore w:val="1"/>
          <w:wBefore w:w="10" w:type="dxa"/>
          <w:trHeight w:val="284"/>
          <w:jc w:val="center"/>
        </w:trPr>
        <w:tc>
          <w:tcPr>
            <w:tcW w:w="1264" w:type="dxa"/>
            <w:gridSpan w:val="3"/>
            <w:vAlign w:val="center"/>
          </w:tcPr>
          <w:p w14:paraId="15B767E2" w14:textId="77777777" w:rsidR="00D473FE" w:rsidRPr="00752A5B" w:rsidRDefault="00D473FE" w:rsidP="008C6227">
            <w:pPr>
              <w:pStyle w:val="Prrafodelista"/>
              <w:ind w:left="0"/>
              <w:jc w:val="left"/>
              <w:rPr>
                <w:rFonts w:ascii="Arial Narrow" w:hAnsi="Arial Narrow" w:cs="Arial"/>
                <w:sz w:val="20"/>
                <w:szCs w:val="20"/>
              </w:rPr>
            </w:pPr>
            <w:r w:rsidRPr="00752A5B">
              <w:rPr>
                <w:rFonts w:ascii="Arial Narrow" w:hAnsi="Arial Narrow" w:cs="Arial"/>
                <w:sz w:val="20"/>
                <w:szCs w:val="20"/>
              </w:rPr>
              <w:t>Recursos humano</w:t>
            </w:r>
          </w:p>
        </w:tc>
        <w:tc>
          <w:tcPr>
            <w:tcW w:w="7180" w:type="dxa"/>
            <w:gridSpan w:val="7"/>
            <w:vAlign w:val="center"/>
          </w:tcPr>
          <w:p w14:paraId="15B767E3" w14:textId="77777777" w:rsidR="00D473FE" w:rsidRPr="00752A5B" w:rsidRDefault="00D473FE" w:rsidP="008C6227">
            <w:pPr>
              <w:pStyle w:val="Prrafodelista"/>
              <w:ind w:left="0"/>
              <w:jc w:val="left"/>
              <w:rPr>
                <w:rFonts w:ascii="Arial Narrow" w:hAnsi="Arial Narrow" w:cs="Arial"/>
                <w:sz w:val="20"/>
                <w:szCs w:val="20"/>
              </w:rPr>
            </w:pPr>
            <w:r w:rsidRPr="00752A5B">
              <w:rPr>
                <w:rFonts w:ascii="Arial Narrow" w:hAnsi="Arial Narrow" w:cs="Arial"/>
                <w:sz w:val="20"/>
                <w:szCs w:val="20"/>
              </w:rPr>
              <w:t>Colaboradores:</w:t>
            </w:r>
          </w:p>
        </w:tc>
      </w:tr>
      <w:tr w:rsidR="00D473FE" w:rsidRPr="00752A5B" w14:paraId="15B767E7" w14:textId="77777777" w:rsidTr="00303188">
        <w:trPr>
          <w:gridBefore w:val="1"/>
          <w:wBefore w:w="10" w:type="dxa"/>
          <w:trHeight w:val="284"/>
          <w:jc w:val="center"/>
        </w:trPr>
        <w:tc>
          <w:tcPr>
            <w:tcW w:w="1264" w:type="dxa"/>
            <w:gridSpan w:val="3"/>
            <w:vMerge w:val="restart"/>
            <w:vAlign w:val="center"/>
          </w:tcPr>
          <w:p w14:paraId="15B767E5" w14:textId="77777777" w:rsidR="00D473FE" w:rsidRPr="00752A5B" w:rsidRDefault="00D473FE" w:rsidP="008C6227">
            <w:pPr>
              <w:pStyle w:val="Prrafodelista"/>
              <w:ind w:left="0"/>
              <w:jc w:val="left"/>
              <w:rPr>
                <w:rFonts w:ascii="Arial Narrow" w:hAnsi="Arial Narrow" w:cs="Arial"/>
                <w:sz w:val="20"/>
                <w:szCs w:val="20"/>
              </w:rPr>
            </w:pPr>
            <w:r w:rsidRPr="00752A5B">
              <w:rPr>
                <w:rFonts w:ascii="Arial Narrow" w:hAnsi="Arial Narrow" w:cs="Arial"/>
                <w:sz w:val="20"/>
                <w:szCs w:val="20"/>
              </w:rPr>
              <w:t>Infraestructura</w:t>
            </w:r>
          </w:p>
        </w:tc>
        <w:tc>
          <w:tcPr>
            <w:tcW w:w="7180" w:type="dxa"/>
            <w:gridSpan w:val="7"/>
            <w:vAlign w:val="center"/>
          </w:tcPr>
          <w:p w14:paraId="15B767E6" w14:textId="77777777" w:rsidR="00D473FE" w:rsidRPr="00752A5B" w:rsidRDefault="00D473FE" w:rsidP="008C6227">
            <w:pPr>
              <w:pStyle w:val="Prrafodelista"/>
              <w:ind w:left="0"/>
              <w:jc w:val="left"/>
              <w:rPr>
                <w:rFonts w:ascii="Arial Narrow" w:hAnsi="Arial Narrow" w:cs="Arial"/>
                <w:sz w:val="20"/>
                <w:szCs w:val="20"/>
              </w:rPr>
            </w:pPr>
            <w:r w:rsidRPr="00752A5B">
              <w:rPr>
                <w:rFonts w:ascii="Arial Narrow" w:hAnsi="Arial Narrow" w:cs="Arial"/>
                <w:sz w:val="20"/>
                <w:szCs w:val="20"/>
              </w:rPr>
              <w:t>Equipos: Computadoras de escritorio, (05) lectoras de código de barras, (1) impresora láser, (04) balanzas, (02) impresoras térmicas de código de barra</w:t>
            </w:r>
          </w:p>
        </w:tc>
      </w:tr>
      <w:tr w:rsidR="00D473FE" w:rsidRPr="00752A5B" w14:paraId="15B767EA" w14:textId="77777777" w:rsidTr="00303188">
        <w:trPr>
          <w:gridBefore w:val="1"/>
          <w:wBefore w:w="10" w:type="dxa"/>
          <w:trHeight w:val="284"/>
          <w:jc w:val="center"/>
        </w:trPr>
        <w:tc>
          <w:tcPr>
            <w:tcW w:w="1264" w:type="dxa"/>
            <w:gridSpan w:val="3"/>
            <w:vMerge/>
          </w:tcPr>
          <w:p w14:paraId="15B767E8" w14:textId="77777777" w:rsidR="00D473FE" w:rsidRPr="00752A5B" w:rsidRDefault="00D473FE" w:rsidP="008C6227">
            <w:pPr>
              <w:pStyle w:val="Prrafodelista"/>
              <w:ind w:left="0"/>
              <w:rPr>
                <w:rFonts w:ascii="Arial Narrow" w:hAnsi="Arial Narrow" w:cs="Arial"/>
                <w:sz w:val="20"/>
                <w:szCs w:val="20"/>
              </w:rPr>
            </w:pPr>
          </w:p>
        </w:tc>
        <w:tc>
          <w:tcPr>
            <w:tcW w:w="7180" w:type="dxa"/>
            <w:gridSpan w:val="7"/>
            <w:vAlign w:val="center"/>
          </w:tcPr>
          <w:p w14:paraId="15B767E9" w14:textId="77777777" w:rsidR="00D473FE" w:rsidRPr="00752A5B" w:rsidRDefault="00D473FE" w:rsidP="008C6227">
            <w:pPr>
              <w:pStyle w:val="Prrafodelista"/>
              <w:ind w:left="0"/>
              <w:jc w:val="left"/>
              <w:rPr>
                <w:rFonts w:ascii="Arial Narrow" w:hAnsi="Arial Narrow" w:cs="Arial"/>
                <w:sz w:val="20"/>
                <w:szCs w:val="20"/>
              </w:rPr>
            </w:pPr>
            <w:r w:rsidRPr="00752A5B">
              <w:rPr>
                <w:rFonts w:ascii="Arial Narrow" w:hAnsi="Arial Narrow" w:cs="Arial"/>
                <w:sz w:val="20"/>
                <w:szCs w:val="20"/>
              </w:rPr>
              <w:t xml:space="preserve">Sistemas Informáticos: SIGAD, Portal WEB de la SUNAT, SIGEDA </w:t>
            </w:r>
          </w:p>
        </w:tc>
      </w:tr>
      <w:tr w:rsidR="00D473FE" w:rsidRPr="00752A5B" w14:paraId="15B767ED" w14:textId="77777777" w:rsidTr="00303188">
        <w:trPr>
          <w:gridBefore w:val="1"/>
          <w:wBefore w:w="10" w:type="dxa"/>
          <w:trHeight w:val="284"/>
          <w:jc w:val="center"/>
        </w:trPr>
        <w:tc>
          <w:tcPr>
            <w:tcW w:w="1264" w:type="dxa"/>
            <w:gridSpan w:val="3"/>
            <w:vMerge/>
          </w:tcPr>
          <w:p w14:paraId="15B767EB" w14:textId="77777777" w:rsidR="00D473FE" w:rsidRPr="00752A5B" w:rsidRDefault="00D473FE" w:rsidP="008C6227">
            <w:pPr>
              <w:pStyle w:val="Prrafodelista"/>
              <w:ind w:left="0"/>
              <w:rPr>
                <w:rFonts w:ascii="Arial Narrow" w:hAnsi="Arial Narrow" w:cs="Arial"/>
                <w:sz w:val="20"/>
                <w:szCs w:val="20"/>
              </w:rPr>
            </w:pPr>
          </w:p>
        </w:tc>
        <w:tc>
          <w:tcPr>
            <w:tcW w:w="7180" w:type="dxa"/>
            <w:gridSpan w:val="7"/>
            <w:vAlign w:val="center"/>
          </w:tcPr>
          <w:p w14:paraId="15B767EC" w14:textId="77777777" w:rsidR="00D473FE" w:rsidRPr="00752A5B" w:rsidRDefault="00D473FE" w:rsidP="008C6227">
            <w:pPr>
              <w:pStyle w:val="Prrafodelista"/>
              <w:ind w:left="0"/>
              <w:jc w:val="left"/>
              <w:rPr>
                <w:rFonts w:ascii="Arial Narrow" w:hAnsi="Arial Narrow" w:cs="Arial"/>
                <w:sz w:val="20"/>
                <w:szCs w:val="20"/>
              </w:rPr>
            </w:pPr>
            <w:r w:rsidRPr="00752A5B">
              <w:rPr>
                <w:rFonts w:ascii="Arial Narrow" w:hAnsi="Arial Narrow" w:cs="Arial"/>
                <w:sz w:val="20"/>
                <w:szCs w:val="20"/>
              </w:rPr>
              <w:t>Instalaciones: Depósito temporal postal</w:t>
            </w:r>
          </w:p>
        </w:tc>
      </w:tr>
      <w:tr w:rsidR="00D473FE" w:rsidRPr="00752A5B" w14:paraId="15B767F0" w14:textId="77777777" w:rsidTr="00303188">
        <w:trPr>
          <w:gridBefore w:val="1"/>
          <w:wBefore w:w="10" w:type="dxa"/>
          <w:trHeight w:val="284"/>
          <w:jc w:val="center"/>
        </w:trPr>
        <w:tc>
          <w:tcPr>
            <w:tcW w:w="1264" w:type="dxa"/>
            <w:gridSpan w:val="3"/>
            <w:vMerge/>
          </w:tcPr>
          <w:p w14:paraId="15B767EE" w14:textId="77777777" w:rsidR="00D473FE" w:rsidRPr="00752A5B" w:rsidRDefault="00D473FE" w:rsidP="008C6227">
            <w:pPr>
              <w:pStyle w:val="Prrafodelista"/>
              <w:ind w:left="0"/>
              <w:rPr>
                <w:rFonts w:ascii="Arial Narrow" w:hAnsi="Arial Narrow" w:cs="Arial"/>
                <w:sz w:val="20"/>
                <w:szCs w:val="20"/>
              </w:rPr>
            </w:pPr>
          </w:p>
        </w:tc>
        <w:tc>
          <w:tcPr>
            <w:tcW w:w="7180" w:type="dxa"/>
            <w:gridSpan w:val="7"/>
            <w:vAlign w:val="center"/>
          </w:tcPr>
          <w:p w14:paraId="15B767EF" w14:textId="77777777" w:rsidR="00D473FE" w:rsidRPr="00752A5B" w:rsidRDefault="00D473FE" w:rsidP="008C6227">
            <w:pPr>
              <w:pStyle w:val="Prrafodelista"/>
              <w:ind w:left="0"/>
              <w:jc w:val="left"/>
              <w:rPr>
                <w:rFonts w:ascii="Arial Narrow" w:hAnsi="Arial Narrow" w:cs="Arial"/>
                <w:sz w:val="20"/>
                <w:szCs w:val="20"/>
              </w:rPr>
            </w:pPr>
            <w:r w:rsidRPr="00752A5B">
              <w:rPr>
                <w:rFonts w:ascii="Arial Narrow" w:hAnsi="Arial Narrow" w:cs="Arial"/>
                <w:sz w:val="20"/>
                <w:szCs w:val="20"/>
              </w:rPr>
              <w:t>Servicios de Apoyo: Telecomunicaciones</w:t>
            </w:r>
          </w:p>
        </w:tc>
      </w:tr>
      <w:tr w:rsidR="00D473FE" w:rsidRPr="00752A5B" w14:paraId="15B767F2" w14:textId="77777777" w:rsidTr="00303188">
        <w:trPr>
          <w:gridBefore w:val="1"/>
          <w:wBefore w:w="10" w:type="dxa"/>
          <w:trHeight w:val="284"/>
          <w:jc w:val="center"/>
        </w:trPr>
        <w:tc>
          <w:tcPr>
            <w:tcW w:w="8444" w:type="dxa"/>
            <w:gridSpan w:val="10"/>
          </w:tcPr>
          <w:p w14:paraId="15B767F1" w14:textId="77777777" w:rsidR="00D473FE" w:rsidRPr="00752A5B" w:rsidRDefault="00D473FE" w:rsidP="008C6227">
            <w:pPr>
              <w:pStyle w:val="Prrafodelista"/>
              <w:ind w:left="0"/>
              <w:rPr>
                <w:rFonts w:ascii="Arial Narrow" w:hAnsi="Arial Narrow" w:cs="Arial"/>
                <w:b/>
                <w:sz w:val="20"/>
                <w:szCs w:val="20"/>
              </w:rPr>
            </w:pPr>
            <w:r w:rsidRPr="00752A5B">
              <w:rPr>
                <w:rFonts w:ascii="Arial Narrow" w:hAnsi="Arial Narrow" w:cs="Arial"/>
                <w:b/>
                <w:sz w:val="20"/>
                <w:szCs w:val="20"/>
              </w:rPr>
              <w:t>Documentación: (*)</w:t>
            </w:r>
          </w:p>
        </w:tc>
      </w:tr>
      <w:tr w:rsidR="00D473FE" w:rsidRPr="00752A5B" w14:paraId="15B767F5" w14:textId="77777777" w:rsidTr="00303188">
        <w:trPr>
          <w:gridBefore w:val="1"/>
          <w:wBefore w:w="10" w:type="dxa"/>
          <w:trHeight w:val="284"/>
          <w:jc w:val="center"/>
        </w:trPr>
        <w:tc>
          <w:tcPr>
            <w:tcW w:w="1257" w:type="dxa"/>
            <w:gridSpan w:val="2"/>
            <w:vAlign w:val="center"/>
          </w:tcPr>
          <w:p w14:paraId="15B767F3" w14:textId="77777777" w:rsidR="00D473FE" w:rsidRPr="00752A5B" w:rsidRDefault="00D473FE" w:rsidP="008C6227">
            <w:pPr>
              <w:pStyle w:val="Prrafodelista"/>
              <w:ind w:left="0"/>
              <w:jc w:val="left"/>
              <w:rPr>
                <w:rFonts w:ascii="Arial Narrow" w:hAnsi="Arial Narrow" w:cs="Arial"/>
                <w:sz w:val="20"/>
                <w:szCs w:val="20"/>
              </w:rPr>
            </w:pPr>
            <w:r w:rsidRPr="00752A5B">
              <w:rPr>
                <w:rFonts w:ascii="Arial Narrow" w:hAnsi="Arial Narrow" w:cs="Arial"/>
                <w:sz w:val="20"/>
                <w:szCs w:val="20"/>
              </w:rPr>
              <w:t>Interna:</w:t>
            </w:r>
          </w:p>
        </w:tc>
        <w:tc>
          <w:tcPr>
            <w:tcW w:w="7187" w:type="dxa"/>
            <w:gridSpan w:val="8"/>
            <w:vAlign w:val="center"/>
          </w:tcPr>
          <w:p w14:paraId="15B767F4" w14:textId="77777777" w:rsidR="00D473FE" w:rsidRPr="00752A5B" w:rsidRDefault="00D473FE" w:rsidP="008C6227">
            <w:pPr>
              <w:pStyle w:val="Prrafodelista"/>
              <w:ind w:left="0"/>
              <w:jc w:val="left"/>
              <w:rPr>
                <w:rFonts w:ascii="Arial Narrow" w:hAnsi="Arial Narrow" w:cs="Arial"/>
                <w:sz w:val="20"/>
                <w:szCs w:val="20"/>
              </w:rPr>
            </w:pPr>
            <w:r w:rsidRPr="00752A5B">
              <w:rPr>
                <w:rFonts w:ascii="Arial Narrow" w:hAnsi="Arial Narrow" w:cs="Arial"/>
                <w:sz w:val="20"/>
                <w:szCs w:val="20"/>
              </w:rPr>
              <w:t>Colaboradores:</w:t>
            </w:r>
          </w:p>
        </w:tc>
      </w:tr>
      <w:tr w:rsidR="00D473FE" w:rsidRPr="00752A5B" w14:paraId="15B767F8" w14:textId="77777777" w:rsidTr="00303188">
        <w:trPr>
          <w:gridBefore w:val="1"/>
          <w:wBefore w:w="10" w:type="dxa"/>
          <w:trHeight w:val="284"/>
          <w:jc w:val="center"/>
        </w:trPr>
        <w:tc>
          <w:tcPr>
            <w:tcW w:w="1257" w:type="dxa"/>
            <w:gridSpan w:val="2"/>
            <w:vAlign w:val="center"/>
          </w:tcPr>
          <w:p w14:paraId="15B767F6" w14:textId="77777777" w:rsidR="00D473FE" w:rsidRPr="00752A5B" w:rsidRDefault="00D473FE" w:rsidP="008C6227">
            <w:pPr>
              <w:pStyle w:val="Prrafodelista"/>
              <w:ind w:left="0"/>
              <w:jc w:val="left"/>
              <w:rPr>
                <w:rFonts w:ascii="Arial Narrow" w:hAnsi="Arial Narrow" w:cs="Arial"/>
                <w:sz w:val="20"/>
                <w:szCs w:val="20"/>
              </w:rPr>
            </w:pPr>
            <w:r w:rsidRPr="00752A5B">
              <w:rPr>
                <w:rFonts w:ascii="Arial Narrow" w:hAnsi="Arial Narrow" w:cs="Arial"/>
                <w:sz w:val="20"/>
                <w:szCs w:val="20"/>
              </w:rPr>
              <w:t>Externa:</w:t>
            </w:r>
          </w:p>
        </w:tc>
        <w:tc>
          <w:tcPr>
            <w:tcW w:w="7187" w:type="dxa"/>
            <w:gridSpan w:val="8"/>
            <w:vAlign w:val="center"/>
          </w:tcPr>
          <w:p w14:paraId="15B767F7" w14:textId="77777777" w:rsidR="00D473FE" w:rsidRPr="00752A5B" w:rsidRDefault="00D473FE" w:rsidP="008C6227">
            <w:pPr>
              <w:pStyle w:val="Prrafodelista"/>
              <w:ind w:left="0"/>
              <w:jc w:val="left"/>
              <w:rPr>
                <w:rFonts w:ascii="Arial Narrow" w:hAnsi="Arial Narrow" w:cs="Arial"/>
                <w:sz w:val="20"/>
                <w:szCs w:val="20"/>
              </w:rPr>
            </w:pPr>
            <w:r w:rsidRPr="00752A5B">
              <w:rPr>
                <w:rFonts w:ascii="Arial Narrow" w:hAnsi="Arial Narrow" w:cs="Arial"/>
                <w:sz w:val="20"/>
                <w:szCs w:val="20"/>
              </w:rPr>
              <w:t>Equipos:</w:t>
            </w:r>
          </w:p>
        </w:tc>
      </w:tr>
      <w:tr w:rsidR="00D473FE" w:rsidRPr="00752A5B" w14:paraId="15B767FE" w14:textId="77777777" w:rsidTr="00303188">
        <w:trPr>
          <w:gridBefore w:val="1"/>
          <w:wBefore w:w="10" w:type="dxa"/>
          <w:jc w:val="center"/>
        </w:trPr>
        <w:tc>
          <w:tcPr>
            <w:tcW w:w="1257" w:type="dxa"/>
            <w:gridSpan w:val="2"/>
            <w:vAlign w:val="center"/>
          </w:tcPr>
          <w:p w14:paraId="15B767F9" w14:textId="77777777" w:rsidR="00D473FE" w:rsidRPr="00752A5B" w:rsidRDefault="00D473FE" w:rsidP="008C6227">
            <w:pPr>
              <w:pStyle w:val="Prrafodelista"/>
              <w:ind w:left="0"/>
              <w:jc w:val="center"/>
              <w:rPr>
                <w:rFonts w:ascii="Arial Narrow" w:hAnsi="Arial Narrow" w:cs="Arial"/>
                <w:b/>
                <w:sz w:val="20"/>
                <w:szCs w:val="20"/>
              </w:rPr>
            </w:pPr>
            <w:r w:rsidRPr="00752A5B">
              <w:rPr>
                <w:rFonts w:ascii="Arial Narrow" w:hAnsi="Arial Narrow" w:cs="Arial"/>
                <w:b/>
                <w:sz w:val="20"/>
                <w:szCs w:val="20"/>
              </w:rPr>
              <w:t>Indicador de desempeño (*)</w:t>
            </w:r>
          </w:p>
        </w:tc>
        <w:tc>
          <w:tcPr>
            <w:tcW w:w="2282" w:type="dxa"/>
            <w:gridSpan w:val="3"/>
            <w:vAlign w:val="center"/>
          </w:tcPr>
          <w:p w14:paraId="15B767FA" w14:textId="77777777" w:rsidR="00D473FE" w:rsidRPr="00752A5B" w:rsidRDefault="00D473FE" w:rsidP="008C6227">
            <w:pPr>
              <w:pStyle w:val="Prrafodelista"/>
              <w:ind w:left="0"/>
              <w:jc w:val="center"/>
              <w:rPr>
                <w:rFonts w:ascii="Arial Narrow" w:hAnsi="Arial Narrow" w:cs="Arial"/>
                <w:b/>
                <w:sz w:val="20"/>
                <w:szCs w:val="20"/>
              </w:rPr>
            </w:pPr>
            <w:r w:rsidRPr="00752A5B">
              <w:rPr>
                <w:rFonts w:ascii="Arial Narrow" w:hAnsi="Arial Narrow" w:cs="Arial"/>
                <w:b/>
                <w:sz w:val="20"/>
                <w:szCs w:val="20"/>
              </w:rPr>
              <w:t>Descripción (*)</w:t>
            </w:r>
          </w:p>
        </w:tc>
        <w:tc>
          <w:tcPr>
            <w:tcW w:w="1912" w:type="dxa"/>
            <w:gridSpan w:val="2"/>
            <w:vAlign w:val="center"/>
          </w:tcPr>
          <w:p w14:paraId="15B767FB" w14:textId="77777777" w:rsidR="00D473FE" w:rsidRPr="00752A5B" w:rsidRDefault="00D473FE" w:rsidP="008C6227">
            <w:pPr>
              <w:pStyle w:val="Prrafodelista"/>
              <w:ind w:left="0"/>
              <w:jc w:val="center"/>
              <w:rPr>
                <w:rFonts w:ascii="Arial Narrow" w:hAnsi="Arial Narrow" w:cs="Arial"/>
                <w:b/>
                <w:sz w:val="20"/>
                <w:szCs w:val="20"/>
              </w:rPr>
            </w:pPr>
            <w:r w:rsidRPr="00752A5B">
              <w:rPr>
                <w:rFonts w:ascii="Arial Narrow" w:hAnsi="Arial Narrow" w:cs="Arial"/>
                <w:b/>
                <w:sz w:val="20"/>
                <w:szCs w:val="20"/>
              </w:rPr>
              <w:t>Formula (*)</w:t>
            </w:r>
          </w:p>
        </w:tc>
        <w:tc>
          <w:tcPr>
            <w:tcW w:w="1613" w:type="dxa"/>
            <w:gridSpan w:val="2"/>
            <w:vAlign w:val="center"/>
          </w:tcPr>
          <w:p w14:paraId="15B767FC" w14:textId="77777777" w:rsidR="00D473FE" w:rsidRPr="00752A5B" w:rsidRDefault="00D473FE" w:rsidP="008C6227">
            <w:pPr>
              <w:pStyle w:val="Prrafodelista"/>
              <w:ind w:left="0"/>
              <w:jc w:val="center"/>
              <w:rPr>
                <w:rFonts w:ascii="Arial Narrow" w:hAnsi="Arial Narrow" w:cs="Arial"/>
                <w:b/>
                <w:sz w:val="20"/>
                <w:szCs w:val="20"/>
              </w:rPr>
            </w:pPr>
            <w:r w:rsidRPr="00752A5B">
              <w:rPr>
                <w:rFonts w:ascii="Arial Narrow" w:hAnsi="Arial Narrow" w:cs="Arial"/>
                <w:b/>
                <w:sz w:val="20"/>
                <w:szCs w:val="20"/>
              </w:rPr>
              <w:t>Frecuencia de medición (*)</w:t>
            </w:r>
          </w:p>
        </w:tc>
        <w:tc>
          <w:tcPr>
            <w:tcW w:w="1380" w:type="dxa"/>
            <w:vAlign w:val="center"/>
          </w:tcPr>
          <w:p w14:paraId="15B767FD" w14:textId="77777777" w:rsidR="00D473FE" w:rsidRPr="00752A5B" w:rsidRDefault="00D473FE" w:rsidP="008C6227">
            <w:pPr>
              <w:pStyle w:val="Prrafodelista"/>
              <w:ind w:left="0"/>
              <w:jc w:val="center"/>
              <w:rPr>
                <w:rFonts w:ascii="Arial Narrow" w:hAnsi="Arial Narrow" w:cs="Arial"/>
                <w:b/>
                <w:sz w:val="20"/>
                <w:szCs w:val="20"/>
              </w:rPr>
            </w:pPr>
            <w:r w:rsidRPr="00752A5B">
              <w:rPr>
                <w:rFonts w:ascii="Arial Narrow" w:hAnsi="Arial Narrow" w:cs="Arial"/>
                <w:b/>
                <w:sz w:val="20"/>
                <w:szCs w:val="20"/>
              </w:rPr>
              <w:t>Meta (*)</w:t>
            </w:r>
          </w:p>
        </w:tc>
      </w:tr>
      <w:tr w:rsidR="00D473FE" w:rsidRPr="00752A5B" w14:paraId="15B76800" w14:textId="77777777" w:rsidTr="00303188">
        <w:trPr>
          <w:gridBefore w:val="1"/>
          <w:wBefore w:w="10" w:type="dxa"/>
          <w:trHeight w:val="284"/>
          <w:jc w:val="center"/>
        </w:trPr>
        <w:tc>
          <w:tcPr>
            <w:tcW w:w="8444" w:type="dxa"/>
            <w:gridSpan w:val="10"/>
          </w:tcPr>
          <w:p w14:paraId="15B767FF" w14:textId="77777777" w:rsidR="00D473FE" w:rsidRPr="00752A5B" w:rsidRDefault="00D473FE" w:rsidP="008C6227">
            <w:pPr>
              <w:pStyle w:val="Prrafodelista"/>
              <w:ind w:left="0"/>
              <w:jc w:val="center"/>
              <w:rPr>
                <w:rFonts w:ascii="Arial Narrow" w:hAnsi="Arial Narrow" w:cs="Arial"/>
                <w:sz w:val="20"/>
                <w:szCs w:val="20"/>
              </w:rPr>
            </w:pPr>
            <w:r w:rsidRPr="00752A5B">
              <w:rPr>
                <w:rFonts w:ascii="Arial Narrow" w:hAnsi="Arial Narrow" w:cs="Arial"/>
                <w:sz w:val="20"/>
                <w:szCs w:val="20"/>
              </w:rPr>
              <w:t>Será determinado posteriormente</w:t>
            </w:r>
          </w:p>
        </w:tc>
      </w:tr>
      <w:tr w:rsidR="00D473FE" w:rsidRPr="00752A5B" w14:paraId="15B76802" w14:textId="77777777" w:rsidTr="00303188">
        <w:trPr>
          <w:gridBefore w:val="1"/>
          <w:wBefore w:w="10" w:type="dxa"/>
          <w:trHeight w:val="284"/>
          <w:jc w:val="center"/>
        </w:trPr>
        <w:tc>
          <w:tcPr>
            <w:tcW w:w="8444" w:type="dxa"/>
            <w:gridSpan w:val="10"/>
            <w:vAlign w:val="center"/>
          </w:tcPr>
          <w:p w14:paraId="15B76801" w14:textId="77777777" w:rsidR="00D473FE" w:rsidRPr="00752A5B" w:rsidRDefault="00D473FE"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 xml:space="preserve">Control:  (*) </w:t>
            </w:r>
            <w:r w:rsidRPr="00752A5B">
              <w:rPr>
                <w:rFonts w:ascii="Arial Narrow" w:hAnsi="Arial Narrow" w:cs="Arial"/>
                <w:sz w:val="20"/>
                <w:szCs w:val="20"/>
              </w:rPr>
              <w:t>Será determinado posteriormente</w:t>
            </w:r>
          </w:p>
        </w:tc>
      </w:tr>
      <w:tr w:rsidR="00D473FE" w:rsidRPr="00752A5B" w14:paraId="15B76804" w14:textId="77777777" w:rsidTr="00303188">
        <w:trPr>
          <w:gridBefore w:val="1"/>
          <w:wBefore w:w="10" w:type="dxa"/>
          <w:trHeight w:val="284"/>
          <w:jc w:val="center"/>
        </w:trPr>
        <w:tc>
          <w:tcPr>
            <w:tcW w:w="8444" w:type="dxa"/>
            <w:gridSpan w:val="10"/>
            <w:vAlign w:val="center"/>
          </w:tcPr>
          <w:p w14:paraId="15B76803" w14:textId="77777777" w:rsidR="00D473FE" w:rsidRPr="00752A5B" w:rsidRDefault="00D473FE"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 xml:space="preserve">Riesgos: (*) </w:t>
            </w:r>
            <w:r w:rsidRPr="00752A5B">
              <w:rPr>
                <w:rFonts w:ascii="Arial Narrow" w:hAnsi="Arial Narrow" w:cs="Arial"/>
                <w:sz w:val="20"/>
                <w:szCs w:val="20"/>
              </w:rPr>
              <w:t>No se tiene riesgo identificado</w:t>
            </w:r>
          </w:p>
        </w:tc>
      </w:tr>
      <w:tr w:rsidR="00D473FE" w:rsidRPr="00752A5B" w14:paraId="15B76806" w14:textId="77777777" w:rsidTr="00303188">
        <w:trPr>
          <w:gridBefore w:val="1"/>
          <w:wBefore w:w="10" w:type="dxa"/>
          <w:trHeight w:val="284"/>
          <w:jc w:val="center"/>
        </w:trPr>
        <w:tc>
          <w:tcPr>
            <w:tcW w:w="8444" w:type="dxa"/>
            <w:gridSpan w:val="10"/>
            <w:vAlign w:val="center"/>
          </w:tcPr>
          <w:p w14:paraId="15B76805" w14:textId="77777777" w:rsidR="00D473FE" w:rsidRPr="00752A5B" w:rsidRDefault="00D473FE"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 xml:space="preserve">Cambios respecto de la versión anterior: (*) </w:t>
            </w:r>
            <w:r w:rsidRPr="00752A5B">
              <w:rPr>
                <w:rFonts w:ascii="Arial Narrow" w:hAnsi="Arial Narrow" w:cs="Arial"/>
                <w:sz w:val="20"/>
                <w:szCs w:val="20"/>
              </w:rPr>
              <w:t>No aplica por no tener versiones anteriores</w:t>
            </w:r>
          </w:p>
        </w:tc>
      </w:tr>
      <w:tr w:rsidR="00D473FE" w:rsidRPr="00752A5B" w14:paraId="15B76808" w14:textId="77777777" w:rsidTr="00303188">
        <w:trPr>
          <w:gridBefore w:val="1"/>
          <w:wBefore w:w="10" w:type="dxa"/>
          <w:trHeight w:val="284"/>
          <w:jc w:val="center"/>
        </w:trPr>
        <w:tc>
          <w:tcPr>
            <w:tcW w:w="8444" w:type="dxa"/>
            <w:gridSpan w:val="10"/>
            <w:vAlign w:val="center"/>
          </w:tcPr>
          <w:p w14:paraId="15B76807" w14:textId="77777777" w:rsidR="00D473FE" w:rsidRPr="00752A5B" w:rsidRDefault="00D473FE"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 xml:space="preserve">Versión: (*) </w:t>
            </w:r>
            <w:r w:rsidRPr="00752A5B">
              <w:rPr>
                <w:rFonts w:ascii="Arial Narrow" w:hAnsi="Arial Narrow" w:cs="Arial"/>
                <w:sz w:val="20"/>
                <w:szCs w:val="20"/>
              </w:rPr>
              <w:t>1.0</w:t>
            </w:r>
          </w:p>
        </w:tc>
      </w:tr>
      <w:tr w:rsidR="00D473FE" w:rsidRPr="00752A5B" w14:paraId="15B7680D" w14:textId="77777777" w:rsidTr="00303188">
        <w:trPr>
          <w:gridBefore w:val="1"/>
          <w:wBefore w:w="10" w:type="dxa"/>
          <w:trHeight w:val="284"/>
          <w:jc w:val="center"/>
        </w:trPr>
        <w:tc>
          <w:tcPr>
            <w:tcW w:w="1264" w:type="dxa"/>
            <w:gridSpan w:val="3"/>
            <w:vAlign w:val="center"/>
          </w:tcPr>
          <w:p w14:paraId="15B76809" w14:textId="77777777" w:rsidR="00D473FE" w:rsidRPr="00752A5B" w:rsidRDefault="00D473FE"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Revisado por:</w:t>
            </w:r>
          </w:p>
        </w:tc>
        <w:tc>
          <w:tcPr>
            <w:tcW w:w="4187" w:type="dxa"/>
            <w:gridSpan w:val="4"/>
            <w:vAlign w:val="center"/>
          </w:tcPr>
          <w:p w14:paraId="15B7680A" w14:textId="77777777" w:rsidR="00D473FE" w:rsidRPr="00752A5B" w:rsidRDefault="00D473FE" w:rsidP="008C6227">
            <w:pPr>
              <w:pStyle w:val="Prrafodelista"/>
              <w:ind w:left="0"/>
              <w:jc w:val="left"/>
              <w:rPr>
                <w:rFonts w:ascii="Arial Narrow" w:hAnsi="Arial Narrow" w:cs="Arial"/>
                <w:sz w:val="20"/>
                <w:szCs w:val="20"/>
              </w:rPr>
            </w:pPr>
            <w:r w:rsidRPr="00752A5B">
              <w:rPr>
                <w:rFonts w:ascii="Arial Narrow" w:hAnsi="Arial Narrow" w:cs="Arial"/>
                <w:sz w:val="20"/>
                <w:szCs w:val="20"/>
              </w:rPr>
              <w:t>Equipo Proyecto Importa Fácil</w:t>
            </w:r>
          </w:p>
        </w:tc>
        <w:tc>
          <w:tcPr>
            <w:tcW w:w="1613" w:type="dxa"/>
            <w:gridSpan w:val="2"/>
            <w:vAlign w:val="center"/>
          </w:tcPr>
          <w:p w14:paraId="15B7680B" w14:textId="77777777" w:rsidR="00D473FE" w:rsidRPr="00752A5B" w:rsidRDefault="00D473FE"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Fecha:</w:t>
            </w:r>
          </w:p>
        </w:tc>
        <w:tc>
          <w:tcPr>
            <w:tcW w:w="1380" w:type="dxa"/>
            <w:vAlign w:val="center"/>
          </w:tcPr>
          <w:p w14:paraId="15B7680C" w14:textId="77777777" w:rsidR="00D473FE" w:rsidRPr="00752A5B" w:rsidRDefault="00D473FE" w:rsidP="008C6227">
            <w:pPr>
              <w:pStyle w:val="Prrafodelista"/>
              <w:ind w:left="0"/>
              <w:jc w:val="left"/>
              <w:rPr>
                <w:rFonts w:ascii="Arial Narrow" w:hAnsi="Arial Narrow" w:cs="Arial"/>
                <w:sz w:val="20"/>
                <w:szCs w:val="20"/>
              </w:rPr>
            </w:pPr>
            <w:r w:rsidRPr="00752A5B">
              <w:rPr>
                <w:rFonts w:ascii="Arial Narrow" w:hAnsi="Arial Narrow" w:cs="Arial"/>
                <w:sz w:val="20"/>
                <w:szCs w:val="20"/>
              </w:rPr>
              <w:t>Diciembre-2012</w:t>
            </w:r>
          </w:p>
        </w:tc>
      </w:tr>
      <w:tr w:rsidR="00D473FE" w:rsidRPr="00752A5B" w14:paraId="15B76812" w14:textId="77777777" w:rsidTr="00303188">
        <w:trPr>
          <w:gridBefore w:val="1"/>
          <w:wBefore w:w="10" w:type="dxa"/>
          <w:trHeight w:val="284"/>
          <w:jc w:val="center"/>
        </w:trPr>
        <w:tc>
          <w:tcPr>
            <w:tcW w:w="1264" w:type="dxa"/>
            <w:gridSpan w:val="3"/>
            <w:vAlign w:val="center"/>
          </w:tcPr>
          <w:p w14:paraId="15B7680E" w14:textId="77777777" w:rsidR="00D473FE" w:rsidRPr="00752A5B" w:rsidRDefault="00D473FE"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Aprobado por:</w:t>
            </w:r>
          </w:p>
        </w:tc>
        <w:tc>
          <w:tcPr>
            <w:tcW w:w="4187" w:type="dxa"/>
            <w:gridSpan w:val="4"/>
            <w:vAlign w:val="center"/>
          </w:tcPr>
          <w:p w14:paraId="15B7680F" w14:textId="77777777" w:rsidR="00D473FE" w:rsidRPr="00752A5B" w:rsidRDefault="00D473FE" w:rsidP="008C6227">
            <w:pPr>
              <w:pStyle w:val="Prrafodelista"/>
              <w:ind w:left="0"/>
              <w:jc w:val="left"/>
              <w:rPr>
                <w:rFonts w:ascii="Arial Narrow" w:hAnsi="Arial Narrow" w:cs="Arial"/>
                <w:sz w:val="20"/>
                <w:szCs w:val="20"/>
              </w:rPr>
            </w:pPr>
          </w:p>
        </w:tc>
        <w:tc>
          <w:tcPr>
            <w:tcW w:w="1613" w:type="dxa"/>
            <w:gridSpan w:val="2"/>
            <w:vAlign w:val="center"/>
          </w:tcPr>
          <w:p w14:paraId="15B76810" w14:textId="77777777" w:rsidR="00D473FE" w:rsidRPr="00752A5B" w:rsidRDefault="00D473FE" w:rsidP="008C6227">
            <w:pPr>
              <w:pStyle w:val="Prrafodelista"/>
              <w:ind w:left="0"/>
              <w:jc w:val="left"/>
              <w:rPr>
                <w:rFonts w:ascii="Arial Narrow" w:hAnsi="Arial Narrow" w:cs="Arial"/>
                <w:b/>
                <w:sz w:val="20"/>
                <w:szCs w:val="20"/>
              </w:rPr>
            </w:pPr>
            <w:r w:rsidRPr="00752A5B">
              <w:rPr>
                <w:rFonts w:ascii="Arial Narrow" w:hAnsi="Arial Narrow" w:cs="Arial"/>
                <w:b/>
                <w:sz w:val="20"/>
                <w:szCs w:val="20"/>
              </w:rPr>
              <w:t>Fecha:</w:t>
            </w:r>
          </w:p>
        </w:tc>
        <w:tc>
          <w:tcPr>
            <w:tcW w:w="1380" w:type="dxa"/>
            <w:vAlign w:val="center"/>
          </w:tcPr>
          <w:p w14:paraId="15B76811" w14:textId="77777777" w:rsidR="00D473FE" w:rsidRPr="00752A5B" w:rsidRDefault="00D473FE" w:rsidP="008C6227">
            <w:pPr>
              <w:pStyle w:val="Prrafodelista"/>
              <w:ind w:left="0"/>
              <w:jc w:val="left"/>
              <w:rPr>
                <w:rFonts w:ascii="Arial Narrow" w:hAnsi="Arial Narrow" w:cs="Arial"/>
                <w:sz w:val="20"/>
                <w:szCs w:val="20"/>
              </w:rPr>
            </w:pPr>
          </w:p>
        </w:tc>
      </w:tr>
    </w:tbl>
    <w:p w14:paraId="15B76813" w14:textId="77777777" w:rsidR="004E0531" w:rsidRPr="00752A5B" w:rsidRDefault="004E0531" w:rsidP="008C6227"/>
    <w:p w14:paraId="15B76814" w14:textId="77777777" w:rsidR="004E0531" w:rsidRPr="00752A5B" w:rsidRDefault="004E0531" w:rsidP="008C6227"/>
    <w:p w14:paraId="15B76815" w14:textId="77777777" w:rsidR="00256979" w:rsidRDefault="00256979" w:rsidP="008C6227">
      <w:pPr>
        <w:pStyle w:val="Prrafodelista"/>
        <w:sectPr w:rsidR="00256979" w:rsidSect="008055B4">
          <w:pgSz w:w="11907" w:h="16840" w:code="9"/>
          <w:pgMar w:top="1559" w:right="1106" w:bottom="1418" w:left="1418" w:header="709" w:footer="709" w:gutter="0"/>
          <w:cols w:space="708"/>
          <w:docGrid w:linePitch="360"/>
        </w:sectPr>
      </w:pPr>
    </w:p>
    <w:p w14:paraId="15B76816" w14:textId="77777777" w:rsidR="002B4964" w:rsidRPr="00752A5B" w:rsidRDefault="002B4964" w:rsidP="008C6227">
      <w:pPr>
        <w:pStyle w:val="Ttulo3"/>
      </w:pPr>
      <w:bookmarkStart w:id="56" w:name="_Toc328651402"/>
      <w:r w:rsidRPr="00752A5B">
        <w:lastRenderedPageBreak/>
        <w:t>Anexo de Ficha de determinación - Reglas de negocio</w:t>
      </w:r>
      <w:bookmarkEnd w:id="56"/>
    </w:p>
    <w:p w14:paraId="15B76817" w14:textId="77777777" w:rsidR="004E0531" w:rsidRPr="00752A5B" w:rsidRDefault="004E0531" w:rsidP="008C6227">
      <w:pPr>
        <w:pStyle w:val="Ttulo3"/>
        <w:numPr>
          <w:ilvl w:val="0"/>
          <w:numId w:val="0"/>
        </w:numPr>
        <w:ind w:left="567"/>
      </w:pPr>
    </w:p>
    <w:p w14:paraId="15B76818" w14:textId="77777777" w:rsidR="002C0D62" w:rsidRPr="00752A5B" w:rsidRDefault="0092466F" w:rsidP="008C6227">
      <w:pPr>
        <w:pStyle w:val="Ttulo4"/>
      </w:pPr>
      <w:r w:rsidRPr="00752A5B">
        <w:t>P</w:t>
      </w:r>
      <w:r w:rsidR="002C0D62" w:rsidRPr="00752A5B">
        <w:t>roceso Control de Ingreso de Mercancías</w:t>
      </w:r>
    </w:p>
    <w:p w14:paraId="15B76819" w14:textId="77777777" w:rsidR="00412EF8" w:rsidRPr="00752A5B" w:rsidRDefault="00412EF8" w:rsidP="008C6227">
      <w:pPr>
        <w:pStyle w:val="Ttulo3"/>
        <w:numPr>
          <w:ilvl w:val="0"/>
          <w:numId w:val="0"/>
        </w:numPr>
        <w:ind w:left="1146"/>
        <w:rPr>
          <w:rFonts w:cs="Times New Roman"/>
          <w:lang w:val="es-PE"/>
        </w:rPr>
      </w:pPr>
    </w:p>
    <w:tbl>
      <w:tblPr>
        <w:tblW w:w="0" w:type="auto"/>
        <w:jc w:val="center"/>
        <w:tblInd w:w="1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87"/>
        <w:gridCol w:w="1417"/>
        <w:gridCol w:w="2139"/>
        <w:gridCol w:w="1263"/>
        <w:gridCol w:w="426"/>
        <w:gridCol w:w="338"/>
        <w:gridCol w:w="447"/>
        <w:gridCol w:w="2037"/>
      </w:tblGrid>
      <w:tr w:rsidR="00412EF8" w:rsidRPr="00752A5B" w14:paraId="15B7681C" w14:textId="77777777" w:rsidTr="00701C31">
        <w:trPr>
          <w:trHeight w:val="327"/>
          <w:jc w:val="center"/>
        </w:trPr>
        <w:tc>
          <w:tcPr>
            <w:tcW w:w="5206" w:type="dxa"/>
            <w:gridSpan w:val="4"/>
            <w:vMerge w:val="restart"/>
            <w:vAlign w:val="center"/>
          </w:tcPr>
          <w:p w14:paraId="15B7681A" w14:textId="77777777" w:rsidR="00412EF8" w:rsidRPr="00752A5B" w:rsidRDefault="00412EF8" w:rsidP="008C6227">
            <w:pPr>
              <w:jc w:val="center"/>
              <w:rPr>
                <w:b/>
                <w:bCs/>
                <w:sz w:val="20"/>
                <w:szCs w:val="20"/>
                <w:lang w:val="es-PE" w:eastAsia="es-PE"/>
              </w:rPr>
            </w:pPr>
            <w:r w:rsidRPr="00752A5B">
              <w:rPr>
                <w:b/>
                <w:bCs/>
                <w:sz w:val="20"/>
                <w:szCs w:val="20"/>
                <w:lang w:val="es-PE" w:eastAsia="es-PE"/>
              </w:rPr>
              <w:t>Detalle de Ficha Técnica de Determinación</w:t>
            </w:r>
          </w:p>
        </w:tc>
        <w:tc>
          <w:tcPr>
            <w:tcW w:w="3248" w:type="dxa"/>
            <w:gridSpan w:val="4"/>
            <w:vAlign w:val="center"/>
          </w:tcPr>
          <w:p w14:paraId="15B7681B" w14:textId="77777777" w:rsidR="00412EF8" w:rsidRPr="00752A5B" w:rsidRDefault="00412EF8" w:rsidP="008C6227">
            <w:pPr>
              <w:rPr>
                <w:sz w:val="18"/>
                <w:szCs w:val="18"/>
                <w:lang w:val="es-PE" w:eastAsia="es-PE"/>
              </w:rPr>
            </w:pPr>
            <w:r w:rsidRPr="00752A5B">
              <w:rPr>
                <w:sz w:val="18"/>
                <w:szCs w:val="18"/>
                <w:lang w:val="es-PE" w:eastAsia="es-PE"/>
              </w:rPr>
              <w:t xml:space="preserve">Código: </w:t>
            </w:r>
            <w:r w:rsidRPr="00752A5B">
              <w:rPr>
                <w:sz w:val="18"/>
                <w:szCs w:val="18"/>
              </w:rPr>
              <w:t>NA-03.01</w:t>
            </w:r>
          </w:p>
        </w:tc>
      </w:tr>
      <w:tr w:rsidR="00412EF8" w:rsidRPr="00752A5B" w14:paraId="15B7681F" w14:textId="77777777" w:rsidTr="00701C31">
        <w:trPr>
          <w:trHeight w:val="401"/>
          <w:jc w:val="center"/>
        </w:trPr>
        <w:tc>
          <w:tcPr>
            <w:tcW w:w="5206" w:type="dxa"/>
            <w:gridSpan w:val="4"/>
            <w:vMerge/>
          </w:tcPr>
          <w:p w14:paraId="15B7681D" w14:textId="77777777" w:rsidR="00412EF8" w:rsidRPr="00752A5B" w:rsidRDefault="00412EF8" w:rsidP="008C6227">
            <w:pPr>
              <w:rPr>
                <w:lang w:val="es-PE"/>
              </w:rPr>
            </w:pPr>
          </w:p>
        </w:tc>
        <w:tc>
          <w:tcPr>
            <w:tcW w:w="3248" w:type="dxa"/>
            <w:gridSpan w:val="4"/>
            <w:vAlign w:val="center"/>
          </w:tcPr>
          <w:p w14:paraId="15B7681E" w14:textId="77777777" w:rsidR="00412EF8" w:rsidRPr="00752A5B" w:rsidRDefault="00412EF8" w:rsidP="008C6227">
            <w:pPr>
              <w:rPr>
                <w:sz w:val="18"/>
                <w:szCs w:val="18"/>
                <w:lang w:val="es-PE" w:eastAsia="es-PE"/>
              </w:rPr>
            </w:pPr>
            <w:r w:rsidRPr="00752A5B">
              <w:rPr>
                <w:sz w:val="18"/>
                <w:szCs w:val="18"/>
                <w:lang w:val="es-PE" w:eastAsia="es-PE"/>
              </w:rPr>
              <w:t>Fecha: 19/10/2012</w:t>
            </w:r>
          </w:p>
        </w:tc>
      </w:tr>
      <w:tr w:rsidR="005354F7" w:rsidRPr="00752A5B" w14:paraId="15B76826" w14:textId="77777777" w:rsidTr="00701C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55"/>
          <w:jc w:val="center"/>
        </w:trPr>
        <w:tc>
          <w:tcPr>
            <w:tcW w:w="387" w:type="dxa"/>
            <w:vMerge w:val="restart"/>
            <w:tcBorders>
              <w:top w:val="single" w:sz="4" w:space="0" w:color="auto"/>
              <w:left w:val="single" w:sz="4" w:space="0" w:color="auto"/>
              <w:bottom w:val="single" w:sz="4" w:space="0" w:color="auto"/>
              <w:right w:val="single" w:sz="4" w:space="0" w:color="auto"/>
            </w:tcBorders>
            <w:vAlign w:val="center"/>
          </w:tcPr>
          <w:p w14:paraId="15B76820" w14:textId="77777777" w:rsidR="00412EF8" w:rsidRPr="00752A5B" w:rsidRDefault="00412EF8"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N</w:t>
            </w:r>
            <w:r w:rsidR="005354F7" w:rsidRPr="00752A5B">
              <w:rPr>
                <w:rFonts w:ascii="Arial Narrow" w:hAnsi="Arial Narrow" w:cs="Arial Narrow"/>
                <w:b/>
                <w:bCs/>
                <w:sz w:val="20"/>
                <w:szCs w:val="20"/>
                <w:lang w:val="es-PE" w:eastAsia="es-PE"/>
              </w:rPr>
              <w:t>°</w:t>
            </w:r>
          </w:p>
        </w:tc>
        <w:tc>
          <w:tcPr>
            <w:tcW w:w="1417" w:type="dxa"/>
            <w:vMerge w:val="restart"/>
            <w:tcBorders>
              <w:top w:val="single" w:sz="4" w:space="0" w:color="auto"/>
              <w:left w:val="single" w:sz="4" w:space="0" w:color="auto"/>
              <w:bottom w:val="single" w:sz="4" w:space="0" w:color="auto"/>
              <w:right w:val="single" w:sz="4" w:space="0" w:color="auto"/>
            </w:tcBorders>
            <w:noWrap/>
            <w:vAlign w:val="center"/>
          </w:tcPr>
          <w:p w14:paraId="15B76821" w14:textId="77777777" w:rsidR="00412EF8" w:rsidRPr="00752A5B" w:rsidRDefault="00412EF8"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Actividad</w:t>
            </w:r>
          </w:p>
        </w:tc>
        <w:tc>
          <w:tcPr>
            <w:tcW w:w="2139" w:type="dxa"/>
            <w:vMerge w:val="restart"/>
            <w:tcBorders>
              <w:top w:val="single" w:sz="4" w:space="0" w:color="auto"/>
              <w:left w:val="single" w:sz="4" w:space="0" w:color="auto"/>
              <w:bottom w:val="single" w:sz="4" w:space="0" w:color="auto"/>
              <w:right w:val="single" w:sz="4" w:space="0" w:color="auto"/>
            </w:tcBorders>
            <w:noWrap/>
            <w:vAlign w:val="center"/>
          </w:tcPr>
          <w:p w14:paraId="15B76822" w14:textId="77777777" w:rsidR="00412EF8" w:rsidRPr="00752A5B" w:rsidRDefault="00412EF8"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Descripción</w:t>
            </w:r>
          </w:p>
        </w:tc>
        <w:tc>
          <w:tcPr>
            <w:tcW w:w="1263" w:type="dxa"/>
            <w:vMerge w:val="restart"/>
            <w:tcBorders>
              <w:top w:val="single" w:sz="4" w:space="0" w:color="auto"/>
              <w:left w:val="single" w:sz="4" w:space="0" w:color="auto"/>
              <w:bottom w:val="single" w:sz="4" w:space="0" w:color="auto"/>
              <w:right w:val="single" w:sz="4" w:space="0" w:color="auto"/>
            </w:tcBorders>
            <w:noWrap/>
            <w:vAlign w:val="center"/>
          </w:tcPr>
          <w:p w14:paraId="15B76823" w14:textId="77777777" w:rsidR="00412EF8" w:rsidRPr="00752A5B" w:rsidRDefault="00412EF8"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Responsable</w:t>
            </w:r>
          </w:p>
        </w:tc>
        <w:tc>
          <w:tcPr>
            <w:tcW w:w="1211" w:type="dxa"/>
            <w:gridSpan w:val="3"/>
            <w:tcBorders>
              <w:top w:val="single" w:sz="4" w:space="0" w:color="auto"/>
              <w:left w:val="nil"/>
              <w:bottom w:val="single" w:sz="4" w:space="0" w:color="auto"/>
              <w:right w:val="single" w:sz="4" w:space="0" w:color="auto"/>
            </w:tcBorders>
            <w:noWrap/>
            <w:vAlign w:val="center"/>
          </w:tcPr>
          <w:p w14:paraId="15B76824" w14:textId="77777777" w:rsidR="00412EF8" w:rsidRPr="00752A5B" w:rsidRDefault="00412EF8"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Tipo de Actividad</w:t>
            </w:r>
          </w:p>
        </w:tc>
        <w:tc>
          <w:tcPr>
            <w:tcW w:w="2037" w:type="dxa"/>
            <w:vMerge w:val="restart"/>
            <w:tcBorders>
              <w:top w:val="single" w:sz="4" w:space="0" w:color="auto"/>
              <w:left w:val="single" w:sz="4" w:space="0" w:color="auto"/>
              <w:bottom w:val="single" w:sz="4" w:space="0" w:color="auto"/>
              <w:right w:val="single" w:sz="4" w:space="0" w:color="auto"/>
            </w:tcBorders>
            <w:vAlign w:val="center"/>
          </w:tcPr>
          <w:p w14:paraId="15B76825" w14:textId="77777777" w:rsidR="00412EF8" w:rsidRPr="00752A5B" w:rsidRDefault="00412EF8"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Código de Regla de Negocio</w:t>
            </w:r>
          </w:p>
        </w:tc>
      </w:tr>
      <w:tr w:rsidR="005354F7" w:rsidRPr="00752A5B" w14:paraId="15B7682F" w14:textId="77777777" w:rsidTr="00701C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46"/>
          <w:jc w:val="center"/>
        </w:trPr>
        <w:tc>
          <w:tcPr>
            <w:tcW w:w="387" w:type="dxa"/>
            <w:vMerge/>
            <w:tcBorders>
              <w:top w:val="single" w:sz="8" w:space="0" w:color="auto"/>
              <w:left w:val="single" w:sz="4" w:space="0" w:color="auto"/>
              <w:bottom w:val="single" w:sz="4" w:space="0" w:color="auto"/>
              <w:right w:val="single" w:sz="4" w:space="0" w:color="auto"/>
            </w:tcBorders>
            <w:vAlign w:val="center"/>
          </w:tcPr>
          <w:p w14:paraId="15B76827" w14:textId="77777777" w:rsidR="00412EF8" w:rsidRPr="00752A5B" w:rsidRDefault="00412EF8" w:rsidP="008C6227">
            <w:pPr>
              <w:rPr>
                <w:rFonts w:ascii="Arial Narrow" w:hAnsi="Arial Narrow" w:cs="Arial Narrow"/>
                <w:b/>
                <w:bCs/>
                <w:sz w:val="20"/>
                <w:szCs w:val="20"/>
                <w:lang w:val="es-PE" w:eastAsia="es-PE"/>
              </w:rPr>
            </w:pPr>
          </w:p>
        </w:tc>
        <w:tc>
          <w:tcPr>
            <w:tcW w:w="1417" w:type="dxa"/>
            <w:vMerge/>
            <w:tcBorders>
              <w:top w:val="single" w:sz="8" w:space="0" w:color="auto"/>
              <w:left w:val="single" w:sz="4" w:space="0" w:color="auto"/>
              <w:bottom w:val="single" w:sz="4" w:space="0" w:color="auto"/>
              <w:right w:val="single" w:sz="4" w:space="0" w:color="auto"/>
            </w:tcBorders>
            <w:vAlign w:val="center"/>
          </w:tcPr>
          <w:p w14:paraId="15B76828" w14:textId="77777777" w:rsidR="00412EF8" w:rsidRPr="00752A5B" w:rsidRDefault="00412EF8" w:rsidP="008C6227">
            <w:pPr>
              <w:rPr>
                <w:rFonts w:ascii="Arial Narrow" w:hAnsi="Arial Narrow" w:cs="Arial Narrow"/>
                <w:b/>
                <w:bCs/>
                <w:sz w:val="20"/>
                <w:szCs w:val="20"/>
                <w:lang w:val="es-PE" w:eastAsia="es-PE"/>
              </w:rPr>
            </w:pPr>
          </w:p>
        </w:tc>
        <w:tc>
          <w:tcPr>
            <w:tcW w:w="2139" w:type="dxa"/>
            <w:vMerge/>
            <w:tcBorders>
              <w:top w:val="single" w:sz="8" w:space="0" w:color="auto"/>
              <w:left w:val="single" w:sz="4" w:space="0" w:color="auto"/>
              <w:bottom w:val="single" w:sz="4" w:space="0" w:color="auto"/>
              <w:right w:val="single" w:sz="4" w:space="0" w:color="auto"/>
            </w:tcBorders>
            <w:vAlign w:val="center"/>
          </w:tcPr>
          <w:p w14:paraId="15B76829" w14:textId="77777777" w:rsidR="00412EF8" w:rsidRPr="00752A5B" w:rsidRDefault="00412EF8" w:rsidP="008C6227">
            <w:pPr>
              <w:rPr>
                <w:rFonts w:ascii="Arial Narrow" w:hAnsi="Arial Narrow" w:cs="Arial Narrow"/>
                <w:b/>
                <w:bCs/>
                <w:sz w:val="20"/>
                <w:szCs w:val="20"/>
                <w:lang w:val="es-PE" w:eastAsia="es-PE"/>
              </w:rPr>
            </w:pPr>
          </w:p>
        </w:tc>
        <w:tc>
          <w:tcPr>
            <w:tcW w:w="1263" w:type="dxa"/>
            <w:vMerge/>
            <w:tcBorders>
              <w:top w:val="single" w:sz="8" w:space="0" w:color="auto"/>
              <w:left w:val="single" w:sz="4" w:space="0" w:color="auto"/>
              <w:bottom w:val="single" w:sz="4" w:space="0" w:color="auto"/>
              <w:right w:val="single" w:sz="4" w:space="0" w:color="auto"/>
            </w:tcBorders>
            <w:vAlign w:val="center"/>
          </w:tcPr>
          <w:p w14:paraId="15B7682A" w14:textId="77777777" w:rsidR="00412EF8" w:rsidRPr="00752A5B" w:rsidRDefault="00412EF8" w:rsidP="008C6227">
            <w:pPr>
              <w:rPr>
                <w:rFonts w:ascii="Arial Narrow" w:hAnsi="Arial Narrow" w:cs="Arial Narrow"/>
                <w:b/>
                <w:bCs/>
                <w:sz w:val="20"/>
                <w:szCs w:val="20"/>
                <w:lang w:val="es-PE" w:eastAsia="es-PE"/>
              </w:rPr>
            </w:pPr>
          </w:p>
        </w:tc>
        <w:tc>
          <w:tcPr>
            <w:tcW w:w="426" w:type="dxa"/>
            <w:tcBorders>
              <w:top w:val="nil"/>
              <w:left w:val="nil"/>
              <w:bottom w:val="single" w:sz="4" w:space="0" w:color="auto"/>
              <w:right w:val="single" w:sz="4" w:space="0" w:color="auto"/>
            </w:tcBorders>
            <w:noWrap/>
            <w:vAlign w:val="center"/>
          </w:tcPr>
          <w:p w14:paraId="15B7682B" w14:textId="77777777" w:rsidR="00412EF8" w:rsidRPr="00752A5B" w:rsidRDefault="00412EF8"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M</w:t>
            </w:r>
          </w:p>
        </w:tc>
        <w:tc>
          <w:tcPr>
            <w:tcW w:w="338" w:type="dxa"/>
            <w:tcBorders>
              <w:top w:val="nil"/>
              <w:left w:val="nil"/>
              <w:bottom w:val="single" w:sz="4" w:space="0" w:color="auto"/>
              <w:right w:val="single" w:sz="4" w:space="0" w:color="auto"/>
            </w:tcBorders>
            <w:noWrap/>
            <w:vAlign w:val="center"/>
          </w:tcPr>
          <w:p w14:paraId="15B7682C" w14:textId="77777777" w:rsidR="00412EF8" w:rsidRPr="00752A5B" w:rsidRDefault="00412EF8"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A</w:t>
            </w:r>
          </w:p>
        </w:tc>
        <w:tc>
          <w:tcPr>
            <w:tcW w:w="447" w:type="dxa"/>
            <w:tcBorders>
              <w:top w:val="nil"/>
              <w:left w:val="nil"/>
              <w:bottom w:val="single" w:sz="4" w:space="0" w:color="auto"/>
              <w:right w:val="single" w:sz="4" w:space="0" w:color="auto"/>
            </w:tcBorders>
            <w:noWrap/>
            <w:vAlign w:val="center"/>
          </w:tcPr>
          <w:p w14:paraId="15B7682D" w14:textId="77777777" w:rsidR="00412EF8" w:rsidRPr="00752A5B" w:rsidRDefault="00412EF8"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E</w:t>
            </w:r>
          </w:p>
        </w:tc>
        <w:tc>
          <w:tcPr>
            <w:tcW w:w="2037" w:type="dxa"/>
            <w:vMerge/>
            <w:tcBorders>
              <w:top w:val="single" w:sz="8" w:space="0" w:color="auto"/>
              <w:left w:val="single" w:sz="4" w:space="0" w:color="auto"/>
              <w:bottom w:val="single" w:sz="4" w:space="0" w:color="auto"/>
              <w:right w:val="single" w:sz="8" w:space="0" w:color="auto"/>
            </w:tcBorders>
            <w:vAlign w:val="center"/>
          </w:tcPr>
          <w:p w14:paraId="15B7682E" w14:textId="77777777" w:rsidR="00412EF8" w:rsidRPr="00752A5B" w:rsidRDefault="00412EF8" w:rsidP="008C6227">
            <w:pPr>
              <w:rPr>
                <w:rFonts w:ascii="Arial Narrow" w:hAnsi="Arial Narrow" w:cs="Arial Narrow"/>
                <w:b/>
                <w:bCs/>
                <w:sz w:val="20"/>
                <w:szCs w:val="20"/>
                <w:lang w:val="es-PE" w:eastAsia="es-PE"/>
              </w:rPr>
            </w:pPr>
          </w:p>
        </w:tc>
      </w:tr>
      <w:tr w:rsidR="005354F7" w:rsidRPr="00752A5B" w14:paraId="15B7683A" w14:textId="77777777" w:rsidTr="00701C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551"/>
          <w:jc w:val="center"/>
        </w:trPr>
        <w:tc>
          <w:tcPr>
            <w:tcW w:w="387" w:type="dxa"/>
            <w:tcBorders>
              <w:top w:val="single" w:sz="4" w:space="0" w:color="auto"/>
              <w:left w:val="single" w:sz="4" w:space="0" w:color="auto"/>
              <w:bottom w:val="single" w:sz="4" w:space="0" w:color="auto"/>
              <w:right w:val="single" w:sz="4" w:space="0" w:color="auto"/>
            </w:tcBorders>
          </w:tcPr>
          <w:p w14:paraId="15B76830" w14:textId="77777777" w:rsidR="00412EF8" w:rsidRPr="00752A5B" w:rsidRDefault="00412EF8" w:rsidP="008C6227">
            <w:pPr>
              <w:pStyle w:val="Prrafodelista"/>
              <w:numPr>
                <w:ilvl w:val="0"/>
                <w:numId w:val="13"/>
              </w:numPr>
              <w:ind w:left="0" w:firstLine="0"/>
              <w:jc w:val="left"/>
              <w:rPr>
                <w:rFonts w:ascii="Arial Narrow" w:hAnsi="Arial Narrow" w:cs="Arial Narrow"/>
                <w:sz w:val="20"/>
                <w:szCs w:val="20"/>
                <w:lang w:val="es-PE" w:eastAsia="es-PE"/>
              </w:rPr>
            </w:pPr>
          </w:p>
        </w:tc>
        <w:tc>
          <w:tcPr>
            <w:tcW w:w="1417" w:type="dxa"/>
            <w:tcBorders>
              <w:top w:val="single" w:sz="4" w:space="0" w:color="auto"/>
              <w:left w:val="nil"/>
              <w:bottom w:val="single" w:sz="4" w:space="0" w:color="auto"/>
              <w:right w:val="single" w:sz="4" w:space="0" w:color="auto"/>
            </w:tcBorders>
          </w:tcPr>
          <w:p w14:paraId="15B76831" w14:textId="77777777" w:rsidR="00412EF8" w:rsidRPr="00752A5B" w:rsidRDefault="00412EF8" w:rsidP="008C6227">
            <w:pPr>
              <w:pStyle w:val="Prrafodelista"/>
              <w:ind w:left="166"/>
              <w:jc w:val="left"/>
              <w:rPr>
                <w:rFonts w:ascii="Arial Narrow" w:hAnsi="Arial Narrow" w:cs="Arial Narrow"/>
                <w:sz w:val="20"/>
                <w:szCs w:val="20"/>
              </w:rPr>
            </w:pPr>
            <w:r w:rsidRPr="00752A5B">
              <w:rPr>
                <w:rFonts w:ascii="Arial Narrow" w:hAnsi="Arial Narrow" w:cs="Arial Narrow"/>
                <w:sz w:val="20"/>
                <w:szCs w:val="20"/>
              </w:rPr>
              <w:t>Acopio y Traslado de Mercancía Postal.</w:t>
            </w:r>
          </w:p>
          <w:p w14:paraId="15B76832" w14:textId="77777777" w:rsidR="00412EF8" w:rsidRPr="00752A5B" w:rsidRDefault="00412EF8" w:rsidP="008C6227">
            <w:pPr>
              <w:pStyle w:val="Prrafodelista"/>
              <w:ind w:left="166"/>
              <w:jc w:val="left"/>
              <w:rPr>
                <w:rFonts w:ascii="Arial Narrow" w:hAnsi="Arial Narrow" w:cs="Arial Narrow"/>
                <w:sz w:val="20"/>
                <w:szCs w:val="20"/>
              </w:rPr>
            </w:pPr>
            <w:r w:rsidRPr="00752A5B">
              <w:rPr>
                <w:rFonts w:ascii="Arial Narrow" w:hAnsi="Arial Narrow" w:cs="Arial Narrow"/>
                <w:sz w:val="20"/>
                <w:szCs w:val="20"/>
              </w:rPr>
              <w:t>(Punto de llegada)</w:t>
            </w:r>
          </w:p>
        </w:tc>
        <w:tc>
          <w:tcPr>
            <w:tcW w:w="2139" w:type="dxa"/>
            <w:tcBorders>
              <w:top w:val="single" w:sz="4" w:space="0" w:color="auto"/>
              <w:left w:val="nil"/>
              <w:bottom w:val="single" w:sz="4" w:space="0" w:color="auto"/>
              <w:right w:val="single" w:sz="4" w:space="0" w:color="auto"/>
            </w:tcBorders>
          </w:tcPr>
          <w:p w14:paraId="15B76833" w14:textId="77777777" w:rsidR="00412EF8" w:rsidRPr="00752A5B" w:rsidRDefault="00412EF8"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El transportista aéreo entrega la carga postal a SERPOST en el centro de canje aéreo.</w:t>
            </w:r>
          </w:p>
          <w:p w14:paraId="15B76834" w14:textId="77777777" w:rsidR="00412EF8" w:rsidRPr="00752A5B" w:rsidRDefault="00412EF8"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 xml:space="preserve">En el caso marítimo la carga postal es entregada al depósito temporal (DT) </w:t>
            </w:r>
          </w:p>
        </w:tc>
        <w:tc>
          <w:tcPr>
            <w:tcW w:w="1263" w:type="dxa"/>
            <w:tcBorders>
              <w:top w:val="single" w:sz="4" w:space="0" w:color="auto"/>
              <w:left w:val="nil"/>
              <w:bottom w:val="single" w:sz="4" w:space="0" w:color="auto"/>
              <w:right w:val="single" w:sz="4" w:space="0" w:color="auto"/>
            </w:tcBorders>
            <w:vAlign w:val="center"/>
          </w:tcPr>
          <w:p w14:paraId="15B76835"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SERPOST</w:t>
            </w:r>
          </w:p>
        </w:tc>
        <w:tc>
          <w:tcPr>
            <w:tcW w:w="426" w:type="dxa"/>
            <w:tcBorders>
              <w:top w:val="single" w:sz="4" w:space="0" w:color="auto"/>
              <w:left w:val="nil"/>
              <w:bottom w:val="single" w:sz="4" w:space="0" w:color="auto"/>
              <w:right w:val="single" w:sz="4" w:space="0" w:color="auto"/>
            </w:tcBorders>
            <w:vAlign w:val="center"/>
          </w:tcPr>
          <w:p w14:paraId="15B76836"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338" w:type="dxa"/>
            <w:tcBorders>
              <w:top w:val="single" w:sz="4" w:space="0" w:color="auto"/>
              <w:left w:val="nil"/>
              <w:bottom w:val="single" w:sz="4" w:space="0" w:color="auto"/>
              <w:right w:val="single" w:sz="4" w:space="0" w:color="auto"/>
            </w:tcBorders>
            <w:vAlign w:val="center"/>
          </w:tcPr>
          <w:p w14:paraId="15B76837" w14:textId="77777777" w:rsidR="00412EF8" w:rsidRPr="00752A5B" w:rsidRDefault="00412EF8" w:rsidP="008C6227">
            <w:pPr>
              <w:jc w:val="center"/>
              <w:rPr>
                <w:rFonts w:ascii="Arial Narrow" w:hAnsi="Arial Narrow" w:cs="Arial Narrow"/>
                <w:sz w:val="20"/>
                <w:szCs w:val="20"/>
                <w:lang w:val="es-PE" w:eastAsia="es-PE"/>
              </w:rPr>
            </w:pPr>
          </w:p>
        </w:tc>
        <w:tc>
          <w:tcPr>
            <w:tcW w:w="447" w:type="dxa"/>
            <w:tcBorders>
              <w:top w:val="single" w:sz="4" w:space="0" w:color="auto"/>
              <w:left w:val="nil"/>
              <w:bottom w:val="single" w:sz="4" w:space="0" w:color="auto"/>
              <w:right w:val="single" w:sz="4" w:space="0" w:color="auto"/>
            </w:tcBorders>
            <w:vAlign w:val="center"/>
          </w:tcPr>
          <w:p w14:paraId="15B76838" w14:textId="77777777" w:rsidR="00412EF8" w:rsidRPr="00752A5B" w:rsidRDefault="00412EF8" w:rsidP="008C6227">
            <w:pPr>
              <w:jc w:val="center"/>
              <w:rPr>
                <w:rFonts w:ascii="Arial Narrow" w:hAnsi="Arial Narrow" w:cs="Arial Narrow"/>
                <w:sz w:val="20"/>
                <w:szCs w:val="20"/>
                <w:lang w:val="es-PE" w:eastAsia="es-PE"/>
              </w:rPr>
            </w:pPr>
          </w:p>
        </w:tc>
        <w:tc>
          <w:tcPr>
            <w:tcW w:w="2037" w:type="dxa"/>
            <w:tcBorders>
              <w:top w:val="single" w:sz="4" w:space="0" w:color="auto"/>
              <w:left w:val="nil"/>
              <w:bottom w:val="single" w:sz="4" w:space="0" w:color="auto"/>
              <w:right w:val="single" w:sz="4" w:space="0" w:color="auto"/>
            </w:tcBorders>
            <w:noWrap/>
            <w:vAlign w:val="center"/>
          </w:tcPr>
          <w:p w14:paraId="15B76839" w14:textId="77777777" w:rsidR="00412EF8" w:rsidRPr="00752A5B" w:rsidRDefault="00606AB5" w:rsidP="008C6227">
            <w:pPr>
              <w:jc w:val="center"/>
              <w:rPr>
                <w:rFonts w:ascii="Arial Narrow" w:hAnsi="Arial Narrow" w:cs="Arial Narrow"/>
                <w:sz w:val="20"/>
                <w:szCs w:val="20"/>
                <w:highlight w:val="yellow"/>
                <w:lang w:val="es-PE" w:eastAsia="es-PE"/>
              </w:rPr>
            </w:pPr>
            <w:r w:rsidRPr="00752A5B">
              <w:rPr>
                <w:rFonts w:ascii="Arial Narrow" w:hAnsi="Arial Narrow" w:cs="Arial Narrow"/>
                <w:sz w:val="20"/>
                <w:szCs w:val="20"/>
                <w:lang w:val="es-PE" w:eastAsia="es-PE"/>
              </w:rPr>
              <w:t>1,2,6</w:t>
            </w:r>
          </w:p>
        </w:tc>
      </w:tr>
      <w:tr w:rsidR="005354F7" w:rsidRPr="00752A5B" w14:paraId="15B76844" w14:textId="77777777" w:rsidTr="00701C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551"/>
          <w:jc w:val="center"/>
        </w:trPr>
        <w:tc>
          <w:tcPr>
            <w:tcW w:w="387" w:type="dxa"/>
            <w:tcBorders>
              <w:top w:val="single" w:sz="4" w:space="0" w:color="auto"/>
              <w:left w:val="single" w:sz="4" w:space="0" w:color="auto"/>
              <w:bottom w:val="single" w:sz="4" w:space="0" w:color="auto"/>
              <w:right w:val="single" w:sz="4" w:space="0" w:color="auto"/>
            </w:tcBorders>
          </w:tcPr>
          <w:p w14:paraId="15B7683B" w14:textId="77777777" w:rsidR="00412EF8" w:rsidRPr="00752A5B" w:rsidRDefault="00412EF8" w:rsidP="008C6227">
            <w:pPr>
              <w:pStyle w:val="Prrafodelista"/>
              <w:numPr>
                <w:ilvl w:val="0"/>
                <w:numId w:val="13"/>
              </w:numPr>
              <w:ind w:left="0" w:firstLine="0"/>
              <w:jc w:val="left"/>
              <w:rPr>
                <w:rFonts w:ascii="Arial Narrow" w:hAnsi="Arial Narrow" w:cs="Arial Narrow"/>
                <w:sz w:val="20"/>
                <w:szCs w:val="20"/>
                <w:lang w:val="es-PE" w:eastAsia="es-PE"/>
              </w:rPr>
            </w:pPr>
          </w:p>
        </w:tc>
        <w:tc>
          <w:tcPr>
            <w:tcW w:w="1417" w:type="dxa"/>
            <w:tcBorders>
              <w:top w:val="single" w:sz="4" w:space="0" w:color="auto"/>
              <w:left w:val="nil"/>
              <w:bottom w:val="single" w:sz="4" w:space="0" w:color="auto"/>
              <w:right w:val="single" w:sz="4" w:space="0" w:color="auto"/>
            </w:tcBorders>
          </w:tcPr>
          <w:p w14:paraId="15B7683C" w14:textId="77777777" w:rsidR="00412EF8" w:rsidRPr="00752A5B" w:rsidRDefault="00412EF8" w:rsidP="008C6227">
            <w:pPr>
              <w:pStyle w:val="Prrafodelista"/>
              <w:ind w:left="166"/>
              <w:jc w:val="left"/>
              <w:rPr>
                <w:rFonts w:ascii="Arial Narrow" w:hAnsi="Arial Narrow" w:cs="Arial Narrow"/>
                <w:sz w:val="20"/>
                <w:szCs w:val="20"/>
              </w:rPr>
            </w:pPr>
            <w:r w:rsidRPr="00752A5B">
              <w:rPr>
                <w:rFonts w:ascii="Arial Narrow" w:hAnsi="Arial Narrow" w:cs="Arial Narrow"/>
                <w:sz w:val="20"/>
                <w:szCs w:val="20"/>
              </w:rPr>
              <w:t>Transmitir DEP Numerado</w:t>
            </w:r>
          </w:p>
          <w:p w14:paraId="15B7683D" w14:textId="77777777" w:rsidR="00412EF8" w:rsidRPr="00752A5B" w:rsidRDefault="00412EF8" w:rsidP="008C6227">
            <w:pPr>
              <w:pStyle w:val="Prrafodelista"/>
              <w:ind w:left="166"/>
              <w:jc w:val="left"/>
              <w:rPr>
                <w:rFonts w:ascii="Arial Narrow" w:hAnsi="Arial Narrow" w:cs="Arial Narrow"/>
                <w:sz w:val="20"/>
                <w:szCs w:val="20"/>
              </w:rPr>
            </w:pPr>
            <w:r w:rsidRPr="00752A5B">
              <w:rPr>
                <w:rFonts w:ascii="Arial Narrow" w:hAnsi="Arial Narrow" w:cs="Arial Narrow"/>
                <w:sz w:val="20"/>
                <w:szCs w:val="20"/>
              </w:rPr>
              <w:t>(Datos Generales)</w:t>
            </w:r>
          </w:p>
        </w:tc>
        <w:tc>
          <w:tcPr>
            <w:tcW w:w="2139" w:type="dxa"/>
            <w:tcBorders>
              <w:top w:val="single" w:sz="4" w:space="0" w:color="auto"/>
              <w:left w:val="nil"/>
              <w:bottom w:val="single" w:sz="4" w:space="0" w:color="auto"/>
              <w:right w:val="single" w:sz="4" w:space="0" w:color="auto"/>
            </w:tcBorders>
          </w:tcPr>
          <w:p w14:paraId="15B7683E" w14:textId="77777777" w:rsidR="00412EF8" w:rsidRPr="00752A5B" w:rsidRDefault="00412EF8"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 xml:space="preserve">SERPOST numera, registra y transmite la DEP - Datos Generales: información del transportista (Aéreo/Marítimo), información de la carga postal (Sacas). </w:t>
            </w:r>
          </w:p>
        </w:tc>
        <w:tc>
          <w:tcPr>
            <w:tcW w:w="1263" w:type="dxa"/>
            <w:tcBorders>
              <w:top w:val="single" w:sz="4" w:space="0" w:color="auto"/>
              <w:left w:val="nil"/>
              <w:bottom w:val="single" w:sz="4" w:space="0" w:color="auto"/>
              <w:right w:val="single" w:sz="4" w:space="0" w:color="auto"/>
            </w:tcBorders>
            <w:vAlign w:val="center"/>
          </w:tcPr>
          <w:p w14:paraId="15B7683F"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SERPOST</w:t>
            </w:r>
          </w:p>
        </w:tc>
        <w:tc>
          <w:tcPr>
            <w:tcW w:w="426" w:type="dxa"/>
            <w:tcBorders>
              <w:top w:val="single" w:sz="4" w:space="0" w:color="auto"/>
              <w:left w:val="nil"/>
              <w:bottom w:val="single" w:sz="4" w:space="0" w:color="auto"/>
              <w:right w:val="single" w:sz="4" w:space="0" w:color="auto"/>
            </w:tcBorders>
            <w:vAlign w:val="center"/>
          </w:tcPr>
          <w:p w14:paraId="15B76840"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338" w:type="dxa"/>
            <w:tcBorders>
              <w:top w:val="single" w:sz="4" w:space="0" w:color="auto"/>
              <w:left w:val="nil"/>
              <w:bottom w:val="single" w:sz="4" w:space="0" w:color="auto"/>
              <w:right w:val="single" w:sz="4" w:space="0" w:color="auto"/>
            </w:tcBorders>
            <w:vAlign w:val="center"/>
          </w:tcPr>
          <w:p w14:paraId="15B76841" w14:textId="77777777" w:rsidR="00412EF8" w:rsidRPr="00752A5B" w:rsidRDefault="00412EF8" w:rsidP="008C6227">
            <w:pPr>
              <w:jc w:val="center"/>
              <w:rPr>
                <w:rFonts w:ascii="Arial Narrow" w:hAnsi="Arial Narrow" w:cs="Arial Narrow"/>
                <w:sz w:val="20"/>
                <w:szCs w:val="20"/>
                <w:lang w:val="es-PE" w:eastAsia="es-PE"/>
              </w:rPr>
            </w:pPr>
          </w:p>
        </w:tc>
        <w:tc>
          <w:tcPr>
            <w:tcW w:w="447" w:type="dxa"/>
            <w:tcBorders>
              <w:top w:val="single" w:sz="4" w:space="0" w:color="auto"/>
              <w:left w:val="nil"/>
              <w:bottom w:val="single" w:sz="4" w:space="0" w:color="auto"/>
              <w:right w:val="single" w:sz="4" w:space="0" w:color="auto"/>
            </w:tcBorders>
            <w:vAlign w:val="center"/>
          </w:tcPr>
          <w:p w14:paraId="15B76842" w14:textId="77777777" w:rsidR="00412EF8" w:rsidRPr="00752A5B" w:rsidRDefault="00412EF8" w:rsidP="008C6227">
            <w:pPr>
              <w:jc w:val="center"/>
              <w:rPr>
                <w:rFonts w:ascii="Arial Narrow" w:hAnsi="Arial Narrow" w:cs="Arial Narrow"/>
                <w:sz w:val="20"/>
                <w:szCs w:val="20"/>
                <w:lang w:val="es-PE" w:eastAsia="es-PE"/>
              </w:rPr>
            </w:pPr>
          </w:p>
        </w:tc>
        <w:tc>
          <w:tcPr>
            <w:tcW w:w="2037" w:type="dxa"/>
            <w:tcBorders>
              <w:top w:val="single" w:sz="4" w:space="0" w:color="auto"/>
              <w:left w:val="nil"/>
              <w:bottom w:val="single" w:sz="4" w:space="0" w:color="auto"/>
              <w:right w:val="single" w:sz="4" w:space="0" w:color="auto"/>
            </w:tcBorders>
            <w:noWrap/>
            <w:vAlign w:val="center"/>
          </w:tcPr>
          <w:p w14:paraId="15B76843" w14:textId="77777777" w:rsidR="00412EF8" w:rsidRPr="00752A5B" w:rsidRDefault="00EB769B" w:rsidP="008C6227">
            <w:pPr>
              <w:jc w:val="center"/>
              <w:rPr>
                <w:rFonts w:ascii="Arial Narrow" w:hAnsi="Arial Narrow" w:cs="Arial Narrow"/>
                <w:sz w:val="20"/>
                <w:szCs w:val="20"/>
                <w:highlight w:val="yellow"/>
                <w:lang w:val="es-PE" w:eastAsia="es-PE"/>
              </w:rPr>
            </w:pPr>
            <w:r w:rsidRPr="00752A5B">
              <w:rPr>
                <w:rFonts w:ascii="Arial Narrow" w:hAnsi="Arial Narrow" w:cs="Arial Narrow"/>
                <w:sz w:val="20"/>
                <w:szCs w:val="20"/>
                <w:lang w:val="es-PE" w:eastAsia="es-PE"/>
              </w:rPr>
              <w:t>4</w:t>
            </w:r>
          </w:p>
        </w:tc>
      </w:tr>
      <w:tr w:rsidR="005354F7" w:rsidRPr="00752A5B" w14:paraId="15B7684F" w14:textId="77777777" w:rsidTr="00701C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551"/>
          <w:jc w:val="center"/>
        </w:trPr>
        <w:tc>
          <w:tcPr>
            <w:tcW w:w="387" w:type="dxa"/>
            <w:tcBorders>
              <w:top w:val="single" w:sz="4" w:space="0" w:color="auto"/>
              <w:left w:val="single" w:sz="4" w:space="0" w:color="auto"/>
              <w:bottom w:val="single" w:sz="4" w:space="0" w:color="auto"/>
              <w:right w:val="single" w:sz="4" w:space="0" w:color="auto"/>
            </w:tcBorders>
          </w:tcPr>
          <w:p w14:paraId="15B76845" w14:textId="77777777" w:rsidR="00412EF8" w:rsidRPr="00752A5B" w:rsidRDefault="00412EF8" w:rsidP="008C6227">
            <w:pPr>
              <w:pStyle w:val="Prrafodelista"/>
              <w:numPr>
                <w:ilvl w:val="0"/>
                <w:numId w:val="13"/>
              </w:numPr>
              <w:ind w:left="0" w:firstLine="0"/>
              <w:jc w:val="left"/>
              <w:rPr>
                <w:rFonts w:ascii="Arial Narrow" w:hAnsi="Arial Narrow" w:cs="Arial Narrow"/>
                <w:sz w:val="20"/>
                <w:szCs w:val="20"/>
                <w:lang w:val="es-PE" w:eastAsia="es-PE"/>
              </w:rPr>
            </w:pPr>
          </w:p>
        </w:tc>
        <w:tc>
          <w:tcPr>
            <w:tcW w:w="1417" w:type="dxa"/>
            <w:tcBorders>
              <w:top w:val="single" w:sz="4" w:space="0" w:color="auto"/>
              <w:left w:val="nil"/>
              <w:bottom w:val="single" w:sz="4" w:space="0" w:color="auto"/>
              <w:right w:val="single" w:sz="4" w:space="0" w:color="auto"/>
            </w:tcBorders>
          </w:tcPr>
          <w:p w14:paraId="15B76846" w14:textId="77777777" w:rsidR="00412EF8" w:rsidRPr="00752A5B" w:rsidRDefault="007D303E" w:rsidP="008C6227">
            <w:pPr>
              <w:pStyle w:val="Prrafodelista"/>
              <w:ind w:left="166"/>
              <w:jc w:val="left"/>
              <w:rPr>
                <w:rFonts w:ascii="Arial Narrow" w:hAnsi="Arial Narrow" w:cs="Arial Narrow"/>
                <w:sz w:val="20"/>
                <w:szCs w:val="20"/>
              </w:rPr>
            </w:pPr>
            <w:r w:rsidRPr="00752A5B">
              <w:rPr>
                <w:rFonts w:ascii="Arial Narrow" w:hAnsi="Arial Narrow" w:cs="Arial Narrow"/>
                <w:sz w:val="20"/>
                <w:szCs w:val="20"/>
              </w:rPr>
              <w:t xml:space="preserve">Validar y </w:t>
            </w:r>
            <w:r w:rsidR="00412EF8" w:rsidRPr="00752A5B">
              <w:rPr>
                <w:rFonts w:ascii="Arial Narrow" w:hAnsi="Arial Narrow" w:cs="Arial Narrow"/>
                <w:sz w:val="20"/>
                <w:szCs w:val="20"/>
              </w:rPr>
              <w:t>Registrar DEP Recibido</w:t>
            </w:r>
          </w:p>
          <w:p w14:paraId="15B76847" w14:textId="77777777" w:rsidR="00412EF8" w:rsidRPr="00752A5B" w:rsidRDefault="00412EF8" w:rsidP="008C6227">
            <w:pPr>
              <w:pStyle w:val="Prrafodelista"/>
              <w:ind w:left="166"/>
              <w:jc w:val="left"/>
              <w:rPr>
                <w:rFonts w:ascii="Arial Narrow" w:hAnsi="Arial Narrow" w:cs="Arial Narrow"/>
                <w:sz w:val="20"/>
                <w:szCs w:val="20"/>
              </w:rPr>
            </w:pPr>
            <w:r w:rsidRPr="00752A5B">
              <w:rPr>
                <w:rFonts w:ascii="Arial Narrow" w:hAnsi="Arial Narrow" w:cs="Arial Narrow"/>
                <w:sz w:val="20"/>
                <w:szCs w:val="20"/>
              </w:rPr>
              <w:t>(Datos Generales)</w:t>
            </w:r>
          </w:p>
        </w:tc>
        <w:tc>
          <w:tcPr>
            <w:tcW w:w="2139" w:type="dxa"/>
            <w:tcBorders>
              <w:top w:val="single" w:sz="4" w:space="0" w:color="auto"/>
              <w:left w:val="nil"/>
              <w:bottom w:val="single" w:sz="4" w:space="0" w:color="auto"/>
              <w:right w:val="single" w:sz="4" w:space="0" w:color="auto"/>
            </w:tcBorders>
          </w:tcPr>
          <w:p w14:paraId="15B76848" w14:textId="77777777" w:rsidR="00412EF8" w:rsidRPr="00752A5B" w:rsidRDefault="00412EF8"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SUNAT valida y registra la información de la DEP  transmitida por SERPOST.</w:t>
            </w:r>
          </w:p>
          <w:p w14:paraId="15B76849" w14:textId="77777777" w:rsidR="00412EF8" w:rsidRPr="00752A5B" w:rsidRDefault="00412EF8"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Con la aceptación de la DEP la SUNAT autoriza automáticamente el traslado de la carga postal al Depósito Temporal Postal.</w:t>
            </w:r>
          </w:p>
        </w:tc>
        <w:tc>
          <w:tcPr>
            <w:tcW w:w="1263" w:type="dxa"/>
            <w:tcBorders>
              <w:top w:val="single" w:sz="4" w:space="0" w:color="auto"/>
              <w:left w:val="nil"/>
              <w:bottom w:val="single" w:sz="4" w:space="0" w:color="auto"/>
              <w:right w:val="single" w:sz="4" w:space="0" w:color="auto"/>
            </w:tcBorders>
            <w:vAlign w:val="center"/>
          </w:tcPr>
          <w:p w14:paraId="15B7684A"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SUNAT</w:t>
            </w:r>
          </w:p>
        </w:tc>
        <w:tc>
          <w:tcPr>
            <w:tcW w:w="426" w:type="dxa"/>
            <w:tcBorders>
              <w:top w:val="single" w:sz="4" w:space="0" w:color="auto"/>
              <w:left w:val="nil"/>
              <w:bottom w:val="single" w:sz="4" w:space="0" w:color="auto"/>
              <w:right w:val="single" w:sz="4" w:space="0" w:color="auto"/>
            </w:tcBorders>
            <w:vAlign w:val="center"/>
          </w:tcPr>
          <w:p w14:paraId="15B7684B" w14:textId="77777777" w:rsidR="00412EF8" w:rsidRPr="00752A5B" w:rsidRDefault="00412EF8" w:rsidP="008C6227">
            <w:pPr>
              <w:jc w:val="center"/>
              <w:rPr>
                <w:rFonts w:ascii="Arial Narrow" w:hAnsi="Arial Narrow" w:cs="Arial Narrow"/>
                <w:sz w:val="20"/>
                <w:szCs w:val="20"/>
                <w:lang w:val="es-PE" w:eastAsia="es-PE"/>
              </w:rPr>
            </w:pPr>
          </w:p>
        </w:tc>
        <w:tc>
          <w:tcPr>
            <w:tcW w:w="338" w:type="dxa"/>
            <w:tcBorders>
              <w:top w:val="single" w:sz="4" w:space="0" w:color="auto"/>
              <w:left w:val="nil"/>
              <w:bottom w:val="single" w:sz="4" w:space="0" w:color="auto"/>
              <w:right w:val="single" w:sz="4" w:space="0" w:color="auto"/>
            </w:tcBorders>
            <w:vAlign w:val="center"/>
          </w:tcPr>
          <w:p w14:paraId="15B7684C"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447" w:type="dxa"/>
            <w:tcBorders>
              <w:top w:val="single" w:sz="4" w:space="0" w:color="auto"/>
              <w:left w:val="nil"/>
              <w:bottom w:val="single" w:sz="4" w:space="0" w:color="auto"/>
              <w:right w:val="single" w:sz="4" w:space="0" w:color="auto"/>
            </w:tcBorders>
            <w:vAlign w:val="center"/>
          </w:tcPr>
          <w:p w14:paraId="15B7684D" w14:textId="77777777" w:rsidR="00412EF8" w:rsidRPr="00752A5B" w:rsidRDefault="00412EF8" w:rsidP="008C6227">
            <w:pPr>
              <w:jc w:val="center"/>
              <w:rPr>
                <w:rFonts w:ascii="Arial Narrow" w:hAnsi="Arial Narrow" w:cs="Arial Narrow"/>
                <w:sz w:val="20"/>
                <w:szCs w:val="20"/>
                <w:lang w:val="es-PE" w:eastAsia="es-PE"/>
              </w:rPr>
            </w:pPr>
          </w:p>
        </w:tc>
        <w:tc>
          <w:tcPr>
            <w:tcW w:w="2037" w:type="dxa"/>
            <w:tcBorders>
              <w:top w:val="single" w:sz="4" w:space="0" w:color="auto"/>
              <w:left w:val="nil"/>
              <w:bottom w:val="single" w:sz="4" w:space="0" w:color="auto"/>
              <w:right w:val="single" w:sz="4" w:space="0" w:color="auto"/>
            </w:tcBorders>
            <w:noWrap/>
            <w:vAlign w:val="center"/>
          </w:tcPr>
          <w:p w14:paraId="15B7684E" w14:textId="77777777" w:rsidR="00412EF8" w:rsidRPr="00752A5B" w:rsidRDefault="007D303E" w:rsidP="008C6227">
            <w:pPr>
              <w:jc w:val="center"/>
              <w:rPr>
                <w:rFonts w:ascii="Arial Narrow" w:hAnsi="Arial Narrow" w:cs="Arial Narrow"/>
                <w:sz w:val="20"/>
                <w:szCs w:val="20"/>
                <w:highlight w:val="yellow"/>
                <w:lang w:val="es-PE" w:eastAsia="es-PE"/>
              </w:rPr>
            </w:pPr>
            <w:r w:rsidRPr="00752A5B">
              <w:rPr>
                <w:rFonts w:ascii="Arial Narrow" w:hAnsi="Arial Narrow" w:cs="Arial Narrow"/>
                <w:sz w:val="20"/>
                <w:szCs w:val="20"/>
                <w:lang w:val="es-PE" w:eastAsia="es-PE"/>
              </w:rPr>
              <w:t>3,4,5,6,7,8,9,10,11,12,13,14,15 y 16</w:t>
            </w:r>
          </w:p>
        </w:tc>
      </w:tr>
      <w:tr w:rsidR="005354F7" w:rsidRPr="00752A5B" w14:paraId="15B76859" w14:textId="77777777" w:rsidTr="00701C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551"/>
          <w:jc w:val="center"/>
        </w:trPr>
        <w:tc>
          <w:tcPr>
            <w:tcW w:w="387" w:type="dxa"/>
            <w:tcBorders>
              <w:top w:val="single" w:sz="4" w:space="0" w:color="auto"/>
              <w:left w:val="single" w:sz="4" w:space="0" w:color="auto"/>
              <w:bottom w:val="single" w:sz="4" w:space="0" w:color="auto"/>
              <w:right w:val="single" w:sz="4" w:space="0" w:color="auto"/>
            </w:tcBorders>
          </w:tcPr>
          <w:p w14:paraId="15B76850" w14:textId="77777777" w:rsidR="00412EF8" w:rsidRPr="00752A5B" w:rsidRDefault="00412EF8" w:rsidP="008C6227">
            <w:pPr>
              <w:pStyle w:val="Prrafodelista"/>
              <w:numPr>
                <w:ilvl w:val="0"/>
                <w:numId w:val="13"/>
              </w:numPr>
              <w:ind w:left="0" w:firstLine="0"/>
              <w:jc w:val="left"/>
              <w:rPr>
                <w:rFonts w:ascii="Arial Narrow" w:hAnsi="Arial Narrow" w:cs="Arial Narrow"/>
                <w:sz w:val="20"/>
                <w:szCs w:val="20"/>
                <w:lang w:val="es-PE" w:eastAsia="es-PE"/>
              </w:rPr>
            </w:pPr>
          </w:p>
        </w:tc>
        <w:tc>
          <w:tcPr>
            <w:tcW w:w="1417" w:type="dxa"/>
            <w:tcBorders>
              <w:top w:val="single" w:sz="4" w:space="0" w:color="auto"/>
              <w:left w:val="nil"/>
              <w:bottom w:val="single" w:sz="4" w:space="0" w:color="auto"/>
              <w:right w:val="single" w:sz="4" w:space="0" w:color="auto"/>
            </w:tcBorders>
          </w:tcPr>
          <w:p w14:paraId="15B76851" w14:textId="77777777" w:rsidR="00412EF8" w:rsidRPr="00752A5B" w:rsidRDefault="00412EF8" w:rsidP="008C6227">
            <w:pPr>
              <w:pStyle w:val="Prrafodelista"/>
              <w:ind w:left="166"/>
              <w:jc w:val="left"/>
              <w:rPr>
                <w:rFonts w:ascii="Arial Narrow" w:hAnsi="Arial Narrow" w:cs="Arial Narrow"/>
                <w:sz w:val="20"/>
                <w:szCs w:val="20"/>
              </w:rPr>
            </w:pPr>
            <w:r w:rsidRPr="00752A5B">
              <w:rPr>
                <w:rFonts w:ascii="Arial Narrow" w:hAnsi="Arial Narrow" w:cs="Arial Narrow"/>
                <w:sz w:val="20"/>
                <w:szCs w:val="20"/>
              </w:rPr>
              <w:t>Controlar Inicio de Traslado</w:t>
            </w:r>
          </w:p>
        </w:tc>
        <w:tc>
          <w:tcPr>
            <w:tcW w:w="2139" w:type="dxa"/>
            <w:tcBorders>
              <w:top w:val="single" w:sz="4" w:space="0" w:color="auto"/>
              <w:left w:val="nil"/>
              <w:bottom w:val="single" w:sz="4" w:space="0" w:color="auto"/>
              <w:right w:val="single" w:sz="4" w:space="0" w:color="auto"/>
            </w:tcBorders>
          </w:tcPr>
          <w:p w14:paraId="15B76852" w14:textId="77777777" w:rsidR="00412EF8" w:rsidRPr="00752A5B" w:rsidRDefault="00412EF8"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Funcionario de SUNAT registra el inicio de traslado desde el Centro del Canje Aéreo (CCA) o Deposito Temporal (DT) al Depósito Temporal Postal (DTP)</w:t>
            </w:r>
          </w:p>
          <w:p w14:paraId="15B76853" w14:textId="77777777" w:rsidR="00412EF8" w:rsidRPr="00752A5B" w:rsidRDefault="00412EF8"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 xml:space="preserve">El registro incluye la placa del vehículo, número(s) de precintos y numero de </w:t>
            </w:r>
            <w:r w:rsidR="00DB0237">
              <w:rPr>
                <w:rFonts w:ascii="Arial Narrow" w:hAnsi="Arial Narrow" w:cs="Arial Narrow"/>
                <w:lang w:val="es-PE" w:eastAsia="es-PE"/>
              </w:rPr>
              <w:t>Acta de Traslado</w:t>
            </w:r>
            <w:r w:rsidRPr="00752A5B">
              <w:rPr>
                <w:rFonts w:ascii="Arial Narrow" w:hAnsi="Arial Narrow" w:cs="Arial Narrow"/>
                <w:lang w:val="es-PE" w:eastAsia="es-PE"/>
              </w:rPr>
              <w:t xml:space="preserve"> SERPOST. </w:t>
            </w:r>
          </w:p>
        </w:tc>
        <w:tc>
          <w:tcPr>
            <w:tcW w:w="1263" w:type="dxa"/>
            <w:tcBorders>
              <w:top w:val="single" w:sz="4" w:space="0" w:color="auto"/>
              <w:left w:val="nil"/>
              <w:bottom w:val="single" w:sz="4" w:space="0" w:color="auto"/>
              <w:right w:val="single" w:sz="4" w:space="0" w:color="auto"/>
            </w:tcBorders>
            <w:vAlign w:val="center"/>
          </w:tcPr>
          <w:p w14:paraId="15B76854"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SUNAT</w:t>
            </w:r>
          </w:p>
        </w:tc>
        <w:tc>
          <w:tcPr>
            <w:tcW w:w="426" w:type="dxa"/>
            <w:tcBorders>
              <w:top w:val="single" w:sz="4" w:space="0" w:color="auto"/>
              <w:left w:val="nil"/>
              <w:bottom w:val="single" w:sz="4" w:space="0" w:color="auto"/>
              <w:right w:val="single" w:sz="4" w:space="0" w:color="auto"/>
            </w:tcBorders>
            <w:vAlign w:val="center"/>
          </w:tcPr>
          <w:p w14:paraId="15B76855"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338" w:type="dxa"/>
            <w:tcBorders>
              <w:top w:val="single" w:sz="4" w:space="0" w:color="auto"/>
              <w:left w:val="nil"/>
              <w:bottom w:val="single" w:sz="4" w:space="0" w:color="auto"/>
              <w:right w:val="single" w:sz="4" w:space="0" w:color="auto"/>
            </w:tcBorders>
            <w:vAlign w:val="center"/>
          </w:tcPr>
          <w:p w14:paraId="15B76856" w14:textId="77777777" w:rsidR="00412EF8" w:rsidRPr="00752A5B" w:rsidRDefault="00412EF8" w:rsidP="008C6227">
            <w:pPr>
              <w:jc w:val="center"/>
              <w:rPr>
                <w:rFonts w:ascii="Arial Narrow" w:hAnsi="Arial Narrow" w:cs="Arial Narrow"/>
                <w:sz w:val="20"/>
                <w:szCs w:val="20"/>
                <w:lang w:val="es-PE" w:eastAsia="es-PE"/>
              </w:rPr>
            </w:pPr>
          </w:p>
        </w:tc>
        <w:tc>
          <w:tcPr>
            <w:tcW w:w="447" w:type="dxa"/>
            <w:tcBorders>
              <w:top w:val="single" w:sz="4" w:space="0" w:color="auto"/>
              <w:left w:val="nil"/>
              <w:bottom w:val="single" w:sz="4" w:space="0" w:color="auto"/>
              <w:right w:val="single" w:sz="4" w:space="0" w:color="auto"/>
            </w:tcBorders>
            <w:vAlign w:val="center"/>
          </w:tcPr>
          <w:p w14:paraId="15B76857" w14:textId="77777777" w:rsidR="00412EF8" w:rsidRPr="00752A5B" w:rsidRDefault="00412EF8" w:rsidP="008C6227">
            <w:pPr>
              <w:jc w:val="center"/>
              <w:rPr>
                <w:rFonts w:ascii="Arial Narrow" w:hAnsi="Arial Narrow" w:cs="Arial Narrow"/>
                <w:sz w:val="20"/>
                <w:szCs w:val="20"/>
                <w:lang w:val="es-PE" w:eastAsia="es-PE"/>
              </w:rPr>
            </w:pPr>
          </w:p>
        </w:tc>
        <w:tc>
          <w:tcPr>
            <w:tcW w:w="2037" w:type="dxa"/>
            <w:tcBorders>
              <w:top w:val="single" w:sz="4" w:space="0" w:color="auto"/>
              <w:left w:val="nil"/>
              <w:bottom w:val="single" w:sz="4" w:space="0" w:color="auto"/>
              <w:right w:val="single" w:sz="4" w:space="0" w:color="auto"/>
            </w:tcBorders>
            <w:noWrap/>
            <w:vAlign w:val="center"/>
          </w:tcPr>
          <w:p w14:paraId="15B76858" w14:textId="77777777" w:rsidR="00412EF8" w:rsidRPr="00752A5B" w:rsidRDefault="007D303E" w:rsidP="008C6227">
            <w:pPr>
              <w:jc w:val="center"/>
              <w:rPr>
                <w:rFonts w:ascii="Arial Narrow" w:hAnsi="Arial Narrow" w:cs="Arial Narrow"/>
                <w:sz w:val="20"/>
                <w:szCs w:val="20"/>
                <w:highlight w:val="yellow"/>
                <w:lang w:val="es-PE" w:eastAsia="es-PE"/>
              </w:rPr>
            </w:pPr>
            <w:r w:rsidRPr="00752A5B">
              <w:rPr>
                <w:rFonts w:ascii="Arial Narrow" w:hAnsi="Arial Narrow" w:cs="Arial Narrow"/>
                <w:sz w:val="20"/>
                <w:szCs w:val="20"/>
                <w:lang w:val="es-PE" w:eastAsia="es-PE"/>
              </w:rPr>
              <w:t>17,18,19,20,21,22,23,24,25,26 y 27</w:t>
            </w:r>
          </w:p>
        </w:tc>
      </w:tr>
      <w:tr w:rsidR="005354F7" w:rsidRPr="00752A5B" w14:paraId="15B76862" w14:textId="77777777" w:rsidTr="00701C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551"/>
          <w:jc w:val="center"/>
        </w:trPr>
        <w:tc>
          <w:tcPr>
            <w:tcW w:w="387" w:type="dxa"/>
            <w:tcBorders>
              <w:top w:val="single" w:sz="4" w:space="0" w:color="auto"/>
              <w:left w:val="single" w:sz="4" w:space="0" w:color="auto"/>
              <w:bottom w:val="single" w:sz="4" w:space="0" w:color="auto"/>
              <w:right w:val="single" w:sz="4" w:space="0" w:color="auto"/>
            </w:tcBorders>
          </w:tcPr>
          <w:p w14:paraId="15B7685A" w14:textId="77777777" w:rsidR="00412EF8" w:rsidRPr="00752A5B" w:rsidRDefault="00412EF8" w:rsidP="008C6227">
            <w:pPr>
              <w:pStyle w:val="Prrafodelista"/>
              <w:numPr>
                <w:ilvl w:val="0"/>
                <w:numId w:val="13"/>
              </w:numPr>
              <w:ind w:left="0" w:firstLine="0"/>
              <w:jc w:val="left"/>
              <w:rPr>
                <w:rFonts w:ascii="Arial Narrow" w:hAnsi="Arial Narrow" w:cs="Arial Narrow"/>
                <w:sz w:val="20"/>
                <w:szCs w:val="20"/>
                <w:lang w:val="es-PE" w:eastAsia="es-PE"/>
              </w:rPr>
            </w:pPr>
          </w:p>
        </w:tc>
        <w:tc>
          <w:tcPr>
            <w:tcW w:w="1417" w:type="dxa"/>
            <w:tcBorders>
              <w:top w:val="single" w:sz="4" w:space="0" w:color="auto"/>
              <w:left w:val="nil"/>
              <w:bottom w:val="single" w:sz="4" w:space="0" w:color="auto"/>
              <w:right w:val="single" w:sz="4" w:space="0" w:color="auto"/>
            </w:tcBorders>
          </w:tcPr>
          <w:p w14:paraId="15B7685B" w14:textId="77777777" w:rsidR="00412EF8" w:rsidRPr="00752A5B" w:rsidRDefault="00412EF8" w:rsidP="008C6227">
            <w:pPr>
              <w:pStyle w:val="Prrafodelista"/>
              <w:ind w:left="166"/>
              <w:jc w:val="left"/>
              <w:rPr>
                <w:rFonts w:ascii="Arial Narrow" w:hAnsi="Arial Narrow" w:cs="Arial Narrow"/>
                <w:sz w:val="20"/>
                <w:szCs w:val="20"/>
              </w:rPr>
            </w:pPr>
            <w:r w:rsidRPr="00752A5B">
              <w:rPr>
                <w:rFonts w:ascii="Arial Narrow" w:hAnsi="Arial Narrow" w:cs="Arial Narrow"/>
                <w:sz w:val="20"/>
                <w:szCs w:val="20"/>
              </w:rPr>
              <w:t>Registrar Término de Traslado.</w:t>
            </w:r>
          </w:p>
        </w:tc>
        <w:tc>
          <w:tcPr>
            <w:tcW w:w="2139" w:type="dxa"/>
            <w:tcBorders>
              <w:top w:val="single" w:sz="4" w:space="0" w:color="auto"/>
              <w:left w:val="nil"/>
              <w:bottom w:val="single" w:sz="4" w:space="0" w:color="auto"/>
              <w:right w:val="single" w:sz="4" w:space="0" w:color="auto"/>
            </w:tcBorders>
          </w:tcPr>
          <w:p w14:paraId="15B7685C" w14:textId="77777777" w:rsidR="00412EF8" w:rsidRPr="00752A5B" w:rsidRDefault="00412EF8"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 xml:space="preserve">Funcionario de SUNAT registra el término de traslado de la carga postal al DTP,  fecha y hora de término del traslado y cantidad de sacas postales </w:t>
            </w:r>
            <w:r w:rsidRPr="00752A5B">
              <w:rPr>
                <w:rFonts w:ascii="Arial Narrow" w:hAnsi="Arial Narrow" w:cs="Arial Narrow"/>
                <w:lang w:val="es-PE" w:eastAsia="es-PE"/>
              </w:rPr>
              <w:lastRenderedPageBreak/>
              <w:t>transportadas por DEP.</w:t>
            </w:r>
          </w:p>
        </w:tc>
        <w:tc>
          <w:tcPr>
            <w:tcW w:w="1263" w:type="dxa"/>
            <w:tcBorders>
              <w:top w:val="single" w:sz="4" w:space="0" w:color="auto"/>
              <w:left w:val="nil"/>
              <w:bottom w:val="single" w:sz="4" w:space="0" w:color="auto"/>
              <w:right w:val="single" w:sz="4" w:space="0" w:color="auto"/>
            </w:tcBorders>
            <w:vAlign w:val="center"/>
          </w:tcPr>
          <w:p w14:paraId="15B7685D"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lastRenderedPageBreak/>
              <w:t>SUNAT</w:t>
            </w:r>
          </w:p>
        </w:tc>
        <w:tc>
          <w:tcPr>
            <w:tcW w:w="426" w:type="dxa"/>
            <w:tcBorders>
              <w:top w:val="single" w:sz="4" w:space="0" w:color="auto"/>
              <w:left w:val="nil"/>
              <w:bottom w:val="single" w:sz="4" w:space="0" w:color="auto"/>
              <w:right w:val="single" w:sz="4" w:space="0" w:color="auto"/>
            </w:tcBorders>
            <w:vAlign w:val="center"/>
          </w:tcPr>
          <w:p w14:paraId="15B7685E"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338" w:type="dxa"/>
            <w:tcBorders>
              <w:top w:val="single" w:sz="4" w:space="0" w:color="auto"/>
              <w:left w:val="nil"/>
              <w:bottom w:val="single" w:sz="4" w:space="0" w:color="auto"/>
              <w:right w:val="single" w:sz="4" w:space="0" w:color="auto"/>
            </w:tcBorders>
            <w:vAlign w:val="center"/>
          </w:tcPr>
          <w:p w14:paraId="15B7685F" w14:textId="77777777" w:rsidR="00412EF8" w:rsidRPr="00752A5B" w:rsidRDefault="00412EF8" w:rsidP="008C6227">
            <w:pPr>
              <w:jc w:val="center"/>
              <w:rPr>
                <w:rFonts w:ascii="Arial Narrow" w:hAnsi="Arial Narrow" w:cs="Arial Narrow"/>
                <w:sz w:val="20"/>
                <w:szCs w:val="20"/>
                <w:lang w:val="es-PE" w:eastAsia="es-PE"/>
              </w:rPr>
            </w:pPr>
          </w:p>
        </w:tc>
        <w:tc>
          <w:tcPr>
            <w:tcW w:w="447" w:type="dxa"/>
            <w:tcBorders>
              <w:top w:val="single" w:sz="4" w:space="0" w:color="auto"/>
              <w:left w:val="nil"/>
              <w:bottom w:val="single" w:sz="4" w:space="0" w:color="auto"/>
              <w:right w:val="single" w:sz="4" w:space="0" w:color="auto"/>
            </w:tcBorders>
            <w:vAlign w:val="center"/>
          </w:tcPr>
          <w:p w14:paraId="15B76860" w14:textId="77777777" w:rsidR="00412EF8" w:rsidRPr="00752A5B" w:rsidRDefault="00412EF8" w:rsidP="008C6227">
            <w:pPr>
              <w:jc w:val="center"/>
              <w:rPr>
                <w:rFonts w:ascii="Arial Narrow" w:hAnsi="Arial Narrow" w:cs="Arial Narrow"/>
                <w:sz w:val="20"/>
                <w:szCs w:val="20"/>
                <w:lang w:val="es-PE" w:eastAsia="es-PE"/>
              </w:rPr>
            </w:pPr>
          </w:p>
        </w:tc>
        <w:tc>
          <w:tcPr>
            <w:tcW w:w="2037" w:type="dxa"/>
            <w:tcBorders>
              <w:top w:val="single" w:sz="4" w:space="0" w:color="auto"/>
              <w:left w:val="nil"/>
              <w:bottom w:val="single" w:sz="4" w:space="0" w:color="auto"/>
              <w:right w:val="single" w:sz="4" w:space="0" w:color="auto"/>
            </w:tcBorders>
            <w:noWrap/>
            <w:vAlign w:val="center"/>
          </w:tcPr>
          <w:p w14:paraId="15B76861" w14:textId="77777777" w:rsidR="00412EF8" w:rsidRPr="00752A5B" w:rsidRDefault="007D303E" w:rsidP="008C6227">
            <w:pPr>
              <w:jc w:val="center"/>
              <w:rPr>
                <w:rFonts w:ascii="Arial Narrow" w:hAnsi="Arial Narrow" w:cs="Arial Narrow"/>
                <w:sz w:val="20"/>
                <w:szCs w:val="20"/>
                <w:highlight w:val="yellow"/>
                <w:lang w:val="es-PE" w:eastAsia="es-PE"/>
              </w:rPr>
            </w:pPr>
            <w:r w:rsidRPr="00752A5B">
              <w:rPr>
                <w:rFonts w:ascii="Arial Narrow" w:hAnsi="Arial Narrow" w:cs="Arial Narrow"/>
                <w:sz w:val="20"/>
                <w:szCs w:val="20"/>
                <w:lang w:val="es-PE" w:eastAsia="es-PE"/>
              </w:rPr>
              <w:t>28,29,30 y 31</w:t>
            </w:r>
          </w:p>
        </w:tc>
      </w:tr>
      <w:tr w:rsidR="005354F7" w:rsidRPr="00752A5B" w14:paraId="15B76871" w14:textId="77777777" w:rsidTr="00701C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551"/>
          <w:jc w:val="center"/>
        </w:trPr>
        <w:tc>
          <w:tcPr>
            <w:tcW w:w="387" w:type="dxa"/>
            <w:tcBorders>
              <w:top w:val="single" w:sz="4" w:space="0" w:color="auto"/>
              <w:left w:val="single" w:sz="4" w:space="0" w:color="auto"/>
              <w:bottom w:val="single" w:sz="4" w:space="0" w:color="auto"/>
              <w:right w:val="single" w:sz="4" w:space="0" w:color="auto"/>
            </w:tcBorders>
          </w:tcPr>
          <w:p w14:paraId="15B76863" w14:textId="77777777" w:rsidR="00412EF8" w:rsidRPr="00752A5B" w:rsidRDefault="00412EF8" w:rsidP="008C6227">
            <w:pPr>
              <w:pStyle w:val="Prrafodelista"/>
              <w:numPr>
                <w:ilvl w:val="0"/>
                <w:numId w:val="13"/>
              </w:numPr>
              <w:ind w:left="0" w:firstLine="0"/>
              <w:jc w:val="left"/>
              <w:rPr>
                <w:rFonts w:ascii="Arial Narrow" w:hAnsi="Arial Narrow" w:cs="Arial Narrow"/>
                <w:sz w:val="20"/>
                <w:szCs w:val="20"/>
                <w:lang w:val="es-PE" w:eastAsia="es-PE"/>
              </w:rPr>
            </w:pPr>
          </w:p>
        </w:tc>
        <w:tc>
          <w:tcPr>
            <w:tcW w:w="1417" w:type="dxa"/>
            <w:tcBorders>
              <w:top w:val="single" w:sz="4" w:space="0" w:color="auto"/>
              <w:left w:val="nil"/>
              <w:bottom w:val="single" w:sz="4" w:space="0" w:color="auto"/>
              <w:right w:val="single" w:sz="4" w:space="0" w:color="auto"/>
            </w:tcBorders>
          </w:tcPr>
          <w:p w14:paraId="15B76864" w14:textId="77777777" w:rsidR="00412EF8" w:rsidRPr="00752A5B" w:rsidRDefault="00412EF8" w:rsidP="008C6227">
            <w:pPr>
              <w:pStyle w:val="Prrafodelista"/>
              <w:ind w:left="166"/>
              <w:rPr>
                <w:rFonts w:ascii="Arial Narrow" w:hAnsi="Arial Narrow" w:cs="Arial Narrow"/>
                <w:sz w:val="20"/>
                <w:szCs w:val="20"/>
              </w:rPr>
            </w:pPr>
            <w:r w:rsidRPr="00752A5B">
              <w:rPr>
                <w:rFonts w:ascii="Arial Narrow" w:hAnsi="Arial Narrow" w:cs="Arial Narrow"/>
                <w:sz w:val="20"/>
                <w:szCs w:val="20"/>
              </w:rPr>
              <w:t>Clasificación por Tipo de Servicio.</w:t>
            </w:r>
          </w:p>
        </w:tc>
        <w:tc>
          <w:tcPr>
            <w:tcW w:w="2139" w:type="dxa"/>
            <w:tcBorders>
              <w:top w:val="single" w:sz="4" w:space="0" w:color="auto"/>
              <w:left w:val="nil"/>
              <w:bottom w:val="single" w:sz="4" w:space="0" w:color="auto"/>
              <w:right w:val="single" w:sz="4" w:space="0" w:color="auto"/>
            </w:tcBorders>
          </w:tcPr>
          <w:p w14:paraId="15B76865" w14:textId="77777777" w:rsidR="00412EF8" w:rsidRPr="00752A5B" w:rsidRDefault="00412EF8"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Personal de SERPOST clasifica las sacas postales según el tipo de servicio para su apertura.</w:t>
            </w:r>
          </w:p>
          <w:p w14:paraId="15B76866" w14:textId="77777777" w:rsidR="00412EF8" w:rsidRPr="00752A5B" w:rsidRDefault="00412EF8" w:rsidP="008C6227">
            <w:pPr>
              <w:pStyle w:val="Textonotapie"/>
              <w:numPr>
                <w:ilvl w:val="0"/>
                <w:numId w:val="14"/>
              </w:numPr>
              <w:tabs>
                <w:tab w:val="clear" w:pos="851"/>
              </w:tabs>
              <w:spacing w:after="0"/>
              <w:ind w:left="283" w:hanging="113"/>
              <w:rPr>
                <w:rFonts w:ascii="Arial Narrow" w:hAnsi="Arial Narrow" w:cs="Arial Narrow"/>
                <w:lang w:val="es-PE" w:eastAsia="es-PE"/>
              </w:rPr>
            </w:pPr>
            <w:r w:rsidRPr="00752A5B">
              <w:rPr>
                <w:rFonts w:ascii="Arial Narrow" w:hAnsi="Arial Narrow" w:cs="Arial Narrow"/>
                <w:lang w:val="es-PE" w:eastAsia="es-PE"/>
              </w:rPr>
              <w:t>Encomiendas Internacionales (EI)</w:t>
            </w:r>
          </w:p>
          <w:p w14:paraId="15B76867" w14:textId="77777777" w:rsidR="00412EF8" w:rsidRPr="00752A5B" w:rsidRDefault="00412EF8" w:rsidP="008C6227">
            <w:pPr>
              <w:pStyle w:val="Textonotapie"/>
              <w:numPr>
                <w:ilvl w:val="0"/>
                <w:numId w:val="14"/>
              </w:numPr>
              <w:tabs>
                <w:tab w:val="clear" w:pos="851"/>
              </w:tabs>
              <w:spacing w:after="0"/>
              <w:ind w:left="283" w:hanging="113"/>
              <w:rPr>
                <w:rFonts w:ascii="Arial Narrow" w:hAnsi="Arial Narrow" w:cs="Arial Narrow"/>
                <w:lang w:val="es-PE" w:eastAsia="es-PE"/>
              </w:rPr>
            </w:pPr>
            <w:r w:rsidRPr="00752A5B">
              <w:rPr>
                <w:rFonts w:ascii="Arial Narrow" w:hAnsi="Arial Narrow" w:cs="Arial Narrow"/>
                <w:lang w:val="es-PE" w:eastAsia="es-PE"/>
              </w:rPr>
              <w:t>Servicio de Mensajería Rápida (EMS)</w:t>
            </w:r>
          </w:p>
          <w:p w14:paraId="15B76868" w14:textId="77777777" w:rsidR="00412EF8" w:rsidRPr="00752A5B" w:rsidRDefault="00412EF8" w:rsidP="008C6227">
            <w:pPr>
              <w:pStyle w:val="Textonotapie"/>
              <w:numPr>
                <w:ilvl w:val="0"/>
                <w:numId w:val="14"/>
              </w:numPr>
              <w:tabs>
                <w:tab w:val="clear" w:pos="851"/>
              </w:tabs>
              <w:spacing w:after="0"/>
              <w:ind w:left="283" w:hanging="113"/>
              <w:rPr>
                <w:rFonts w:ascii="Arial Narrow" w:hAnsi="Arial Narrow" w:cs="Arial Narrow"/>
                <w:lang w:val="es-PE" w:eastAsia="es-PE"/>
              </w:rPr>
            </w:pPr>
            <w:r w:rsidRPr="00752A5B">
              <w:rPr>
                <w:rFonts w:ascii="Arial Narrow" w:hAnsi="Arial Narrow" w:cs="Arial Narrow"/>
                <w:lang w:val="es-PE" w:eastAsia="es-PE"/>
              </w:rPr>
              <w:t>Pequeños Paquetes Común (CI)</w:t>
            </w:r>
          </w:p>
          <w:p w14:paraId="15B76869" w14:textId="77777777" w:rsidR="00412EF8" w:rsidRPr="00752A5B" w:rsidRDefault="00412EF8" w:rsidP="008C6227">
            <w:pPr>
              <w:pStyle w:val="Textonotapie"/>
              <w:numPr>
                <w:ilvl w:val="0"/>
                <w:numId w:val="14"/>
              </w:numPr>
              <w:tabs>
                <w:tab w:val="clear" w:pos="851"/>
              </w:tabs>
              <w:spacing w:after="0"/>
              <w:ind w:left="283" w:hanging="113"/>
              <w:rPr>
                <w:rFonts w:ascii="Arial Narrow" w:hAnsi="Arial Narrow" w:cs="Arial Narrow"/>
                <w:lang w:val="es-PE" w:eastAsia="es-PE"/>
              </w:rPr>
            </w:pPr>
            <w:r w:rsidRPr="00752A5B">
              <w:rPr>
                <w:rFonts w:ascii="Arial Narrow" w:hAnsi="Arial Narrow" w:cs="Arial Narrow"/>
                <w:lang w:val="es-PE" w:eastAsia="es-PE"/>
              </w:rPr>
              <w:t>Pequeños Paquetes Certificados (RR)</w:t>
            </w:r>
          </w:p>
          <w:p w14:paraId="15B7686A" w14:textId="77777777" w:rsidR="00412EF8" w:rsidRPr="00752A5B" w:rsidRDefault="00412EF8" w:rsidP="008C6227">
            <w:pPr>
              <w:pStyle w:val="Textonotapie"/>
              <w:tabs>
                <w:tab w:val="clear" w:pos="851"/>
              </w:tabs>
              <w:spacing w:after="0"/>
              <w:rPr>
                <w:rFonts w:ascii="Arial Narrow" w:hAnsi="Arial Narrow" w:cs="Arial Narrow"/>
                <w:lang w:val="es-PE" w:eastAsia="es-PE"/>
              </w:rPr>
            </w:pPr>
          </w:p>
          <w:p w14:paraId="15B7686B" w14:textId="77777777" w:rsidR="00412EF8" w:rsidRPr="00752A5B" w:rsidRDefault="00412EF8"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Después de la apertura de las sacas, el personal de SUNAT selecciona aquellos envíos que deben ser sometidos a distribución directa o destinación aduanera.</w:t>
            </w:r>
          </w:p>
        </w:tc>
        <w:tc>
          <w:tcPr>
            <w:tcW w:w="1263" w:type="dxa"/>
            <w:tcBorders>
              <w:top w:val="single" w:sz="4" w:space="0" w:color="auto"/>
              <w:left w:val="nil"/>
              <w:bottom w:val="single" w:sz="4" w:space="0" w:color="auto"/>
              <w:right w:val="single" w:sz="4" w:space="0" w:color="auto"/>
            </w:tcBorders>
            <w:vAlign w:val="center"/>
          </w:tcPr>
          <w:p w14:paraId="15B7686C"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SERPOST</w:t>
            </w:r>
          </w:p>
        </w:tc>
        <w:tc>
          <w:tcPr>
            <w:tcW w:w="426" w:type="dxa"/>
            <w:tcBorders>
              <w:top w:val="single" w:sz="4" w:space="0" w:color="auto"/>
              <w:left w:val="nil"/>
              <w:bottom w:val="single" w:sz="4" w:space="0" w:color="auto"/>
              <w:right w:val="single" w:sz="4" w:space="0" w:color="auto"/>
            </w:tcBorders>
            <w:vAlign w:val="center"/>
          </w:tcPr>
          <w:p w14:paraId="15B7686D"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338" w:type="dxa"/>
            <w:tcBorders>
              <w:top w:val="single" w:sz="4" w:space="0" w:color="auto"/>
              <w:left w:val="nil"/>
              <w:bottom w:val="single" w:sz="4" w:space="0" w:color="auto"/>
              <w:right w:val="single" w:sz="4" w:space="0" w:color="auto"/>
            </w:tcBorders>
            <w:vAlign w:val="center"/>
          </w:tcPr>
          <w:p w14:paraId="15B7686E" w14:textId="77777777" w:rsidR="00412EF8" w:rsidRPr="00752A5B" w:rsidRDefault="00412EF8" w:rsidP="008C6227">
            <w:pPr>
              <w:jc w:val="center"/>
              <w:rPr>
                <w:rFonts w:ascii="Arial Narrow" w:hAnsi="Arial Narrow" w:cs="Arial Narrow"/>
                <w:sz w:val="20"/>
                <w:szCs w:val="20"/>
                <w:lang w:val="es-PE" w:eastAsia="es-PE"/>
              </w:rPr>
            </w:pPr>
          </w:p>
        </w:tc>
        <w:tc>
          <w:tcPr>
            <w:tcW w:w="447" w:type="dxa"/>
            <w:tcBorders>
              <w:top w:val="single" w:sz="4" w:space="0" w:color="auto"/>
              <w:left w:val="nil"/>
              <w:bottom w:val="single" w:sz="4" w:space="0" w:color="auto"/>
              <w:right w:val="single" w:sz="4" w:space="0" w:color="auto"/>
            </w:tcBorders>
            <w:vAlign w:val="center"/>
          </w:tcPr>
          <w:p w14:paraId="15B7686F" w14:textId="77777777" w:rsidR="00412EF8" w:rsidRPr="00752A5B" w:rsidRDefault="00412EF8" w:rsidP="008C6227">
            <w:pPr>
              <w:jc w:val="center"/>
              <w:rPr>
                <w:rFonts w:ascii="Arial Narrow" w:hAnsi="Arial Narrow" w:cs="Arial Narrow"/>
                <w:sz w:val="20"/>
                <w:szCs w:val="20"/>
                <w:lang w:val="es-PE" w:eastAsia="es-PE"/>
              </w:rPr>
            </w:pPr>
          </w:p>
        </w:tc>
        <w:tc>
          <w:tcPr>
            <w:tcW w:w="2037" w:type="dxa"/>
            <w:tcBorders>
              <w:top w:val="single" w:sz="4" w:space="0" w:color="auto"/>
              <w:left w:val="nil"/>
              <w:bottom w:val="single" w:sz="4" w:space="0" w:color="auto"/>
              <w:right w:val="single" w:sz="4" w:space="0" w:color="auto"/>
            </w:tcBorders>
            <w:noWrap/>
            <w:vAlign w:val="center"/>
          </w:tcPr>
          <w:p w14:paraId="15B76870" w14:textId="77777777" w:rsidR="00412EF8" w:rsidRPr="00752A5B" w:rsidRDefault="00412EF8" w:rsidP="008C6227">
            <w:pPr>
              <w:jc w:val="center"/>
              <w:rPr>
                <w:rFonts w:ascii="Arial Narrow" w:hAnsi="Arial Narrow" w:cs="Arial Narrow"/>
                <w:sz w:val="20"/>
                <w:szCs w:val="20"/>
                <w:highlight w:val="yellow"/>
                <w:lang w:val="es-PE" w:eastAsia="es-PE"/>
              </w:rPr>
            </w:pPr>
          </w:p>
        </w:tc>
      </w:tr>
      <w:tr w:rsidR="005354F7" w:rsidRPr="00752A5B" w14:paraId="15B7687B" w14:textId="77777777" w:rsidTr="00701C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551"/>
          <w:jc w:val="center"/>
        </w:trPr>
        <w:tc>
          <w:tcPr>
            <w:tcW w:w="387" w:type="dxa"/>
            <w:tcBorders>
              <w:top w:val="single" w:sz="4" w:space="0" w:color="auto"/>
              <w:left w:val="single" w:sz="4" w:space="0" w:color="auto"/>
              <w:bottom w:val="single" w:sz="4" w:space="0" w:color="auto"/>
              <w:right w:val="single" w:sz="4" w:space="0" w:color="auto"/>
            </w:tcBorders>
          </w:tcPr>
          <w:p w14:paraId="15B76872" w14:textId="77777777" w:rsidR="00412EF8" w:rsidRPr="002E5564" w:rsidRDefault="00412EF8" w:rsidP="008C6227">
            <w:pPr>
              <w:pStyle w:val="Prrafodelista"/>
              <w:numPr>
                <w:ilvl w:val="0"/>
                <w:numId w:val="13"/>
              </w:numPr>
              <w:ind w:left="0" w:firstLine="0"/>
              <w:jc w:val="left"/>
              <w:rPr>
                <w:rFonts w:ascii="Arial Narrow" w:hAnsi="Arial Narrow" w:cs="Arial Narrow"/>
                <w:strike/>
                <w:sz w:val="20"/>
                <w:szCs w:val="20"/>
                <w:highlight w:val="lightGray"/>
                <w:lang w:val="es-PE" w:eastAsia="es-PE"/>
              </w:rPr>
            </w:pPr>
          </w:p>
        </w:tc>
        <w:tc>
          <w:tcPr>
            <w:tcW w:w="1417" w:type="dxa"/>
            <w:tcBorders>
              <w:top w:val="single" w:sz="4" w:space="0" w:color="auto"/>
              <w:left w:val="nil"/>
              <w:bottom w:val="single" w:sz="4" w:space="0" w:color="auto"/>
              <w:right w:val="single" w:sz="4" w:space="0" w:color="auto"/>
            </w:tcBorders>
          </w:tcPr>
          <w:p w14:paraId="15B76873" w14:textId="77777777" w:rsidR="00412EF8" w:rsidRPr="002E5564" w:rsidRDefault="00412EF8" w:rsidP="008C6227">
            <w:pPr>
              <w:pStyle w:val="Prrafodelista"/>
              <w:ind w:left="166"/>
              <w:rPr>
                <w:rFonts w:ascii="Arial Narrow" w:hAnsi="Arial Narrow" w:cs="Arial Narrow"/>
                <w:strike/>
                <w:sz w:val="20"/>
                <w:szCs w:val="20"/>
                <w:highlight w:val="lightGray"/>
              </w:rPr>
            </w:pPr>
            <w:r w:rsidRPr="002E5564">
              <w:rPr>
                <w:rFonts w:ascii="Arial Narrow" w:hAnsi="Arial Narrow" w:cs="Arial Narrow"/>
                <w:strike/>
                <w:sz w:val="20"/>
                <w:szCs w:val="20"/>
                <w:highlight w:val="lightGray"/>
              </w:rPr>
              <w:t>Registrar Distribución Directa</w:t>
            </w:r>
          </w:p>
        </w:tc>
        <w:tc>
          <w:tcPr>
            <w:tcW w:w="2139" w:type="dxa"/>
            <w:tcBorders>
              <w:top w:val="single" w:sz="4" w:space="0" w:color="auto"/>
              <w:left w:val="nil"/>
              <w:bottom w:val="single" w:sz="4" w:space="0" w:color="auto"/>
              <w:right w:val="single" w:sz="4" w:space="0" w:color="auto"/>
            </w:tcBorders>
          </w:tcPr>
          <w:p w14:paraId="15B76874" w14:textId="77777777" w:rsidR="00412EF8" w:rsidRPr="002E5564" w:rsidRDefault="00412EF8" w:rsidP="008C6227">
            <w:pPr>
              <w:pStyle w:val="Textonotapie"/>
              <w:tabs>
                <w:tab w:val="clear" w:pos="851"/>
              </w:tabs>
              <w:ind w:left="157" w:firstLine="0"/>
              <w:rPr>
                <w:rFonts w:ascii="Arial Narrow" w:hAnsi="Arial Narrow" w:cs="Arial Narrow"/>
                <w:strike/>
                <w:highlight w:val="lightGray"/>
                <w:lang w:val="es-PE" w:eastAsia="es-PE"/>
              </w:rPr>
            </w:pPr>
            <w:r w:rsidRPr="002E5564">
              <w:rPr>
                <w:rFonts w:ascii="Arial Narrow" w:hAnsi="Arial Narrow" w:cs="Arial Narrow"/>
                <w:strike/>
                <w:highlight w:val="lightGray"/>
                <w:lang w:val="es-PE" w:eastAsia="es-PE"/>
              </w:rPr>
              <w:t>Personal de SERPOST registra</w:t>
            </w:r>
            <w:r w:rsidR="00B362A2" w:rsidRPr="002E5564">
              <w:rPr>
                <w:rFonts w:ascii="Arial Narrow" w:hAnsi="Arial Narrow" w:cs="Arial Narrow"/>
                <w:strike/>
                <w:highlight w:val="lightGray"/>
                <w:lang w:val="es-PE" w:eastAsia="es-PE"/>
              </w:rPr>
              <w:t xml:space="preserve"> </w:t>
            </w:r>
            <w:r w:rsidRPr="002E5564">
              <w:rPr>
                <w:rFonts w:ascii="Arial Narrow" w:hAnsi="Arial Narrow" w:cs="Arial Narrow"/>
                <w:strike/>
                <w:highlight w:val="lightGray"/>
                <w:lang w:val="es-PE" w:eastAsia="es-PE"/>
              </w:rPr>
              <w:t>de forma consolidada</w:t>
            </w:r>
            <w:r w:rsidR="00B362A2" w:rsidRPr="002E5564">
              <w:rPr>
                <w:rFonts w:ascii="Arial Narrow" w:hAnsi="Arial Narrow" w:cs="Arial Narrow"/>
                <w:strike/>
                <w:highlight w:val="lightGray"/>
                <w:lang w:val="es-PE" w:eastAsia="es-PE"/>
              </w:rPr>
              <w:t xml:space="preserve"> en los sistemas de SERPOST</w:t>
            </w:r>
            <w:r w:rsidRPr="002E5564">
              <w:rPr>
                <w:rFonts w:ascii="Arial Narrow" w:hAnsi="Arial Narrow" w:cs="Arial Narrow"/>
                <w:strike/>
                <w:highlight w:val="lightGray"/>
                <w:lang w:val="es-PE" w:eastAsia="es-PE"/>
              </w:rPr>
              <w:t xml:space="preserve"> la información correspondiente a distribución directa de los envíos no seleccionados para destinación aduanera.</w:t>
            </w:r>
          </w:p>
          <w:p w14:paraId="15B76875" w14:textId="77777777" w:rsidR="00412EF8" w:rsidRPr="002E5564" w:rsidRDefault="00412EF8" w:rsidP="008C6227">
            <w:pPr>
              <w:pStyle w:val="Textonotapie"/>
              <w:tabs>
                <w:tab w:val="clear" w:pos="851"/>
              </w:tabs>
              <w:ind w:left="157" w:firstLine="0"/>
              <w:rPr>
                <w:rFonts w:ascii="Arial Narrow" w:hAnsi="Arial Narrow" w:cs="Arial Narrow"/>
                <w:strike/>
                <w:highlight w:val="lightGray"/>
                <w:lang w:val="es-PE" w:eastAsia="es-PE"/>
              </w:rPr>
            </w:pPr>
            <w:r w:rsidRPr="002E5564">
              <w:rPr>
                <w:rFonts w:ascii="Arial Narrow" w:hAnsi="Arial Narrow" w:cs="Arial Narrow"/>
                <w:strike/>
                <w:highlight w:val="lightGray"/>
                <w:lang w:val="es-PE" w:eastAsia="es-PE"/>
              </w:rPr>
              <w:t>El registro de los envíos de distribución directa formará parte consolidada de la DEP (Envíos Postales).</w:t>
            </w:r>
          </w:p>
        </w:tc>
        <w:tc>
          <w:tcPr>
            <w:tcW w:w="1263" w:type="dxa"/>
            <w:tcBorders>
              <w:top w:val="single" w:sz="4" w:space="0" w:color="auto"/>
              <w:left w:val="nil"/>
              <w:bottom w:val="single" w:sz="4" w:space="0" w:color="auto"/>
              <w:right w:val="single" w:sz="4" w:space="0" w:color="auto"/>
            </w:tcBorders>
            <w:vAlign w:val="center"/>
          </w:tcPr>
          <w:p w14:paraId="15B76876" w14:textId="77777777" w:rsidR="00412EF8" w:rsidRPr="002E5564" w:rsidRDefault="00412EF8" w:rsidP="008C6227">
            <w:pPr>
              <w:jc w:val="center"/>
              <w:rPr>
                <w:rFonts w:ascii="Arial Narrow" w:hAnsi="Arial Narrow" w:cs="Arial Narrow"/>
                <w:strike/>
                <w:sz w:val="20"/>
                <w:szCs w:val="20"/>
                <w:highlight w:val="lightGray"/>
                <w:lang w:val="es-PE" w:eastAsia="es-PE"/>
              </w:rPr>
            </w:pPr>
            <w:r w:rsidRPr="002E5564">
              <w:rPr>
                <w:rFonts w:ascii="Arial Narrow" w:hAnsi="Arial Narrow" w:cs="Arial Narrow"/>
                <w:strike/>
                <w:sz w:val="20"/>
                <w:szCs w:val="20"/>
                <w:highlight w:val="lightGray"/>
                <w:lang w:val="es-PE" w:eastAsia="es-PE"/>
              </w:rPr>
              <w:t>SERPOST</w:t>
            </w:r>
          </w:p>
        </w:tc>
        <w:tc>
          <w:tcPr>
            <w:tcW w:w="426" w:type="dxa"/>
            <w:tcBorders>
              <w:top w:val="single" w:sz="4" w:space="0" w:color="auto"/>
              <w:left w:val="nil"/>
              <w:bottom w:val="single" w:sz="4" w:space="0" w:color="auto"/>
              <w:right w:val="single" w:sz="4" w:space="0" w:color="auto"/>
            </w:tcBorders>
            <w:vAlign w:val="center"/>
          </w:tcPr>
          <w:p w14:paraId="15B76877" w14:textId="77777777" w:rsidR="00412EF8" w:rsidRPr="002E5564" w:rsidRDefault="00412EF8" w:rsidP="008C6227">
            <w:pPr>
              <w:jc w:val="center"/>
              <w:rPr>
                <w:rFonts w:ascii="Arial Narrow" w:hAnsi="Arial Narrow" w:cs="Arial Narrow"/>
                <w:strike/>
                <w:sz w:val="20"/>
                <w:szCs w:val="20"/>
                <w:highlight w:val="lightGray"/>
                <w:lang w:val="es-PE" w:eastAsia="es-PE"/>
              </w:rPr>
            </w:pPr>
            <w:r w:rsidRPr="002E5564">
              <w:rPr>
                <w:rFonts w:ascii="Arial Narrow" w:hAnsi="Arial Narrow" w:cs="Arial Narrow"/>
                <w:strike/>
                <w:sz w:val="20"/>
                <w:szCs w:val="20"/>
                <w:highlight w:val="lightGray"/>
                <w:lang w:val="es-PE" w:eastAsia="es-PE"/>
              </w:rPr>
              <w:t>X</w:t>
            </w:r>
          </w:p>
        </w:tc>
        <w:tc>
          <w:tcPr>
            <w:tcW w:w="338" w:type="dxa"/>
            <w:tcBorders>
              <w:top w:val="single" w:sz="4" w:space="0" w:color="auto"/>
              <w:left w:val="nil"/>
              <w:bottom w:val="single" w:sz="4" w:space="0" w:color="auto"/>
              <w:right w:val="single" w:sz="4" w:space="0" w:color="auto"/>
            </w:tcBorders>
            <w:vAlign w:val="center"/>
          </w:tcPr>
          <w:p w14:paraId="15B76878" w14:textId="77777777" w:rsidR="00412EF8" w:rsidRPr="002E5564" w:rsidRDefault="00412EF8" w:rsidP="008C6227">
            <w:pPr>
              <w:jc w:val="center"/>
              <w:rPr>
                <w:rFonts w:ascii="Arial Narrow" w:hAnsi="Arial Narrow" w:cs="Arial Narrow"/>
                <w:strike/>
                <w:sz w:val="20"/>
                <w:szCs w:val="20"/>
                <w:highlight w:val="lightGray"/>
                <w:lang w:val="es-PE" w:eastAsia="es-PE"/>
              </w:rPr>
            </w:pPr>
          </w:p>
        </w:tc>
        <w:tc>
          <w:tcPr>
            <w:tcW w:w="447" w:type="dxa"/>
            <w:tcBorders>
              <w:top w:val="single" w:sz="4" w:space="0" w:color="auto"/>
              <w:left w:val="nil"/>
              <w:bottom w:val="single" w:sz="4" w:space="0" w:color="auto"/>
              <w:right w:val="single" w:sz="4" w:space="0" w:color="auto"/>
            </w:tcBorders>
            <w:vAlign w:val="center"/>
          </w:tcPr>
          <w:p w14:paraId="15B76879" w14:textId="77777777" w:rsidR="00412EF8" w:rsidRPr="002E5564" w:rsidRDefault="00412EF8" w:rsidP="008C6227">
            <w:pPr>
              <w:jc w:val="center"/>
              <w:rPr>
                <w:rFonts w:ascii="Arial Narrow" w:hAnsi="Arial Narrow" w:cs="Arial Narrow"/>
                <w:strike/>
                <w:sz w:val="20"/>
                <w:szCs w:val="20"/>
                <w:highlight w:val="lightGray"/>
                <w:lang w:val="es-PE" w:eastAsia="es-PE"/>
              </w:rPr>
            </w:pPr>
          </w:p>
        </w:tc>
        <w:tc>
          <w:tcPr>
            <w:tcW w:w="2037" w:type="dxa"/>
            <w:tcBorders>
              <w:top w:val="single" w:sz="4" w:space="0" w:color="auto"/>
              <w:left w:val="nil"/>
              <w:bottom w:val="single" w:sz="4" w:space="0" w:color="auto"/>
              <w:right w:val="single" w:sz="4" w:space="0" w:color="auto"/>
            </w:tcBorders>
            <w:noWrap/>
            <w:vAlign w:val="center"/>
          </w:tcPr>
          <w:p w14:paraId="15B7687A" w14:textId="77777777" w:rsidR="00412EF8" w:rsidRPr="002E5564" w:rsidRDefault="00412EF8" w:rsidP="008C6227">
            <w:pPr>
              <w:jc w:val="center"/>
              <w:rPr>
                <w:rFonts w:ascii="Arial Narrow" w:hAnsi="Arial Narrow" w:cs="Arial Narrow"/>
                <w:strike/>
                <w:sz w:val="20"/>
                <w:szCs w:val="20"/>
                <w:highlight w:val="lightGray"/>
                <w:lang w:val="es-PE" w:eastAsia="es-PE"/>
              </w:rPr>
            </w:pPr>
          </w:p>
        </w:tc>
      </w:tr>
      <w:tr w:rsidR="005354F7" w:rsidRPr="00752A5B" w14:paraId="15B76888" w14:textId="77777777" w:rsidTr="00701C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551"/>
          <w:jc w:val="center"/>
        </w:trPr>
        <w:tc>
          <w:tcPr>
            <w:tcW w:w="387" w:type="dxa"/>
            <w:tcBorders>
              <w:top w:val="single" w:sz="4" w:space="0" w:color="auto"/>
              <w:left w:val="single" w:sz="4" w:space="0" w:color="auto"/>
              <w:bottom w:val="single" w:sz="4" w:space="0" w:color="auto"/>
              <w:right w:val="single" w:sz="4" w:space="0" w:color="auto"/>
            </w:tcBorders>
          </w:tcPr>
          <w:p w14:paraId="15B7687C" w14:textId="77777777" w:rsidR="00412EF8" w:rsidRPr="00752A5B" w:rsidRDefault="00412EF8" w:rsidP="008C6227">
            <w:pPr>
              <w:pStyle w:val="Prrafodelista"/>
              <w:numPr>
                <w:ilvl w:val="0"/>
                <w:numId w:val="13"/>
              </w:numPr>
              <w:ind w:left="0" w:firstLine="0"/>
              <w:jc w:val="left"/>
              <w:rPr>
                <w:rFonts w:ascii="Arial Narrow" w:hAnsi="Arial Narrow" w:cs="Arial Narrow"/>
                <w:sz w:val="20"/>
                <w:szCs w:val="20"/>
                <w:lang w:val="es-PE" w:eastAsia="es-PE"/>
              </w:rPr>
            </w:pPr>
          </w:p>
        </w:tc>
        <w:tc>
          <w:tcPr>
            <w:tcW w:w="1417" w:type="dxa"/>
            <w:tcBorders>
              <w:top w:val="single" w:sz="4" w:space="0" w:color="auto"/>
              <w:left w:val="nil"/>
              <w:bottom w:val="single" w:sz="4" w:space="0" w:color="auto"/>
              <w:right w:val="single" w:sz="4" w:space="0" w:color="auto"/>
            </w:tcBorders>
          </w:tcPr>
          <w:p w14:paraId="15B7687D" w14:textId="77777777" w:rsidR="00412EF8" w:rsidRPr="00752A5B" w:rsidRDefault="00412EF8" w:rsidP="008C6227">
            <w:pPr>
              <w:pStyle w:val="Prrafodelista"/>
              <w:ind w:left="166"/>
              <w:rPr>
                <w:rFonts w:ascii="Arial Narrow" w:hAnsi="Arial Narrow" w:cs="Arial Narrow"/>
                <w:sz w:val="20"/>
                <w:szCs w:val="20"/>
              </w:rPr>
            </w:pPr>
            <w:r w:rsidRPr="00752A5B">
              <w:rPr>
                <w:rFonts w:ascii="Arial Narrow" w:hAnsi="Arial Narrow" w:cs="Arial Narrow"/>
                <w:sz w:val="20"/>
                <w:szCs w:val="20"/>
              </w:rPr>
              <w:t>Control y Seguimiento de Envío Postal</w:t>
            </w:r>
          </w:p>
        </w:tc>
        <w:tc>
          <w:tcPr>
            <w:tcW w:w="2139" w:type="dxa"/>
            <w:tcBorders>
              <w:top w:val="single" w:sz="4" w:space="0" w:color="auto"/>
              <w:left w:val="nil"/>
              <w:bottom w:val="single" w:sz="4" w:space="0" w:color="auto"/>
              <w:right w:val="single" w:sz="4" w:space="0" w:color="auto"/>
            </w:tcBorders>
          </w:tcPr>
          <w:p w14:paraId="15B7687E" w14:textId="77777777" w:rsidR="00412EF8" w:rsidRPr="00752A5B" w:rsidRDefault="00412EF8"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Personal de SUNAT registra aquellos envíos postales seleccionados que deben ser sometidos a destinación aduanera.</w:t>
            </w:r>
          </w:p>
          <w:p w14:paraId="15B7687F" w14:textId="77777777" w:rsidR="00412EF8" w:rsidRPr="00752A5B" w:rsidRDefault="00412EF8"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Todos los envíos postales clasificados como encomiendas se someten a destinación aduanera.</w:t>
            </w:r>
          </w:p>
          <w:p w14:paraId="15B76880" w14:textId="77777777" w:rsidR="00412EF8" w:rsidRPr="00752A5B" w:rsidRDefault="00412EF8"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Eventualmente se generan alertas por los envíos postales seleccionados.</w:t>
            </w:r>
          </w:p>
          <w:p w14:paraId="15B76881" w14:textId="77777777" w:rsidR="00412EF8" w:rsidRPr="00752A5B" w:rsidRDefault="00412EF8"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 xml:space="preserve">Funcionario de SUNAT determina dentro de los envíos seleccionados, los que serán abiertos </w:t>
            </w:r>
            <w:r w:rsidRPr="00752A5B">
              <w:rPr>
                <w:rFonts w:ascii="Arial Narrow" w:hAnsi="Arial Narrow" w:cs="Arial Narrow"/>
                <w:lang w:val="es-PE" w:eastAsia="es-PE"/>
              </w:rPr>
              <w:lastRenderedPageBreak/>
              <w:t>para la verificación de mercancía.</w:t>
            </w:r>
          </w:p>
          <w:p w14:paraId="15B76882" w14:textId="77777777" w:rsidR="00412EF8" w:rsidRPr="00752A5B" w:rsidRDefault="00412EF8"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Los envíos postales seleccionados podrán contener información de riesgo  para las acciones administrativas del reconocimiento físico.</w:t>
            </w:r>
          </w:p>
        </w:tc>
        <w:tc>
          <w:tcPr>
            <w:tcW w:w="1263" w:type="dxa"/>
            <w:tcBorders>
              <w:top w:val="single" w:sz="4" w:space="0" w:color="auto"/>
              <w:left w:val="nil"/>
              <w:bottom w:val="single" w:sz="4" w:space="0" w:color="auto"/>
              <w:right w:val="single" w:sz="4" w:space="0" w:color="auto"/>
            </w:tcBorders>
            <w:vAlign w:val="center"/>
          </w:tcPr>
          <w:p w14:paraId="15B76883"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lastRenderedPageBreak/>
              <w:t>SUNAT</w:t>
            </w:r>
          </w:p>
        </w:tc>
        <w:tc>
          <w:tcPr>
            <w:tcW w:w="426" w:type="dxa"/>
            <w:tcBorders>
              <w:top w:val="single" w:sz="4" w:space="0" w:color="auto"/>
              <w:left w:val="nil"/>
              <w:bottom w:val="single" w:sz="4" w:space="0" w:color="auto"/>
              <w:right w:val="single" w:sz="4" w:space="0" w:color="auto"/>
            </w:tcBorders>
            <w:vAlign w:val="center"/>
          </w:tcPr>
          <w:p w14:paraId="15B76884" w14:textId="77777777" w:rsidR="00412EF8" w:rsidRPr="00752A5B" w:rsidRDefault="00412EF8" w:rsidP="008C6227">
            <w:pPr>
              <w:jc w:val="center"/>
              <w:rPr>
                <w:rFonts w:ascii="Arial Narrow" w:hAnsi="Arial Narrow" w:cs="Arial Narrow"/>
                <w:sz w:val="20"/>
                <w:szCs w:val="20"/>
                <w:lang w:val="es-PE" w:eastAsia="es-PE"/>
              </w:rPr>
            </w:pPr>
          </w:p>
        </w:tc>
        <w:tc>
          <w:tcPr>
            <w:tcW w:w="338" w:type="dxa"/>
            <w:tcBorders>
              <w:top w:val="single" w:sz="4" w:space="0" w:color="auto"/>
              <w:left w:val="nil"/>
              <w:bottom w:val="single" w:sz="4" w:space="0" w:color="auto"/>
              <w:right w:val="single" w:sz="4" w:space="0" w:color="auto"/>
            </w:tcBorders>
            <w:vAlign w:val="center"/>
          </w:tcPr>
          <w:p w14:paraId="15B76885" w14:textId="77777777" w:rsidR="00412EF8" w:rsidRPr="00752A5B" w:rsidRDefault="00412EF8" w:rsidP="008C6227">
            <w:pPr>
              <w:jc w:val="center"/>
              <w:rPr>
                <w:rFonts w:ascii="Arial Narrow" w:hAnsi="Arial Narrow" w:cs="Arial Narrow"/>
                <w:sz w:val="20"/>
                <w:szCs w:val="20"/>
                <w:lang w:val="es-PE" w:eastAsia="es-PE"/>
              </w:rPr>
            </w:pPr>
          </w:p>
        </w:tc>
        <w:tc>
          <w:tcPr>
            <w:tcW w:w="447" w:type="dxa"/>
            <w:tcBorders>
              <w:top w:val="single" w:sz="4" w:space="0" w:color="auto"/>
              <w:left w:val="nil"/>
              <w:bottom w:val="single" w:sz="4" w:space="0" w:color="auto"/>
              <w:right w:val="single" w:sz="4" w:space="0" w:color="auto"/>
            </w:tcBorders>
            <w:vAlign w:val="center"/>
          </w:tcPr>
          <w:p w14:paraId="15B76886"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2037" w:type="dxa"/>
            <w:tcBorders>
              <w:top w:val="single" w:sz="4" w:space="0" w:color="auto"/>
              <w:left w:val="nil"/>
              <w:bottom w:val="single" w:sz="4" w:space="0" w:color="auto"/>
              <w:right w:val="single" w:sz="4" w:space="0" w:color="auto"/>
            </w:tcBorders>
            <w:noWrap/>
            <w:vAlign w:val="center"/>
          </w:tcPr>
          <w:p w14:paraId="15B76887" w14:textId="77777777" w:rsidR="00412EF8" w:rsidRPr="00752A5B" w:rsidRDefault="009C6527" w:rsidP="008C6227">
            <w:pPr>
              <w:jc w:val="center"/>
              <w:rPr>
                <w:rFonts w:ascii="Arial Narrow" w:hAnsi="Arial Narrow" w:cs="Arial Narrow"/>
                <w:sz w:val="20"/>
                <w:szCs w:val="20"/>
                <w:highlight w:val="yellow"/>
                <w:lang w:val="es-PE" w:eastAsia="es-PE"/>
              </w:rPr>
            </w:pPr>
            <w:r w:rsidRPr="00752A5B">
              <w:rPr>
                <w:rFonts w:ascii="Arial Narrow" w:hAnsi="Arial Narrow" w:cs="Arial Narrow"/>
                <w:sz w:val="20"/>
                <w:szCs w:val="20"/>
                <w:lang w:val="es-PE" w:eastAsia="es-PE"/>
              </w:rPr>
              <w:t>32,33,34,35,36,38 y 40</w:t>
            </w:r>
          </w:p>
        </w:tc>
      </w:tr>
      <w:tr w:rsidR="005354F7" w:rsidRPr="00752A5B" w14:paraId="15B76892" w14:textId="77777777" w:rsidTr="00701C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551"/>
          <w:jc w:val="center"/>
        </w:trPr>
        <w:tc>
          <w:tcPr>
            <w:tcW w:w="387" w:type="dxa"/>
            <w:tcBorders>
              <w:top w:val="single" w:sz="4" w:space="0" w:color="auto"/>
              <w:left w:val="single" w:sz="4" w:space="0" w:color="auto"/>
              <w:bottom w:val="single" w:sz="4" w:space="0" w:color="auto"/>
              <w:right w:val="single" w:sz="4" w:space="0" w:color="auto"/>
            </w:tcBorders>
          </w:tcPr>
          <w:p w14:paraId="15B76889" w14:textId="77777777" w:rsidR="00412EF8" w:rsidRPr="00752A5B" w:rsidRDefault="00412EF8" w:rsidP="008C6227">
            <w:pPr>
              <w:pStyle w:val="Prrafodelista"/>
              <w:numPr>
                <w:ilvl w:val="0"/>
                <w:numId w:val="13"/>
              </w:numPr>
              <w:ind w:left="0" w:firstLine="0"/>
              <w:jc w:val="left"/>
              <w:rPr>
                <w:rFonts w:ascii="Arial Narrow" w:hAnsi="Arial Narrow" w:cs="Arial Narrow"/>
                <w:sz w:val="20"/>
                <w:szCs w:val="20"/>
                <w:lang w:val="es-PE" w:eastAsia="es-PE"/>
              </w:rPr>
            </w:pPr>
          </w:p>
        </w:tc>
        <w:tc>
          <w:tcPr>
            <w:tcW w:w="1417" w:type="dxa"/>
            <w:tcBorders>
              <w:top w:val="single" w:sz="4" w:space="0" w:color="auto"/>
              <w:left w:val="nil"/>
              <w:bottom w:val="single" w:sz="4" w:space="0" w:color="auto"/>
              <w:right w:val="single" w:sz="4" w:space="0" w:color="auto"/>
            </w:tcBorders>
          </w:tcPr>
          <w:p w14:paraId="15B7688A" w14:textId="77777777" w:rsidR="00412EF8" w:rsidRPr="00752A5B" w:rsidRDefault="00412EF8" w:rsidP="008C6227">
            <w:pPr>
              <w:pStyle w:val="Prrafodelista"/>
              <w:ind w:left="166"/>
              <w:rPr>
                <w:rFonts w:ascii="Arial Narrow" w:hAnsi="Arial Narrow" w:cs="Arial Narrow"/>
                <w:sz w:val="20"/>
                <w:szCs w:val="20"/>
              </w:rPr>
            </w:pPr>
            <w:r w:rsidRPr="00752A5B">
              <w:rPr>
                <w:rFonts w:ascii="Arial Narrow" w:hAnsi="Arial Narrow" w:cs="Arial Narrow"/>
                <w:sz w:val="20"/>
                <w:szCs w:val="20"/>
              </w:rPr>
              <w:t>Registrar Detalle del Envío Postal</w:t>
            </w:r>
          </w:p>
        </w:tc>
        <w:tc>
          <w:tcPr>
            <w:tcW w:w="2139" w:type="dxa"/>
            <w:tcBorders>
              <w:top w:val="single" w:sz="4" w:space="0" w:color="auto"/>
              <w:left w:val="nil"/>
              <w:bottom w:val="single" w:sz="4" w:space="0" w:color="auto"/>
              <w:right w:val="single" w:sz="4" w:space="0" w:color="auto"/>
            </w:tcBorders>
          </w:tcPr>
          <w:p w14:paraId="15B7688B" w14:textId="77777777" w:rsidR="00412EF8" w:rsidRPr="00752A5B" w:rsidRDefault="00412EF8"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El Personal de SERPOST registra en forma detallada los envíos postales que forman parte del DEP y que serán sometidos a destinación aduanera.</w:t>
            </w:r>
          </w:p>
          <w:p w14:paraId="15B7688C" w14:textId="77777777" w:rsidR="00412EF8" w:rsidRPr="002E5564" w:rsidRDefault="00412EF8" w:rsidP="008C6227">
            <w:pPr>
              <w:pStyle w:val="Textonotapie"/>
              <w:tabs>
                <w:tab w:val="clear" w:pos="851"/>
              </w:tabs>
              <w:ind w:left="157" w:firstLine="0"/>
              <w:rPr>
                <w:rFonts w:ascii="Arial Narrow" w:hAnsi="Arial Narrow" w:cs="Arial Narrow"/>
                <w:strike/>
                <w:lang w:val="es-PE" w:eastAsia="es-PE"/>
              </w:rPr>
            </w:pPr>
            <w:r w:rsidRPr="002E5564">
              <w:rPr>
                <w:rFonts w:ascii="Arial Narrow" w:hAnsi="Arial Narrow" w:cs="Arial Narrow"/>
                <w:strike/>
                <w:highlight w:val="lightGray"/>
                <w:lang w:val="es-PE" w:eastAsia="es-PE"/>
              </w:rPr>
              <w:t>Los envíos postales de distribución directa será registrado e incluido en el detalle del DEP en forma consolidada (Peso y bultos totales)</w:t>
            </w:r>
          </w:p>
        </w:tc>
        <w:tc>
          <w:tcPr>
            <w:tcW w:w="1263" w:type="dxa"/>
            <w:tcBorders>
              <w:top w:val="single" w:sz="4" w:space="0" w:color="auto"/>
              <w:left w:val="nil"/>
              <w:bottom w:val="single" w:sz="4" w:space="0" w:color="auto"/>
              <w:right w:val="single" w:sz="4" w:space="0" w:color="auto"/>
            </w:tcBorders>
            <w:vAlign w:val="center"/>
          </w:tcPr>
          <w:p w14:paraId="15B7688D"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SERPOST</w:t>
            </w:r>
          </w:p>
        </w:tc>
        <w:tc>
          <w:tcPr>
            <w:tcW w:w="426" w:type="dxa"/>
            <w:tcBorders>
              <w:top w:val="single" w:sz="4" w:space="0" w:color="auto"/>
              <w:left w:val="nil"/>
              <w:bottom w:val="single" w:sz="4" w:space="0" w:color="auto"/>
              <w:right w:val="single" w:sz="4" w:space="0" w:color="auto"/>
            </w:tcBorders>
            <w:vAlign w:val="center"/>
          </w:tcPr>
          <w:p w14:paraId="15B7688E"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338" w:type="dxa"/>
            <w:tcBorders>
              <w:top w:val="single" w:sz="4" w:space="0" w:color="auto"/>
              <w:left w:val="nil"/>
              <w:bottom w:val="single" w:sz="4" w:space="0" w:color="auto"/>
              <w:right w:val="single" w:sz="4" w:space="0" w:color="auto"/>
            </w:tcBorders>
            <w:vAlign w:val="center"/>
          </w:tcPr>
          <w:p w14:paraId="15B7688F" w14:textId="77777777" w:rsidR="00412EF8" w:rsidRPr="00752A5B" w:rsidRDefault="00412EF8" w:rsidP="008C6227">
            <w:pPr>
              <w:jc w:val="center"/>
              <w:rPr>
                <w:rFonts w:ascii="Arial Narrow" w:hAnsi="Arial Narrow" w:cs="Arial Narrow"/>
                <w:sz w:val="20"/>
                <w:szCs w:val="20"/>
                <w:lang w:val="es-PE" w:eastAsia="es-PE"/>
              </w:rPr>
            </w:pPr>
          </w:p>
        </w:tc>
        <w:tc>
          <w:tcPr>
            <w:tcW w:w="447" w:type="dxa"/>
            <w:tcBorders>
              <w:top w:val="single" w:sz="4" w:space="0" w:color="auto"/>
              <w:left w:val="nil"/>
              <w:bottom w:val="single" w:sz="4" w:space="0" w:color="auto"/>
              <w:right w:val="single" w:sz="4" w:space="0" w:color="auto"/>
            </w:tcBorders>
            <w:vAlign w:val="center"/>
          </w:tcPr>
          <w:p w14:paraId="15B76890" w14:textId="77777777" w:rsidR="00412EF8" w:rsidRPr="00752A5B" w:rsidRDefault="00412EF8" w:rsidP="008C6227">
            <w:pPr>
              <w:jc w:val="center"/>
              <w:rPr>
                <w:rFonts w:ascii="Arial Narrow" w:hAnsi="Arial Narrow" w:cs="Arial Narrow"/>
                <w:sz w:val="20"/>
                <w:szCs w:val="20"/>
                <w:lang w:val="es-PE" w:eastAsia="es-PE"/>
              </w:rPr>
            </w:pPr>
          </w:p>
        </w:tc>
        <w:tc>
          <w:tcPr>
            <w:tcW w:w="2037" w:type="dxa"/>
            <w:tcBorders>
              <w:top w:val="single" w:sz="4" w:space="0" w:color="auto"/>
              <w:left w:val="nil"/>
              <w:bottom w:val="single" w:sz="4" w:space="0" w:color="auto"/>
              <w:right w:val="single" w:sz="4" w:space="0" w:color="auto"/>
            </w:tcBorders>
            <w:noWrap/>
            <w:vAlign w:val="center"/>
          </w:tcPr>
          <w:p w14:paraId="15B76891" w14:textId="77777777" w:rsidR="00412EF8" w:rsidRPr="00752A5B" w:rsidRDefault="00412EF8" w:rsidP="008C6227">
            <w:pPr>
              <w:jc w:val="center"/>
              <w:rPr>
                <w:rFonts w:ascii="Arial Narrow" w:hAnsi="Arial Narrow" w:cs="Arial Narrow"/>
                <w:sz w:val="20"/>
                <w:szCs w:val="20"/>
                <w:highlight w:val="yellow"/>
                <w:lang w:val="es-PE" w:eastAsia="es-PE"/>
              </w:rPr>
            </w:pPr>
          </w:p>
        </w:tc>
      </w:tr>
      <w:tr w:rsidR="005354F7" w:rsidRPr="00752A5B" w14:paraId="15B7689C" w14:textId="77777777" w:rsidTr="00701C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551"/>
          <w:jc w:val="center"/>
        </w:trPr>
        <w:tc>
          <w:tcPr>
            <w:tcW w:w="387" w:type="dxa"/>
            <w:tcBorders>
              <w:top w:val="single" w:sz="4" w:space="0" w:color="auto"/>
              <w:left w:val="single" w:sz="4" w:space="0" w:color="auto"/>
              <w:bottom w:val="single" w:sz="4" w:space="0" w:color="auto"/>
              <w:right w:val="single" w:sz="4" w:space="0" w:color="auto"/>
            </w:tcBorders>
          </w:tcPr>
          <w:p w14:paraId="15B76893" w14:textId="77777777" w:rsidR="00412EF8" w:rsidRPr="00752A5B" w:rsidRDefault="00412EF8" w:rsidP="008C6227">
            <w:pPr>
              <w:pStyle w:val="Prrafodelista"/>
              <w:numPr>
                <w:ilvl w:val="0"/>
                <w:numId w:val="13"/>
              </w:numPr>
              <w:ind w:left="0" w:firstLine="0"/>
              <w:jc w:val="left"/>
              <w:rPr>
                <w:rFonts w:ascii="Arial Narrow" w:hAnsi="Arial Narrow" w:cs="Arial Narrow"/>
                <w:sz w:val="20"/>
                <w:szCs w:val="20"/>
                <w:lang w:val="es-PE" w:eastAsia="es-PE"/>
              </w:rPr>
            </w:pPr>
          </w:p>
        </w:tc>
        <w:tc>
          <w:tcPr>
            <w:tcW w:w="1417" w:type="dxa"/>
            <w:tcBorders>
              <w:top w:val="single" w:sz="4" w:space="0" w:color="auto"/>
              <w:left w:val="nil"/>
              <w:bottom w:val="single" w:sz="4" w:space="0" w:color="auto"/>
              <w:right w:val="single" w:sz="4" w:space="0" w:color="auto"/>
            </w:tcBorders>
          </w:tcPr>
          <w:p w14:paraId="15B76894" w14:textId="77777777" w:rsidR="00412EF8" w:rsidRPr="00752A5B" w:rsidRDefault="00412EF8" w:rsidP="008C6227">
            <w:pPr>
              <w:pStyle w:val="Prrafodelista"/>
              <w:ind w:left="166"/>
              <w:rPr>
                <w:rFonts w:ascii="Arial Narrow" w:hAnsi="Arial Narrow" w:cs="Arial Narrow"/>
                <w:sz w:val="20"/>
                <w:szCs w:val="20"/>
              </w:rPr>
            </w:pPr>
            <w:r w:rsidRPr="00752A5B">
              <w:rPr>
                <w:rFonts w:ascii="Arial Narrow" w:hAnsi="Arial Narrow" w:cs="Arial Narrow"/>
                <w:sz w:val="20"/>
                <w:szCs w:val="20"/>
              </w:rPr>
              <w:t>Transmitir DEP Desconsolidada (Envíos Postales)</w:t>
            </w:r>
          </w:p>
        </w:tc>
        <w:tc>
          <w:tcPr>
            <w:tcW w:w="2139" w:type="dxa"/>
            <w:tcBorders>
              <w:top w:val="single" w:sz="4" w:space="0" w:color="auto"/>
              <w:left w:val="nil"/>
              <w:bottom w:val="single" w:sz="4" w:space="0" w:color="auto"/>
              <w:right w:val="single" w:sz="4" w:space="0" w:color="auto"/>
            </w:tcBorders>
          </w:tcPr>
          <w:p w14:paraId="15B76895" w14:textId="77777777" w:rsidR="00412EF8" w:rsidRPr="00752A5B" w:rsidRDefault="00412EF8"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SERPOST transmite la DEP desconsolidada  (Información detallada de los envíos postales).</w:t>
            </w:r>
          </w:p>
          <w:p w14:paraId="15B76896" w14:textId="77777777" w:rsidR="00412EF8" w:rsidRPr="00752A5B" w:rsidRDefault="00412EF8"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Esta transmisión podrá realizarse de forma parcial sin límite de plazo.</w:t>
            </w:r>
          </w:p>
        </w:tc>
        <w:tc>
          <w:tcPr>
            <w:tcW w:w="1263" w:type="dxa"/>
            <w:tcBorders>
              <w:top w:val="single" w:sz="4" w:space="0" w:color="auto"/>
              <w:left w:val="nil"/>
              <w:bottom w:val="single" w:sz="4" w:space="0" w:color="auto"/>
              <w:right w:val="single" w:sz="4" w:space="0" w:color="auto"/>
            </w:tcBorders>
            <w:vAlign w:val="center"/>
          </w:tcPr>
          <w:p w14:paraId="15B76897"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SERPOST</w:t>
            </w:r>
          </w:p>
        </w:tc>
        <w:tc>
          <w:tcPr>
            <w:tcW w:w="426" w:type="dxa"/>
            <w:tcBorders>
              <w:top w:val="single" w:sz="4" w:space="0" w:color="auto"/>
              <w:left w:val="nil"/>
              <w:bottom w:val="single" w:sz="4" w:space="0" w:color="auto"/>
              <w:right w:val="single" w:sz="4" w:space="0" w:color="auto"/>
            </w:tcBorders>
            <w:vAlign w:val="center"/>
          </w:tcPr>
          <w:p w14:paraId="15B76898"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338" w:type="dxa"/>
            <w:tcBorders>
              <w:top w:val="single" w:sz="4" w:space="0" w:color="auto"/>
              <w:left w:val="nil"/>
              <w:bottom w:val="single" w:sz="4" w:space="0" w:color="auto"/>
              <w:right w:val="single" w:sz="4" w:space="0" w:color="auto"/>
            </w:tcBorders>
            <w:vAlign w:val="center"/>
          </w:tcPr>
          <w:p w14:paraId="15B76899" w14:textId="77777777" w:rsidR="00412EF8" w:rsidRPr="00752A5B" w:rsidRDefault="00412EF8" w:rsidP="008C6227">
            <w:pPr>
              <w:jc w:val="center"/>
              <w:rPr>
                <w:rFonts w:ascii="Arial Narrow" w:hAnsi="Arial Narrow" w:cs="Arial Narrow"/>
                <w:sz w:val="20"/>
                <w:szCs w:val="20"/>
                <w:lang w:val="es-PE" w:eastAsia="es-PE"/>
              </w:rPr>
            </w:pPr>
          </w:p>
        </w:tc>
        <w:tc>
          <w:tcPr>
            <w:tcW w:w="447" w:type="dxa"/>
            <w:tcBorders>
              <w:top w:val="single" w:sz="4" w:space="0" w:color="auto"/>
              <w:left w:val="nil"/>
              <w:bottom w:val="single" w:sz="4" w:space="0" w:color="auto"/>
              <w:right w:val="single" w:sz="4" w:space="0" w:color="auto"/>
            </w:tcBorders>
            <w:vAlign w:val="center"/>
          </w:tcPr>
          <w:p w14:paraId="15B7689A" w14:textId="77777777" w:rsidR="00412EF8" w:rsidRPr="00752A5B" w:rsidRDefault="00412EF8" w:rsidP="008C6227">
            <w:pPr>
              <w:jc w:val="center"/>
              <w:rPr>
                <w:rFonts w:ascii="Arial Narrow" w:hAnsi="Arial Narrow" w:cs="Arial Narrow"/>
                <w:sz w:val="20"/>
                <w:szCs w:val="20"/>
                <w:lang w:val="es-PE" w:eastAsia="es-PE"/>
              </w:rPr>
            </w:pPr>
          </w:p>
        </w:tc>
        <w:tc>
          <w:tcPr>
            <w:tcW w:w="2037" w:type="dxa"/>
            <w:tcBorders>
              <w:top w:val="single" w:sz="4" w:space="0" w:color="auto"/>
              <w:left w:val="nil"/>
              <w:bottom w:val="single" w:sz="4" w:space="0" w:color="auto"/>
              <w:right w:val="single" w:sz="4" w:space="0" w:color="auto"/>
            </w:tcBorders>
            <w:noWrap/>
            <w:vAlign w:val="center"/>
          </w:tcPr>
          <w:p w14:paraId="15B7689B" w14:textId="77777777" w:rsidR="00412EF8" w:rsidRPr="00752A5B" w:rsidRDefault="00412EF8" w:rsidP="008C6227">
            <w:pPr>
              <w:jc w:val="center"/>
              <w:rPr>
                <w:rFonts w:ascii="Arial Narrow" w:hAnsi="Arial Narrow" w:cs="Arial Narrow"/>
                <w:sz w:val="20"/>
                <w:szCs w:val="20"/>
                <w:highlight w:val="yellow"/>
                <w:lang w:val="es-PE" w:eastAsia="es-PE"/>
              </w:rPr>
            </w:pPr>
          </w:p>
        </w:tc>
      </w:tr>
      <w:tr w:rsidR="005354F7" w:rsidRPr="00752A5B" w14:paraId="15B768A5" w14:textId="77777777" w:rsidTr="00701C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551"/>
          <w:jc w:val="center"/>
        </w:trPr>
        <w:tc>
          <w:tcPr>
            <w:tcW w:w="387" w:type="dxa"/>
            <w:tcBorders>
              <w:top w:val="single" w:sz="4" w:space="0" w:color="auto"/>
              <w:left w:val="single" w:sz="4" w:space="0" w:color="auto"/>
              <w:bottom w:val="single" w:sz="4" w:space="0" w:color="auto"/>
              <w:right w:val="single" w:sz="4" w:space="0" w:color="auto"/>
            </w:tcBorders>
          </w:tcPr>
          <w:p w14:paraId="15B7689D" w14:textId="77777777" w:rsidR="00412EF8" w:rsidRPr="00752A5B" w:rsidRDefault="00412EF8" w:rsidP="008C6227">
            <w:pPr>
              <w:pStyle w:val="Prrafodelista"/>
              <w:numPr>
                <w:ilvl w:val="0"/>
                <w:numId w:val="13"/>
              </w:numPr>
              <w:ind w:left="0" w:firstLine="0"/>
              <w:jc w:val="left"/>
              <w:rPr>
                <w:rFonts w:ascii="Arial Narrow" w:hAnsi="Arial Narrow" w:cs="Arial Narrow"/>
                <w:sz w:val="20"/>
                <w:szCs w:val="20"/>
                <w:lang w:val="es-PE" w:eastAsia="es-PE"/>
              </w:rPr>
            </w:pPr>
          </w:p>
        </w:tc>
        <w:tc>
          <w:tcPr>
            <w:tcW w:w="1417" w:type="dxa"/>
            <w:tcBorders>
              <w:top w:val="single" w:sz="4" w:space="0" w:color="auto"/>
              <w:left w:val="nil"/>
              <w:bottom w:val="single" w:sz="4" w:space="0" w:color="auto"/>
              <w:right w:val="single" w:sz="4" w:space="0" w:color="auto"/>
            </w:tcBorders>
          </w:tcPr>
          <w:p w14:paraId="15B7689E" w14:textId="77777777" w:rsidR="00412EF8" w:rsidRPr="00752A5B" w:rsidRDefault="009C6527" w:rsidP="008C6227">
            <w:pPr>
              <w:pStyle w:val="Prrafodelista"/>
              <w:ind w:left="166"/>
              <w:jc w:val="left"/>
              <w:rPr>
                <w:rFonts w:ascii="Arial Narrow" w:hAnsi="Arial Narrow" w:cs="Arial Narrow"/>
                <w:sz w:val="20"/>
                <w:szCs w:val="20"/>
              </w:rPr>
            </w:pPr>
            <w:r w:rsidRPr="00752A5B">
              <w:rPr>
                <w:rFonts w:ascii="Arial Narrow" w:hAnsi="Arial Narrow" w:cs="Arial Narrow"/>
                <w:sz w:val="20"/>
                <w:szCs w:val="20"/>
              </w:rPr>
              <w:t xml:space="preserve">Validar y </w:t>
            </w:r>
            <w:r w:rsidR="00412EF8" w:rsidRPr="00752A5B">
              <w:rPr>
                <w:rFonts w:ascii="Arial Narrow" w:hAnsi="Arial Narrow" w:cs="Arial Narrow"/>
                <w:sz w:val="20"/>
                <w:szCs w:val="20"/>
              </w:rPr>
              <w:t>Registrar DEP Desconsolidada</w:t>
            </w:r>
          </w:p>
        </w:tc>
        <w:tc>
          <w:tcPr>
            <w:tcW w:w="2139" w:type="dxa"/>
            <w:tcBorders>
              <w:top w:val="single" w:sz="4" w:space="0" w:color="auto"/>
              <w:left w:val="nil"/>
              <w:bottom w:val="single" w:sz="4" w:space="0" w:color="auto"/>
              <w:right w:val="single" w:sz="4" w:space="0" w:color="auto"/>
            </w:tcBorders>
          </w:tcPr>
          <w:p w14:paraId="15B7689F" w14:textId="77777777" w:rsidR="00412EF8" w:rsidRPr="00752A5B" w:rsidRDefault="00412EF8"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SUNAT valida y registra la información del DEP  desconsolidada transmitida por SERPOST.</w:t>
            </w:r>
          </w:p>
        </w:tc>
        <w:tc>
          <w:tcPr>
            <w:tcW w:w="1263" w:type="dxa"/>
            <w:tcBorders>
              <w:top w:val="single" w:sz="4" w:space="0" w:color="auto"/>
              <w:left w:val="nil"/>
              <w:bottom w:val="single" w:sz="4" w:space="0" w:color="auto"/>
              <w:right w:val="single" w:sz="4" w:space="0" w:color="auto"/>
            </w:tcBorders>
            <w:vAlign w:val="center"/>
          </w:tcPr>
          <w:p w14:paraId="15B768A0"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SUNAT</w:t>
            </w:r>
          </w:p>
        </w:tc>
        <w:tc>
          <w:tcPr>
            <w:tcW w:w="426" w:type="dxa"/>
            <w:tcBorders>
              <w:top w:val="single" w:sz="4" w:space="0" w:color="auto"/>
              <w:left w:val="nil"/>
              <w:bottom w:val="single" w:sz="4" w:space="0" w:color="auto"/>
              <w:right w:val="single" w:sz="4" w:space="0" w:color="auto"/>
            </w:tcBorders>
            <w:vAlign w:val="center"/>
          </w:tcPr>
          <w:p w14:paraId="15B768A1" w14:textId="77777777" w:rsidR="00412EF8" w:rsidRPr="00752A5B" w:rsidRDefault="00412EF8" w:rsidP="008C6227">
            <w:pPr>
              <w:jc w:val="center"/>
              <w:rPr>
                <w:rFonts w:ascii="Arial Narrow" w:hAnsi="Arial Narrow" w:cs="Arial Narrow"/>
                <w:sz w:val="20"/>
                <w:szCs w:val="20"/>
                <w:lang w:val="es-PE" w:eastAsia="es-PE"/>
              </w:rPr>
            </w:pPr>
          </w:p>
        </w:tc>
        <w:tc>
          <w:tcPr>
            <w:tcW w:w="338" w:type="dxa"/>
            <w:tcBorders>
              <w:top w:val="single" w:sz="4" w:space="0" w:color="auto"/>
              <w:left w:val="nil"/>
              <w:bottom w:val="single" w:sz="4" w:space="0" w:color="auto"/>
              <w:right w:val="single" w:sz="4" w:space="0" w:color="auto"/>
            </w:tcBorders>
            <w:vAlign w:val="center"/>
          </w:tcPr>
          <w:p w14:paraId="15B768A2"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447" w:type="dxa"/>
            <w:tcBorders>
              <w:top w:val="single" w:sz="4" w:space="0" w:color="auto"/>
              <w:left w:val="nil"/>
              <w:bottom w:val="single" w:sz="4" w:space="0" w:color="auto"/>
              <w:right w:val="single" w:sz="4" w:space="0" w:color="auto"/>
            </w:tcBorders>
            <w:vAlign w:val="center"/>
          </w:tcPr>
          <w:p w14:paraId="15B768A3" w14:textId="77777777" w:rsidR="00412EF8" w:rsidRPr="00752A5B" w:rsidRDefault="00412EF8" w:rsidP="008C6227">
            <w:pPr>
              <w:jc w:val="center"/>
              <w:rPr>
                <w:rFonts w:ascii="Arial Narrow" w:hAnsi="Arial Narrow" w:cs="Arial Narrow"/>
                <w:sz w:val="20"/>
                <w:szCs w:val="20"/>
                <w:lang w:val="es-PE" w:eastAsia="es-PE"/>
              </w:rPr>
            </w:pPr>
          </w:p>
        </w:tc>
        <w:tc>
          <w:tcPr>
            <w:tcW w:w="2037" w:type="dxa"/>
            <w:tcBorders>
              <w:top w:val="single" w:sz="4" w:space="0" w:color="auto"/>
              <w:left w:val="nil"/>
              <w:bottom w:val="single" w:sz="4" w:space="0" w:color="auto"/>
              <w:right w:val="single" w:sz="4" w:space="0" w:color="auto"/>
            </w:tcBorders>
            <w:noWrap/>
            <w:vAlign w:val="center"/>
          </w:tcPr>
          <w:p w14:paraId="15B768A4" w14:textId="77777777" w:rsidR="00412EF8" w:rsidRPr="00752A5B" w:rsidRDefault="00852C93" w:rsidP="008C6227">
            <w:pPr>
              <w:jc w:val="center"/>
              <w:rPr>
                <w:rFonts w:ascii="Arial Narrow" w:hAnsi="Arial Narrow" w:cs="Arial Narrow"/>
                <w:sz w:val="20"/>
                <w:szCs w:val="20"/>
                <w:highlight w:val="yellow"/>
                <w:lang w:val="es-PE" w:eastAsia="es-PE"/>
              </w:rPr>
            </w:pPr>
            <w:r w:rsidRPr="00752A5B">
              <w:rPr>
                <w:rFonts w:ascii="Arial Narrow" w:hAnsi="Arial Narrow" w:cs="Arial Narrow"/>
                <w:sz w:val="20"/>
                <w:szCs w:val="20"/>
                <w:lang w:val="es-PE" w:eastAsia="es-PE"/>
              </w:rPr>
              <w:t>4,10,41 y 42</w:t>
            </w:r>
          </w:p>
        </w:tc>
      </w:tr>
      <w:tr w:rsidR="005354F7" w:rsidRPr="00752A5B" w14:paraId="15B768AE" w14:textId="77777777" w:rsidTr="00701C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551"/>
          <w:jc w:val="center"/>
        </w:trPr>
        <w:tc>
          <w:tcPr>
            <w:tcW w:w="387" w:type="dxa"/>
            <w:tcBorders>
              <w:top w:val="single" w:sz="4" w:space="0" w:color="auto"/>
              <w:left w:val="single" w:sz="4" w:space="0" w:color="auto"/>
              <w:bottom w:val="single" w:sz="4" w:space="0" w:color="auto"/>
              <w:right w:val="single" w:sz="4" w:space="0" w:color="auto"/>
            </w:tcBorders>
          </w:tcPr>
          <w:p w14:paraId="15B768A6" w14:textId="77777777" w:rsidR="00412EF8" w:rsidRPr="00752A5B" w:rsidRDefault="00412EF8" w:rsidP="008C6227">
            <w:pPr>
              <w:pStyle w:val="Prrafodelista"/>
              <w:numPr>
                <w:ilvl w:val="0"/>
                <w:numId w:val="13"/>
              </w:numPr>
              <w:ind w:left="0" w:firstLine="0"/>
              <w:jc w:val="left"/>
              <w:rPr>
                <w:rFonts w:ascii="Arial Narrow" w:hAnsi="Arial Narrow" w:cs="Arial Narrow"/>
                <w:sz w:val="20"/>
                <w:szCs w:val="20"/>
                <w:lang w:val="es-PE" w:eastAsia="es-PE"/>
              </w:rPr>
            </w:pPr>
          </w:p>
        </w:tc>
        <w:tc>
          <w:tcPr>
            <w:tcW w:w="1417" w:type="dxa"/>
            <w:tcBorders>
              <w:top w:val="single" w:sz="4" w:space="0" w:color="auto"/>
              <w:left w:val="nil"/>
              <w:bottom w:val="single" w:sz="4" w:space="0" w:color="auto"/>
              <w:right w:val="single" w:sz="4" w:space="0" w:color="auto"/>
            </w:tcBorders>
          </w:tcPr>
          <w:p w14:paraId="15B768A7" w14:textId="77777777" w:rsidR="00412EF8" w:rsidRPr="00752A5B" w:rsidRDefault="00412EF8" w:rsidP="008C6227">
            <w:pPr>
              <w:pStyle w:val="Prrafodelista"/>
              <w:ind w:left="166"/>
              <w:rPr>
                <w:rFonts w:ascii="Arial Narrow" w:hAnsi="Arial Narrow" w:cs="Arial Narrow"/>
                <w:sz w:val="20"/>
                <w:szCs w:val="20"/>
              </w:rPr>
            </w:pPr>
            <w:r w:rsidRPr="00752A5B">
              <w:rPr>
                <w:rFonts w:ascii="Arial Narrow" w:hAnsi="Arial Narrow" w:cs="Arial Narrow"/>
                <w:sz w:val="20"/>
                <w:szCs w:val="20"/>
              </w:rPr>
              <w:t>Conciliar Transmisión DEP</w:t>
            </w:r>
          </w:p>
        </w:tc>
        <w:tc>
          <w:tcPr>
            <w:tcW w:w="2139" w:type="dxa"/>
            <w:tcBorders>
              <w:top w:val="single" w:sz="4" w:space="0" w:color="auto"/>
              <w:left w:val="nil"/>
              <w:bottom w:val="single" w:sz="4" w:space="0" w:color="auto"/>
              <w:right w:val="single" w:sz="4" w:space="0" w:color="auto"/>
            </w:tcBorders>
          </w:tcPr>
          <w:p w14:paraId="15B768A8" w14:textId="77777777" w:rsidR="00412EF8" w:rsidRPr="00752A5B" w:rsidRDefault="00412EF8"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Con la transmisión del DEP, SUNAT concilia automáticamente los envíos postales registrados por el funcionario SUNAT.</w:t>
            </w:r>
          </w:p>
        </w:tc>
        <w:tc>
          <w:tcPr>
            <w:tcW w:w="1263" w:type="dxa"/>
            <w:tcBorders>
              <w:top w:val="single" w:sz="4" w:space="0" w:color="auto"/>
              <w:left w:val="nil"/>
              <w:bottom w:val="single" w:sz="4" w:space="0" w:color="auto"/>
              <w:right w:val="single" w:sz="4" w:space="0" w:color="auto"/>
            </w:tcBorders>
            <w:vAlign w:val="center"/>
          </w:tcPr>
          <w:p w14:paraId="15B768A9"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SUNAT</w:t>
            </w:r>
          </w:p>
        </w:tc>
        <w:tc>
          <w:tcPr>
            <w:tcW w:w="426" w:type="dxa"/>
            <w:tcBorders>
              <w:top w:val="single" w:sz="4" w:space="0" w:color="auto"/>
              <w:left w:val="nil"/>
              <w:bottom w:val="single" w:sz="4" w:space="0" w:color="auto"/>
              <w:right w:val="single" w:sz="4" w:space="0" w:color="auto"/>
            </w:tcBorders>
            <w:vAlign w:val="center"/>
          </w:tcPr>
          <w:p w14:paraId="15B768AA" w14:textId="77777777" w:rsidR="00412EF8" w:rsidRPr="00752A5B" w:rsidRDefault="00412EF8" w:rsidP="008C6227">
            <w:pPr>
              <w:jc w:val="center"/>
              <w:rPr>
                <w:rFonts w:ascii="Arial Narrow" w:hAnsi="Arial Narrow" w:cs="Arial Narrow"/>
                <w:sz w:val="20"/>
                <w:szCs w:val="20"/>
                <w:lang w:val="es-PE" w:eastAsia="es-PE"/>
              </w:rPr>
            </w:pPr>
          </w:p>
        </w:tc>
        <w:tc>
          <w:tcPr>
            <w:tcW w:w="338" w:type="dxa"/>
            <w:tcBorders>
              <w:top w:val="single" w:sz="4" w:space="0" w:color="auto"/>
              <w:left w:val="nil"/>
              <w:bottom w:val="single" w:sz="4" w:space="0" w:color="auto"/>
              <w:right w:val="single" w:sz="4" w:space="0" w:color="auto"/>
            </w:tcBorders>
            <w:vAlign w:val="center"/>
          </w:tcPr>
          <w:p w14:paraId="15B768AB"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447" w:type="dxa"/>
            <w:tcBorders>
              <w:top w:val="single" w:sz="4" w:space="0" w:color="auto"/>
              <w:left w:val="nil"/>
              <w:bottom w:val="single" w:sz="4" w:space="0" w:color="auto"/>
              <w:right w:val="single" w:sz="4" w:space="0" w:color="auto"/>
            </w:tcBorders>
            <w:vAlign w:val="center"/>
          </w:tcPr>
          <w:p w14:paraId="15B768AC" w14:textId="77777777" w:rsidR="00412EF8" w:rsidRPr="00752A5B" w:rsidRDefault="00412EF8" w:rsidP="008C6227">
            <w:pPr>
              <w:jc w:val="center"/>
              <w:rPr>
                <w:rFonts w:ascii="Arial Narrow" w:hAnsi="Arial Narrow" w:cs="Arial Narrow"/>
                <w:sz w:val="20"/>
                <w:szCs w:val="20"/>
                <w:lang w:val="es-PE" w:eastAsia="es-PE"/>
              </w:rPr>
            </w:pPr>
          </w:p>
        </w:tc>
        <w:tc>
          <w:tcPr>
            <w:tcW w:w="2037" w:type="dxa"/>
            <w:tcBorders>
              <w:top w:val="single" w:sz="4" w:space="0" w:color="auto"/>
              <w:left w:val="nil"/>
              <w:bottom w:val="single" w:sz="4" w:space="0" w:color="auto"/>
              <w:right w:val="single" w:sz="4" w:space="0" w:color="auto"/>
            </w:tcBorders>
            <w:noWrap/>
            <w:vAlign w:val="center"/>
          </w:tcPr>
          <w:p w14:paraId="15B768AD" w14:textId="77777777" w:rsidR="00412EF8" w:rsidRPr="00752A5B" w:rsidRDefault="00852C93" w:rsidP="008C6227">
            <w:pPr>
              <w:jc w:val="center"/>
              <w:rPr>
                <w:rFonts w:ascii="Arial Narrow" w:hAnsi="Arial Narrow" w:cs="Arial Narrow"/>
                <w:sz w:val="20"/>
                <w:szCs w:val="20"/>
                <w:highlight w:val="yellow"/>
                <w:lang w:val="es-PE" w:eastAsia="es-PE"/>
              </w:rPr>
            </w:pPr>
            <w:r w:rsidRPr="00752A5B">
              <w:rPr>
                <w:rFonts w:ascii="Arial Narrow" w:hAnsi="Arial Narrow" w:cs="Arial Narrow"/>
                <w:sz w:val="20"/>
                <w:szCs w:val="20"/>
                <w:lang w:val="es-PE" w:eastAsia="es-PE"/>
              </w:rPr>
              <w:t>33</w:t>
            </w:r>
          </w:p>
        </w:tc>
      </w:tr>
      <w:tr w:rsidR="005354F7" w:rsidRPr="00752A5B" w14:paraId="15B768B7" w14:textId="77777777" w:rsidTr="00701C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551"/>
          <w:jc w:val="center"/>
        </w:trPr>
        <w:tc>
          <w:tcPr>
            <w:tcW w:w="387" w:type="dxa"/>
            <w:tcBorders>
              <w:top w:val="single" w:sz="4" w:space="0" w:color="auto"/>
              <w:left w:val="single" w:sz="4" w:space="0" w:color="auto"/>
              <w:bottom w:val="single" w:sz="4" w:space="0" w:color="auto"/>
              <w:right w:val="single" w:sz="4" w:space="0" w:color="auto"/>
            </w:tcBorders>
          </w:tcPr>
          <w:p w14:paraId="15B768AF" w14:textId="77777777" w:rsidR="00412EF8" w:rsidRPr="00752A5B" w:rsidRDefault="00412EF8" w:rsidP="008C6227">
            <w:pPr>
              <w:pStyle w:val="Prrafodelista"/>
              <w:numPr>
                <w:ilvl w:val="0"/>
                <w:numId w:val="13"/>
              </w:numPr>
              <w:ind w:left="0" w:firstLine="0"/>
              <w:jc w:val="left"/>
              <w:rPr>
                <w:rFonts w:ascii="Arial Narrow" w:hAnsi="Arial Narrow" w:cs="Arial Narrow"/>
                <w:sz w:val="20"/>
                <w:szCs w:val="20"/>
                <w:lang w:val="es-PE" w:eastAsia="es-PE"/>
              </w:rPr>
            </w:pPr>
          </w:p>
        </w:tc>
        <w:tc>
          <w:tcPr>
            <w:tcW w:w="1417" w:type="dxa"/>
            <w:tcBorders>
              <w:top w:val="single" w:sz="4" w:space="0" w:color="auto"/>
              <w:left w:val="nil"/>
              <w:bottom w:val="single" w:sz="4" w:space="0" w:color="auto"/>
              <w:right w:val="single" w:sz="4" w:space="0" w:color="auto"/>
            </w:tcBorders>
          </w:tcPr>
          <w:p w14:paraId="15B768B0" w14:textId="77777777" w:rsidR="00412EF8" w:rsidRPr="00752A5B" w:rsidRDefault="00412EF8" w:rsidP="008C6227">
            <w:pPr>
              <w:pStyle w:val="Prrafodelista"/>
              <w:ind w:left="166"/>
              <w:rPr>
                <w:rFonts w:ascii="Arial Narrow" w:hAnsi="Arial Narrow" w:cs="Arial Narrow"/>
                <w:sz w:val="20"/>
                <w:szCs w:val="20"/>
              </w:rPr>
            </w:pPr>
            <w:r w:rsidRPr="00752A5B">
              <w:rPr>
                <w:rFonts w:ascii="Arial Narrow" w:hAnsi="Arial Narrow" w:cs="Arial Narrow"/>
                <w:sz w:val="20"/>
                <w:szCs w:val="20"/>
              </w:rPr>
              <w:t>Generar Alertas de Conciliación DEP</w:t>
            </w:r>
          </w:p>
        </w:tc>
        <w:tc>
          <w:tcPr>
            <w:tcW w:w="2139" w:type="dxa"/>
            <w:tcBorders>
              <w:top w:val="single" w:sz="4" w:space="0" w:color="auto"/>
              <w:left w:val="nil"/>
              <w:bottom w:val="single" w:sz="4" w:space="0" w:color="auto"/>
              <w:right w:val="single" w:sz="4" w:space="0" w:color="auto"/>
            </w:tcBorders>
          </w:tcPr>
          <w:p w14:paraId="15B768B1" w14:textId="77777777" w:rsidR="00412EF8" w:rsidRPr="00752A5B" w:rsidRDefault="00412EF8" w:rsidP="00E07A8C">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 xml:space="preserve">SUNAT generara alertas de forma automática vencido el plazo de </w:t>
            </w:r>
            <w:r w:rsidR="00A13F33" w:rsidRPr="00A13F33">
              <w:rPr>
                <w:rFonts w:ascii="Arial Narrow" w:hAnsi="Arial Narrow" w:cs="Arial Narrow"/>
                <w:highlight w:val="yellow"/>
                <w:shd w:val="clear" w:color="auto" w:fill="FFFF00"/>
                <w:lang w:val="es-PE" w:eastAsia="es-PE"/>
                <w:rPrChange w:id="57" w:author="prueba" w:date="2013-08-22T18:10:00Z">
                  <w:rPr>
                    <w:rFonts w:ascii="Arial Narrow" w:hAnsi="Arial Narrow" w:cs="Arial Narrow"/>
                    <w:sz w:val="22"/>
                    <w:szCs w:val="24"/>
                    <w:highlight w:val="cyan"/>
                    <w:lang w:val="es-PE" w:eastAsia="es-PE"/>
                  </w:rPr>
                </w:rPrChange>
              </w:rPr>
              <w:t>3 días hábiles</w:t>
            </w:r>
            <w:r w:rsidR="00BB449F">
              <w:rPr>
                <w:rFonts w:ascii="Arial Narrow" w:hAnsi="Arial Narrow" w:cs="Arial Narrow"/>
                <w:lang w:val="es-PE" w:eastAsia="es-PE"/>
              </w:rPr>
              <w:t xml:space="preserve"> </w:t>
            </w:r>
            <w:r w:rsidRPr="00752A5B">
              <w:rPr>
                <w:rFonts w:ascii="Arial Narrow" w:hAnsi="Arial Narrow" w:cs="Arial Narrow"/>
                <w:lang w:val="es-PE" w:eastAsia="es-PE"/>
              </w:rPr>
              <w:t>y remitirá la relación de documentos postales seleccionadas que no se encuentren conciliadas en el DEP desconsolidada y de los DEP que cuenten con bultos pendientes de traslado.</w:t>
            </w:r>
          </w:p>
        </w:tc>
        <w:tc>
          <w:tcPr>
            <w:tcW w:w="1263" w:type="dxa"/>
            <w:tcBorders>
              <w:top w:val="single" w:sz="4" w:space="0" w:color="auto"/>
              <w:left w:val="nil"/>
              <w:bottom w:val="single" w:sz="4" w:space="0" w:color="auto"/>
              <w:right w:val="single" w:sz="4" w:space="0" w:color="auto"/>
            </w:tcBorders>
            <w:vAlign w:val="center"/>
          </w:tcPr>
          <w:p w14:paraId="15B768B2"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SUNAT</w:t>
            </w:r>
          </w:p>
        </w:tc>
        <w:tc>
          <w:tcPr>
            <w:tcW w:w="426" w:type="dxa"/>
            <w:tcBorders>
              <w:top w:val="single" w:sz="4" w:space="0" w:color="auto"/>
              <w:left w:val="nil"/>
              <w:bottom w:val="single" w:sz="4" w:space="0" w:color="auto"/>
              <w:right w:val="single" w:sz="4" w:space="0" w:color="auto"/>
            </w:tcBorders>
            <w:vAlign w:val="center"/>
          </w:tcPr>
          <w:p w14:paraId="15B768B3" w14:textId="77777777" w:rsidR="00412EF8" w:rsidRPr="00752A5B" w:rsidRDefault="00412EF8" w:rsidP="008C6227">
            <w:pPr>
              <w:jc w:val="center"/>
              <w:rPr>
                <w:rFonts w:ascii="Arial Narrow" w:hAnsi="Arial Narrow" w:cs="Arial Narrow"/>
                <w:sz w:val="20"/>
                <w:szCs w:val="20"/>
                <w:lang w:val="es-PE" w:eastAsia="es-PE"/>
              </w:rPr>
            </w:pPr>
          </w:p>
        </w:tc>
        <w:tc>
          <w:tcPr>
            <w:tcW w:w="338" w:type="dxa"/>
            <w:tcBorders>
              <w:top w:val="single" w:sz="4" w:space="0" w:color="auto"/>
              <w:left w:val="nil"/>
              <w:bottom w:val="single" w:sz="4" w:space="0" w:color="auto"/>
              <w:right w:val="single" w:sz="4" w:space="0" w:color="auto"/>
            </w:tcBorders>
            <w:vAlign w:val="center"/>
          </w:tcPr>
          <w:p w14:paraId="15B768B4"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447" w:type="dxa"/>
            <w:tcBorders>
              <w:top w:val="single" w:sz="4" w:space="0" w:color="auto"/>
              <w:left w:val="nil"/>
              <w:bottom w:val="single" w:sz="4" w:space="0" w:color="auto"/>
              <w:right w:val="single" w:sz="4" w:space="0" w:color="auto"/>
            </w:tcBorders>
            <w:vAlign w:val="center"/>
          </w:tcPr>
          <w:p w14:paraId="15B768B5" w14:textId="77777777" w:rsidR="00412EF8" w:rsidRPr="00752A5B" w:rsidRDefault="00412EF8" w:rsidP="008C6227">
            <w:pPr>
              <w:jc w:val="center"/>
              <w:rPr>
                <w:rFonts w:ascii="Arial Narrow" w:hAnsi="Arial Narrow" w:cs="Arial Narrow"/>
                <w:sz w:val="20"/>
                <w:szCs w:val="20"/>
                <w:lang w:val="es-PE" w:eastAsia="es-PE"/>
              </w:rPr>
            </w:pPr>
          </w:p>
        </w:tc>
        <w:tc>
          <w:tcPr>
            <w:tcW w:w="2037" w:type="dxa"/>
            <w:tcBorders>
              <w:top w:val="single" w:sz="4" w:space="0" w:color="auto"/>
              <w:left w:val="nil"/>
              <w:bottom w:val="single" w:sz="4" w:space="0" w:color="auto"/>
              <w:right w:val="single" w:sz="4" w:space="0" w:color="auto"/>
            </w:tcBorders>
            <w:noWrap/>
            <w:vAlign w:val="center"/>
          </w:tcPr>
          <w:p w14:paraId="15B768B6" w14:textId="77777777" w:rsidR="00412EF8" w:rsidRPr="00752A5B" w:rsidRDefault="00852C93"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33 y 37</w:t>
            </w:r>
          </w:p>
        </w:tc>
      </w:tr>
      <w:tr w:rsidR="005354F7" w:rsidRPr="00752A5B" w14:paraId="15B768C0" w14:textId="77777777" w:rsidTr="00701C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551"/>
          <w:jc w:val="center"/>
        </w:trPr>
        <w:tc>
          <w:tcPr>
            <w:tcW w:w="387" w:type="dxa"/>
            <w:tcBorders>
              <w:top w:val="single" w:sz="4" w:space="0" w:color="auto"/>
              <w:left w:val="single" w:sz="4" w:space="0" w:color="auto"/>
              <w:bottom w:val="single" w:sz="4" w:space="0" w:color="auto"/>
              <w:right w:val="single" w:sz="4" w:space="0" w:color="auto"/>
            </w:tcBorders>
          </w:tcPr>
          <w:p w14:paraId="15B768B8" w14:textId="77777777" w:rsidR="00412EF8" w:rsidRPr="00752A5B" w:rsidRDefault="00412EF8" w:rsidP="008C6227">
            <w:pPr>
              <w:pStyle w:val="Prrafodelista"/>
              <w:numPr>
                <w:ilvl w:val="0"/>
                <w:numId w:val="13"/>
              </w:numPr>
              <w:ind w:left="0" w:firstLine="0"/>
              <w:jc w:val="left"/>
              <w:rPr>
                <w:rFonts w:ascii="Arial Narrow" w:hAnsi="Arial Narrow" w:cs="Arial Narrow"/>
                <w:sz w:val="20"/>
                <w:szCs w:val="20"/>
                <w:lang w:val="es-PE" w:eastAsia="es-PE"/>
              </w:rPr>
            </w:pPr>
          </w:p>
        </w:tc>
        <w:tc>
          <w:tcPr>
            <w:tcW w:w="1417" w:type="dxa"/>
            <w:tcBorders>
              <w:top w:val="single" w:sz="4" w:space="0" w:color="auto"/>
              <w:left w:val="nil"/>
              <w:bottom w:val="single" w:sz="4" w:space="0" w:color="auto"/>
              <w:right w:val="single" w:sz="4" w:space="0" w:color="auto"/>
            </w:tcBorders>
          </w:tcPr>
          <w:p w14:paraId="15B768B9" w14:textId="77777777" w:rsidR="00412EF8" w:rsidRPr="00752A5B" w:rsidRDefault="00412EF8" w:rsidP="008C6227">
            <w:pPr>
              <w:pStyle w:val="Prrafodelista"/>
              <w:ind w:left="166"/>
              <w:rPr>
                <w:rFonts w:ascii="Arial Narrow" w:hAnsi="Arial Narrow" w:cs="Arial Narrow"/>
                <w:sz w:val="20"/>
                <w:szCs w:val="20"/>
              </w:rPr>
            </w:pPr>
            <w:r w:rsidRPr="00752A5B">
              <w:rPr>
                <w:rFonts w:ascii="Arial Narrow" w:hAnsi="Arial Narrow" w:cs="Arial Narrow"/>
                <w:sz w:val="20"/>
                <w:szCs w:val="20"/>
              </w:rPr>
              <w:t>Efectuar Gestión Administrativa</w:t>
            </w:r>
          </w:p>
        </w:tc>
        <w:tc>
          <w:tcPr>
            <w:tcW w:w="2139" w:type="dxa"/>
            <w:tcBorders>
              <w:top w:val="single" w:sz="4" w:space="0" w:color="auto"/>
              <w:left w:val="nil"/>
              <w:bottom w:val="single" w:sz="4" w:space="0" w:color="auto"/>
              <w:right w:val="single" w:sz="4" w:space="0" w:color="auto"/>
            </w:tcBorders>
          </w:tcPr>
          <w:p w14:paraId="15B768BA" w14:textId="77777777" w:rsidR="00412EF8" w:rsidRPr="00752A5B" w:rsidRDefault="00BB449F" w:rsidP="008C6227">
            <w:pPr>
              <w:pStyle w:val="Textonotapie"/>
              <w:tabs>
                <w:tab w:val="clear" w:pos="851"/>
              </w:tabs>
              <w:ind w:left="157" w:firstLine="0"/>
              <w:rPr>
                <w:rFonts w:ascii="Arial Narrow" w:hAnsi="Arial Narrow" w:cs="Arial Narrow"/>
                <w:lang w:val="es-PE" w:eastAsia="es-PE"/>
              </w:rPr>
            </w:pPr>
            <w:r>
              <w:rPr>
                <w:rFonts w:ascii="Arial Narrow" w:hAnsi="Arial Narrow" w:cs="Arial Narrow"/>
                <w:lang w:val="es-PE" w:eastAsia="es-PE"/>
              </w:rPr>
              <w:t>Funcionario de SUNAT realizará</w:t>
            </w:r>
            <w:r w:rsidR="00412EF8" w:rsidRPr="00752A5B">
              <w:rPr>
                <w:rFonts w:ascii="Arial Narrow" w:hAnsi="Arial Narrow" w:cs="Arial Narrow"/>
                <w:lang w:val="es-PE" w:eastAsia="es-PE"/>
              </w:rPr>
              <w:t xml:space="preserve"> acciones correspondientes para la </w:t>
            </w:r>
            <w:r w:rsidR="00412EF8" w:rsidRPr="00752A5B">
              <w:rPr>
                <w:rFonts w:ascii="Arial Narrow" w:hAnsi="Arial Narrow" w:cs="Arial Narrow"/>
                <w:lang w:val="es-PE" w:eastAsia="es-PE"/>
              </w:rPr>
              <w:lastRenderedPageBreak/>
              <w:t>regularización de los documentos postales que no se encuentren conciliadas y de las DEP con bultos pendientes de traslado.</w:t>
            </w:r>
          </w:p>
        </w:tc>
        <w:tc>
          <w:tcPr>
            <w:tcW w:w="1263" w:type="dxa"/>
            <w:tcBorders>
              <w:top w:val="single" w:sz="4" w:space="0" w:color="auto"/>
              <w:left w:val="nil"/>
              <w:bottom w:val="single" w:sz="4" w:space="0" w:color="auto"/>
              <w:right w:val="single" w:sz="4" w:space="0" w:color="auto"/>
            </w:tcBorders>
            <w:vAlign w:val="center"/>
          </w:tcPr>
          <w:p w14:paraId="15B768BB"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lastRenderedPageBreak/>
              <w:t>SUNAT</w:t>
            </w:r>
          </w:p>
        </w:tc>
        <w:tc>
          <w:tcPr>
            <w:tcW w:w="426" w:type="dxa"/>
            <w:tcBorders>
              <w:top w:val="single" w:sz="4" w:space="0" w:color="auto"/>
              <w:left w:val="nil"/>
              <w:bottom w:val="single" w:sz="4" w:space="0" w:color="auto"/>
              <w:right w:val="single" w:sz="4" w:space="0" w:color="auto"/>
            </w:tcBorders>
            <w:vAlign w:val="center"/>
          </w:tcPr>
          <w:p w14:paraId="15B768BC" w14:textId="77777777" w:rsidR="00412EF8" w:rsidRPr="00752A5B" w:rsidRDefault="00412EF8"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338" w:type="dxa"/>
            <w:tcBorders>
              <w:top w:val="single" w:sz="4" w:space="0" w:color="auto"/>
              <w:left w:val="nil"/>
              <w:bottom w:val="single" w:sz="4" w:space="0" w:color="auto"/>
              <w:right w:val="single" w:sz="4" w:space="0" w:color="auto"/>
            </w:tcBorders>
            <w:vAlign w:val="center"/>
          </w:tcPr>
          <w:p w14:paraId="15B768BD" w14:textId="77777777" w:rsidR="00412EF8" w:rsidRPr="00752A5B" w:rsidRDefault="00412EF8" w:rsidP="008C6227">
            <w:pPr>
              <w:jc w:val="center"/>
              <w:rPr>
                <w:rFonts w:ascii="Arial Narrow" w:hAnsi="Arial Narrow" w:cs="Arial Narrow"/>
                <w:sz w:val="20"/>
                <w:szCs w:val="20"/>
                <w:lang w:val="es-PE" w:eastAsia="es-PE"/>
              </w:rPr>
            </w:pPr>
          </w:p>
        </w:tc>
        <w:tc>
          <w:tcPr>
            <w:tcW w:w="447" w:type="dxa"/>
            <w:tcBorders>
              <w:top w:val="single" w:sz="4" w:space="0" w:color="auto"/>
              <w:left w:val="nil"/>
              <w:bottom w:val="single" w:sz="4" w:space="0" w:color="auto"/>
              <w:right w:val="single" w:sz="4" w:space="0" w:color="auto"/>
            </w:tcBorders>
            <w:vAlign w:val="center"/>
          </w:tcPr>
          <w:p w14:paraId="15B768BE" w14:textId="77777777" w:rsidR="00412EF8" w:rsidRPr="00752A5B" w:rsidRDefault="00412EF8" w:rsidP="008C6227">
            <w:pPr>
              <w:jc w:val="center"/>
              <w:rPr>
                <w:rFonts w:ascii="Arial Narrow" w:hAnsi="Arial Narrow" w:cs="Arial Narrow"/>
                <w:sz w:val="20"/>
                <w:szCs w:val="20"/>
                <w:lang w:val="es-PE" w:eastAsia="es-PE"/>
              </w:rPr>
            </w:pPr>
          </w:p>
        </w:tc>
        <w:tc>
          <w:tcPr>
            <w:tcW w:w="2037" w:type="dxa"/>
            <w:tcBorders>
              <w:top w:val="single" w:sz="4" w:space="0" w:color="auto"/>
              <w:left w:val="nil"/>
              <w:bottom w:val="single" w:sz="4" w:space="0" w:color="auto"/>
              <w:right w:val="single" w:sz="4" w:space="0" w:color="auto"/>
            </w:tcBorders>
            <w:noWrap/>
            <w:vAlign w:val="center"/>
          </w:tcPr>
          <w:p w14:paraId="15B768BF" w14:textId="77777777" w:rsidR="00412EF8" w:rsidRPr="00752A5B" w:rsidRDefault="00412EF8" w:rsidP="008C6227">
            <w:pPr>
              <w:jc w:val="center"/>
              <w:rPr>
                <w:rFonts w:ascii="Arial Narrow" w:hAnsi="Arial Narrow" w:cs="Arial Narrow"/>
                <w:sz w:val="20"/>
                <w:szCs w:val="20"/>
                <w:lang w:val="es-PE" w:eastAsia="es-PE"/>
              </w:rPr>
            </w:pPr>
          </w:p>
        </w:tc>
      </w:tr>
    </w:tbl>
    <w:p w14:paraId="15B768C1" w14:textId="77777777" w:rsidR="00412EF8" w:rsidRPr="00752A5B" w:rsidRDefault="00412EF8" w:rsidP="008C6227">
      <w:pPr>
        <w:tabs>
          <w:tab w:val="left" w:pos="284"/>
        </w:tabs>
        <w:ind w:left="567"/>
        <w:rPr>
          <w:rFonts w:ascii="Arial Narrow" w:hAnsi="Arial Narrow"/>
          <w:noProof/>
          <w:sz w:val="18"/>
          <w:szCs w:val="18"/>
          <w:lang w:val="es-PE" w:eastAsia="es-PE"/>
        </w:rPr>
      </w:pPr>
    </w:p>
    <w:p w14:paraId="15B768C2" w14:textId="77777777" w:rsidR="003E64FC" w:rsidRPr="00752A5B" w:rsidRDefault="003E64FC" w:rsidP="008C6227">
      <w:pPr>
        <w:tabs>
          <w:tab w:val="left" w:pos="284"/>
        </w:tabs>
        <w:ind w:left="567"/>
        <w:rPr>
          <w:rFonts w:ascii="Arial Narrow" w:hAnsi="Arial Narrow"/>
          <w:noProof/>
          <w:sz w:val="18"/>
          <w:szCs w:val="18"/>
          <w:lang w:val="es-PE" w:eastAsia="es-PE"/>
        </w:rPr>
      </w:pPr>
    </w:p>
    <w:p w14:paraId="15B768C3" w14:textId="77777777" w:rsidR="003E64FC" w:rsidRPr="00752A5B" w:rsidRDefault="0092466F" w:rsidP="008C6227">
      <w:pPr>
        <w:pStyle w:val="Ttulo4"/>
      </w:pPr>
      <w:r w:rsidRPr="00752A5B">
        <w:t>P</w:t>
      </w:r>
      <w:r w:rsidR="003E64FC" w:rsidRPr="00752A5B">
        <w:t>roceso Registro y Validación de la Declaración</w:t>
      </w:r>
    </w:p>
    <w:p w14:paraId="15B768C4" w14:textId="77777777" w:rsidR="003E64FC" w:rsidRPr="00752A5B" w:rsidRDefault="003E64FC" w:rsidP="008C6227"/>
    <w:p w14:paraId="15B768C5" w14:textId="77777777" w:rsidR="001F0069" w:rsidRPr="00752A5B" w:rsidRDefault="001F0069" w:rsidP="008C6227">
      <w:pPr>
        <w:pStyle w:val="Ttulo3"/>
        <w:numPr>
          <w:ilvl w:val="0"/>
          <w:numId w:val="0"/>
        </w:numPr>
        <w:ind w:left="1146"/>
        <w:rPr>
          <w:lang w:val="es-PE"/>
        </w:rPr>
      </w:pPr>
    </w:p>
    <w:tbl>
      <w:tblPr>
        <w:tblW w:w="8209" w:type="dxa"/>
        <w:jc w:val="center"/>
        <w:tblInd w:w="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83"/>
        <w:gridCol w:w="2126"/>
      </w:tblGrid>
      <w:tr w:rsidR="001F0069" w:rsidRPr="00752A5B" w14:paraId="15B768C8" w14:textId="77777777" w:rsidTr="00033126">
        <w:trPr>
          <w:trHeight w:val="327"/>
          <w:jc w:val="center"/>
        </w:trPr>
        <w:tc>
          <w:tcPr>
            <w:tcW w:w="6083" w:type="dxa"/>
            <w:vMerge w:val="restart"/>
            <w:vAlign w:val="center"/>
          </w:tcPr>
          <w:p w14:paraId="15B768C6" w14:textId="77777777" w:rsidR="001F0069" w:rsidRPr="00752A5B" w:rsidRDefault="001F0069" w:rsidP="008C6227">
            <w:pPr>
              <w:jc w:val="center"/>
              <w:rPr>
                <w:b/>
                <w:bCs/>
                <w:sz w:val="20"/>
                <w:szCs w:val="20"/>
                <w:lang w:val="es-PE" w:eastAsia="es-PE"/>
              </w:rPr>
            </w:pPr>
            <w:r w:rsidRPr="00752A5B">
              <w:rPr>
                <w:b/>
                <w:bCs/>
                <w:sz w:val="20"/>
                <w:szCs w:val="20"/>
                <w:lang w:val="es-PE" w:eastAsia="es-PE"/>
              </w:rPr>
              <w:t>Detalle de Ficha Técnica de Determinación</w:t>
            </w:r>
          </w:p>
        </w:tc>
        <w:tc>
          <w:tcPr>
            <w:tcW w:w="2126" w:type="dxa"/>
            <w:vAlign w:val="center"/>
          </w:tcPr>
          <w:p w14:paraId="15B768C7" w14:textId="77777777" w:rsidR="001F0069" w:rsidRPr="00752A5B" w:rsidRDefault="001F0069" w:rsidP="008C6227">
            <w:pPr>
              <w:rPr>
                <w:sz w:val="18"/>
                <w:szCs w:val="18"/>
                <w:lang w:val="es-PE" w:eastAsia="es-PE"/>
              </w:rPr>
            </w:pPr>
            <w:r w:rsidRPr="00752A5B">
              <w:rPr>
                <w:sz w:val="18"/>
                <w:szCs w:val="18"/>
                <w:lang w:val="es-PE" w:eastAsia="es-PE"/>
              </w:rPr>
              <w:t xml:space="preserve">Código: </w:t>
            </w:r>
            <w:r w:rsidRPr="00752A5B">
              <w:rPr>
                <w:sz w:val="18"/>
                <w:szCs w:val="18"/>
              </w:rPr>
              <w:t>NA-03.01</w:t>
            </w:r>
          </w:p>
        </w:tc>
      </w:tr>
      <w:tr w:rsidR="001F0069" w:rsidRPr="00752A5B" w14:paraId="15B768CB" w14:textId="77777777" w:rsidTr="00033126">
        <w:trPr>
          <w:trHeight w:val="401"/>
          <w:jc w:val="center"/>
        </w:trPr>
        <w:tc>
          <w:tcPr>
            <w:tcW w:w="6083" w:type="dxa"/>
            <w:vMerge/>
          </w:tcPr>
          <w:p w14:paraId="15B768C9" w14:textId="77777777" w:rsidR="001F0069" w:rsidRPr="00752A5B" w:rsidRDefault="001F0069" w:rsidP="008C6227">
            <w:pPr>
              <w:rPr>
                <w:lang w:val="es-PE"/>
              </w:rPr>
            </w:pPr>
          </w:p>
        </w:tc>
        <w:tc>
          <w:tcPr>
            <w:tcW w:w="2126" w:type="dxa"/>
            <w:vAlign w:val="center"/>
          </w:tcPr>
          <w:p w14:paraId="15B768CA" w14:textId="77777777" w:rsidR="001F0069" w:rsidRPr="00752A5B" w:rsidRDefault="001F0069" w:rsidP="008C6227">
            <w:pPr>
              <w:rPr>
                <w:sz w:val="18"/>
                <w:szCs w:val="18"/>
                <w:lang w:val="es-PE" w:eastAsia="es-PE"/>
              </w:rPr>
            </w:pPr>
            <w:r w:rsidRPr="00752A5B">
              <w:rPr>
                <w:sz w:val="18"/>
                <w:szCs w:val="18"/>
                <w:lang w:val="es-PE" w:eastAsia="es-PE"/>
              </w:rPr>
              <w:t>Fecha: 19/10/2012</w:t>
            </w:r>
          </w:p>
        </w:tc>
      </w:tr>
    </w:tbl>
    <w:p w14:paraId="15B768CC" w14:textId="77777777" w:rsidR="001F0069" w:rsidRPr="00752A5B" w:rsidRDefault="001F0069" w:rsidP="008C6227">
      <w:pPr>
        <w:rPr>
          <w:lang w:val="es-PE"/>
        </w:rPr>
      </w:pPr>
    </w:p>
    <w:tbl>
      <w:tblPr>
        <w:tblW w:w="8158" w:type="dxa"/>
        <w:jc w:val="center"/>
        <w:tblInd w:w="914" w:type="dxa"/>
        <w:tblLayout w:type="fixed"/>
        <w:tblCellMar>
          <w:left w:w="70" w:type="dxa"/>
          <w:right w:w="70" w:type="dxa"/>
        </w:tblCellMar>
        <w:tblLook w:val="00A0" w:firstRow="1" w:lastRow="0" w:firstColumn="1" w:lastColumn="0" w:noHBand="0" w:noVBand="0"/>
      </w:tblPr>
      <w:tblGrid>
        <w:gridCol w:w="522"/>
        <w:gridCol w:w="1463"/>
        <w:gridCol w:w="2932"/>
        <w:gridCol w:w="973"/>
        <w:gridCol w:w="426"/>
        <w:gridCol w:w="446"/>
        <w:gridCol w:w="421"/>
        <w:gridCol w:w="975"/>
      </w:tblGrid>
      <w:tr w:rsidR="001F0069" w:rsidRPr="00752A5B" w14:paraId="15B768D3" w14:textId="77777777" w:rsidTr="0066664D">
        <w:trPr>
          <w:trHeight w:val="255"/>
          <w:jc w:val="center"/>
        </w:trPr>
        <w:tc>
          <w:tcPr>
            <w:tcW w:w="522" w:type="dxa"/>
            <w:vMerge w:val="restart"/>
            <w:tcBorders>
              <w:top w:val="single" w:sz="4" w:space="0" w:color="auto"/>
              <w:left w:val="single" w:sz="4" w:space="0" w:color="auto"/>
              <w:bottom w:val="single" w:sz="4" w:space="0" w:color="auto"/>
              <w:right w:val="single" w:sz="4" w:space="0" w:color="auto"/>
            </w:tcBorders>
            <w:vAlign w:val="center"/>
          </w:tcPr>
          <w:p w14:paraId="15B768CD" w14:textId="77777777" w:rsidR="001F0069" w:rsidRPr="00752A5B" w:rsidRDefault="001F0069"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N°</w:t>
            </w:r>
          </w:p>
        </w:tc>
        <w:tc>
          <w:tcPr>
            <w:tcW w:w="1463" w:type="dxa"/>
            <w:vMerge w:val="restart"/>
            <w:tcBorders>
              <w:top w:val="single" w:sz="4" w:space="0" w:color="auto"/>
              <w:left w:val="single" w:sz="4" w:space="0" w:color="auto"/>
              <w:bottom w:val="single" w:sz="4" w:space="0" w:color="auto"/>
              <w:right w:val="single" w:sz="4" w:space="0" w:color="auto"/>
            </w:tcBorders>
            <w:noWrap/>
            <w:vAlign w:val="center"/>
          </w:tcPr>
          <w:p w14:paraId="15B768CE" w14:textId="77777777" w:rsidR="001F0069" w:rsidRPr="00752A5B" w:rsidRDefault="001F0069"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Actividad</w:t>
            </w:r>
          </w:p>
        </w:tc>
        <w:tc>
          <w:tcPr>
            <w:tcW w:w="2932" w:type="dxa"/>
            <w:vMerge w:val="restart"/>
            <w:tcBorders>
              <w:top w:val="single" w:sz="4" w:space="0" w:color="auto"/>
              <w:left w:val="single" w:sz="4" w:space="0" w:color="auto"/>
              <w:bottom w:val="single" w:sz="4" w:space="0" w:color="auto"/>
              <w:right w:val="single" w:sz="4" w:space="0" w:color="auto"/>
            </w:tcBorders>
            <w:noWrap/>
            <w:vAlign w:val="center"/>
          </w:tcPr>
          <w:p w14:paraId="15B768CF" w14:textId="77777777" w:rsidR="001F0069" w:rsidRPr="00752A5B" w:rsidRDefault="001F0069"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Descripción</w:t>
            </w:r>
          </w:p>
        </w:tc>
        <w:tc>
          <w:tcPr>
            <w:tcW w:w="973" w:type="dxa"/>
            <w:vMerge w:val="restart"/>
            <w:tcBorders>
              <w:top w:val="single" w:sz="4" w:space="0" w:color="auto"/>
              <w:left w:val="single" w:sz="4" w:space="0" w:color="auto"/>
              <w:bottom w:val="single" w:sz="4" w:space="0" w:color="auto"/>
              <w:right w:val="single" w:sz="4" w:space="0" w:color="auto"/>
            </w:tcBorders>
            <w:noWrap/>
            <w:vAlign w:val="center"/>
          </w:tcPr>
          <w:p w14:paraId="15B768D0" w14:textId="77777777" w:rsidR="001F0069" w:rsidRPr="00752A5B" w:rsidRDefault="001F0069"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Responsable</w:t>
            </w:r>
          </w:p>
        </w:tc>
        <w:tc>
          <w:tcPr>
            <w:tcW w:w="1293" w:type="dxa"/>
            <w:gridSpan w:val="3"/>
            <w:tcBorders>
              <w:top w:val="single" w:sz="4" w:space="0" w:color="auto"/>
              <w:left w:val="nil"/>
              <w:bottom w:val="single" w:sz="4" w:space="0" w:color="auto"/>
              <w:right w:val="single" w:sz="4" w:space="0" w:color="auto"/>
            </w:tcBorders>
            <w:noWrap/>
            <w:vAlign w:val="center"/>
          </w:tcPr>
          <w:p w14:paraId="15B768D1" w14:textId="77777777" w:rsidR="001F0069" w:rsidRPr="00752A5B" w:rsidRDefault="001F0069"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Tipo de Actividad</w:t>
            </w:r>
          </w:p>
        </w:tc>
        <w:tc>
          <w:tcPr>
            <w:tcW w:w="975" w:type="dxa"/>
            <w:vMerge w:val="restart"/>
            <w:tcBorders>
              <w:top w:val="single" w:sz="4" w:space="0" w:color="auto"/>
              <w:left w:val="single" w:sz="4" w:space="0" w:color="auto"/>
              <w:bottom w:val="single" w:sz="4" w:space="0" w:color="auto"/>
              <w:right w:val="single" w:sz="4" w:space="0" w:color="auto"/>
            </w:tcBorders>
            <w:vAlign w:val="center"/>
          </w:tcPr>
          <w:p w14:paraId="15B768D2" w14:textId="77777777" w:rsidR="001F0069" w:rsidRPr="00752A5B" w:rsidRDefault="001F0069"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Código de Regla de Negocio</w:t>
            </w:r>
          </w:p>
        </w:tc>
      </w:tr>
      <w:tr w:rsidR="001F0069" w:rsidRPr="00752A5B" w14:paraId="15B768DC" w14:textId="77777777" w:rsidTr="0066664D">
        <w:trPr>
          <w:trHeight w:val="46"/>
          <w:jc w:val="center"/>
        </w:trPr>
        <w:tc>
          <w:tcPr>
            <w:tcW w:w="522" w:type="dxa"/>
            <w:vMerge/>
            <w:tcBorders>
              <w:top w:val="single" w:sz="8" w:space="0" w:color="auto"/>
              <w:left w:val="single" w:sz="4" w:space="0" w:color="auto"/>
              <w:bottom w:val="single" w:sz="4" w:space="0" w:color="auto"/>
              <w:right w:val="single" w:sz="4" w:space="0" w:color="auto"/>
            </w:tcBorders>
            <w:vAlign w:val="center"/>
          </w:tcPr>
          <w:p w14:paraId="15B768D4" w14:textId="77777777" w:rsidR="001F0069" w:rsidRPr="00752A5B" w:rsidRDefault="001F0069" w:rsidP="008C6227">
            <w:pPr>
              <w:rPr>
                <w:rFonts w:ascii="Arial Narrow" w:hAnsi="Arial Narrow" w:cs="Arial Narrow"/>
                <w:b/>
                <w:bCs/>
                <w:sz w:val="20"/>
                <w:szCs w:val="20"/>
                <w:lang w:val="es-PE" w:eastAsia="es-PE"/>
              </w:rPr>
            </w:pPr>
          </w:p>
        </w:tc>
        <w:tc>
          <w:tcPr>
            <w:tcW w:w="1463" w:type="dxa"/>
            <w:vMerge/>
            <w:tcBorders>
              <w:top w:val="single" w:sz="8" w:space="0" w:color="auto"/>
              <w:left w:val="single" w:sz="4" w:space="0" w:color="auto"/>
              <w:bottom w:val="single" w:sz="4" w:space="0" w:color="auto"/>
              <w:right w:val="single" w:sz="4" w:space="0" w:color="auto"/>
            </w:tcBorders>
            <w:vAlign w:val="center"/>
          </w:tcPr>
          <w:p w14:paraId="15B768D5" w14:textId="77777777" w:rsidR="001F0069" w:rsidRPr="00752A5B" w:rsidRDefault="001F0069" w:rsidP="008C6227">
            <w:pPr>
              <w:rPr>
                <w:rFonts w:ascii="Arial Narrow" w:hAnsi="Arial Narrow" w:cs="Arial Narrow"/>
                <w:b/>
                <w:bCs/>
                <w:sz w:val="20"/>
                <w:szCs w:val="20"/>
                <w:lang w:val="es-PE" w:eastAsia="es-PE"/>
              </w:rPr>
            </w:pPr>
          </w:p>
        </w:tc>
        <w:tc>
          <w:tcPr>
            <w:tcW w:w="2932" w:type="dxa"/>
            <w:vMerge/>
            <w:tcBorders>
              <w:top w:val="single" w:sz="8" w:space="0" w:color="auto"/>
              <w:left w:val="single" w:sz="4" w:space="0" w:color="auto"/>
              <w:bottom w:val="single" w:sz="4" w:space="0" w:color="auto"/>
              <w:right w:val="single" w:sz="4" w:space="0" w:color="auto"/>
            </w:tcBorders>
            <w:vAlign w:val="center"/>
          </w:tcPr>
          <w:p w14:paraId="15B768D6" w14:textId="77777777" w:rsidR="001F0069" w:rsidRPr="00752A5B" w:rsidRDefault="001F0069" w:rsidP="008C6227">
            <w:pPr>
              <w:rPr>
                <w:rFonts w:ascii="Arial Narrow" w:hAnsi="Arial Narrow" w:cs="Arial Narrow"/>
                <w:b/>
                <w:bCs/>
                <w:sz w:val="20"/>
                <w:szCs w:val="20"/>
                <w:lang w:val="es-PE" w:eastAsia="es-PE"/>
              </w:rPr>
            </w:pPr>
          </w:p>
        </w:tc>
        <w:tc>
          <w:tcPr>
            <w:tcW w:w="973" w:type="dxa"/>
            <w:vMerge/>
            <w:tcBorders>
              <w:top w:val="single" w:sz="8" w:space="0" w:color="auto"/>
              <w:left w:val="single" w:sz="4" w:space="0" w:color="auto"/>
              <w:bottom w:val="single" w:sz="4" w:space="0" w:color="auto"/>
              <w:right w:val="single" w:sz="4" w:space="0" w:color="auto"/>
            </w:tcBorders>
            <w:vAlign w:val="center"/>
          </w:tcPr>
          <w:p w14:paraId="15B768D7" w14:textId="77777777" w:rsidR="001F0069" w:rsidRPr="00752A5B" w:rsidRDefault="001F0069" w:rsidP="008C6227">
            <w:pPr>
              <w:rPr>
                <w:rFonts w:ascii="Arial Narrow" w:hAnsi="Arial Narrow" w:cs="Arial Narrow"/>
                <w:b/>
                <w:bCs/>
                <w:sz w:val="20"/>
                <w:szCs w:val="20"/>
                <w:lang w:val="es-PE" w:eastAsia="es-PE"/>
              </w:rPr>
            </w:pPr>
          </w:p>
        </w:tc>
        <w:tc>
          <w:tcPr>
            <w:tcW w:w="426" w:type="dxa"/>
            <w:tcBorders>
              <w:top w:val="nil"/>
              <w:left w:val="nil"/>
              <w:bottom w:val="single" w:sz="4" w:space="0" w:color="auto"/>
              <w:right w:val="single" w:sz="4" w:space="0" w:color="auto"/>
            </w:tcBorders>
            <w:noWrap/>
            <w:vAlign w:val="center"/>
          </w:tcPr>
          <w:p w14:paraId="15B768D8" w14:textId="77777777" w:rsidR="001F0069" w:rsidRPr="00752A5B" w:rsidRDefault="001F0069"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M</w:t>
            </w:r>
          </w:p>
        </w:tc>
        <w:tc>
          <w:tcPr>
            <w:tcW w:w="446" w:type="dxa"/>
            <w:tcBorders>
              <w:top w:val="nil"/>
              <w:left w:val="nil"/>
              <w:bottom w:val="single" w:sz="4" w:space="0" w:color="auto"/>
              <w:right w:val="single" w:sz="4" w:space="0" w:color="auto"/>
            </w:tcBorders>
            <w:noWrap/>
            <w:vAlign w:val="center"/>
          </w:tcPr>
          <w:p w14:paraId="15B768D9" w14:textId="77777777" w:rsidR="001F0069" w:rsidRPr="00752A5B" w:rsidRDefault="001F0069"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A</w:t>
            </w:r>
          </w:p>
        </w:tc>
        <w:tc>
          <w:tcPr>
            <w:tcW w:w="421" w:type="dxa"/>
            <w:tcBorders>
              <w:top w:val="nil"/>
              <w:left w:val="nil"/>
              <w:bottom w:val="single" w:sz="4" w:space="0" w:color="auto"/>
              <w:right w:val="single" w:sz="4" w:space="0" w:color="auto"/>
            </w:tcBorders>
            <w:noWrap/>
            <w:vAlign w:val="center"/>
          </w:tcPr>
          <w:p w14:paraId="15B768DA" w14:textId="77777777" w:rsidR="001F0069" w:rsidRPr="00752A5B" w:rsidRDefault="001F0069"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E</w:t>
            </w:r>
          </w:p>
        </w:tc>
        <w:tc>
          <w:tcPr>
            <w:tcW w:w="975" w:type="dxa"/>
            <w:vMerge/>
            <w:tcBorders>
              <w:top w:val="single" w:sz="8" w:space="0" w:color="auto"/>
              <w:left w:val="single" w:sz="4" w:space="0" w:color="auto"/>
              <w:bottom w:val="single" w:sz="4" w:space="0" w:color="auto"/>
              <w:right w:val="single" w:sz="8" w:space="0" w:color="auto"/>
            </w:tcBorders>
            <w:vAlign w:val="center"/>
          </w:tcPr>
          <w:p w14:paraId="15B768DB" w14:textId="77777777" w:rsidR="001F0069" w:rsidRPr="00752A5B" w:rsidRDefault="001F0069" w:rsidP="008C6227">
            <w:pPr>
              <w:rPr>
                <w:rFonts w:ascii="Arial Narrow" w:hAnsi="Arial Narrow" w:cs="Arial Narrow"/>
                <w:b/>
                <w:bCs/>
                <w:sz w:val="20"/>
                <w:szCs w:val="20"/>
                <w:lang w:val="es-PE" w:eastAsia="es-PE"/>
              </w:rPr>
            </w:pPr>
          </w:p>
        </w:tc>
      </w:tr>
      <w:tr w:rsidR="001F0069" w:rsidRPr="00752A5B" w14:paraId="15B768E5" w14:textId="77777777" w:rsidTr="0066664D">
        <w:trPr>
          <w:trHeight w:val="551"/>
          <w:jc w:val="center"/>
        </w:trPr>
        <w:tc>
          <w:tcPr>
            <w:tcW w:w="522" w:type="dxa"/>
            <w:tcBorders>
              <w:top w:val="single" w:sz="4" w:space="0" w:color="auto"/>
              <w:left w:val="single" w:sz="4" w:space="0" w:color="auto"/>
              <w:bottom w:val="single" w:sz="4" w:space="0" w:color="auto"/>
              <w:right w:val="single" w:sz="4" w:space="0" w:color="auto"/>
            </w:tcBorders>
          </w:tcPr>
          <w:p w14:paraId="15B768DD" w14:textId="77777777" w:rsidR="001F0069" w:rsidRPr="00752A5B" w:rsidRDefault="001F0069" w:rsidP="008C6227">
            <w:pPr>
              <w:pStyle w:val="Prrafodelista"/>
              <w:numPr>
                <w:ilvl w:val="0"/>
                <w:numId w:val="46"/>
              </w:numPr>
              <w:ind w:left="0" w:firstLine="0"/>
              <w:jc w:val="left"/>
              <w:rPr>
                <w:rFonts w:ascii="Arial Narrow" w:hAnsi="Arial Narrow" w:cs="Arial Narrow"/>
                <w:sz w:val="20"/>
                <w:szCs w:val="20"/>
                <w:lang w:val="es-PE" w:eastAsia="es-PE"/>
              </w:rPr>
            </w:pPr>
          </w:p>
        </w:tc>
        <w:tc>
          <w:tcPr>
            <w:tcW w:w="1463" w:type="dxa"/>
            <w:tcBorders>
              <w:top w:val="single" w:sz="4" w:space="0" w:color="auto"/>
              <w:left w:val="nil"/>
              <w:bottom w:val="single" w:sz="4" w:space="0" w:color="auto"/>
              <w:right w:val="single" w:sz="4" w:space="0" w:color="auto"/>
            </w:tcBorders>
          </w:tcPr>
          <w:p w14:paraId="15B768DE" w14:textId="77777777" w:rsidR="001F0069" w:rsidRPr="00752A5B" w:rsidRDefault="001F0069" w:rsidP="008C6227">
            <w:pPr>
              <w:pStyle w:val="Prrafodelista"/>
              <w:ind w:left="166"/>
              <w:jc w:val="left"/>
              <w:rPr>
                <w:rFonts w:ascii="Arial Narrow" w:hAnsi="Arial Narrow" w:cs="Arial Narrow"/>
                <w:sz w:val="20"/>
                <w:szCs w:val="20"/>
              </w:rPr>
            </w:pPr>
            <w:r w:rsidRPr="00752A5B">
              <w:rPr>
                <w:rFonts w:ascii="Arial Narrow" w:hAnsi="Arial Narrow" w:cs="Arial Narrow"/>
                <w:sz w:val="20"/>
                <w:szCs w:val="20"/>
              </w:rPr>
              <w:t>Habilitar Especialista</w:t>
            </w:r>
          </w:p>
        </w:tc>
        <w:tc>
          <w:tcPr>
            <w:tcW w:w="2932" w:type="dxa"/>
            <w:tcBorders>
              <w:top w:val="single" w:sz="4" w:space="0" w:color="auto"/>
              <w:left w:val="nil"/>
              <w:bottom w:val="single" w:sz="4" w:space="0" w:color="auto"/>
              <w:right w:val="single" w:sz="4" w:space="0" w:color="auto"/>
            </w:tcBorders>
          </w:tcPr>
          <w:p w14:paraId="15B768DF" w14:textId="77777777" w:rsidR="001F0069" w:rsidRPr="00752A5B" w:rsidRDefault="001F0069"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lang w:val="es-ES"/>
              </w:rPr>
              <w:t xml:space="preserve">El funcionario aduanero autorizado, </w:t>
            </w:r>
            <w:r w:rsidRPr="00752A5B">
              <w:rPr>
                <w:rFonts w:ascii="Arial Narrow" w:hAnsi="Arial Narrow"/>
                <w:lang w:val="es-PE"/>
              </w:rPr>
              <w:t>al inicio del servicio habilita a  los funcionarios que efectuaran el despacho de la DIF.</w:t>
            </w:r>
          </w:p>
        </w:tc>
        <w:tc>
          <w:tcPr>
            <w:tcW w:w="973" w:type="dxa"/>
            <w:tcBorders>
              <w:top w:val="single" w:sz="4" w:space="0" w:color="auto"/>
              <w:left w:val="nil"/>
              <w:bottom w:val="single" w:sz="4" w:space="0" w:color="auto"/>
              <w:right w:val="single" w:sz="4" w:space="0" w:color="auto"/>
            </w:tcBorders>
            <w:vAlign w:val="center"/>
          </w:tcPr>
          <w:p w14:paraId="15B768E0"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SUNAT</w:t>
            </w:r>
          </w:p>
        </w:tc>
        <w:tc>
          <w:tcPr>
            <w:tcW w:w="426" w:type="dxa"/>
            <w:tcBorders>
              <w:top w:val="single" w:sz="4" w:space="0" w:color="auto"/>
              <w:left w:val="nil"/>
              <w:bottom w:val="single" w:sz="4" w:space="0" w:color="auto"/>
              <w:right w:val="single" w:sz="4" w:space="0" w:color="auto"/>
            </w:tcBorders>
            <w:vAlign w:val="center"/>
          </w:tcPr>
          <w:p w14:paraId="15B768E1" w14:textId="77777777" w:rsidR="001F0069" w:rsidRPr="00752A5B" w:rsidRDefault="001F0069" w:rsidP="008C6227">
            <w:pPr>
              <w:jc w:val="center"/>
              <w:rPr>
                <w:rFonts w:ascii="Arial Narrow" w:hAnsi="Arial Narrow" w:cs="Arial Narrow"/>
                <w:sz w:val="20"/>
                <w:szCs w:val="20"/>
                <w:lang w:val="es-PE" w:eastAsia="es-PE"/>
              </w:rPr>
            </w:pPr>
          </w:p>
        </w:tc>
        <w:tc>
          <w:tcPr>
            <w:tcW w:w="446" w:type="dxa"/>
            <w:tcBorders>
              <w:top w:val="single" w:sz="4" w:space="0" w:color="auto"/>
              <w:left w:val="nil"/>
              <w:bottom w:val="single" w:sz="4" w:space="0" w:color="auto"/>
              <w:right w:val="single" w:sz="4" w:space="0" w:color="auto"/>
            </w:tcBorders>
            <w:vAlign w:val="center"/>
          </w:tcPr>
          <w:p w14:paraId="15B768E2"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421" w:type="dxa"/>
            <w:tcBorders>
              <w:top w:val="single" w:sz="4" w:space="0" w:color="auto"/>
              <w:left w:val="nil"/>
              <w:bottom w:val="single" w:sz="4" w:space="0" w:color="auto"/>
              <w:right w:val="single" w:sz="4" w:space="0" w:color="auto"/>
            </w:tcBorders>
            <w:vAlign w:val="center"/>
          </w:tcPr>
          <w:p w14:paraId="15B768E3" w14:textId="77777777" w:rsidR="001F0069" w:rsidRPr="00752A5B" w:rsidRDefault="001F0069" w:rsidP="008C6227">
            <w:pPr>
              <w:jc w:val="center"/>
              <w:rPr>
                <w:rFonts w:ascii="Arial Narrow" w:hAnsi="Arial Narrow" w:cs="Arial Narrow"/>
                <w:sz w:val="20"/>
                <w:szCs w:val="20"/>
                <w:lang w:val="es-PE" w:eastAsia="es-PE"/>
              </w:rPr>
            </w:pPr>
          </w:p>
        </w:tc>
        <w:tc>
          <w:tcPr>
            <w:tcW w:w="975" w:type="dxa"/>
            <w:tcBorders>
              <w:top w:val="single" w:sz="4" w:space="0" w:color="auto"/>
              <w:left w:val="nil"/>
              <w:bottom w:val="single" w:sz="4" w:space="0" w:color="auto"/>
              <w:right w:val="single" w:sz="4" w:space="0" w:color="auto"/>
            </w:tcBorders>
            <w:noWrap/>
            <w:vAlign w:val="center"/>
          </w:tcPr>
          <w:p w14:paraId="15B768E4" w14:textId="77777777" w:rsidR="001F0069" w:rsidRPr="00752A5B" w:rsidRDefault="001F0069" w:rsidP="008C6227">
            <w:pPr>
              <w:jc w:val="center"/>
              <w:rPr>
                <w:rFonts w:ascii="Arial Narrow" w:hAnsi="Arial Narrow" w:cs="Arial Narrow"/>
                <w:sz w:val="20"/>
                <w:szCs w:val="20"/>
                <w:lang w:val="es-PE" w:eastAsia="es-PE"/>
              </w:rPr>
            </w:pPr>
          </w:p>
        </w:tc>
      </w:tr>
      <w:tr w:rsidR="001F0069" w:rsidRPr="00752A5B" w14:paraId="15B768EE" w14:textId="77777777" w:rsidTr="0066664D">
        <w:trPr>
          <w:trHeight w:val="551"/>
          <w:jc w:val="center"/>
        </w:trPr>
        <w:tc>
          <w:tcPr>
            <w:tcW w:w="522" w:type="dxa"/>
            <w:tcBorders>
              <w:top w:val="single" w:sz="4" w:space="0" w:color="auto"/>
              <w:left w:val="single" w:sz="4" w:space="0" w:color="auto"/>
              <w:bottom w:val="single" w:sz="4" w:space="0" w:color="auto"/>
              <w:right w:val="single" w:sz="4" w:space="0" w:color="auto"/>
            </w:tcBorders>
          </w:tcPr>
          <w:p w14:paraId="15B768E6" w14:textId="77777777" w:rsidR="001F0069" w:rsidRPr="00752A5B" w:rsidRDefault="001F0069" w:rsidP="008C6227">
            <w:pPr>
              <w:pStyle w:val="Prrafodelista"/>
              <w:numPr>
                <w:ilvl w:val="0"/>
                <w:numId w:val="46"/>
              </w:numPr>
              <w:ind w:left="0" w:firstLine="0"/>
              <w:jc w:val="left"/>
              <w:rPr>
                <w:rFonts w:ascii="Arial Narrow" w:hAnsi="Arial Narrow" w:cs="Arial Narrow"/>
                <w:sz w:val="20"/>
                <w:szCs w:val="20"/>
                <w:lang w:val="es-PE" w:eastAsia="es-PE"/>
              </w:rPr>
            </w:pPr>
          </w:p>
        </w:tc>
        <w:tc>
          <w:tcPr>
            <w:tcW w:w="1463" w:type="dxa"/>
            <w:tcBorders>
              <w:top w:val="single" w:sz="4" w:space="0" w:color="auto"/>
              <w:left w:val="nil"/>
              <w:bottom w:val="single" w:sz="4" w:space="0" w:color="auto"/>
              <w:right w:val="single" w:sz="4" w:space="0" w:color="auto"/>
            </w:tcBorders>
          </w:tcPr>
          <w:p w14:paraId="15B768E7" w14:textId="77777777" w:rsidR="001F0069" w:rsidRPr="00752A5B" w:rsidRDefault="001F0069" w:rsidP="008C6227">
            <w:pPr>
              <w:pStyle w:val="Prrafodelista"/>
              <w:ind w:left="166"/>
              <w:jc w:val="left"/>
              <w:rPr>
                <w:rFonts w:ascii="Arial Narrow" w:hAnsi="Arial Narrow" w:cs="Arial Narrow"/>
                <w:sz w:val="20"/>
                <w:szCs w:val="20"/>
              </w:rPr>
            </w:pPr>
            <w:r w:rsidRPr="00752A5B">
              <w:rPr>
                <w:rFonts w:ascii="Arial Narrow" w:hAnsi="Arial Narrow" w:cs="Arial"/>
                <w:sz w:val="20"/>
                <w:szCs w:val="20"/>
              </w:rPr>
              <w:t>Asignar Envío Postal</w:t>
            </w:r>
          </w:p>
        </w:tc>
        <w:tc>
          <w:tcPr>
            <w:tcW w:w="2932" w:type="dxa"/>
            <w:tcBorders>
              <w:top w:val="single" w:sz="4" w:space="0" w:color="auto"/>
              <w:left w:val="nil"/>
              <w:bottom w:val="single" w:sz="4" w:space="0" w:color="auto"/>
              <w:right w:val="single" w:sz="4" w:space="0" w:color="auto"/>
            </w:tcBorders>
          </w:tcPr>
          <w:p w14:paraId="15B768E8" w14:textId="77777777" w:rsidR="001F0069" w:rsidRPr="00752A5B" w:rsidRDefault="001F0069" w:rsidP="008C6227">
            <w:pPr>
              <w:pStyle w:val="Textonotapie"/>
              <w:tabs>
                <w:tab w:val="clear" w:pos="851"/>
              </w:tabs>
              <w:ind w:left="157" w:firstLine="0"/>
              <w:rPr>
                <w:rFonts w:ascii="Arial Narrow" w:hAnsi="Arial Narrow"/>
                <w:lang w:val="es-PE"/>
              </w:rPr>
            </w:pPr>
            <w:r w:rsidRPr="00752A5B">
              <w:rPr>
                <w:rFonts w:ascii="Arial Narrow" w:hAnsi="Arial Narrow"/>
                <w:lang w:val="es-PE"/>
              </w:rPr>
              <w:t>El funcionario aduanero captura los envíos postales y el sistema SUNAT le asigna aleatoriamente al funcionario aduanero para el despacho.</w:t>
            </w:r>
          </w:p>
        </w:tc>
        <w:tc>
          <w:tcPr>
            <w:tcW w:w="973" w:type="dxa"/>
            <w:tcBorders>
              <w:top w:val="single" w:sz="4" w:space="0" w:color="auto"/>
              <w:left w:val="nil"/>
              <w:bottom w:val="single" w:sz="4" w:space="0" w:color="auto"/>
              <w:right w:val="single" w:sz="4" w:space="0" w:color="auto"/>
            </w:tcBorders>
            <w:vAlign w:val="center"/>
          </w:tcPr>
          <w:p w14:paraId="15B768E9"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SUNAT</w:t>
            </w:r>
          </w:p>
        </w:tc>
        <w:tc>
          <w:tcPr>
            <w:tcW w:w="426" w:type="dxa"/>
            <w:tcBorders>
              <w:top w:val="single" w:sz="4" w:space="0" w:color="auto"/>
              <w:left w:val="nil"/>
              <w:bottom w:val="single" w:sz="4" w:space="0" w:color="auto"/>
              <w:right w:val="single" w:sz="4" w:space="0" w:color="auto"/>
            </w:tcBorders>
            <w:vAlign w:val="center"/>
          </w:tcPr>
          <w:p w14:paraId="15B768EA" w14:textId="77777777" w:rsidR="001F0069" w:rsidRPr="00752A5B" w:rsidRDefault="001F0069" w:rsidP="008C6227">
            <w:pPr>
              <w:jc w:val="center"/>
              <w:rPr>
                <w:rFonts w:ascii="Arial Narrow" w:hAnsi="Arial Narrow" w:cs="Arial Narrow"/>
                <w:sz w:val="20"/>
                <w:szCs w:val="20"/>
                <w:lang w:val="es-PE" w:eastAsia="es-PE"/>
              </w:rPr>
            </w:pPr>
          </w:p>
        </w:tc>
        <w:tc>
          <w:tcPr>
            <w:tcW w:w="446" w:type="dxa"/>
            <w:tcBorders>
              <w:top w:val="single" w:sz="4" w:space="0" w:color="auto"/>
              <w:left w:val="nil"/>
              <w:bottom w:val="single" w:sz="4" w:space="0" w:color="auto"/>
              <w:right w:val="single" w:sz="4" w:space="0" w:color="auto"/>
            </w:tcBorders>
            <w:vAlign w:val="center"/>
          </w:tcPr>
          <w:p w14:paraId="15B768EB"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421" w:type="dxa"/>
            <w:tcBorders>
              <w:top w:val="single" w:sz="4" w:space="0" w:color="auto"/>
              <w:left w:val="nil"/>
              <w:bottom w:val="single" w:sz="4" w:space="0" w:color="auto"/>
              <w:right w:val="single" w:sz="4" w:space="0" w:color="auto"/>
            </w:tcBorders>
            <w:vAlign w:val="center"/>
          </w:tcPr>
          <w:p w14:paraId="15B768EC" w14:textId="77777777" w:rsidR="001F0069" w:rsidRPr="00752A5B" w:rsidRDefault="001F0069" w:rsidP="008C6227">
            <w:pPr>
              <w:jc w:val="center"/>
              <w:rPr>
                <w:rFonts w:ascii="Arial Narrow" w:hAnsi="Arial Narrow" w:cs="Arial Narrow"/>
                <w:sz w:val="20"/>
                <w:szCs w:val="20"/>
                <w:lang w:val="es-PE" w:eastAsia="es-PE"/>
              </w:rPr>
            </w:pPr>
          </w:p>
        </w:tc>
        <w:tc>
          <w:tcPr>
            <w:tcW w:w="975" w:type="dxa"/>
            <w:tcBorders>
              <w:top w:val="single" w:sz="4" w:space="0" w:color="auto"/>
              <w:left w:val="nil"/>
              <w:bottom w:val="single" w:sz="4" w:space="0" w:color="auto"/>
              <w:right w:val="single" w:sz="4" w:space="0" w:color="auto"/>
            </w:tcBorders>
            <w:noWrap/>
            <w:vAlign w:val="center"/>
          </w:tcPr>
          <w:p w14:paraId="15B768ED" w14:textId="77777777" w:rsidR="001F0069" w:rsidRPr="00752A5B" w:rsidRDefault="001F0069" w:rsidP="008C6227">
            <w:pPr>
              <w:jc w:val="center"/>
              <w:rPr>
                <w:rFonts w:ascii="Arial Narrow" w:hAnsi="Arial Narrow" w:cs="Arial Narrow"/>
                <w:sz w:val="20"/>
                <w:szCs w:val="20"/>
                <w:lang w:val="es-PE" w:eastAsia="es-PE"/>
              </w:rPr>
            </w:pPr>
          </w:p>
        </w:tc>
      </w:tr>
      <w:tr w:rsidR="001F0069" w:rsidRPr="00752A5B" w14:paraId="15B768F7" w14:textId="77777777" w:rsidTr="0066664D">
        <w:trPr>
          <w:trHeight w:val="551"/>
          <w:jc w:val="center"/>
        </w:trPr>
        <w:tc>
          <w:tcPr>
            <w:tcW w:w="522" w:type="dxa"/>
            <w:tcBorders>
              <w:top w:val="single" w:sz="4" w:space="0" w:color="auto"/>
              <w:left w:val="single" w:sz="4" w:space="0" w:color="auto"/>
              <w:bottom w:val="single" w:sz="4" w:space="0" w:color="auto"/>
              <w:right w:val="single" w:sz="4" w:space="0" w:color="auto"/>
            </w:tcBorders>
          </w:tcPr>
          <w:p w14:paraId="15B768EF" w14:textId="77777777" w:rsidR="001F0069" w:rsidRPr="00752A5B" w:rsidRDefault="001F0069" w:rsidP="008C6227">
            <w:pPr>
              <w:pStyle w:val="Prrafodelista"/>
              <w:numPr>
                <w:ilvl w:val="0"/>
                <w:numId w:val="46"/>
              </w:numPr>
              <w:ind w:left="0" w:firstLine="0"/>
              <w:jc w:val="left"/>
              <w:rPr>
                <w:rFonts w:ascii="Arial Narrow" w:hAnsi="Arial Narrow" w:cs="Arial Narrow"/>
                <w:sz w:val="20"/>
                <w:szCs w:val="20"/>
                <w:lang w:val="es-PE" w:eastAsia="es-PE"/>
              </w:rPr>
            </w:pPr>
          </w:p>
        </w:tc>
        <w:tc>
          <w:tcPr>
            <w:tcW w:w="1463" w:type="dxa"/>
            <w:tcBorders>
              <w:top w:val="single" w:sz="4" w:space="0" w:color="auto"/>
              <w:left w:val="nil"/>
              <w:bottom w:val="single" w:sz="4" w:space="0" w:color="auto"/>
              <w:right w:val="single" w:sz="4" w:space="0" w:color="auto"/>
            </w:tcBorders>
          </w:tcPr>
          <w:p w14:paraId="15B768F0" w14:textId="77777777" w:rsidR="001F0069" w:rsidRPr="00752A5B" w:rsidRDefault="001F0069" w:rsidP="008C6227">
            <w:pPr>
              <w:pStyle w:val="Prrafodelista"/>
              <w:ind w:left="166"/>
              <w:jc w:val="left"/>
              <w:rPr>
                <w:rFonts w:ascii="Arial Narrow" w:hAnsi="Arial Narrow" w:cs="Arial Narrow"/>
                <w:sz w:val="20"/>
                <w:szCs w:val="20"/>
              </w:rPr>
            </w:pPr>
            <w:r w:rsidRPr="00752A5B">
              <w:rPr>
                <w:rFonts w:ascii="Arial Narrow" w:hAnsi="Arial Narrow" w:cs="Arial"/>
                <w:sz w:val="20"/>
                <w:szCs w:val="20"/>
              </w:rPr>
              <w:t>Presentar Envío</w:t>
            </w:r>
          </w:p>
        </w:tc>
        <w:tc>
          <w:tcPr>
            <w:tcW w:w="2932" w:type="dxa"/>
            <w:tcBorders>
              <w:top w:val="single" w:sz="4" w:space="0" w:color="auto"/>
              <w:left w:val="nil"/>
              <w:bottom w:val="single" w:sz="4" w:space="0" w:color="auto"/>
              <w:right w:val="single" w:sz="4" w:space="0" w:color="auto"/>
            </w:tcBorders>
          </w:tcPr>
          <w:p w14:paraId="15B768F1" w14:textId="77777777" w:rsidR="001F0069" w:rsidRPr="00752A5B" w:rsidRDefault="001F0069"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Personal de SERPOST pone a disposición del funcionario Aduanero los envíos postales asignados por el sistema SUNAT para su despacho.</w:t>
            </w:r>
          </w:p>
        </w:tc>
        <w:tc>
          <w:tcPr>
            <w:tcW w:w="973" w:type="dxa"/>
            <w:tcBorders>
              <w:top w:val="single" w:sz="4" w:space="0" w:color="auto"/>
              <w:left w:val="nil"/>
              <w:bottom w:val="single" w:sz="4" w:space="0" w:color="auto"/>
              <w:right w:val="single" w:sz="4" w:space="0" w:color="auto"/>
            </w:tcBorders>
            <w:vAlign w:val="center"/>
          </w:tcPr>
          <w:p w14:paraId="15B768F2"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SERPOST</w:t>
            </w:r>
          </w:p>
        </w:tc>
        <w:tc>
          <w:tcPr>
            <w:tcW w:w="426" w:type="dxa"/>
            <w:tcBorders>
              <w:top w:val="single" w:sz="4" w:space="0" w:color="auto"/>
              <w:left w:val="nil"/>
              <w:bottom w:val="single" w:sz="4" w:space="0" w:color="auto"/>
              <w:right w:val="single" w:sz="4" w:space="0" w:color="auto"/>
            </w:tcBorders>
            <w:vAlign w:val="center"/>
          </w:tcPr>
          <w:p w14:paraId="15B768F3"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446" w:type="dxa"/>
            <w:tcBorders>
              <w:top w:val="single" w:sz="4" w:space="0" w:color="auto"/>
              <w:left w:val="nil"/>
              <w:bottom w:val="single" w:sz="4" w:space="0" w:color="auto"/>
              <w:right w:val="single" w:sz="4" w:space="0" w:color="auto"/>
            </w:tcBorders>
            <w:vAlign w:val="center"/>
          </w:tcPr>
          <w:p w14:paraId="15B768F4" w14:textId="77777777" w:rsidR="001F0069" w:rsidRPr="00752A5B" w:rsidRDefault="001F0069" w:rsidP="008C6227">
            <w:pPr>
              <w:jc w:val="center"/>
              <w:rPr>
                <w:rFonts w:ascii="Arial Narrow" w:hAnsi="Arial Narrow" w:cs="Arial Narrow"/>
                <w:sz w:val="20"/>
                <w:szCs w:val="20"/>
                <w:lang w:val="es-PE" w:eastAsia="es-PE"/>
              </w:rPr>
            </w:pPr>
          </w:p>
        </w:tc>
        <w:tc>
          <w:tcPr>
            <w:tcW w:w="421" w:type="dxa"/>
            <w:tcBorders>
              <w:top w:val="single" w:sz="4" w:space="0" w:color="auto"/>
              <w:left w:val="nil"/>
              <w:bottom w:val="single" w:sz="4" w:space="0" w:color="auto"/>
              <w:right w:val="single" w:sz="4" w:space="0" w:color="auto"/>
            </w:tcBorders>
            <w:vAlign w:val="center"/>
          </w:tcPr>
          <w:p w14:paraId="15B768F5" w14:textId="77777777" w:rsidR="001F0069" w:rsidRPr="00752A5B" w:rsidRDefault="001F0069" w:rsidP="008C6227">
            <w:pPr>
              <w:jc w:val="center"/>
              <w:rPr>
                <w:rFonts w:ascii="Arial Narrow" w:hAnsi="Arial Narrow" w:cs="Arial Narrow"/>
                <w:sz w:val="20"/>
                <w:szCs w:val="20"/>
                <w:lang w:val="es-PE" w:eastAsia="es-PE"/>
              </w:rPr>
            </w:pPr>
          </w:p>
        </w:tc>
        <w:tc>
          <w:tcPr>
            <w:tcW w:w="975" w:type="dxa"/>
            <w:tcBorders>
              <w:top w:val="single" w:sz="4" w:space="0" w:color="auto"/>
              <w:left w:val="nil"/>
              <w:bottom w:val="single" w:sz="4" w:space="0" w:color="auto"/>
              <w:right w:val="single" w:sz="4" w:space="0" w:color="auto"/>
            </w:tcBorders>
            <w:noWrap/>
            <w:vAlign w:val="center"/>
          </w:tcPr>
          <w:p w14:paraId="15B768F6" w14:textId="77777777" w:rsidR="001F0069" w:rsidRPr="00752A5B" w:rsidRDefault="001F0069" w:rsidP="008C6227">
            <w:pPr>
              <w:jc w:val="center"/>
              <w:rPr>
                <w:rFonts w:ascii="Arial Narrow" w:hAnsi="Arial Narrow" w:cs="Arial Narrow"/>
                <w:sz w:val="20"/>
                <w:szCs w:val="20"/>
                <w:lang w:val="es-PE" w:eastAsia="es-PE"/>
              </w:rPr>
            </w:pPr>
          </w:p>
        </w:tc>
      </w:tr>
      <w:tr w:rsidR="001F0069" w:rsidRPr="00752A5B" w14:paraId="15B76900" w14:textId="77777777" w:rsidTr="0066664D">
        <w:trPr>
          <w:trHeight w:val="551"/>
          <w:jc w:val="center"/>
        </w:trPr>
        <w:tc>
          <w:tcPr>
            <w:tcW w:w="522" w:type="dxa"/>
            <w:tcBorders>
              <w:top w:val="single" w:sz="4" w:space="0" w:color="auto"/>
              <w:left w:val="single" w:sz="4" w:space="0" w:color="auto"/>
              <w:bottom w:val="single" w:sz="4" w:space="0" w:color="auto"/>
              <w:right w:val="single" w:sz="4" w:space="0" w:color="auto"/>
            </w:tcBorders>
          </w:tcPr>
          <w:p w14:paraId="15B768F8" w14:textId="77777777" w:rsidR="001F0069" w:rsidRPr="00752A5B" w:rsidRDefault="001F0069" w:rsidP="008C6227">
            <w:pPr>
              <w:pStyle w:val="Prrafodelista"/>
              <w:numPr>
                <w:ilvl w:val="0"/>
                <w:numId w:val="46"/>
              </w:numPr>
              <w:ind w:left="0" w:firstLine="0"/>
              <w:jc w:val="left"/>
              <w:rPr>
                <w:rFonts w:ascii="Arial Narrow" w:hAnsi="Arial Narrow" w:cs="Arial Narrow"/>
                <w:sz w:val="20"/>
                <w:szCs w:val="20"/>
                <w:lang w:val="es-PE" w:eastAsia="es-PE"/>
              </w:rPr>
            </w:pPr>
          </w:p>
        </w:tc>
        <w:tc>
          <w:tcPr>
            <w:tcW w:w="1463" w:type="dxa"/>
            <w:tcBorders>
              <w:top w:val="single" w:sz="4" w:space="0" w:color="auto"/>
              <w:left w:val="nil"/>
              <w:bottom w:val="single" w:sz="4" w:space="0" w:color="auto"/>
              <w:right w:val="single" w:sz="4" w:space="0" w:color="auto"/>
            </w:tcBorders>
          </w:tcPr>
          <w:p w14:paraId="15B768F9" w14:textId="77777777" w:rsidR="001F0069" w:rsidRPr="00752A5B" w:rsidRDefault="001F0069" w:rsidP="008C6227">
            <w:pPr>
              <w:pStyle w:val="Prrafodelista"/>
              <w:ind w:left="166"/>
              <w:jc w:val="left"/>
              <w:rPr>
                <w:rFonts w:ascii="Arial Narrow" w:hAnsi="Arial Narrow" w:cs="Arial Narrow"/>
                <w:sz w:val="20"/>
                <w:szCs w:val="20"/>
              </w:rPr>
            </w:pPr>
            <w:r w:rsidRPr="00752A5B">
              <w:rPr>
                <w:rFonts w:ascii="Arial Narrow" w:hAnsi="Arial Narrow" w:cs="Arial"/>
                <w:sz w:val="20"/>
                <w:szCs w:val="20"/>
              </w:rPr>
              <w:t>Efectuar Reconocimiento Físico</w:t>
            </w:r>
          </w:p>
        </w:tc>
        <w:tc>
          <w:tcPr>
            <w:tcW w:w="2932" w:type="dxa"/>
            <w:tcBorders>
              <w:top w:val="single" w:sz="4" w:space="0" w:color="auto"/>
              <w:left w:val="nil"/>
              <w:bottom w:val="single" w:sz="4" w:space="0" w:color="auto"/>
              <w:right w:val="single" w:sz="4" w:space="0" w:color="auto"/>
            </w:tcBorders>
          </w:tcPr>
          <w:p w14:paraId="15B768FA" w14:textId="77777777" w:rsidR="001F0069" w:rsidRPr="00752A5B" w:rsidRDefault="001F0069"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lang w:val="es-PE"/>
              </w:rPr>
              <w:t>El funcionario aduanero efectúa el reconocimiento físico del envío postal de acuerdo a la normatividad vigente.</w:t>
            </w:r>
          </w:p>
        </w:tc>
        <w:tc>
          <w:tcPr>
            <w:tcW w:w="973" w:type="dxa"/>
            <w:tcBorders>
              <w:top w:val="single" w:sz="4" w:space="0" w:color="auto"/>
              <w:left w:val="nil"/>
              <w:bottom w:val="single" w:sz="4" w:space="0" w:color="auto"/>
              <w:right w:val="single" w:sz="4" w:space="0" w:color="auto"/>
            </w:tcBorders>
            <w:vAlign w:val="center"/>
          </w:tcPr>
          <w:p w14:paraId="15B768FB"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SUNAT</w:t>
            </w:r>
          </w:p>
        </w:tc>
        <w:tc>
          <w:tcPr>
            <w:tcW w:w="426" w:type="dxa"/>
            <w:tcBorders>
              <w:top w:val="single" w:sz="4" w:space="0" w:color="auto"/>
              <w:left w:val="nil"/>
              <w:bottom w:val="single" w:sz="4" w:space="0" w:color="auto"/>
              <w:right w:val="single" w:sz="4" w:space="0" w:color="auto"/>
            </w:tcBorders>
            <w:vAlign w:val="center"/>
          </w:tcPr>
          <w:p w14:paraId="15B768FC"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446" w:type="dxa"/>
            <w:tcBorders>
              <w:top w:val="single" w:sz="4" w:space="0" w:color="auto"/>
              <w:left w:val="nil"/>
              <w:bottom w:val="single" w:sz="4" w:space="0" w:color="auto"/>
              <w:right w:val="single" w:sz="4" w:space="0" w:color="auto"/>
            </w:tcBorders>
            <w:vAlign w:val="center"/>
          </w:tcPr>
          <w:p w14:paraId="15B768FD" w14:textId="77777777" w:rsidR="001F0069" w:rsidRPr="00752A5B" w:rsidRDefault="001F0069" w:rsidP="008C6227">
            <w:pPr>
              <w:jc w:val="center"/>
              <w:rPr>
                <w:rFonts w:ascii="Arial Narrow" w:hAnsi="Arial Narrow" w:cs="Arial Narrow"/>
                <w:sz w:val="20"/>
                <w:szCs w:val="20"/>
                <w:lang w:val="es-PE" w:eastAsia="es-PE"/>
              </w:rPr>
            </w:pPr>
          </w:p>
        </w:tc>
        <w:tc>
          <w:tcPr>
            <w:tcW w:w="421" w:type="dxa"/>
            <w:tcBorders>
              <w:top w:val="single" w:sz="4" w:space="0" w:color="auto"/>
              <w:left w:val="nil"/>
              <w:bottom w:val="single" w:sz="4" w:space="0" w:color="auto"/>
              <w:right w:val="single" w:sz="4" w:space="0" w:color="auto"/>
            </w:tcBorders>
            <w:vAlign w:val="center"/>
          </w:tcPr>
          <w:p w14:paraId="15B768FE" w14:textId="77777777" w:rsidR="001F0069" w:rsidRPr="00752A5B" w:rsidRDefault="001F0069" w:rsidP="008C6227">
            <w:pPr>
              <w:jc w:val="center"/>
              <w:rPr>
                <w:rFonts w:ascii="Arial Narrow" w:hAnsi="Arial Narrow" w:cs="Arial Narrow"/>
                <w:sz w:val="20"/>
                <w:szCs w:val="20"/>
                <w:lang w:val="es-PE" w:eastAsia="es-PE"/>
              </w:rPr>
            </w:pPr>
          </w:p>
        </w:tc>
        <w:tc>
          <w:tcPr>
            <w:tcW w:w="975" w:type="dxa"/>
            <w:tcBorders>
              <w:top w:val="single" w:sz="4" w:space="0" w:color="auto"/>
              <w:left w:val="nil"/>
              <w:bottom w:val="single" w:sz="4" w:space="0" w:color="auto"/>
              <w:right w:val="single" w:sz="4" w:space="0" w:color="auto"/>
            </w:tcBorders>
            <w:noWrap/>
            <w:vAlign w:val="center"/>
          </w:tcPr>
          <w:p w14:paraId="15B768FF" w14:textId="77777777" w:rsidR="001F0069" w:rsidRPr="00752A5B" w:rsidRDefault="001F0069" w:rsidP="008C6227">
            <w:pPr>
              <w:jc w:val="center"/>
              <w:rPr>
                <w:rFonts w:ascii="Arial Narrow" w:hAnsi="Arial Narrow" w:cs="Arial Narrow"/>
                <w:sz w:val="20"/>
                <w:szCs w:val="20"/>
                <w:lang w:val="es-PE" w:eastAsia="es-PE"/>
              </w:rPr>
            </w:pPr>
          </w:p>
        </w:tc>
      </w:tr>
      <w:tr w:rsidR="001F0069" w:rsidRPr="00752A5B" w14:paraId="15B76909" w14:textId="77777777" w:rsidTr="0066664D">
        <w:trPr>
          <w:trHeight w:val="551"/>
          <w:jc w:val="center"/>
        </w:trPr>
        <w:tc>
          <w:tcPr>
            <w:tcW w:w="522" w:type="dxa"/>
            <w:tcBorders>
              <w:top w:val="single" w:sz="4" w:space="0" w:color="auto"/>
              <w:left w:val="single" w:sz="4" w:space="0" w:color="auto"/>
              <w:bottom w:val="single" w:sz="4" w:space="0" w:color="auto"/>
              <w:right w:val="single" w:sz="4" w:space="0" w:color="auto"/>
            </w:tcBorders>
          </w:tcPr>
          <w:p w14:paraId="15B76901" w14:textId="77777777" w:rsidR="001F0069" w:rsidRPr="00752A5B" w:rsidRDefault="001F0069" w:rsidP="008C6227">
            <w:pPr>
              <w:pStyle w:val="Prrafodelista"/>
              <w:numPr>
                <w:ilvl w:val="0"/>
                <w:numId w:val="46"/>
              </w:numPr>
              <w:ind w:left="0" w:firstLine="0"/>
              <w:jc w:val="left"/>
              <w:rPr>
                <w:rFonts w:ascii="Arial Narrow" w:hAnsi="Arial Narrow" w:cs="Arial Narrow"/>
                <w:sz w:val="20"/>
                <w:szCs w:val="20"/>
                <w:lang w:val="es-PE" w:eastAsia="es-PE"/>
              </w:rPr>
            </w:pPr>
          </w:p>
        </w:tc>
        <w:tc>
          <w:tcPr>
            <w:tcW w:w="1463" w:type="dxa"/>
            <w:tcBorders>
              <w:top w:val="single" w:sz="4" w:space="0" w:color="auto"/>
              <w:left w:val="nil"/>
              <w:bottom w:val="single" w:sz="4" w:space="0" w:color="auto"/>
              <w:right w:val="single" w:sz="4" w:space="0" w:color="auto"/>
            </w:tcBorders>
          </w:tcPr>
          <w:p w14:paraId="15B76902" w14:textId="77777777" w:rsidR="001F0069" w:rsidRPr="00752A5B" w:rsidRDefault="001F0069" w:rsidP="008C6227">
            <w:pPr>
              <w:pStyle w:val="Prrafodelista"/>
              <w:ind w:left="166"/>
              <w:jc w:val="left"/>
              <w:rPr>
                <w:rFonts w:ascii="Arial Narrow" w:hAnsi="Arial Narrow" w:cs="Arial"/>
                <w:sz w:val="20"/>
                <w:szCs w:val="20"/>
              </w:rPr>
            </w:pPr>
            <w:r w:rsidRPr="00752A5B">
              <w:rPr>
                <w:rFonts w:ascii="Arial Narrow" w:hAnsi="Arial Narrow" w:cs="Arial"/>
                <w:sz w:val="20"/>
                <w:szCs w:val="20"/>
              </w:rPr>
              <w:t>Alertar Supervisor</w:t>
            </w:r>
          </w:p>
        </w:tc>
        <w:tc>
          <w:tcPr>
            <w:tcW w:w="2932" w:type="dxa"/>
            <w:tcBorders>
              <w:top w:val="single" w:sz="4" w:space="0" w:color="auto"/>
              <w:left w:val="nil"/>
              <w:bottom w:val="single" w:sz="4" w:space="0" w:color="auto"/>
              <w:right w:val="single" w:sz="4" w:space="0" w:color="auto"/>
            </w:tcBorders>
          </w:tcPr>
          <w:p w14:paraId="15B76903" w14:textId="77777777" w:rsidR="001F0069" w:rsidRPr="00752A5B" w:rsidRDefault="001F0069" w:rsidP="008C6227">
            <w:pPr>
              <w:pStyle w:val="Textonotapie"/>
              <w:tabs>
                <w:tab w:val="clear" w:pos="851"/>
              </w:tabs>
              <w:ind w:left="157" w:firstLine="0"/>
              <w:rPr>
                <w:rFonts w:ascii="Arial Narrow" w:hAnsi="Arial Narrow"/>
                <w:lang w:val="es-PE"/>
              </w:rPr>
            </w:pPr>
            <w:r w:rsidRPr="00752A5B">
              <w:rPr>
                <w:rFonts w:ascii="Arial Narrow" w:hAnsi="Arial Narrow"/>
                <w:lang w:val="es-PE"/>
              </w:rPr>
              <w:t xml:space="preserve">El sistema SUNAT notifica en tiempo real a las jefaturas autorizadas que el despacho del envío postal con acta de inspección se está efectuando. </w:t>
            </w:r>
          </w:p>
        </w:tc>
        <w:tc>
          <w:tcPr>
            <w:tcW w:w="973" w:type="dxa"/>
            <w:tcBorders>
              <w:top w:val="single" w:sz="4" w:space="0" w:color="auto"/>
              <w:left w:val="nil"/>
              <w:bottom w:val="single" w:sz="4" w:space="0" w:color="auto"/>
              <w:right w:val="single" w:sz="4" w:space="0" w:color="auto"/>
            </w:tcBorders>
            <w:vAlign w:val="center"/>
          </w:tcPr>
          <w:p w14:paraId="15B76904"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SUNAT</w:t>
            </w:r>
          </w:p>
        </w:tc>
        <w:tc>
          <w:tcPr>
            <w:tcW w:w="426" w:type="dxa"/>
            <w:tcBorders>
              <w:top w:val="single" w:sz="4" w:space="0" w:color="auto"/>
              <w:left w:val="nil"/>
              <w:bottom w:val="single" w:sz="4" w:space="0" w:color="auto"/>
              <w:right w:val="single" w:sz="4" w:space="0" w:color="auto"/>
            </w:tcBorders>
            <w:vAlign w:val="center"/>
          </w:tcPr>
          <w:p w14:paraId="15B76905" w14:textId="77777777" w:rsidR="001F0069" w:rsidRPr="00752A5B" w:rsidRDefault="001F0069" w:rsidP="008C6227">
            <w:pPr>
              <w:jc w:val="center"/>
              <w:rPr>
                <w:rFonts w:ascii="Arial Narrow" w:hAnsi="Arial Narrow" w:cs="Arial Narrow"/>
                <w:sz w:val="20"/>
                <w:szCs w:val="20"/>
                <w:lang w:val="es-PE" w:eastAsia="es-PE"/>
              </w:rPr>
            </w:pPr>
          </w:p>
        </w:tc>
        <w:tc>
          <w:tcPr>
            <w:tcW w:w="446" w:type="dxa"/>
            <w:tcBorders>
              <w:top w:val="single" w:sz="4" w:space="0" w:color="auto"/>
              <w:left w:val="nil"/>
              <w:bottom w:val="single" w:sz="4" w:space="0" w:color="auto"/>
              <w:right w:val="single" w:sz="4" w:space="0" w:color="auto"/>
            </w:tcBorders>
            <w:vAlign w:val="center"/>
          </w:tcPr>
          <w:p w14:paraId="15B76906" w14:textId="77777777" w:rsidR="001F0069" w:rsidRPr="00752A5B" w:rsidRDefault="001F0069" w:rsidP="008C6227">
            <w:pPr>
              <w:jc w:val="center"/>
              <w:rPr>
                <w:rFonts w:ascii="Arial Narrow" w:hAnsi="Arial Narrow" w:cs="Arial Narrow"/>
                <w:sz w:val="20"/>
                <w:szCs w:val="20"/>
                <w:lang w:val="es-PE" w:eastAsia="es-PE"/>
              </w:rPr>
            </w:pPr>
          </w:p>
        </w:tc>
        <w:tc>
          <w:tcPr>
            <w:tcW w:w="421" w:type="dxa"/>
            <w:tcBorders>
              <w:top w:val="single" w:sz="4" w:space="0" w:color="auto"/>
              <w:left w:val="nil"/>
              <w:bottom w:val="single" w:sz="4" w:space="0" w:color="auto"/>
              <w:right w:val="single" w:sz="4" w:space="0" w:color="auto"/>
            </w:tcBorders>
            <w:vAlign w:val="center"/>
          </w:tcPr>
          <w:p w14:paraId="15B76907"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975" w:type="dxa"/>
            <w:tcBorders>
              <w:top w:val="single" w:sz="4" w:space="0" w:color="auto"/>
              <w:left w:val="nil"/>
              <w:bottom w:val="single" w:sz="4" w:space="0" w:color="auto"/>
              <w:right w:val="single" w:sz="4" w:space="0" w:color="auto"/>
            </w:tcBorders>
            <w:noWrap/>
            <w:vAlign w:val="center"/>
          </w:tcPr>
          <w:p w14:paraId="15B76908" w14:textId="77777777" w:rsidR="001F0069" w:rsidRPr="00752A5B" w:rsidRDefault="001F0069" w:rsidP="008C6227">
            <w:pPr>
              <w:jc w:val="center"/>
              <w:rPr>
                <w:rFonts w:ascii="Arial Narrow" w:hAnsi="Arial Narrow" w:cs="Arial Narrow"/>
                <w:sz w:val="20"/>
                <w:szCs w:val="20"/>
                <w:lang w:val="es-PE" w:eastAsia="es-PE"/>
              </w:rPr>
            </w:pPr>
          </w:p>
        </w:tc>
      </w:tr>
      <w:tr w:rsidR="001F0069" w:rsidRPr="00752A5B" w14:paraId="15B76912" w14:textId="77777777" w:rsidTr="0066664D">
        <w:trPr>
          <w:trHeight w:val="551"/>
          <w:jc w:val="center"/>
        </w:trPr>
        <w:tc>
          <w:tcPr>
            <w:tcW w:w="522" w:type="dxa"/>
            <w:tcBorders>
              <w:top w:val="single" w:sz="4" w:space="0" w:color="auto"/>
              <w:left w:val="single" w:sz="4" w:space="0" w:color="auto"/>
              <w:bottom w:val="single" w:sz="4" w:space="0" w:color="auto"/>
              <w:right w:val="single" w:sz="4" w:space="0" w:color="auto"/>
            </w:tcBorders>
          </w:tcPr>
          <w:p w14:paraId="15B7690A" w14:textId="77777777" w:rsidR="001F0069" w:rsidRPr="00752A5B" w:rsidRDefault="001F0069" w:rsidP="008C6227">
            <w:pPr>
              <w:pStyle w:val="Prrafodelista"/>
              <w:numPr>
                <w:ilvl w:val="0"/>
                <w:numId w:val="46"/>
              </w:numPr>
              <w:ind w:left="0" w:firstLine="0"/>
              <w:jc w:val="left"/>
              <w:rPr>
                <w:rFonts w:ascii="Arial Narrow" w:hAnsi="Arial Narrow" w:cs="Arial Narrow"/>
                <w:sz w:val="20"/>
                <w:szCs w:val="20"/>
                <w:lang w:val="es-PE" w:eastAsia="es-PE"/>
              </w:rPr>
            </w:pPr>
          </w:p>
        </w:tc>
        <w:tc>
          <w:tcPr>
            <w:tcW w:w="1463" w:type="dxa"/>
            <w:tcBorders>
              <w:top w:val="single" w:sz="4" w:space="0" w:color="auto"/>
              <w:left w:val="nil"/>
              <w:bottom w:val="single" w:sz="4" w:space="0" w:color="auto"/>
              <w:right w:val="single" w:sz="4" w:space="0" w:color="auto"/>
            </w:tcBorders>
          </w:tcPr>
          <w:p w14:paraId="15B7690B" w14:textId="77777777" w:rsidR="001F0069" w:rsidRPr="00752A5B" w:rsidRDefault="001F0069" w:rsidP="008C6227">
            <w:pPr>
              <w:pStyle w:val="Prrafodelista"/>
              <w:ind w:left="166"/>
              <w:jc w:val="left"/>
              <w:rPr>
                <w:rFonts w:ascii="Arial Narrow" w:hAnsi="Arial Narrow" w:cs="Arial Narrow"/>
                <w:sz w:val="20"/>
                <w:szCs w:val="20"/>
              </w:rPr>
            </w:pPr>
            <w:r w:rsidRPr="00752A5B">
              <w:rPr>
                <w:rFonts w:ascii="Arial Narrow" w:hAnsi="Arial Narrow" w:cs="Arial"/>
                <w:sz w:val="20"/>
                <w:szCs w:val="20"/>
              </w:rPr>
              <w:t>Notificar Observación</w:t>
            </w:r>
          </w:p>
        </w:tc>
        <w:tc>
          <w:tcPr>
            <w:tcW w:w="2932" w:type="dxa"/>
            <w:tcBorders>
              <w:top w:val="single" w:sz="4" w:space="0" w:color="auto"/>
              <w:left w:val="nil"/>
              <w:bottom w:val="single" w:sz="4" w:space="0" w:color="auto"/>
              <w:right w:val="single" w:sz="4" w:space="0" w:color="auto"/>
            </w:tcBorders>
          </w:tcPr>
          <w:p w14:paraId="15B7690C" w14:textId="77777777" w:rsidR="001F0069" w:rsidRPr="00752A5B" w:rsidRDefault="001F0069" w:rsidP="008C6227">
            <w:pPr>
              <w:pStyle w:val="Textonotapie"/>
              <w:tabs>
                <w:tab w:val="clear" w:pos="851"/>
              </w:tabs>
              <w:ind w:left="157" w:firstLine="0"/>
              <w:rPr>
                <w:rFonts w:ascii="Arial Narrow" w:hAnsi="Arial Narrow"/>
                <w:lang w:val="es-PE"/>
              </w:rPr>
            </w:pPr>
            <w:r w:rsidRPr="00752A5B">
              <w:rPr>
                <w:rFonts w:ascii="Arial Narrow" w:hAnsi="Arial Narrow"/>
                <w:lang w:val="es-PE"/>
              </w:rPr>
              <w:t>Personal de SERPOST notifica al destina</w:t>
            </w:r>
            <w:r w:rsidR="00E8030D">
              <w:rPr>
                <w:rFonts w:ascii="Arial Narrow" w:hAnsi="Arial Narrow"/>
                <w:lang w:val="es-PE"/>
              </w:rPr>
              <w:t>ta</w:t>
            </w:r>
            <w:r w:rsidRPr="00752A5B">
              <w:rPr>
                <w:rFonts w:ascii="Arial Narrow" w:hAnsi="Arial Narrow"/>
                <w:lang w:val="es-PE"/>
              </w:rPr>
              <w:t>rio</w:t>
            </w:r>
            <w:r w:rsidR="00E8030D">
              <w:rPr>
                <w:rFonts w:ascii="Arial Narrow" w:hAnsi="Arial Narrow"/>
                <w:lang w:val="es-PE"/>
              </w:rPr>
              <w:t>,</w:t>
            </w:r>
            <w:r w:rsidRPr="00752A5B">
              <w:rPr>
                <w:rFonts w:ascii="Arial Narrow" w:hAnsi="Arial Narrow"/>
                <w:lang w:val="es-PE"/>
              </w:rPr>
              <w:t xml:space="preserve"> cuyo envío postal </w:t>
            </w:r>
            <w:r w:rsidR="00721425">
              <w:rPr>
                <w:rFonts w:ascii="Arial Narrow" w:hAnsi="Arial Narrow"/>
                <w:lang w:val="es-PE"/>
              </w:rPr>
              <w:t>requiere de documento sustentartorio</w:t>
            </w:r>
            <w:r w:rsidRPr="00752A5B">
              <w:rPr>
                <w:rFonts w:ascii="Arial Narrow" w:hAnsi="Arial Narrow"/>
                <w:lang w:val="es-PE"/>
              </w:rPr>
              <w:t xml:space="preserve"> para su despacho, de acuerdo a la evaluación realizada por el funcionario aduanero.</w:t>
            </w:r>
          </w:p>
        </w:tc>
        <w:tc>
          <w:tcPr>
            <w:tcW w:w="973" w:type="dxa"/>
            <w:tcBorders>
              <w:top w:val="single" w:sz="4" w:space="0" w:color="auto"/>
              <w:left w:val="nil"/>
              <w:bottom w:val="single" w:sz="4" w:space="0" w:color="auto"/>
              <w:right w:val="single" w:sz="4" w:space="0" w:color="auto"/>
            </w:tcBorders>
            <w:vAlign w:val="center"/>
          </w:tcPr>
          <w:p w14:paraId="15B7690D"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SERPOST</w:t>
            </w:r>
          </w:p>
        </w:tc>
        <w:tc>
          <w:tcPr>
            <w:tcW w:w="426" w:type="dxa"/>
            <w:tcBorders>
              <w:top w:val="single" w:sz="4" w:space="0" w:color="auto"/>
              <w:left w:val="nil"/>
              <w:bottom w:val="single" w:sz="4" w:space="0" w:color="auto"/>
              <w:right w:val="single" w:sz="4" w:space="0" w:color="auto"/>
            </w:tcBorders>
            <w:vAlign w:val="center"/>
          </w:tcPr>
          <w:p w14:paraId="15B7690E" w14:textId="77777777" w:rsidR="001F0069" w:rsidRPr="00752A5B" w:rsidRDefault="001F0069" w:rsidP="008C6227">
            <w:pPr>
              <w:jc w:val="center"/>
              <w:rPr>
                <w:rFonts w:ascii="Arial Narrow" w:hAnsi="Arial Narrow" w:cs="Arial Narrow"/>
                <w:sz w:val="20"/>
                <w:szCs w:val="20"/>
                <w:lang w:val="es-PE" w:eastAsia="es-PE"/>
              </w:rPr>
            </w:pPr>
          </w:p>
        </w:tc>
        <w:tc>
          <w:tcPr>
            <w:tcW w:w="446" w:type="dxa"/>
            <w:tcBorders>
              <w:top w:val="single" w:sz="4" w:space="0" w:color="auto"/>
              <w:left w:val="nil"/>
              <w:bottom w:val="single" w:sz="4" w:space="0" w:color="auto"/>
              <w:right w:val="single" w:sz="4" w:space="0" w:color="auto"/>
            </w:tcBorders>
            <w:vAlign w:val="center"/>
          </w:tcPr>
          <w:p w14:paraId="15B7690F"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421" w:type="dxa"/>
            <w:tcBorders>
              <w:top w:val="single" w:sz="4" w:space="0" w:color="auto"/>
              <w:left w:val="nil"/>
              <w:bottom w:val="single" w:sz="4" w:space="0" w:color="auto"/>
              <w:right w:val="single" w:sz="4" w:space="0" w:color="auto"/>
            </w:tcBorders>
            <w:vAlign w:val="center"/>
          </w:tcPr>
          <w:p w14:paraId="15B76910" w14:textId="77777777" w:rsidR="001F0069" w:rsidRPr="00752A5B" w:rsidRDefault="001F0069" w:rsidP="008C6227">
            <w:pPr>
              <w:jc w:val="center"/>
              <w:rPr>
                <w:rFonts w:ascii="Arial Narrow" w:hAnsi="Arial Narrow" w:cs="Arial Narrow"/>
                <w:sz w:val="20"/>
                <w:szCs w:val="20"/>
                <w:lang w:val="es-PE" w:eastAsia="es-PE"/>
              </w:rPr>
            </w:pPr>
          </w:p>
        </w:tc>
        <w:tc>
          <w:tcPr>
            <w:tcW w:w="975" w:type="dxa"/>
            <w:tcBorders>
              <w:top w:val="single" w:sz="4" w:space="0" w:color="auto"/>
              <w:left w:val="nil"/>
              <w:bottom w:val="single" w:sz="4" w:space="0" w:color="auto"/>
              <w:right w:val="single" w:sz="4" w:space="0" w:color="auto"/>
            </w:tcBorders>
            <w:noWrap/>
            <w:vAlign w:val="center"/>
          </w:tcPr>
          <w:p w14:paraId="15B76911" w14:textId="77777777" w:rsidR="001F0069" w:rsidRPr="00752A5B" w:rsidRDefault="001F0069" w:rsidP="008C6227">
            <w:pPr>
              <w:jc w:val="center"/>
              <w:rPr>
                <w:rFonts w:ascii="Arial Narrow" w:hAnsi="Arial Narrow" w:cs="Arial Narrow"/>
                <w:sz w:val="20"/>
                <w:szCs w:val="20"/>
                <w:lang w:val="es-PE" w:eastAsia="es-PE"/>
              </w:rPr>
            </w:pPr>
          </w:p>
        </w:tc>
      </w:tr>
      <w:tr w:rsidR="001F0069" w:rsidRPr="00752A5B" w14:paraId="15B7691B" w14:textId="77777777" w:rsidTr="00E8030D">
        <w:trPr>
          <w:trHeight w:val="51"/>
          <w:jc w:val="center"/>
        </w:trPr>
        <w:tc>
          <w:tcPr>
            <w:tcW w:w="522" w:type="dxa"/>
            <w:tcBorders>
              <w:top w:val="single" w:sz="4" w:space="0" w:color="auto"/>
              <w:left w:val="single" w:sz="4" w:space="0" w:color="auto"/>
              <w:bottom w:val="single" w:sz="4" w:space="0" w:color="auto"/>
              <w:right w:val="single" w:sz="4" w:space="0" w:color="auto"/>
            </w:tcBorders>
          </w:tcPr>
          <w:p w14:paraId="15B76913" w14:textId="77777777" w:rsidR="001F0069" w:rsidRPr="00752A5B" w:rsidRDefault="001F0069" w:rsidP="008C6227">
            <w:pPr>
              <w:pStyle w:val="Prrafodelista"/>
              <w:numPr>
                <w:ilvl w:val="0"/>
                <w:numId w:val="46"/>
              </w:numPr>
              <w:ind w:left="0" w:firstLine="0"/>
              <w:jc w:val="left"/>
              <w:rPr>
                <w:rFonts w:ascii="Arial Narrow" w:hAnsi="Arial Narrow" w:cs="Arial Narrow"/>
                <w:sz w:val="20"/>
                <w:szCs w:val="20"/>
                <w:lang w:val="es-PE" w:eastAsia="es-PE"/>
              </w:rPr>
            </w:pPr>
          </w:p>
        </w:tc>
        <w:tc>
          <w:tcPr>
            <w:tcW w:w="1463" w:type="dxa"/>
            <w:tcBorders>
              <w:top w:val="single" w:sz="4" w:space="0" w:color="auto"/>
              <w:left w:val="nil"/>
              <w:bottom w:val="single" w:sz="4" w:space="0" w:color="auto"/>
              <w:right w:val="single" w:sz="4" w:space="0" w:color="auto"/>
            </w:tcBorders>
          </w:tcPr>
          <w:p w14:paraId="15B76914" w14:textId="77777777" w:rsidR="001F0069" w:rsidRPr="00752A5B" w:rsidRDefault="001F0069" w:rsidP="008C6227">
            <w:pPr>
              <w:pStyle w:val="Prrafodelista"/>
              <w:ind w:left="166"/>
              <w:rPr>
                <w:rFonts w:ascii="Arial Narrow" w:hAnsi="Arial Narrow" w:cs="Arial Narrow"/>
                <w:sz w:val="20"/>
                <w:szCs w:val="20"/>
              </w:rPr>
            </w:pPr>
            <w:r w:rsidRPr="00752A5B">
              <w:rPr>
                <w:rFonts w:ascii="Arial Narrow" w:hAnsi="Arial Narrow" w:cs="Arial Narrow"/>
                <w:sz w:val="20"/>
                <w:szCs w:val="20"/>
              </w:rPr>
              <w:t>Numerar Declaración</w:t>
            </w:r>
          </w:p>
        </w:tc>
        <w:tc>
          <w:tcPr>
            <w:tcW w:w="2932" w:type="dxa"/>
            <w:tcBorders>
              <w:top w:val="single" w:sz="4" w:space="0" w:color="auto"/>
              <w:left w:val="nil"/>
              <w:bottom w:val="single" w:sz="4" w:space="0" w:color="auto"/>
              <w:right w:val="single" w:sz="4" w:space="0" w:color="auto"/>
            </w:tcBorders>
          </w:tcPr>
          <w:p w14:paraId="15B76915" w14:textId="77777777" w:rsidR="001F0069" w:rsidRPr="0071555A" w:rsidRDefault="001F0069" w:rsidP="008A66D6">
            <w:pPr>
              <w:pStyle w:val="Textonotapie"/>
              <w:tabs>
                <w:tab w:val="clear" w:pos="851"/>
              </w:tabs>
              <w:ind w:left="157" w:firstLine="0"/>
              <w:rPr>
                <w:rFonts w:ascii="Arial Narrow" w:hAnsi="Arial Narrow"/>
                <w:lang w:val="es-PE"/>
              </w:rPr>
            </w:pPr>
            <w:r w:rsidRPr="00752A5B">
              <w:rPr>
                <w:rFonts w:ascii="Arial Narrow" w:hAnsi="Arial Narrow"/>
                <w:lang w:val="es-PE"/>
              </w:rPr>
              <w:t>De ser conforme el despacho el funcionario aduanero procede</w:t>
            </w:r>
            <w:r w:rsidR="00E07A8C">
              <w:rPr>
                <w:rFonts w:ascii="Arial Narrow" w:hAnsi="Arial Narrow"/>
                <w:lang w:val="es-PE"/>
              </w:rPr>
              <w:t>,</w:t>
            </w:r>
            <w:r w:rsidR="0071555A">
              <w:rPr>
                <w:rFonts w:ascii="Arial Narrow" w:hAnsi="Arial Narrow"/>
                <w:lang w:val="es-PE"/>
              </w:rPr>
              <w:t xml:space="preserve"> </w:t>
            </w:r>
            <w:r w:rsidR="00216709" w:rsidRPr="00216709">
              <w:rPr>
                <w:rFonts w:ascii="Arial Narrow" w:hAnsi="Arial Narrow"/>
                <w:highlight w:val="yellow"/>
                <w:lang w:val="es-PE"/>
              </w:rPr>
              <w:t xml:space="preserve">de manera excluyente, con datar en DEP los DPO de distribución directa, numerar con DIF los DPO con destino a provincias distintas a Lima o Callao, registrar para despacho presencial los demás </w:t>
            </w:r>
            <w:r w:rsidR="00216709" w:rsidRPr="00216709">
              <w:rPr>
                <w:rFonts w:ascii="Arial Narrow" w:hAnsi="Arial Narrow"/>
                <w:highlight w:val="yellow"/>
                <w:lang w:val="es-PE"/>
              </w:rPr>
              <w:lastRenderedPageBreak/>
              <w:t>DPO.</w:t>
            </w:r>
            <w:r w:rsidR="0071555A">
              <w:rPr>
                <w:rFonts w:ascii="Arial Narrow" w:hAnsi="Arial Narrow"/>
                <w:lang w:val="es-PE"/>
              </w:rPr>
              <w:t xml:space="preserve"> </w:t>
            </w:r>
          </w:p>
        </w:tc>
        <w:tc>
          <w:tcPr>
            <w:tcW w:w="973" w:type="dxa"/>
            <w:tcBorders>
              <w:top w:val="single" w:sz="4" w:space="0" w:color="auto"/>
              <w:left w:val="nil"/>
              <w:bottom w:val="single" w:sz="4" w:space="0" w:color="auto"/>
              <w:right w:val="single" w:sz="4" w:space="0" w:color="auto"/>
            </w:tcBorders>
            <w:vAlign w:val="center"/>
          </w:tcPr>
          <w:p w14:paraId="15B76916"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lastRenderedPageBreak/>
              <w:t>SUNAT</w:t>
            </w:r>
          </w:p>
        </w:tc>
        <w:tc>
          <w:tcPr>
            <w:tcW w:w="426" w:type="dxa"/>
            <w:tcBorders>
              <w:top w:val="single" w:sz="4" w:space="0" w:color="auto"/>
              <w:left w:val="nil"/>
              <w:bottom w:val="single" w:sz="4" w:space="0" w:color="auto"/>
              <w:right w:val="single" w:sz="4" w:space="0" w:color="auto"/>
            </w:tcBorders>
            <w:vAlign w:val="center"/>
          </w:tcPr>
          <w:p w14:paraId="15B76917" w14:textId="77777777" w:rsidR="001F0069" w:rsidRPr="00752A5B" w:rsidRDefault="001F0069" w:rsidP="008C6227">
            <w:pPr>
              <w:jc w:val="center"/>
              <w:rPr>
                <w:rFonts w:ascii="Arial Narrow" w:hAnsi="Arial Narrow" w:cs="Arial Narrow"/>
                <w:sz w:val="20"/>
                <w:szCs w:val="20"/>
                <w:lang w:val="es-PE" w:eastAsia="es-PE"/>
              </w:rPr>
            </w:pPr>
          </w:p>
        </w:tc>
        <w:tc>
          <w:tcPr>
            <w:tcW w:w="446" w:type="dxa"/>
            <w:tcBorders>
              <w:top w:val="single" w:sz="4" w:space="0" w:color="auto"/>
              <w:left w:val="nil"/>
              <w:bottom w:val="single" w:sz="4" w:space="0" w:color="auto"/>
              <w:right w:val="single" w:sz="4" w:space="0" w:color="auto"/>
            </w:tcBorders>
            <w:vAlign w:val="center"/>
          </w:tcPr>
          <w:p w14:paraId="15B76918"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421" w:type="dxa"/>
            <w:tcBorders>
              <w:top w:val="single" w:sz="4" w:space="0" w:color="auto"/>
              <w:left w:val="nil"/>
              <w:bottom w:val="single" w:sz="4" w:space="0" w:color="auto"/>
              <w:right w:val="single" w:sz="4" w:space="0" w:color="auto"/>
            </w:tcBorders>
            <w:vAlign w:val="center"/>
          </w:tcPr>
          <w:p w14:paraId="15B76919" w14:textId="77777777" w:rsidR="001F0069" w:rsidRPr="00752A5B" w:rsidRDefault="001F0069" w:rsidP="008C6227">
            <w:pPr>
              <w:jc w:val="center"/>
              <w:rPr>
                <w:rFonts w:ascii="Arial Narrow" w:hAnsi="Arial Narrow" w:cs="Arial Narrow"/>
                <w:sz w:val="20"/>
                <w:szCs w:val="20"/>
                <w:lang w:val="es-PE" w:eastAsia="es-PE"/>
              </w:rPr>
            </w:pPr>
          </w:p>
        </w:tc>
        <w:tc>
          <w:tcPr>
            <w:tcW w:w="975" w:type="dxa"/>
            <w:tcBorders>
              <w:top w:val="single" w:sz="4" w:space="0" w:color="auto"/>
              <w:left w:val="nil"/>
              <w:bottom w:val="single" w:sz="4" w:space="0" w:color="auto"/>
              <w:right w:val="single" w:sz="4" w:space="0" w:color="auto"/>
            </w:tcBorders>
            <w:noWrap/>
            <w:vAlign w:val="center"/>
          </w:tcPr>
          <w:p w14:paraId="15B7691A" w14:textId="77777777" w:rsidR="001F0069" w:rsidRPr="00752A5B" w:rsidRDefault="001F0069" w:rsidP="008C6227">
            <w:pPr>
              <w:jc w:val="center"/>
              <w:rPr>
                <w:rFonts w:ascii="Arial Narrow" w:hAnsi="Arial Narrow" w:cs="Arial Narrow"/>
                <w:sz w:val="20"/>
                <w:szCs w:val="20"/>
                <w:lang w:val="es-PE" w:eastAsia="es-PE"/>
              </w:rPr>
            </w:pPr>
          </w:p>
        </w:tc>
      </w:tr>
      <w:tr w:rsidR="001F0069" w:rsidRPr="00752A5B" w14:paraId="15B76924" w14:textId="77777777" w:rsidTr="0066664D">
        <w:trPr>
          <w:trHeight w:val="551"/>
          <w:jc w:val="center"/>
        </w:trPr>
        <w:tc>
          <w:tcPr>
            <w:tcW w:w="522" w:type="dxa"/>
            <w:tcBorders>
              <w:top w:val="single" w:sz="4" w:space="0" w:color="auto"/>
              <w:left w:val="single" w:sz="4" w:space="0" w:color="auto"/>
              <w:bottom w:val="single" w:sz="4" w:space="0" w:color="auto"/>
              <w:right w:val="single" w:sz="4" w:space="0" w:color="auto"/>
            </w:tcBorders>
          </w:tcPr>
          <w:p w14:paraId="15B7691C" w14:textId="77777777" w:rsidR="001F0069" w:rsidRPr="00752A5B" w:rsidRDefault="001F0069" w:rsidP="008C6227">
            <w:pPr>
              <w:pStyle w:val="Prrafodelista"/>
              <w:numPr>
                <w:ilvl w:val="0"/>
                <w:numId w:val="46"/>
              </w:numPr>
              <w:ind w:left="0" w:firstLine="0"/>
              <w:jc w:val="left"/>
              <w:rPr>
                <w:rFonts w:ascii="Arial Narrow" w:hAnsi="Arial Narrow" w:cs="Arial Narrow"/>
                <w:sz w:val="20"/>
                <w:szCs w:val="20"/>
                <w:lang w:val="es-PE" w:eastAsia="es-PE"/>
              </w:rPr>
            </w:pPr>
          </w:p>
        </w:tc>
        <w:tc>
          <w:tcPr>
            <w:tcW w:w="1463" w:type="dxa"/>
            <w:tcBorders>
              <w:top w:val="single" w:sz="4" w:space="0" w:color="auto"/>
              <w:left w:val="nil"/>
              <w:bottom w:val="single" w:sz="4" w:space="0" w:color="auto"/>
              <w:right w:val="single" w:sz="4" w:space="0" w:color="auto"/>
            </w:tcBorders>
          </w:tcPr>
          <w:p w14:paraId="15B7691D" w14:textId="77777777" w:rsidR="001F0069" w:rsidRPr="00752A5B" w:rsidRDefault="001F0069" w:rsidP="008C6227">
            <w:pPr>
              <w:pStyle w:val="Prrafodelista"/>
              <w:ind w:left="166"/>
              <w:rPr>
                <w:rFonts w:ascii="Arial Narrow" w:hAnsi="Arial Narrow" w:cs="Arial Narrow"/>
                <w:sz w:val="20"/>
                <w:szCs w:val="20"/>
              </w:rPr>
            </w:pPr>
            <w:r w:rsidRPr="00752A5B">
              <w:rPr>
                <w:rFonts w:ascii="Arial Narrow" w:hAnsi="Arial Narrow" w:cs="Arial Narrow"/>
                <w:sz w:val="20"/>
                <w:szCs w:val="20"/>
              </w:rPr>
              <w:t>Notificar Aviso y Declaración</w:t>
            </w:r>
          </w:p>
        </w:tc>
        <w:tc>
          <w:tcPr>
            <w:tcW w:w="2932" w:type="dxa"/>
            <w:tcBorders>
              <w:top w:val="single" w:sz="4" w:space="0" w:color="auto"/>
              <w:left w:val="nil"/>
              <w:bottom w:val="single" w:sz="4" w:space="0" w:color="auto"/>
              <w:right w:val="single" w:sz="4" w:space="0" w:color="auto"/>
            </w:tcBorders>
          </w:tcPr>
          <w:p w14:paraId="15B7691E" w14:textId="77777777" w:rsidR="001F0069" w:rsidRPr="00752A5B" w:rsidRDefault="001F0069"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lang w:val="es-PE"/>
              </w:rPr>
              <w:t xml:space="preserve">Personal de SERPOST notifica al destinatario el aviso de llegada </w:t>
            </w:r>
            <w:r w:rsidR="0046409E" w:rsidRPr="005E4B8F">
              <w:rPr>
                <w:rFonts w:ascii="Arial Narrow" w:hAnsi="Arial Narrow"/>
                <w:lang w:val="es-PE"/>
              </w:rPr>
              <w:t xml:space="preserve">con </w:t>
            </w:r>
            <w:r w:rsidRPr="00752A5B">
              <w:rPr>
                <w:rFonts w:ascii="Arial Narrow" w:hAnsi="Arial Narrow"/>
                <w:lang w:val="es-PE"/>
              </w:rPr>
              <w:t xml:space="preserve"> </w:t>
            </w:r>
            <w:r w:rsidRPr="0046409E">
              <w:rPr>
                <w:rFonts w:ascii="Arial Narrow" w:hAnsi="Arial Narrow"/>
                <w:lang w:val="es-PE"/>
              </w:rPr>
              <w:t>la DIF</w:t>
            </w:r>
            <w:r w:rsidR="0046409E" w:rsidRPr="0046409E">
              <w:rPr>
                <w:rFonts w:ascii="Arial Narrow" w:hAnsi="Arial Narrow"/>
                <w:lang w:val="es-PE"/>
              </w:rPr>
              <w:t xml:space="preserve"> </w:t>
            </w:r>
            <w:r w:rsidR="00216709" w:rsidRPr="00216709">
              <w:rPr>
                <w:rFonts w:ascii="Arial Narrow" w:hAnsi="Arial Narrow"/>
                <w:highlight w:val="yellow"/>
                <w:lang w:val="es-PE"/>
              </w:rPr>
              <w:t>o Notificación</w:t>
            </w:r>
            <w:r w:rsidR="0046409E">
              <w:rPr>
                <w:rFonts w:ascii="Arial Narrow" w:hAnsi="Arial Narrow"/>
                <w:lang w:val="es-PE"/>
              </w:rPr>
              <w:t xml:space="preserve"> </w:t>
            </w:r>
            <w:r w:rsidRPr="00752A5B">
              <w:rPr>
                <w:rFonts w:ascii="Arial Narrow" w:hAnsi="Arial Narrow"/>
                <w:lang w:val="es-PE"/>
              </w:rPr>
              <w:t xml:space="preserve"> correspondiente al envío postal.</w:t>
            </w:r>
          </w:p>
        </w:tc>
        <w:tc>
          <w:tcPr>
            <w:tcW w:w="973" w:type="dxa"/>
            <w:tcBorders>
              <w:top w:val="single" w:sz="4" w:space="0" w:color="auto"/>
              <w:left w:val="nil"/>
              <w:bottom w:val="single" w:sz="4" w:space="0" w:color="auto"/>
              <w:right w:val="single" w:sz="4" w:space="0" w:color="auto"/>
            </w:tcBorders>
            <w:vAlign w:val="center"/>
          </w:tcPr>
          <w:p w14:paraId="15B7691F"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SERPOST</w:t>
            </w:r>
          </w:p>
        </w:tc>
        <w:tc>
          <w:tcPr>
            <w:tcW w:w="426" w:type="dxa"/>
            <w:tcBorders>
              <w:top w:val="single" w:sz="4" w:space="0" w:color="auto"/>
              <w:left w:val="nil"/>
              <w:bottom w:val="single" w:sz="4" w:space="0" w:color="auto"/>
              <w:right w:val="single" w:sz="4" w:space="0" w:color="auto"/>
            </w:tcBorders>
            <w:vAlign w:val="center"/>
          </w:tcPr>
          <w:p w14:paraId="15B76920" w14:textId="77777777" w:rsidR="001F0069" w:rsidRPr="00752A5B" w:rsidRDefault="001F0069" w:rsidP="008C6227">
            <w:pPr>
              <w:jc w:val="center"/>
              <w:rPr>
                <w:rFonts w:ascii="Arial Narrow" w:hAnsi="Arial Narrow" w:cs="Arial Narrow"/>
                <w:sz w:val="20"/>
                <w:szCs w:val="20"/>
                <w:lang w:val="es-PE" w:eastAsia="es-PE"/>
              </w:rPr>
            </w:pPr>
          </w:p>
        </w:tc>
        <w:tc>
          <w:tcPr>
            <w:tcW w:w="446" w:type="dxa"/>
            <w:tcBorders>
              <w:top w:val="single" w:sz="4" w:space="0" w:color="auto"/>
              <w:left w:val="nil"/>
              <w:bottom w:val="single" w:sz="4" w:space="0" w:color="auto"/>
              <w:right w:val="single" w:sz="4" w:space="0" w:color="auto"/>
            </w:tcBorders>
            <w:vAlign w:val="center"/>
          </w:tcPr>
          <w:p w14:paraId="15B76921"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421" w:type="dxa"/>
            <w:tcBorders>
              <w:top w:val="single" w:sz="4" w:space="0" w:color="auto"/>
              <w:left w:val="nil"/>
              <w:bottom w:val="single" w:sz="4" w:space="0" w:color="auto"/>
              <w:right w:val="single" w:sz="4" w:space="0" w:color="auto"/>
            </w:tcBorders>
            <w:vAlign w:val="center"/>
          </w:tcPr>
          <w:p w14:paraId="15B76922" w14:textId="77777777" w:rsidR="001F0069" w:rsidRPr="00752A5B" w:rsidRDefault="001F0069" w:rsidP="008C6227">
            <w:pPr>
              <w:jc w:val="center"/>
              <w:rPr>
                <w:rFonts w:ascii="Arial Narrow" w:hAnsi="Arial Narrow" w:cs="Arial Narrow"/>
                <w:sz w:val="20"/>
                <w:szCs w:val="20"/>
                <w:lang w:val="es-PE" w:eastAsia="es-PE"/>
              </w:rPr>
            </w:pPr>
          </w:p>
        </w:tc>
        <w:tc>
          <w:tcPr>
            <w:tcW w:w="975" w:type="dxa"/>
            <w:tcBorders>
              <w:top w:val="single" w:sz="4" w:space="0" w:color="auto"/>
              <w:left w:val="nil"/>
              <w:bottom w:val="single" w:sz="4" w:space="0" w:color="auto"/>
              <w:right w:val="single" w:sz="4" w:space="0" w:color="auto"/>
            </w:tcBorders>
            <w:noWrap/>
            <w:vAlign w:val="center"/>
          </w:tcPr>
          <w:p w14:paraId="15B76923" w14:textId="77777777" w:rsidR="001F0069" w:rsidRPr="00752A5B" w:rsidRDefault="001F0069" w:rsidP="008C6227">
            <w:pPr>
              <w:jc w:val="center"/>
              <w:rPr>
                <w:rFonts w:ascii="Arial Narrow" w:hAnsi="Arial Narrow" w:cs="Arial Narrow"/>
                <w:sz w:val="20"/>
                <w:szCs w:val="20"/>
                <w:lang w:val="es-PE" w:eastAsia="es-PE"/>
              </w:rPr>
            </w:pPr>
          </w:p>
        </w:tc>
      </w:tr>
      <w:tr w:rsidR="001F0069" w:rsidRPr="00752A5B" w14:paraId="15B7692D" w14:textId="77777777" w:rsidTr="0066664D">
        <w:trPr>
          <w:trHeight w:val="551"/>
          <w:jc w:val="center"/>
        </w:trPr>
        <w:tc>
          <w:tcPr>
            <w:tcW w:w="522" w:type="dxa"/>
            <w:tcBorders>
              <w:top w:val="single" w:sz="4" w:space="0" w:color="auto"/>
              <w:left w:val="single" w:sz="4" w:space="0" w:color="auto"/>
              <w:bottom w:val="single" w:sz="4" w:space="0" w:color="auto"/>
              <w:right w:val="single" w:sz="4" w:space="0" w:color="auto"/>
            </w:tcBorders>
          </w:tcPr>
          <w:p w14:paraId="15B76925" w14:textId="77777777" w:rsidR="001F0069" w:rsidRPr="00752A5B" w:rsidRDefault="001F0069" w:rsidP="008C6227">
            <w:pPr>
              <w:pStyle w:val="Prrafodelista"/>
              <w:numPr>
                <w:ilvl w:val="0"/>
                <w:numId w:val="46"/>
              </w:numPr>
              <w:ind w:left="0" w:firstLine="0"/>
              <w:jc w:val="left"/>
              <w:rPr>
                <w:rFonts w:ascii="Arial Narrow" w:hAnsi="Arial Narrow" w:cs="Arial Narrow"/>
                <w:sz w:val="20"/>
                <w:szCs w:val="20"/>
                <w:lang w:val="es-PE" w:eastAsia="es-PE"/>
              </w:rPr>
            </w:pPr>
          </w:p>
        </w:tc>
        <w:tc>
          <w:tcPr>
            <w:tcW w:w="1463" w:type="dxa"/>
            <w:tcBorders>
              <w:top w:val="single" w:sz="4" w:space="0" w:color="auto"/>
              <w:left w:val="nil"/>
              <w:bottom w:val="single" w:sz="4" w:space="0" w:color="auto"/>
              <w:right w:val="single" w:sz="4" w:space="0" w:color="auto"/>
            </w:tcBorders>
          </w:tcPr>
          <w:p w14:paraId="15B76926" w14:textId="77777777" w:rsidR="001F0069" w:rsidRPr="00752A5B" w:rsidRDefault="001F0069" w:rsidP="008C6227">
            <w:pPr>
              <w:pStyle w:val="Prrafodelista"/>
              <w:ind w:left="166"/>
              <w:rPr>
                <w:rFonts w:ascii="Arial Narrow" w:hAnsi="Arial Narrow" w:cs="Arial Narrow"/>
                <w:sz w:val="20"/>
                <w:szCs w:val="20"/>
              </w:rPr>
            </w:pPr>
            <w:r w:rsidRPr="00752A5B">
              <w:rPr>
                <w:rFonts w:ascii="Arial Narrow" w:hAnsi="Arial Narrow" w:cs="Arial Narrow"/>
                <w:sz w:val="20"/>
                <w:szCs w:val="20"/>
              </w:rPr>
              <w:t>Evaluar Reclamo</w:t>
            </w:r>
          </w:p>
        </w:tc>
        <w:tc>
          <w:tcPr>
            <w:tcW w:w="2932" w:type="dxa"/>
            <w:tcBorders>
              <w:top w:val="single" w:sz="4" w:space="0" w:color="auto"/>
              <w:left w:val="nil"/>
              <w:bottom w:val="single" w:sz="4" w:space="0" w:color="auto"/>
              <w:right w:val="single" w:sz="4" w:space="0" w:color="auto"/>
            </w:tcBorders>
          </w:tcPr>
          <w:p w14:paraId="15B76927" w14:textId="77777777" w:rsidR="001F0069" w:rsidRPr="00752A5B" w:rsidRDefault="001F0069" w:rsidP="008C6227">
            <w:pPr>
              <w:pStyle w:val="Textonotapie"/>
              <w:tabs>
                <w:tab w:val="clear" w:pos="851"/>
              </w:tabs>
              <w:ind w:left="157" w:firstLine="0"/>
              <w:rPr>
                <w:rFonts w:ascii="Arial Narrow" w:hAnsi="Arial Narrow"/>
                <w:lang w:val="es-PE"/>
              </w:rPr>
            </w:pPr>
            <w:r w:rsidRPr="00752A5B">
              <w:rPr>
                <w:rFonts w:ascii="Arial Narrow" w:hAnsi="Arial Narrow"/>
                <w:lang w:val="es-PE"/>
              </w:rPr>
              <w:t>El funcionario aduanero evalúa el  reclamo presentado por el destinatario, cuyo resultado final podrá ser procedente o improcedente.</w:t>
            </w:r>
          </w:p>
        </w:tc>
        <w:tc>
          <w:tcPr>
            <w:tcW w:w="973" w:type="dxa"/>
            <w:tcBorders>
              <w:top w:val="single" w:sz="4" w:space="0" w:color="auto"/>
              <w:left w:val="nil"/>
              <w:bottom w:val="single" w:sz="4" w:space="0" w:color="auto"/>
              <w:right w:val="single" w:sz="4" w:space="0" w:color="auto"/>
            </w:tcBorders>
            <w:vAlign w:val="center"/>
          </w:tcPr>
          <w:p w14:paraId="15B76928"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SUNAT</w:t>
            </w:r>
          </w:p>
        </w:tc>
        <w:tc>
          <w:tcPr>
            <w:tcW w:w="426" w:type="dxa"/>
            <w:tcBorders>
              <w:top w:val="single" w:sz="4" w:space="0" w:color="auto"/>
              <w:left w:val="nil"/>
              <w:bottom w:val="single" w:sz="4" w:space="0" w:color="auto"/>
              <w:right w:val="single" w:sz="4" w:space="0" w:color="auto"/>
            </w:tcBorders>
            <w:vAlign w:val="center"/>
          </w:tcPr>
          <w:p w14:paraId="15B76929"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446" w:type="dxa"/>
            <w:tcBorders>
              <w:top w:val="single" w:sz="4" w:space="0" w:color="auto"/>
              <w:left w:val="nil"/>
              <w:bottom w:val="single" w:sz="4" w:space="0" w:color="auto"/>
              <w:right w:val="single" w:sz="4" w:space="0" w:color="auto"/>
            </w:tcBorders>
            <w:vAlign w:val="center"/>
          </w:tcPr>
          <w:p w14:paraId="15B7692A" w14:textId="77777777" w:rsidR="001F0069" w:rsidRPr="00752A5B" w:rsidRDefault="001F0069" w:rsidP="008C6227">
            <w:pPr>
              <w:jc w:val="center"/>
              <w:rPr>
                <w:rFonts w:ascii="Arial Narrow" w:hAnsi="Arial Narrow" w:cs="Arial Narrow"/>
                <w:sz w:val="20"/>
                <w:szCs w:val="20"/>
                <w:lang w:val="es-PE" w:eastAsia="es-PE"/>
              </w:rPr>
            </w:pPr>
          </w:p>
        </w:tc>
        <w:tc>
          <w:tcPr>
            <w:tcW w:w="421" w:type="dxa"/>
            <w:tcBorders>
              <w:top w:val="single" w:sz="4" w:space="0" w:color="auto"/>
              <w:left w:val="nil"/>
              <w:bottom w:val="single" w:sz="4" w:space="0" w:color="auto"/>
              <w:right w:val="single" w:sz="4" w:space="0" w:color="auto"/>
            </w:tcBorders>
            <w:vAlign w:val="center"/>
          </w:tcPr>
          <w:p w14:paraId="15B7692B" w14:textId="77777777" w:rsidR="001F0069" w:rsidRPr="00752A5B" w:rsidRDefault="001F0069" w:rsidP="008C6227">
            <w:pPr>
              <w:jc w:val="center"/>
              <w:rPr>
                <w:rFonts w:ascii="Arial Narrow" w:hAnsi="Arial Narrow" w:cs="Arial Narrow"/>
                <w:sz w:val="20"/>
                <w:szCs w:val="20"/>
                <w:lang w:val="es-PE" w:eastAsia="es-PE"/>
              </w:rPr>
            </w:pPr>
          </w:p>
        </w:tc>
        <w:tc>
          <w:tcPr>
            <w:tcW w:w="975" w:type="dxa"/>
            <w:tcBorders>
              <w:top w:val="single" w:sz="4" w:space="0" w:color="auto"/>
              <w:left w:val="nil"/>
              <w:bottom w:val="single" w:sz="4" w:space="0" w:color="auto"/>
              <w:right w:val="single" w:sz="4" w:space="0" w:color="auto"/>
            </w:tcBorders>
            <w:noWrap/>
            <w:vAlign w:val="center"/>
          </w:tcPr>
          <w:p w14:paraId="15B7692C" w14:textId="77777777" w:rsidR="001F0069" w:rsidRPr="00752A5B" w:rsidRDefault="001F0069" w:rsidP="008C6227">
            <w:pPr>
              <w:jc w:val="center"/>
              <w:rPr>
                <w:rFonts w:ascii="Arial Narrow" w:hAnsi="Arial Narrow" w:cs="Arial Narrow"/>
                <w:sz w:val="20"/>
                <w:szCs w:val="20"/>
                <w:lang w:val="es-PE" w:eastAsia="es-PE"/>
              </w:rPr>
            </w:pPr>
          </w:p>
        </w:tc>
      </w:tr>
      <w:tr w:rsidR="001F0069" w:rsidRPr="00752A5B" w14:paraId="15B76936" w14:textId="77777777" w:rsidTr="0066664D">
        <w:trPr>
          <w:trHeight w:val="551"/>
          <w:jc w:val="center"/>
        </w:trPr>
        <w:tc>
          <w:tcPr>
            <w:tcW w:w="522" w:type="dxa"/>
            <w:tcBorders>
              <w:top w:val="single" w:sz="4" w:space="0" w:color="auto"/>
              <w:left w:val="single" w:sz="4" w:space="0" w:color="auto"/>
              <w:bottom w:val="single" w:sz="4" w:space="0" w:color="auto"/>
              <w:right w:val="single" w:sz="4" w:space="0" w:color="auto"/>
            </w:tcBorders>
          </w:tcPr>
          <w:p w14:paraId="15B7692E" w14:textId="77777777" w:rsidR="001F0069" w:rsidRPr="00752A5B" w:rsidRDefault="001F0069" w:rsidP="008C6227">
            <w:pPr>
              <w:pStyle w:val="Prrafodelista"/>
              <w:numPr>
                <w:ilvl w:val="0"/>
                <w:numId w:val="46"/>
              </w:numPr>
              <w:ind w:left="0" w:firstLine="0"/>
              <w:jc w:val="left"/>
              <w:rPr>
                <w:rFonts w:ascii="Arial Narrow" w:hAnsi="Arial Narrow" w:cs="Arial Narrow"/>
                <w:sz w:val="20"/>
                <w:szCs w:val="20"/>
                <w:lang w:val="es-PE" w:eastAsia="es-PE"/>
              </w:rPr>
            </w:pPr>
          </w:p>
        </w:tc>
        <w:tc>
          <w:tcPr>
            <w:tcW w:w="1463" w:type="dxa"/>
            <w:tcBorders>
              <w:top w:val="single" w:sz="4" w:space="0" w:color="auto"/>
              <w:left w:val="nil"/>
              <w:bottom w:val="single" w:sz="4" w:space="0" w:color="auto"/>
              <w:right w:val="single" w:sz="4" w:space="0" w:color="auto"/>
            </w:tcBorders>
          </w:tcPr>
          <w:p w14:paraId="15B7692F" w14:textId="77777777" w:rsidR="001F0069" w:rsidRPr="00752A5B" w:rsidRDefault="001F0069" w:rsidP="008C6227">
            <w:pPr>
              <w:pStyle w:val="Prrafodelista"/>
              <w:ind w:left="166"/>
              <w:rPr>
                <w:rFonts w:ascii="Arial Narrow" w:hAnsi="Arial Narrow" w:cs="Arial Narrow"/>
                <w:sz w:val="20"/>
                <w:szCs w:val="20"/>
              </w:rPr>
            </w:pPr>
            <w:r w:rsidRPr="00752A5B">
              <w:rPr>
                <w:rFonts w:ascii="Arial Narrow" w:hAnsi="Arial Narrow" w:cs="Arial Narrow"/>
                <w:sz w:val="20"/>
                <w:szCs w:val="20"/>
              </w:rPr>
              <w:t>Rectificar Declaración</w:t>
            </w:r>
          </w:p>
        </w:tc>
        <w:tc>
          <w:tcPr>
            <w:tcW w:w="2932" w:type="dxa"/>
            <w:tcBorders>
              <w:top w:val="single" w:sz="4" w:space="0" w:color="auto"/>
              <w:left w:val="nil"/>
              <w:bottom w:val="single" w:sz="4" w:space="0" w:color="auto"/>
              <w:right w:val="single" w:sz="4" w:space="0" w:color="auto"/>
            </w:tcBorders>
          </w:tcPr>
          <w:p w14:paraId="15B76930" w14:textId="77777777" w:rsidR="001F0069" w:rsidRPr="00752A5B" w:rsidRDefault="001F0069" w:rsidP="008C6227">
            <w:pPr>
              <w:pStyle w:val="Textonotapie"/>
              <w:tabs>
                <w:tab w:val="clear" w:pos="851"/>
              </w:tabs>
              <w:ind w:left="157" w:firstLine="0"/>
              <w:rPr>
                <w:rFonts w:ascii="Arial Narrow" w:hAnsi="Arial Narrow"/>
                <w:lang w:val="es-PE"/>
              </w:rPr>
            </w:pPr>
            <w:r w:rsidRPr="00752A5B">
              <w:rPr>
                <w:rFonts w:ascii="Arial Narrow" w:hAnsi="Arial Narrow"/>
                <w:lang w:val="es-PE"/>
              </w:rPr>
              <w:t>El funcionario aduanero efectúa la Rectificación de la DIF como resultado procedente de reclamo.</w:t>
            </w:r>
          </w:p>
        </w:tc>
        <w:tc>
          <w:tcPr>
            <w:tcW w:w="973" w:type="dxa"/>
            <w:tcBorders>
              <w:top w:val="single" w:sz="4" w:space="0" w:color="auto"/>
              <w:left w:val="nil"/>
              <w:bottom w:val="single" w:sz="4" w:space="0" w:color="auto"/>
              <w:right w:val="single" w:sz="4" w:space="0" w:color="auto"/>
            </w:tcBorders>
            <w:vAlign w:val="center"/>
          </w:tcPr>
          <w:p w14:paraId="15B76931"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SUNAT</w:t>
            </w:r>
          </w:p>
        </w:tc>
        <w:tc>
          <w:tcPr>
            <w:tcW w:w="426" w:type="dxa"/>
            <w:tcBorders>
              <w:top w:val="single" w:sz="4" w:space="0" w:color="auto"/>
              <w:left w:val="nil"/>
              <w:bottom w:val="single" w:sz="4" w:space="0" w:color="auto"/>
              <w:right w:val="single" w:sz="4" w:space="0" w:color="auto"/>
            </w:tcBorders>
            <w:vAlign w:val="center"/>
          </w:tcPr>
          <w:p w14:paraId="15B76932" w14:textId="77777777" w:rsidR="001F0069" w:rsidRPr="00752A5B" w:rsidRDefault="001F0069" w:rsidP="008C6227">
            <w:pPr>
              <w:jc w:val="center"/>
              <w:rPr>
                <w:rFonts w:ascii="Arial Narrow" w:hAnsi="Arial Narrow" w:cs="Arial Narrow"/>
                <w:sz w:val="20"/>
                <w:szCs w:val="20"/>
                <w:lang w:val="es-PE" w:eastAsia="es-PE"/>
              </w:rPr>
            </w:pPr>
          </w:p>
        </w:tc>
        <w:tc>
          <w:tcPr>
            <w:tcW w:w="446" w:type="dxa"/>
            <w:tcBorders>
              <w:top w:val="single" w:sz="4" w:space="0" w:color="auto"/>
              <w:left w:val="nil"/>
              <w:bottom w:val="single" w:sz="4" w:space="0" w:color="auto"/>
              <w:right w:val="single" w:sz="4" w:space="0" w:color="auto"/>
            </w:tcBorders>
            <w:vAlign w:val="center"/>
          </w:tcPr>
          <w:p w14:paraId="15B76933"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421" w:type="dxa"/>
            <w:tcBorders>
              <w:top w:val="single" w:sz="4" w:space="0" w:color="auto"/>
              <w:left w:val="nil"/>
              <w:bottom w:val="single" w:sz="4" w:space="0" w:color="auto"/>
              <w:right w:val="single" w:sz="4" w:space="0" w:color="auto"/>
            </w:tcBorders>
            <w:vAlign w:val="center"/>
          </w:tcPr>
          <w:p w14:paraId="15B76934" w14:textId="77777777" w:rsidR="001F0069" w:rsidRPr="00752A5B" w:rsidRDefault="001F0069" w:rsidP="008C6227">
            <w:pPr>
              <w:jc w:val="center"/>
              <w:rPr>
                <w:rFonts w:ascii="Arial Narrow" w:hAnsi="Arial Narrow" w:cs="Arial Narrow"/>
                <w:sz w:val="20"/>
                <w:szCs w:val="20"/>
                <w:lang w:val="es-PE" w:eastAsia="es-PE"/>
              </w:rPr>
            </w:pPr>
          </w:p>
        </w:tc>
        <w:tc>
          <w:tcPr>
            <w:tcW w:w="975" w:type="dxa"/>
            <w:tcBorders>
              <w:top w:val="single" w:sz="4" w:space="0" w:color="auto"/>
              <w:left w:val="nil"/>
              <w:bottom w:val="single" w:sz="4" w:space="0" w:color="auto"/>
              <w:right w:val="single" w:sz="4" w:space="0" w:color="auto"/>
            </w:tcBorders>
            <w:noWrap/>
            <w:vAlign w:val="center"/>
          </w:tcPr>
          <w:p w14:paraId="15B76935" w14:textId="77777777" w:rsidR="001F0069" w:rsidRPr="00752A5B" w:rsidRDefault="001F0069" w:rsidP="008C6227">
            <w:pPr>
              <w:jc w:val="center"/>
              <w:rPr>
                <w:rFonts w:ascii="Arial Narrow" w:hAnsi="Arial Narrow" w:cs="Arial Narrow"/>
                <w:sz w:val="20"/>
                <w:szCs w:val="20"/>
                <w:lang w:val="es-PE" w:eastAsia="es-PE"/>
              </w:rPr>
            </w:pPr>
          </w:p>
        </w:tc>
      </w:tr>
      <w:tr w:rsidR="001F0069" w:rsidRPr="00752A5B" w14:paraId="15B7693F" w14:textId="77777777" w:rsidTr="008A66D6">
        <w:trPr>
          <w:trHeight w:val="807"/>
          <w:jc w:val="center"/>
        </w:trPr>
        <w:tc>
          <w:tcPr>
            <w:tcW w:w="522" w:type="dxa"/>
            <w:tcBorders>
              <w:top w:val="single" w:sz="4" w:space="0" w:color="auto"/>
              <w:left w:val="single" w:sz="4" w:space="0" w:color="auto"/>
              <w:bottom w:val="single" w:sz="4" w:space="0" w:color="auto"/>
              <w:right w:val="single" w:sz="4" w:space="0" w:color="auto"/>
            </w:tcBorders>
          </w:tcPr>
          <w:p w14:paraId="15B76937" w14:textId="77777777" w:rsidR="001F0069" w:rsidRPr="00752A5B" w:rsidRDefault="001F0069" w:rsidP="008C6227">
            <w:pPr>
              <w:pStyle w:val="Prrafodelista"/>
              <w:numPr>
                <w:ilvl w:val="0"/>
                <w:numId w:val="46"/>
              </w:numPr>
              <w:ind w:left="0" w:firstLine="0"/>
              <w:jc w:val="left"/>
              <w:rPr>
                <w:rFonts w:ascii="Arial Narrow" w:hAnsi="Arial Narrow" w:cs="Arial Narrow"/>
                <w:sz w:val="20"/>
                <w:szCs w:val="20"/>
                <w:lang w:val="es-PE" w:eastAsia="es-PE"/>
              </w:rPr>
            </w:pPr>
          </w:p>
        </w:tc>
        <w:tc>
          <w:tcPr>
            <w:tcW w:w="1463" w:type="dxa"/>
            <w:tcBorders>
              <w:top w:val="single" w:sz="4" w:space="0" w:color="auto"/>
              <w:left w:val="nil"/>
              <w:bottom w:val="single" w:sz="4" w:space="0" w:color="auto"/>
              <w:right w:val="single" w:sz="4" w:space="0" w:color="auto"/>
            </w:tcBorders>
          </w:tcPr>
          <w:p w14:paraId="15B76938" w14:textId="77777777" w:rsidR="001F0069" w:rsidRPr="00752A5B" w:rsidRDefault="001F0069" w:rsidP="008C6227">
            <w:pPr>
              <w:pStyle w:val="Prrafodelista"/>
              <w:ind w:left="166"/>
              <w:jc w:val="left"/>
              <w:rPr>
                <w:rFonts w:ascii="Arial Narrow" w:hAnsi="Arial Narrow" w:cs="Arial Narrow"/>
                <w:sz w:val="20"/>
                <w:szCs w:val="20"/>
              </w:rPr>
            </w:pPr>
            <w:r w:rsidRPr="00752A5B">
              <w:rPr>
                <w:rFonts w:ascii="Arial Narrow" w:hAnsi="Arial Narrow" w:cs="Arial"/>
                <w:sz w:val="20"/>
                <w:szCs w:val="20"/>
              </w:rPr>
              <w:t>Levante Postal</w:t>
            </w:r>
          </w:p>
        </w:tc>
        <w:tc>
          <w:tcPr>
            <w:tcW w:w="2932" w:type="dxa"/>
            <w:tcBorders>
              <w:top w:val="single" w:sz="4" w:space="0" w:color="auto"/>
              <w:left w:val="nil"/>
              <w:bottom w:val="single" w:sz="4" w:space="0" w:color="auto"/>
              <w:right w:val="single" w:sz="4" w:space="0" w:color="auto"/>
            </w:tcBorders>
          </w:tcPr>
          <w:p w14:paraId="15B76939" w14:textId="77777777" w:rsidR="001F0069" w:rsidRPr="00752A5B" w:rsidRDefault="001F0069" w:rsidP="008A66D6">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El sistema SUNAT registra la condición de levante de la DIF cuando los tributos se encuentre</w:t>
            </w:r>
            <w:r w:rsidR="0046409E" w:rsidRPr="005E4B8F">
              <w:rPr>
                <w:rFonts w:ascii="Arial Narrow" w:hAnsi="Arial Narrow" w:cs="Arial Narrow"/>
                <w:lang w:val="es-PE" w:eastAsia="es-PE"/>
              </w:rPr>
              <w:t>n</w:t>
            </w:r>
            <w:r w:rsidRPr="00752A5B">
              <w:rPr>
                <w:rFonts w:ascii="Arial Narrow" w:hAnsi="Arial Narrow" w:cs="Arial Narrow"/>
                <w:lang w:val="es-PE" w:eastAsia="es-PE"/>
              </w:rPr>
              <w:t xml:space="preserve"> cancelados</w:t>
            </w:r>
            <w:r w:rsidR="008A66D6">
              <w:rPr>
                <w:rFonts w:ascii="Arial Narrow" w:hAnsi="Arial Narrow" w:cs="Arial Narrow"/>
                <w:lang w:val="es-PE" w:eastAsia="es-PE"/>
              </w:rPr>
              <w:t xml:space="preserve"> (incluye cancelación automática)</w:t>
            </w:r>
            <w:r w:rsidR="00E07A8C">
              <w:rPr>
                <w:rFonts w:ascii="Arial Narrow" w:hAnsi="Arial Narrow" w:cs="Arial Narrow"/>
                <w:lang w:val="es-PE" w:eastAsia="es-PE"/>
              </w:rPr>
              <w:t>.</w:t>
            </w:r>
          </w:p>
        </w:tc>
        <w:tc>
          <w:tcPr>
            <w:tcW w:w="973" w:type="dxa"/>
            <w:tcBorders>
              <w:top w:val="single" w:sz="4" w:space="0" w:color="auto"/>
              <w:left w:val="nil"/>
              <w:bottom w:val="single" w:sz="4" w:space="0" w:color="auto"/>
              <w:right w:val="single" w:sz="4" w:space="0" w:color="auto"/>
            </w:tcBorders>
            <w:vAlign w:val="center"/>
          </w:tcPr>
          <w:p w14:paraId="15B7693A"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SUNAT</w:t>
            </w:r>
          </w:p>
        </w:tc>
        <w:tc>
          <w:tcPr>
            <w:tcW w:w="426" w:type="dxa"/>
            <w:tcBorders>
              <w:top w:val="single" w:sz="4" w:space="0" w:color="auto"/>
              <w:left w:val="nil"/>
              <w:bottom w:val="single" w:sz="4" w:space="0" w:color="auto"/>
              <w:right w:val="single" w:sz="4" w:space="0" w:color="auto"/>
            </w:tcBorders>
            <w:vAlign w:val="center"/>
          </w:tcPr>
          <w:p w14:paraId="15B7693B" w14:textId="77777777" w:rsidR="001F0069" w:rsidRPr="00752A5B" w:rsidRDefault="001F0069" w:rsidP="008C6227">
            <w:pPr>
              <w:jc w:val="center"/>
              <w:rPr>
                <w:rFonts w:ascii="Arial Narrow" w:hAnsi="Arial Narrow" w:cs="Arial Narrow"/>
                <w:sz w:val="20"/>
                <w:szCs w:val="20"/>
                <w:lang w:val="es-PE" w:eastAsia="es-PE"/>
              </w:rPr>
            </w:pPr>
          </w:p>
        </w:tc>
        <w:tc>
          <w:tcPr>
            <w:tcW w:w="446" w:type="dxa"/>
            <w:tcBorders>
              <w:top w:val="single" w:sz="4" w:space="0" w:color="auto"/>
              <w:left w:val="nil"/>
              <w:bottom w:val="single" w:sz="4" w:space="0" w:color="auto"/>
              <w:right w:val="single" w:sz="4" w:space="0" w:color="auto"/>
            </w:tcBorders>
            <w:vAlign w:val="center"/>
          </w:tcPr>
          <w:p w14:paraId="15B7693C" w14:textId="77777777" w:rsidR="001F0069" w:rsidRPr="00752A5B" w:rsidRDefault="001F0069" w:rsidP="008C6227">
            <w:pPr>
              <w:jc w:val="center"/>
              <w:rPr>
                <w:rFonts w:ascii="Arial Narrow" w:hAnsi="Arial Narrow" w:cs="Arial Narrow"/>
                <w:sz w:val="20"/>
                <w:szCs w:val="20"/>
                <w:lang w:val="es-PE" w:eastAsia="es-PE"/>
              </w:rPr>
            </w:pPr>
          </w:p>
        </w:tc>
        <w:tc>
          <w:tcPr>
            <w:tcW w:w="421" w:type="dxa"/>
            <w:tcBorders>
              <w:top w:val="single" w:sz="4" w:space="0" w:color="auto"/>
              <w:left w:val="nil"/>
              <w:bottom w:val="single" w:sz="4" w:space="0" w:color="auto"/>
              <w:right w:val="single" w:sz="4" w:space="0" w:color="auto"/>
            </w:tcBorders>
            <w:vAlign w:val="center"/>
          </w:tcPr>
          <w:p w14:paraId="15B7693D"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975" w:type="dxa"/>
            <w:tcBorders>
              <w:top w:val="single" w:sz="4" w:space="0" w:color="auto"/>
              <w:left w:val="nil"/>
              <w:bottom w:val="single" w:sz="4" w:space="0" w:color="auto"/>
              <w:right w:val="single" w:sz="4" w:space="0" w:color="auto"/>
            </w:tcBorders>
            <w:noWrap/>
            <w:vAlign w:val="center"/>
          </w:tcPr>
          <w:p w14:paraId="15B7693E" w14:textId="77777777" w:rsidR="001F0069" w:rsidRPr="00752A5B" w:rsidRDefault="001F0069" w:rsidP="008C6227">
            <w:pPr>
              <w:jc w:val="center"/>
              <w:rPr>
                <w:rFonts w:ascii="Arial Narrow" w:hAnsi="Arial Narrow" w:cs="Arial Narrow"/>
                <w:sz w:val="20"/>
                <w:szCs w:val="20"/>
                <w:lang w:val="es-PE" w:eastAsia="es-PE"/>
              </w:rPr>
            </w:pPr>
          </w:p>
        </w:tc>
      </w:tr>
      <w:tr w:rsidR="001F0069" w:rsidRPr="00752A5B" w14:paraId="15B76949" w14:textId="77777777" w:rsidTr="007724E2">
        <w:trPr>
          <w:trHeight w:val="2511"/>
          <w:jc w:val="center"/>
        </w:trPr>
        <w:tc>
          <w:tcPr>
            <w:tcW w:w="522" w:type="dxa"/>
            <w:tcBorders>
              <w:top w:val="single" w:sz="4" w:space="0" w:color="auto"/>
              <w:left w:val="single" w:sz="4" w:space="0" w:color="auto"/>
              <w:bottom w:val="single" w:sz="4" w:space="0" w:color="auto"/>
              <w:right w:val="single" w:sz="4" w:space="0" w:color="auto"/>
            </w:tcBorders>
          </w:tcPr>
          <w:p w14:paraId="15B76940" w14:textId="77777777" w:rsidR="001F0069" w:rsidRPr="00752A5B" w:rsidRDefault="001F0069" w:rsidP="008C6227">
            <w:pPr>
              <w:pStyle w:val="Prrafodelista"/>
              <w:numPr>
                <w:ilvl w:val="0"/>
                <w:numId w:val="46"/>
              </w:numPr>
              <w:ind w:left="0" w:firstLine="0"/>
              <w:jc w:val="left"/>
              <w:rPr>
                <w:rFonts w:ascii="Arial Narrow" w:hAnsi="Arial Narrow" w:cs="Arial Narrow"/>
                <w:sz w:val="20"/>
                <w:szCs w:val="20"/>
                <w:lang w:val="es-PE" w:eastAsia="es-PE"/>
              </w:rPr>
            </w:pPr>
          </w:p>
        </w:tc>
        <w:tc>
          <w:tcPr>
            <w:tcW w:w="1463" w:type="dxa"/>
            <w:tcBorders>
              <w:top w:val="single" w:sz="4" w:space="0" w:color="auto"/>
              <w:left w:val="nil"/>
              <w:bottom w:val="single" w:sz="4" w:space="0" w:color="auto"/>
              <w:right w:val="single" w:sz="4" w:space="0" w:color="auto"/>
            </w:tcBorders>
          </w:tcPr>
          <w:p w14:paraId="15B76941" w14:textId="77777777" w:rsidR="001F0069" w:rsidRPr="00752A5B" w:rsidRDefault="001F0069" w:rsidP="008C6227">
            <w:pPr>
              <w:pStyle w:val="Prrafodelista"/>
              <w:ind w:left="166"/>
              <w:rPr>
                <w:rFonts w:ascii="Arial Narrow" w:hAnsi="Arial Narrow" w:cs="Arial Narrow"/>
                <w:sz w:val="20"/>
                <w:szCs w:val="20"/>
              </w:rPr>
            </w:pPr>
            <w:r w:rsidRPr="00752A5B">
              <w:rPr>
                <w:rFonts w:ascii="Arial Narrow" w:hAnsi="Arial Narrow" w:cs="Arial"/>
                <w:sz w:val="20"/>
                <w:szCs w:val="20"/>
              </w:rPr>
              <w:t>Entregar Envío Postal.</w:t>
            </w:r>
          </w:p>
        </w:tc>
        <w:tc>
          <w:tcPr>
            <w:tcW w:w="2932" w:type="dxa"/>
            <w:tcBorders>
              <w:top w:val="single" w:sz="4" w:space="0" w:color="auto"/>
              <w:left w:val="nil"/>
              <w:bottom w:val="single" w:sz="4" w:space="0" w:color="auto"/>
              <w:right w:val="single" w:sz="4" w:space="0" w:color="auto"/>
            </w:tcBorders>
          </w:tcPr>
          <w:p w14:paraId="15B76942" w14:textId="77777777" w:rsidR="001F0069" w:rsidRPr="00752A5B" w:rsidRDefault="001F0069"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 xml:space="preserve">El personal de SERPOST entrega el </w:t>
            </w:r>
            <w:r w:rsidR="008A66D6">
              <w:rPr>
                <w:rFonts w:ascii="Arial Narrow" w:hAnsi="Arial Narrow" w:cs="Arial Narrow"/>
                <w:lang w:val="es-PE" w:eastAsia="es-PE"/>
              </w:rPr>
              <w:t>DPO</w:t>
            </w:r>
            <w:r w:rsidRPr="00752A5B">
              <w:rPr>
                <w:rFonts w:ascii="Arial Narrow" w:hAnsi="Arial Narrow" w:cs="Arial Narrow"/>
                <w:lang w:val="es-PE" w:eastAsia="es-PE"/>
              </w:rPr>
              <w:t xml:space="preserve"> al destinatario cuando la DIF cuente con estado de leva</w:t>
            </w:r>
            <w:r w:rsidR="007724E2">
              <w:rPr>
                <w:rFonts w:ascii="Arial Narrow" w:hAnsi="Arial Narrow" w:cs="Arial Narrow"/>
                <w:lang w:val="es-PE" w:eastAsia="es-PE"/>
              </w:rPr>
              <w:t>nte autorizado</w:t>
            </w:r>
            <w:r w:rsidR="0046409E" w:rsidRPr="005E4B8F">
              <w:rPr>
                <w:rFonts w:ascii="Arial Narrow" w:hAnsi="Arial Narrow" w:cs="Arial Narrow"/>
                <w:lang w:val="es-PE" w:eastAsia="es-PE"/>
              </w:rPr>
              <w:t>,</w:t>
            </w:r>
            <w:r w:rsidR="0046409E">
              <w:rPr>
                <w:rFonts w:ascii="Arial Narrow" w:hAnsi="Arial Narrow" w:cs="Arial Narrow"/>
                <w:lang w:val="es-PE" w:eastAsia="es-PE"/>
              </w:rPr>
              <w:t xml:space="preserve"> </w:t>
            </w:r>
            <w:r w:rsidR="00216709" w:rsidRPr="00216709">
              <w:rPr>
                <w:rFonts w:ascii="Arial Narrow" w:hAnsi="Arial Narrow" w:cs="Arial Narrow"/>
                <w:highlight w:val="yellow"/>
                <w:lang w:val="es-PE" w:eastAsia="es-PE"/>
              </w:rPr>
              <w:t>o cuando se le otorgue al DPO la condición de distribución directa.</w:t>
            </w:r>
          </w:p>
          <w:p w14:paraId="15B76943" w14:textId="77777777" w:rsidR="001F0069" w:rsidRPr="00752A5B" w:rsidRDefault="001F0069" w:rsidP="008C6227">
            <w:pPr>
              <w:pStyle w:val="Textonotapie"/>
              <w:tabs>
                <w:tab w:val="clear" w:pos="851"/>
              </w:tabs>
              <w:ind w:left="157" w:firstLine="0"/>
              <w:rPr>
                <w:rFonts w:ascii="Arial Narrow" w:hAnsi="Arial Narrow" w:cs="Arial Narrow"/>
                <w:lang w:val="es-PE" w:eastAsia="es-PE"/>
              </w:rPr>
            </w:pPr>
            <w:r w:rsidRPr="00752A5B">
              <w:rPr>
                <w:rFonts w:ascii="Arial Narrow" w:hAnsi="Arial Narrow" w:cs="Arial Narrow"/>
                <w:lang w:val="es-PE" w:eastAsia="es-PE"/>
              </w:rPr>
              <w:t>Para los pagos efectuados en el BN el personal de SERPOST realizar</w:t>
            </w:r>
            <w:r w:rsidR="0046409E">
              <w:rPr>
                <w:rFonts w:ascii="Arial Narrow" w:hAnsi="Arial Narrow" w:cs="Arial Narrow"/>
                <w:lang w:val="es-PE" w:eastAsia="es-PE"/>
              </w:rPr>
              <w:t>á</w:t>
            </w:r>
            <w:r w:rsidRPr="00752A5B">
              <w:rPr>
                <w:rFonts w:ascii="Arial Narrow" w:hAnsi="Arial Narrow" w:cs="Arial Narrow"/>
                <w:lang w:val="es-PE" w:eastAsia="es-PE"/>
              </w:rPr>
              <w:t xml:space="preserve"> la entrega del envío postal con la sola presentación del documento de pago.</w:t>
            </w:r>
          </w:p>
        </w:tc>
        <w:tc>
          <w:tcPr>
            <w:tcW w:w="973" w:type="dxa"/>
            <w:tcBorders>
              <w:top w:val="single" w:sz="4" w:space="0" w:color="auto"/>
              <w:left w:val="nil"/>
              <w:bottom w:val="single" w:sz="4" w:space="0" w:color="auto"/>
              <w:right w:val="single" w:sz="4" w:space="0" w:color="auto"/>
            </w:tcBorders>
            <w:vAlign w:val="center"/>
          </w:tcPr>
          <w:p w14:paraId="15B76944"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SERPOST</w:t>
            </w:r>
          </w:p>
        </w:tc>
        <w:tc>
          <w:tcPr>
            <w:tcW w:w="426" w:type="dxa"/>
            <w:tcBorders>
              <w:top w:val="single" w:sz="4" w:space="0" w:color="auto"/>
              <w:left w:val="nil"/>
              <w:bottom w:val="single" w:sz="4" w:space="0" w:color="auto"/>
              <w:right w:val="single" w:sz="4" w:space="0" w:color="auto"/>
            </w:tcBorders>
            <w:vAlign w:val="center"/>
          </w:tcPr>
          <w:p w14:paraId="15B76945"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446" w:type="dxa"/>
            <w:tcBorders>
              <w:top w:val="single" w:sz="4" w:space="0" w:color="auto"/>
              <w:left w:val="nil"/>
              <w:bottom w:val="single" w:sz="4" w:space="0" w:color="auto"/>
              <w:right w:val="single" w:sz="4" w:space="0" w:color="auto"/>
            </w:tcBorders>
            <w:vAlign w:val="center"/>
          </w:tcPr>
          <w:p w14:paraId="15B76946" w14:textId="77777777" w:rsidR="001F0069" w:rsidRPr="00752A5B" w:rsidRDefault="001F0069" w:rsidP="008C6227">
            <w:pPr>
              <w:jc w:val="center"/>
              <w:rPr>
                <w:rFonts w:ascii="Arial Narrow" w:hAnsi="Arial Narrow" w:cs="Arial Narrow"/>
                <w:sz w:val="20"/>
                <w:szCs w:val="20"/>
                <w:lang w:val="es-PE" w:eastAsia="es-PE"/>
              </w:rPr>
            </w:pPr>
          </w:p>
        </w:tc>
        <w:tc>
          <w:tcPr>
            <w:tcW w:w="421" w:type="dxa"/>
            <w:tcBorders>
              <w:top w:val="single" w:sz="4" w:space="0" w:color="auto"/>
              <w:left w:val="nil"/>
              <w:bottom w:val="single" w:sz="4" w:space="0" w:color="auto"/>
              <w:right w:val="single" w:sz="4" w:space="0" w:color="auto"/>
            </w:tcBorders>
            <w:vAlign w:val="center"/>
          </w:tcPr>
          <w:p w14:paraId="15B76947" w14:textId="77777777" w:rsidR="001F0069" w:rsidRPr="00752A5B" w:rsidRDefault="001F0069" w:rsidP="008C6227">
            <w:pPr>
              <w:jc w:val="center"/>
              <w:rPr>
                <w:rFonts w:ascii="Arial Narrow" w:hAnsi="Arial Narrow" w:cs="Arial Narrow"/>
                <w:sz w:val="20"/>
                <w:szCs w:val="20"/>
                <w:lang w:val="es-PE" w:eastAsia="es-PE"/>
              </w:rPr>
            </w:pPr>
          </w:p>
        </w:tc>
        <w:tc>
          <w:tcPr>
            <w:tcW w:w="975" w:type="dxa"/>
            <w:tcBorders>
              <w:top w:val="single" w:sz="4" w:space="0" w:color="auto"/>
              <w:left w:val="nil"/>
              <w:bottom w:val="single" w:sz="4" w:space="0" w:color="auto"/>
              <w:right w:val="single" w:sz="4" w:space="0" w:color="auto"/>
            </w:tcBorders>
            <w:noWrap/>
            <w:vAlign w:val="center"/>
          </w:tcPr>
          <w:p w14:paraId="15B76948" w14:textId="77777777" w:rsidR="001F0069" w:rsidRPr="00752A5B" w:rsidRDefault="001F0069" w:rsidP="008C6227">
            <w:pPr>
              <w:jc w:val="center"/>
              <w:rPr>
                <w:rFonts w:ascii="Arial Narrow" w:hAnsi="Arial Narrow" w:cs="Arial Narrow"/>
                <w:sz w:val="20"/>
                <w:szCs w:val="20"/>
                <w:lang w:val="es-PE" w:eastAsia="es-PE"/>
              </w:rPr>
            </w:pPr>
          </w:p>
        </w:tc>
      </w:tr>
      <w:tr w:rsidR="001F0069" w:rsidRPr="00752A5B" w14:paraId="15B76953" w14:textId="77777777" w:rsidTr="0066664D">
        <w:trPr>
          <w:trHeight w:val="551"/>
          <w:jc w:val="center"/>
        </w:trPr>
        <w:tc>
          <w:tcPr>
            <w:tcW w:w="522" w:type="dxa"/>
            <w:tcBorders>
              <w:top w:val="single" w:sz="4" w:space="0" w:color="auto"/>
              <w:left w:val="single" w:sz="4" w:space="0" w:color="auto"/>
              <w:bottom w:val="single" w:sz="4" w:space="0" w:color="auto"/>
              <w:right w:val="single" w:sz="4" w:space="0" w:color="auto"/>
            </w:tcBorders>
          </w:tcPr>
          <w:p w14:paraId="15B7694A" w14:textId="77777777" w:rsidR="001F0069" w:rsidRPr="00752A5B" w:rsidRDefault="001F0069" w:rsidP="008C6227">
            <w:pPr>
              <w:pStyle w:val="Prrafodelista"/>
              <w:numPr>
                <w:ilvl w:val="0"/>
                <w:numId w:val="46"/>
              </w:numPr>
              <w:ind w:left="0" w:firstLine="0"/>
              <w:jc w:val="left"/>
              <w:rPr>
                <w:rFonts w:ascii="Arial Narrow" w:hAnsi="Arial Narrow" w:cs="Arial Narrow"/>
                <w:sz w:val="20"/>
                <w:szCs w:val="20"/>
                <w:lang w:val="es-PE" w:eastAsia="es-PE"/>
              </w:rPr>
            </w:pPr>
          </w:p>
        </w:tc>
        <w:tc>
          <w:tcPr>
            <w:tcW w:w="1463" w:type="dxa"/>
            <w:tcBorders>
              <w:top w:val="single" w:sz="4" w:space="0" w:color="auto"/>
              <w:left w:val="nil"/>
              <w:bottom w:val="single" w:sz="4" w:space="0" w:color="auto"/>
              <w:right w:val="single" w:sz="4" w:space="0" w:color="auto"/>
            </w:tcBorders>
          </w:tcPr>
          <w:p w14:paraId="15B7694B" w14:textId="77777777" w:rsidR="001F0069" w:rsidRPr="00752A5B" w:rsidRDefault="001F0069" w:rsidP="008C6227">
            <w:pPr>
              <w:pStyle w:val="Prrafodelista"/>
              <w:ind w:left="166"/>
              <w:rPr>
                <w:rFonts w:ascii="Arial Narrow" w:hAnsi="Arial Narrow" w:cs="Arial Narrow"/>
                <w:sz w:val="20"/>
                <w:szCs w:val="20"/>
              </w:rPr>
            </w:pPr>
            <w:r w:rsidRPr="00752A5B">
              <w:rPr>
                <w:rFonts w:ascii="Arial Narrow" w:hAnsi="Arial Narrow" w:cs="Arial"/>
                <w:sz w:val="20"/>
                <w:szCs w:val="20"/>
              </w:rPr>
              <w:t xml:space="preserve">Reexpedición </w:t>
            </w:r>
            <w:r w:rsidRPr="00752A5B">
              <w:rPr>
                <w:rFonts w:ascii="Arial Narrow" w:hAnsi="Arial Narrow" w:cs="Arial Narrow"/>
                <w:sz w:val="20"/>
                <w:szCs w:val="20"/>
              </w:rPr>
              <w:t xml:space="preserve">o Devolución </w:t>
            </w:r>
          </w:p>
        </w:tc>
        <w:tc>
          <w:tcPr>
            <w:tcW w:w="2932" w:type="dxa"/>
            <w:tcBorders>
              <w:top w:val="single" w:sz="4" w:space="0" w:color="auto"/>
              <w:left w:val="nil"/>
              <w:bottom w:val="single" w:sz="4" w:space="0" w:color="auto"/>
              <w:right w:val="single" w:sz="4" w:space="0" w:color="auto"/>
            </w:tcBorders>
          </w:tcPr>
          <w:p w14:paraId="15B7694C" w14:textId="77777777" w:rsidR="001F0069" w:rsidRPr="00752A5B" w:rsidRDefault="001F0069" w:rsidP="008C6227">
            <w:pPr>
              <w:pStyle w:val="Textonotapie"/>
              <w:tabs>
                <w:tab w:val="clear" w:pos="851"/>
              </w:tabs>
              <w:ind w:left="157" w:firstLine="0"/>
              <w:rPr>
                <w:rFonts w:ascii="Arial Narrow" w:hAnsi="Arial Narrow"/>
                <w:lang w:val="es-PE"/>
              </w:rPr>
            </w:pPr>
            <w:r w:rsidRPr="00752A5B">
              <w:rPr>
                <w:rFonts w:ascii="Arial Narrow" w:hAnsi="Arial Narrow"/>
                <w:lang w:val="es-PE"/>
              </w:rPr>
              <w:t>El funcionario aduanero autoriza la reexpedición o devolución de los envíos postales solicitados por SERPOST.</w:t>
            </w:r>
          </w:p>
          <w:p w14:paraId="15B7694D" w14:textId="77777777" w:rsidR="001F0069" w:rsidRPr="00752A5B" w:rsidRDefault="001F0069" w:rsidP="00E07A8C">
            <w:pPr>
              <w:pStyle w:val="Textonotapie"/>
              <w:tabs>
                <w:tab w:val="clear" w:pos="851"/>
              </w:tabs>
              <w:ind w:left="157" w:firstLine="0"/>
              <w:rPr>
                <w:rFonts w:ascii="Arial Narrow" w:hAnsi="Arial Narrow"/>
                <w:lang w:val="es-PE"/>
              </w:rPr>
            </w:pPr>
            <w:r w:rsidRPr="00752A5B">
              <w:rPr>
                <w:rFonts w:ascii="Arial Narrow" w:hAnsi="Arial Narrow"/>
                <w:lang w:val="es-PE"/>
              </w:rPr>
              <w:t xml:space="preserve">El plazo para reexpedir o devolver un envío postal es de </w:t>
            </w:r>
            <w:r w:rsidR="00216709" w:rsidRPr="00216709">
              <w:rPr>
                <w:rFonts w:ascii="Arial Narrow" w:hAnsi="Arial Narrow"/>
                <w:highlight w:val="yellow"/>
                <w:lang w:val="es-PE"/>
              </w:rPr>
              <w:t>30</w:t>
            </w:r>
            <w:r w:rsidR="0046409E">
              <w:rPr>
                <w:rFonts w:ascii="Arial Narrow" w:hAnsi="Arial Narrow"/>
                <w:lang w:val="es-PE"/>
              </w:rPr>
              <w:t xml:space="preserve"> </w:t>
            </w:r>
            <w:r w:rsidRPr="00752A5B">
              <w:rPr>
                <w:rFonts w:ascii="Arial Narrow" w:hAnsi="Arial Narrow"/>
                <w:lang w:val="es-PE"/>
              </w:rPr>
              <w:t xml:space="preserve">días </w:t>
            </w:r>
            <w:r w:rsidR="00216709" w:rsidRPr="00216709">
              <w:rPr>
                <w:rFonts w:ascii="Arial Narrow" w:hAnsi="Arial Narrow"/>
                <w:highlight w:val="yellow"/>
                <w:lang w:val="es-PE"/>
              </w:rPr>
              <w:t xml:space="preserve">calendarios </w:t>
            </w:r>
            <w:r w:rsidRPr="00752A5B">
              <w:rPr>
                <w:rFonts w:ascii="Arial Narrow" w:hAnsi="Arial Narrow"/>
                <w:lang w:val="es-PE"/>
              </w:rPr>
              <w:t xml:space="preserve">computados a partir del día </w:t>
            </w:r>
            <w:r w:rsidR="00216709" w:rsidRPr="00216709">
              <w:rPr>
                <w:rFonts w:ascii="Arial Narrow" w:hAnsi="Arial Narrow"/>
                <w:highlight w:val="yellow"/>
                <w:lang w:val="es-PE"/>
              </w:rPr>
              <w:t xml:space="preserve">calendario </w:t>
            </w:r>
            <w:r w:rsidRPr="00752A5B">
              <w:rPr>
                <w:rFonts w:ascii="Arial Narrow" w:hAnsi="Arial Narrow"/>
                <w:lang w:val="es-PE"/>
              </w:rPr>
              <w:t xml:space="preserve">siguiente de </w:t>
            </w:r>
            <w:r w:rsidR="00216709" w:rsidRPr="00216709">
              <w:rPr>
                <w:rFonts w:ascii="Arial Narrow" w:hAnsi="Arial Narrow"/>
                <w:highlight w:val="yellow"/>
                <w:lang w:val="es-PE"/>
              </w:rPr>
              <w:t>numerada l</w:t>
            </w:r>
            <w:r w:rsidRPr="00752A5B">
              <w:rPr>
                <w:rFonts w:ascii="Arial Narrow" w:hAnsi="Arial Narrow"/>
                <w:lang w:val="es-PE"/>
              </w:rPr>
              <w:t>a solicitud</w:t>
            </w:r>
            <w:r w:rsidR="00216709" w:rsidRPr="00216709">
              <w:rPr>
                <w:rFonts w:ascii="Arial Narrow" w:hAnsi="Arial Narrow"/>
                <w:highlight w:val="yellow"/>
                <w:lang w:val="es-PE"/>
              </w:rPr>
              <w:t>.</w:t>
            </w:r>
          </w:p>
        </w:tc>
        <w:tc>
          <w:tcPr>
            <w:tcW w:w="973" w:type="dxa"/>
            <w:tcBorders>
              <w:top w:val="single" w:sz="4" w:space="0" w:color="auto"/>
              <w:left w:val="nil"/>
              <w:bottom w:val="single" w:sz="4" w:space="0" w:color="auto"/>
              <w:right w:val="single" w:sz="4" w:space="0" w:color="auto"/>
            </w:tcBorders>
            <w:vAlign w:val="center"/>
          </w:tcPr>
          <w:p w14:paraId="15B7694E"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SUNAT</w:t>
            </w:r>
          </w:p>
        </w:tc>
        <w:tc>
          <w:tcPr>
            <w:tcW w:w="426" w:type="dxa"/>
            <w:tcBorders>
              <w:top w:val="single" w:sz="4" w:space="0" w:color="auto"/>
              <w:left w:val="nil"/>
              <w:bottom w:val="single" w:sz="4" w:space="0" w:color="auto"/>
              <w:right w:val="single" w:sz="4" w:space="0" w:color="auto"/>
            </w:tcBorders>
            <w:vAlign w:val="center"/>
          </w:tcPr>
          <w:p w14:paraId="15B7694F" w14:textId="77777777" w:rsidR="001F0069" w:rsidRPr="00752A5B" w:rsidRDefault="001F0069"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446" w:type="dxa"/>
            <w:tcBorders>
              <w:top w:val="single" w:sz="4" w:space="0" w:color="auto"/>
              <w:left w:val="nil"/>
              <w:bottom w:val="single" w:sz="4" w:space="0" w:color="auto"/>
              <w:right w:val="single" w:sz="4" w:space="0" w:color="auto"/>
            </w:tcBorders>
            <w:vAlign w:val="center"/>
          </w:tcPr>
          <w:p w14:paraId="15B76950" w14:textId="77777777" w:rsidR="001F0069" w:rsidRPr="00752A5B" w:rsidRDefault="001F0069" w:rsidP="008C6227">
            <w:pPr>
              <w:jc w:val="center"/>
              <w:rPr>
                <w:rFonts w:ascii="Arial Narrow" w:hAnsi="Arial Narrow" w:cs="Arial Narrow"/>
                <w:sz w:val="20"/>
                <w:szCs w:val="20"/>
                <w:lang w:val="es-PE" w:eastAsia="es-PE"/>
              </w:rPr>
            </w:pPr>
          </w:p>
        </w:tc>
        <w:tc>
          <w:tcPr>
            <w:tcW w:w="421" w:type="dxa"/>
            <w:tcBorders>
              <w:top w:val="single" w:sz="4" w:space="0" w:color="auto"/>
              <w:left w:val="nil"/>
              <w:bottom w:val="single" w:sz="4" w:space="0" w:color="auto"/>
              <w:right w:val="single" w:sz="4" w:space="0" w:color="auto"/>
            </w:tcBorders>
            <w:vAlign w:val="center"/>
          </w:tcPr>
          <w:p w14:paraId="15B76951" w14:textId="77777777" w:rsidR="001F0069" w:rsidRPr="00752A5B" w:rsidRDefault="001F0069" w:rsidP="008C6227">
            <w:pPr>
              <w:jc w:val="center"/>
              <w:rPr>
                <w:rFonts w:ascii="Arial Narrow" w:hAnsi="Arial Narrow" w:cs="Arial Narrow"/>
                <w:sz w:val="20"/>
                <w:szCs w:val="20"/>
                <w:lang w:val="es-PE" w:eastAsia="es-PE"/>
              </w:rPr>
            </w:pPr>
          </w:p>
        </w:tc>
        <w:tc>
          <w:tcPr>
            <w:tcW w:w="975" w:type="dxa"/>
            <w:tcBorders>
              <w:top w:val="single" w:sz="4" w:space="0" w:color="auto"/>
              <w:left w:val="nil"/>
              <w:bottom w:val="single" w:sz="4" w:space="0" w:color="auto"/>
              <w:right w:val="single" w:sz="4" w:space="0" w:color="auto"/>
            </w:tcBorders>
            <w:noWrap/>
            <w:vAlign w:val="center"/>
          </w:tcPr>
          <w:p w14:paraId="15B76952" w14:textId="77777777" w:rsidR="001F0069" w:rsidRPr="00752A5B" w:rsidRDefault="001F0069" w:rsidP="008C6227">
            <w:pPr>
              <w:jc w:val="center"/>
              <w:rPr>
                <w:rFonts w:ascii="Arial Narrow" w:hAnsi="Arial Narrow" w:cs="Arial Narrow"/>
                <w:sz w:val="20"/>
                <w:szCs w:val="20"/>
                <w:lang w:val="es-PE" w:eastAsia="es-PE"/>
              </w:rPr>
            </w:pPr>
          </w:p>
        </w:tc>
      </w:tr>
    </w:tbl>
    <w:p w14:paraId="15B76954" w14:textId="77777777" w:rsidR="00256979" w:rsidRDefault="00256979" w:rsidP="008C6227">
      <w:pPr>
        <w:sectPr w:rsidR="00256979" w:rsidSect="008055B4">
          <w:pgSz w:w="11907" w:h="16840" w:code="9"/>
          <w:pgMar w:top="1559" w:right="1106" w:bottom="1418" w:left="1418" w:header="709" w:footer="709" w:gutter="0"/>
          <w:cols w:space="708"/>
          <w:docGrid w:linePitch="360"/>
        </w:sectPr>
      </w:pPr>
    </w:p>
    <w:p w14:paraId="15B76955" w14:textId="77777777" w:rsidR="003E64FC" w:rsidRPr="00752A5B" w:rsidRDefault="0092466F" w:rsidP="008C6227">
      <w:pPr>
        <w:pStyle w:val="Ttulo4"/>
      </w:pPr>
      <w:r w:rsidRPr="00752A5B">
        <w:lastRenderedPageBreak/>
        <w:t>P</w:t>
      </w:r>
      <w:r w:rsidR="003E64FC" w:rsidRPr="00752A5B">
        <w:t>roceso Reconocimiento Físico y Revisión Documentaria</w:t>
      </w:r>
    </w:p>
    <w:p w14:paraId="15B76956" w14:textId="77777777" w:rsidR="003E64FC" w:rsidRPr="00752A5B" w:rsidRDefault="003E64FC" w:rsidP="008C6227">
      <w:pPr>
        <w:pStyle w:val="Ttulo3"/>
        <w:numPr>
          <w:ilvl w:val="0"/>
          <w:numId w:val="0"/>
        </w:numPr>
        <w:ind w:left="1146"/>
        <w:rPr>
          <w:lang w:val="es-PE"/>
        </w:rPr>
      </w:pPr>
    </w:p>
    <w:tbl>
      <w:tblPr>
        <w:tblW w:w="8222" w:type="dxa"/>
        <w:jc w:val="center"/>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12"/>
        <w:gridCol w:w="1463"/>
        <w:gridCol w:w="2543"/>
        <w:gridCol w:w="1465"/>
        <w:gridCol w:w="323"/>
        <w:gridCol w:w="446"/>
        <w:gridCol w:w="421"/>
        <w:gridCol w:w="949"/>
      </w:tblGrid>
      <w:tr w:rsidR="003E64FC" w:rsidRPr="00752A5B" w14:paraId="15B76959" w14:textId="77777777" w:rsidTr="0066664D">
        <w:trPr>
          <w:trHeight w:val="327"/>
          <w:jc w:val="center"/>
        </w:trPr>
        <w:tc>
          <w:tcPr>
            <w:tcW w:w="6083" w:type="dxa"/>
            <w:gridSpan w:val="4"/>
            <w:vMerge w:val="restart"/>
            <w:vAlign w:val="center"/>
          </w:tcPr>
          <w:p w14:paraId="15B76957" w14:textId="77777777" w:rsidR="003E64FC" w:rsidRPr="00752A5B" w:rsidRDefault="003E64FC" w:rsidP="008C6227">
            <w:pPr>
              <w:jc w:val="center"/>
              <w:rPr>
                <w:b/>
                <w:bCs/>
                <w:sz w:val="20"/>
                <w:szCs w:val="20"/>
                <w:lang w:val="es-PE" w:eastAsia="es-PE"/>
              </w:rPr>
            </w:pPr>
            <w:r w:rsidRPr="00752A5B">
              <w:rPr>
                <w:b/>
                <w:bCs/>
                <w:sz w:val="20"/>
                <w:szCs w:val="20"/>
                <w:lang w:val="es-PE" w:eastAsia="es-PE"/>
              </w:rPr>
              <w:t>Detalle de Ficha Técnica de Determinación</w:t>
            </w:r>
          </w:p>
        </w:tc>
        <w:tc>
          <w:tcPr>
            <w:tcW w:w="2139" w:type="dxa"/>
            <w:gridSpan w:val="4"/>
            <w:vAlign w:val="center"/>
          </w:tcPr>
          <w:p w14:paraId="15B76958" w14:textId="77777777" w:rsidR="003E64FC" w:rsidRPr="00752A5B" w:rsidRDefault="003E64FC" w:rsidP="008C6227">
            <w:pPr>
              <w:rPr>
                <w:sz w:val="18"/>
                <w:szCs w:val="18"/>
                <w:lang w:val="es-PE" w:eastAsia="es-PE"/>
              </w:rPr>
            </w:pPr>
            <w:r w:rsidRPr="00752A5B">
              <w:rPr>
                <w:sz w:val="18"/>
                <w:szCs w:val="18"/>
                <w:lang w:val="es-PE" w:eastAsia="es-PE"/>
              </w:rPr>
              <w:t xml:space="preserve">Código: </w:t>
            </w:r>
            <w:r w:rsidRPr="00752A5B">
              <w:rPr>
                <w:sz w:val="18"/>
                <w:szCs w:val="18"/>
              </w:rPr>
              <w:t>NA-03.03</w:t>
            </w:r>
          </w:p>
        </w:tc>
      </w:tr>
      <w:tr w:rsidR="003E64FC" w:rsidRPr="00752A5B" w14:paraId="15B7695C" w14:textId="77777777" w:rsidTr="0066664D">
        <w:trPr>
          <w:trHeight w:val="401"/>
          <w:jc w:val="center"/>
        </w:trPr>
        <w:tc>
          <w:tcPr>
            <w:tcW w:w="6083" w:type="dxa"/>
            <w:gridSpan w:val="4"/>
            <w:vMerge/>
          </w:tcPr>
          <w:p w14:paraId="15B7695A" w14:textId="77777777" w:rsidR="003E64FC" w:rsidRPr="00752A5B" w:rsidRDefault="003E64FC" w:rsidP="008C6227">
            <w:pPr>
              <w:rPr>
                <w:lang w:val="es-PE"/>
              </w:rPr>
            </w:pPr>
          </w:p>
        </w:tc>
        <w:tc>
          <w:tcPr>
            <w:tcW w:w="2139" w:type="dxa"/>
            <w:gridSpan w:val="4"/>
            <w:vAlign w:val="center"/>
          </w:tcPr>
          <w:p w14:paraId="15B7695B" w14:textId="77777777" w:rsidR="003E64FC" w:rsidRPr="00752A5B" w:rsidRDefault="003E64FC" w:rsidP="008C6227">
            <w:pPr>
              <w:rPr>
                <w:sz w:val="18"/>
                <w:szCs w:val="18"/>
                <w:lang w:val="es-PE" w:eastAsia="es-PE"/>
              </w:rPr>
            </w:pPr>
            <w:r w:rsidRPr="00752A5B">
              <w:rPr>
                <w:sz w:val="18"/>
                <w:szCs w:val="18"/>
                <w:lang w:val="es-PE" w:eastAsia="es-PE"/>
              </w:rPr>
              <w:t>Fecha: 20/11/2012</w:t>
            </w:r>
          </w:p>
        </w:tc>
      </w:tr>
      <w:tr w:rsidR="003E64FC" w:rsidRPr="00752A5B" w14:paraId="15B76963" w14:textId="77777777" w:rsidTr="008A33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255"/>
          <w:jc w:val="center"/>
        </w:trPr>
        <w:tc>
          <w:tcPr>
            <w:tcW w:w="612" w:type="dxa"/>
            <w:vMerge w:val="restart"/>
            <w:tcBorders>
              <w:top w:val="single" w:sz="4" w:space="0" w:color="auto"/>
              <w:left w:val="single" w:sz="4" w:space="0" w:color="auto"/>
              <w:bottom w:val="single" w:sz="4" w:space="0" w:color="auto"/>
              <w:right w:val="single" w:sz="4" w:space="0" w:color="auto"/>
            </w:tcBorders>
            <w:vAlign w:val="center"/>
          </w:tcPr>
          <w:p w14:paraId="15B7695D" w14:textId="77777777" w:rsidR="003E64FC" w:rsidRPr="00752A5B" w:rsidRDefault="003E64FC"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N°</w:t>
            </w:r>
          </w:p>
        </w:tc>
        <w:tc>
          <w:tcPr>
            <w:tcW w:w="1463" w:type="dxa"/>
            <w:vMerge w:val="restart"/>
            <w:tcBorders>
              <w:top w:val="single" w:sz="4" w:space="0" w:color="auto"/>
              <w:left w:val="single" w:sz="4" w:space="0" w:color="auto"/>
              <w:bottom w:val="single" w:sz="4" w:space="0" w:color="auto"/>
              <w:right w:val="single" w:sz="4" w:space="0" w:color="auto"/>
            </w:tcBorders>
            <w:noWrap/>
            <w:vAlign w:val="center"/>
          </w:tcPr>
          <w:p w14:paraId="15B7695E" w14:textId="77777777" w:rsidR="003E64FC" w:rsidRPr="00752A5B" w:rsidRDefault="003E64FC"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Actividad</w:t>
            </w:r>
          </w:p>
        </w:tc>
        <w:tc>
          <w:tcPr>
            <w:tcW w:w="2543" w:type="dxa"/>
            <w:vMerge w:val="restart"/>
            <w:tcBorders>
              <w:top w:val="single" w:sz="4" w:space="0" w:color="auto"/>
              <w:left w:val="single" w:sz="4" w:space="0" w:color="auto"/>
              <w:bottom w:val="single" w:sz="4" w:space="0" w:color="auto"/>
              <w:right w:val="single" w:sz="4" w:space="0" w:color="auto"/>
            </w:tcBorders>
            <w:noWrap/>
            <w:vAlign w:val="center"/>
          </w:tcPr>
          <w:p w14:paraId="15B7695F" w14:textId="77777777" w:rsidR="003E64FC" w:rsidRPr="00752A5B" w:rsidRDefault="003E64FC"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Descripción</w:t>
            </w:r>
          </w:p>
        </w:tc>
        <w:tc>
          <w:tcPr>
            <w:tcW w:w="1465" w:type="dxa"/>
            <w:vMerge w:val="restart"/>
            <w:tcBorders>
              <w:top w:val="single" w:sz="4" w:space="0" w:color="auto"/>
              <w:left w:val="single" w:sz="4" w:space="0" w:color="auto"/>
              <w:bottom w:val="single" w:sz="4" w:space="0" w:color="auto"/>
              <w:right w:val="single" w:sz="4" w:space="0" w:color="auto"/>
            </w:tcBorders>
            <w:noWrap/>
            <w:vAlign w:val="center"/>
          </w:tcPr>
          <w:p w14:paraId="15B76960" w14:textId="77777777" w:rsidR="003E64FC" w:rsidRPr="00752A5B" w:rsidRDefault="003E64FC"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Responsable</w:t>
            </w:r>
          </w:p>
        </w:tc>
        <w:tc>
          <w:tcPr>
            <w:tcW w:w="1190" w:type="dxa"/>
            <w:gridSpan w:val="3"/>
            <w:tcBorders>
              <w:top w:val="single" w:sz="4" w:space="0" w:color="auto"/>
              <w:left w:val="nil"/>
              <w:bottom w:val="single" w:sz="4" w:space="0" w:color="auto"/>
              <w:right w:val="single" w:sz="4" w:space="0" w:color="auto"/>
            </w:tcBorders>
            <w:noWrap/>
            <w:vAlign w:val="center"/>
          </w:tcPr>
          <w:p w14:paraId="15B76961" w14:textId="77777777" w:rsidR="003E64FC" w:rsidRPr="00752A5B" w:rsidRDefault="003E64FC"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Tipo de Actividad</w:t>
            </w:r>
          </w:p>
        </w:tc>
        <w:tc>
          <w:tcPr>
            <w:tcW w:w="949" w:type="dxa"/>
            <w:vMerge w:val="restart"/>
            <w:tcBorders>
              <w:top w:val="single" w:sz="4" w:space="0" w:color="auto"/>
              <w:left w:val="single" w:sz="4" w:space="0" w:color="auto"/>
              <w:bottom w:val="single" w:sz="4" w:space="0" w:color="auto"/>
              <w:right w:val="single" w:sz="4" w:space="0" w:color="auto"/>
            </w:tcBorders>
            <w:vAlign w:val="center"/>
          </w:tcPr>
          <w:p w14:paraId="15B76962" w14:textId="77777777" w:rsidR="003E64FC" w:rsidRPr="00752A5B" w:rsidRDefault="003E64FC"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Código de Regla de Negocio</w:t>
            </w:r>
          </w:p>
        </w:tc>
      </w:tr>
      <w:tr w:rsidR="003E64FC" w:rsidRPr="00752A5B" w14:paraId="15B7696C" w14:textId="77777777" w:rsidTr="008A33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46"/>
          <w:jc w:val="center"/>
        </w:trPr>
        <w:tc>
          <w:tcPr>
            <w:tcW w:w="612" w:type="dxa"/>
            <w:vMerge/>
            <w:tcBorders>
              <w:top w:val="single" w:sz="8" w:space="0" w:color="auto"/>
              <w:left w:val="single" w:sz="4" w:space="0" w:color="auto"/>
              <w:bottom w:val="single" w:sz="4" w:space="0" w:color="auto"/>
              <w:right w:val="single" w:sz="4" w:space="0" w:color="auto"/>
            </w:tcBorders>
            <w:vAlign w:val="center"/>
          </w:tcPr>
          <w:p w14:paraId="15B76964" w14:textId="77777777" w:rsidR="003E64FC" w:rsidRPr="00752A5B" w:rsidRDefault="003E64FC" w:rsidP="008C6227">
            <w:pPr>
              <w:rPr>
                <w:rFonts w:ascii="Arial Narrow" w:hAnsi="Arial Narrow" w:cs="Arial Narrow"/>
                <w:b/>
                <w:bCs/>
                <w:sz w:val="20"/>
                <w:szCs w:val="20"/>
                <w:lang w:val="es-PE" w:eastAsia="es-PE"/>
              </w:rPr>
            </w:pPr>
          </w:p>
        </w:tc>
        <w:tc>
          <w:tcPr>
            <w:tcW w:w="1463" w:type="dxa"/>
            <w:vMerge/>
            <w:tcBorders>
              <w:top w:val="single" w:sz="8" w:space="0" w:color="auto"/>
              <w:left w:val="single" w:sz="4" w:space="0" w:color="auto"/>
              <w:bottom w:val="single" w:sz="4" w:space="0" w:color="auto"/>
              <w:right w:val="single" w:sz="4" w:space="0" w:color="auto"/>
            </w:tcBorders>
            <w:vAlign w:val="center"/>
          </w:tcPr>
          <w:p w14:paraId="15B76965" w14:textId="77777777" w:rsidR="003E64FC" w:rsidRPr="00752A5B" w:rsidRDefault="003E64FC" w:rsidP="008C6227">
            <w:pPr>
              <w:rPr>
                <w:rFonts w:ascii="Arial Narrow" w:hAnsi="Arial Narrow" w:cs="Arial Narrow"/>
                <w:b/>
                <w:bCs/>
                <w:sz w:val="20"/>
                <w:szCs w:val="20"/>
                <w:lang w:val="es-PE" w:eastAsia="es-PE"/>
              </w:rPr>
            </w:pPr>
          </w:p>
        </w:tc>
        <w:tc>
          <w:tcPr>
            <w:tcW w:w="2543" w:type="dxa"/>
            <w:vMerge/>
            <w:tcBorders>
              <w:top w:val="single" w:sz="8" w:space="0" w:color="auto"/>
              <w:left w:val="single" w:sz="4" w:space="0" w:color="auto"/>
              <w:bottom w:val="single" w:sz="4" w:space="0" w:color="auto"/>
              <w:right w:val="single" w:sz="4" w:space="0" w:color="auto"/>
            </w:tcBorders>
            <w:vAlign w:val="center"/>
          </w:tcPr>
          <w:p w14:paraId="15B76966" w14:textId="77777777" w:rsidR="003E64FC" w:rsidRPr="00752A5B" w:rsidRDefault="003E64FC" w:rsidP="008C6227">
            <w:pPr>
              <w:rPr>
                <w:rFonts w:ascii="Arial Narrow" w:hAnsi="Arial Narrow" w:cs="Arial Narrow"/>
                <w:b/>
                <w:bCs/>
                <w:sz w:val="20"/>
                <w:szCs w:val="20"/>
                <w:lang w:val="es-PE" w:eastAsia="es-PE"/>
              </w:rPr>
            </w:pPr>
          </w:p>
        </w:tc>
        <w:tc>
          <w:tcPr>
            <w:tcW w:w="1465" w:type="dxa"/>
            <w:vMerge/>
            <w:tcBorders>
              <w:top w:val="single" w:sz="8" w:space="0" w:color="auto"/>
              <w:left w:val="single" w:sz="4" w:space="0" w:color="auto"/>
              <w:bottom w:val="single" w:sz="4" w:space="0" w:color="auto"/>
              <w:right w:val="single" w:sz="4" w:space="0" w:color="auto"/>
            </w:tcBorders>
            <w:vAlign w:val="center"/>
          </w:tcPr>
          <w:p w14:paraId="15B76967" w14:textId="77777777" w:rsidR="003E64FC" w:rsidRPr="00752A5B" w:rsidRDefault="003E64FC" w:rsidP="008C6227">
            <w:pPr>
              <w:rPr>
                <w:rFonts w:ascii="Arial Narrow" w:hAnsi="Arial Narrow" w:cs="Arial Narrow"/>
                <w:b/>
                <w:bCs/>
                <w:sz w:val="20"/>
                <w:szCs w:val="20"/>
                <w:lang w:val="es-PE" w:eastAsia="es-PE"/>
              </w:rPr>
            </w:pPr>
          </w:p>
        </w:tc>
        <w:tc>
          <w:tcPr>
            <w:tcW w:w="323" w:type="dxa"/>
            <w:tcBorders>
              <w:top w:val="nil"/>
              <w:left w:val="nil"/>
              <w:bottom w:val="single" w:sz="4" w:space="0" w:color="auto"/>
              <w:right w:val="single" w:sz="4" w:space="0" w:color="auto"/>
            </w:tcBorders>
            <w:noWrap/>
            <w:vAlign w:val="center"/>
          </w:tcPr>
          <w:p w14:paraId="15B76968" w14:textId="77777777" w:rsidR="003E64FC" w:rsidRPr="00752A5B" w:rsidRDefault="003E64FC"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M</w:t>
            </w:r>
          </w:p>
        </w:tc>
        <w:tc>
          <w:tcPr>
            <w:tcW w:w="446" w:type="dxa"/>
            <w:tcBorders>
              <w:top w:val="nil"/>
              <w:left w:val="nil"/>
              <w:bottom w:val="single" w:sz="4" w:space="0" w:color="auto"/>
              <w:right w:val="single" w:sz="4" w:space="0" w:color="auto"/>
            </w:tcBorders>
            <w:noWrap/>
            <w:vAlign w:val="center"/>
          </w:tcPr>
          <w:p w14:paraId="15B76969" w14:textId="77777777" w:rsidR="003E64FC" w:rsidRPr="00752A5B" w:rsidRDefault="003E64FC"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A</w:t>
            </w:r>
          </w:p>
        </w:tc>
        <w:tc>
          <w:tcPr>
            <w:tcW w:w="421" w:type="dxa"/>
            <w:tcBorders>
              <w:top w:val="nil"/>
              <w:left w:val="nil"/>
              <w:bottom w:val="single" w:sz="4" w:space="0" w:color="auto"/>
              <w:right w:val="single" w:sz="4" w:space="0" w:color="auto"/>
            </w:tcBorders>
            <w:noWrap/>
            <w:vAlign w:val="center"/>
          </w:tcPr>
          <w:p w14:paraId="15B7696A" w14:textId="77777777" w:rsidR="003E64FC" w:rsidRPr="00752A5B" w:rsidRDefault="003E64FC" w:rsidP="008C6227">
            <w:pPr>
              <w:jc w:val="center"/>
              <w:rPr>
                <w:rFonts w:ascii="Arial Narrow" w:hAnsi="Arial Narrow" w:cs="Arial Narrow"/>
                <w:b/>
                <w:bCs/>
                <w:sz w:val="20"/>
                <w:szCs w:val="20"/>
                <w:lang w:val="es-PE" w:eastAsia="es-PE"/>
              </w:rPr>
            </w:pPr>
            <w:r w:rsidRPr="00752A5B">
              <w:rPr>
                <w:rFonts w:ascii="Arial Narrow" w:hAnsi="Arial Narrow" w:cs="Arial Narrow"/>
                <w:b/>
                <w:bCs/>
                <w:sz w:val="20"/>
                <w:szCs w:val="20"/>
                <w:lang w:val="es-PE" w:eastAsia="es-PE"/>
              </w:rPr>
              <w:t>E</w:t>
            </w:r>
          </w:p>
        </w:tc>
        <w:tc>
          <w:tcPr>
            <w:tcW w:w="949" w:type="dxa"/>
            <w:vMerge/>
            <w:tcBorders>
              <w:top w:val="single" w:sz="8" w:space="0" w:color="auto"/>
              <w:left w:val="single" w:sz="4" w:space="0" w:color="auto"/>
              <w:bottom w:val="single" w:sz="4" w:space="0" w:color="auto"/>
              <w:right w:val="single" w:sz="8" w:space="0" w:color="auto"/>
            </w:tcBorders>
            <w:vAlign w:val="center"/>
          </w:tcPr>
          <w:p w14:paraId="15B7696B" w14:textId="77777777" w:rsidR="003E64FC" w:rsidRPr="00752A5B" w:rsidRDefault="003E64FC" w:rsidP="008C6227">
            <w:pPr>
              <w:rPr>
                <w:rFonts w:ascii="Arial Narrow" w:hAnsi="Arial Narrow" w:cs="Arial Narrow"/>
                <w:b/>
                <w:bCs/>
                <w:sz w:val="20"/>
                <w:szCs w:val="20"/>
                <w:lang w:val="es-PE" w:eastAsia="es-PE"/>
              </w:rPr>
            </w:pPr>
          </w:p>
        </w:tc>
      </w:tr>
      <w:tr w:rsidR="003E64FC" w:rsidRPr="00752A5B" w14:paraId="15B76975" w14:textId="77777777" w:rsidTr="008A33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PrEx>
        <w:trPr>
          <w:trHeight w:val="551"/>
          <w:jc w:val="center"/>
        </w:trPr>
        <w:tc>
          <w:tcPr>
            <w:tcW w:w="612" w:type="dxa"/>
            <w:tcBorders>
              <w:top w:val="single" w:sz="4" w:space="0" w:color="auto"/>
              <w:left w:val="single" w:sz="4" w:space="0" w:color="auto"/>
              <w:bottom w:val="single" w:sz="4" w:space="0" w:color="auto"/>
              <w:right w:val="single" w:sz="4" w:space="0" w:color="auto"/>
            </w:tcBorders>
          </w:tcPr>
          <w:p w14:paraId="15B7696D" w14:textId="77777777" w:rsidR="003E64FC" w:rsidRPr="00752A5B" w:rsidRDefault="003E64FC" w:rsidP="008C6227">
            <w:pPr>
              <w:pStyle w:val="Prrafodelista"/>
              <w:numPr>
                <w:ilvl w:val="0"/>
                <w:numId w:val="48"/>
              </w:numPr>
              <w:ind w:left="0" w:firstLine="0"/>
              <w:jc w:val="left"/>
              <w:rPr>
                <w:rFonts w:ascii="Arial Narrow" w:hAnsi="Arial Narrow" w:cs="Arial Narrow"/>
                <w:sz w:val="20"/>
                <w:szCs w:val="20"/>
                <w:lang w:val="es-PE" w:eastAsia="es-PE"/>
              </w:rPr>
            </w:pPr>
          </w:p>
        </w:tc>
        <w:tc>
          <w:tcPr>
            <w:tcW w:w="1463" w:type="dxa"/>
            <w:tcBorders>
              <w:top w:val="single" w:sz="4" w:space="0" w:color="auto"/>
              <w:left w:val="nil"/>
              <w:bottom w:val="single" w:sz="4" w:space="0" w:color="auto"/>
              <w:right w:val="single" w:sz="4" w:space="0" w:color="auto"/>
            </w:tcBorders>
          </w:tcPr>
          <w:p w14:paraId="15B7696E" w14:textId="77777777" w:rsidR="003E64FC" w:rsidRPr="00752A5B" w:rsidRDefault="003E64FC" w:rsidP="008C6227">
            <w:pPr>
              <w:pStyle w:val="Prrafodelista"/>
              <w:ind w:left="166"/>
              <w:rPr>
                <w:rFonts w:ascii="Arial Narrow" w:hAnsi="Arial Narrow" w:cs="Arial Narrow"/>
                <w:sz w:val="20"/>
                <w:szCs w:val="20"/>
              </w:rPr>
            </w:pPr>
            <w:r w:rsidRPr="00752A5B">
              <w:rPr>
                <w:rFonts w:ascii="Arial Narrow" w:hAnsi="Arial Narrow" w:cs="Arial Narrow"/>
                <w:sz w:val="20"/>
                <w:szCs w:val="20"/>
              </w:rPr>
              <w:t>Registrar Diligencia</w:t>
            </w:r>
          </w:p>
        </w:tc>
        <w:tc>
          <w:tcPr>
            <w:tcW w:w="2543" w:type="dxa"/>
            <w:tcBorders>
              <w:top w:val="single" w:sz="4" w:space="0" w:color="auto"/>
              <w:left w:val="nil"/>
              <w:bottom w:val="single" w:sz="4" w:space="0" w:color="auto"/>
              <w:right w:val="single" w:sz="4" w:space="0" w:color="auto"/>
            </w:tcBorders>
          </w:tcPr>
          <w:p w14:paraId="15B7696F" w14:textId="77777777" w:rsidR="003E64FC" w:rsidRPr="00752A5B" w:rsidRDefault="003E64FC" w:rsidP="008C6227">
            <w:pPr>
              <w:pStyle w:val="Textonotapie"/>
              <w:tabs>
                <w:tab w:val="clear" w:pos="851"/>
              </w:tabs>
              <w:ind w:left="157" w:firstLine="0"/>
              <w:rPr>
                <w:rFonts w:ascii="Arial Narrow" w:hAnsi="Arial Narrow"/>
                <w:lang w:val="es-PE"/>
              </w:rPr>
            </w:pPr>
            <w:r w:rsidRPr="00752A5B">
              <w:rPr>
                <w:rFonts w:ascii="Arial Narrow" w:hAnsi="Arial Narrow"/>
                <w:lang w:val="es-PE"/>
              </w:rPr>
              <w:t>Antes de la Numeración de la Declaración de Importa Fácil, el funcionario de Aduanas debe ingresar los datos que correspondan a la diligencia del reconocimiento físico.</w:t>
            </w:r>
          </w:p>
        </w:tc>
        <w:tc>
          <w:tcPr>
            <w:tcW w:w="1465" w:type="dxa"/>
            <w:tcBorders>
              <w:top w:val="single" w:sz="4" w:space="0" w:color="auto"/>
              <w:left w:val="nil"/>
              <w:bottom w:val="single" w:sz="4" w:space="0" w:color="auto"/>
              <w:right w:val="single" w:sz="4" w:space="0" w:color="auto"/>
            </w:tcBorders>
            <w:vAlign w:val="center"/>
          </w:tcPr>
          <w:p w14:paraId="15B76970" w14:textId="77777777" w:rsidR="003E64FC" w:rsidRPr="00752A5B" w:rsidRDefault="003E64FC"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SUNAT</w:t>
            </w:r>
          </w:p>
        </w:tc>
        <w:tc>
          <w:tcPr>
            <w:tcW w:w="323" w:type="dxa"/>
            <w:tcBorders>
              <w:top w:val="single" w:sz="4" w:space="0" w:color="auto"/>
              <w:left w:val="nil"/>
              <w:bottom w:val="single" w:sz="4" w:space="0" w:color="auto"/>
              <w:right w:val="single" w:sz="4" w:space="0" w:color="auto"/>
            </w:tcBorders>
            <w:vAlign w:val="center"/>
          </w:tcPr>
          <w:p w14:paraId="15B76971" w14:textId="77777777" w:rsidR="003E64FC" w:rsidRPr="00752A5B" w:rsidRDefault="003E64FC"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x</w:t>
            </w:r>
          </w:p>
        </w:tc>
        <w:tc>
          <w:tcPr>
            <w:tcW w:w="446" w:type="dxa"/>
            <w:tcBorders>
              <w:top w:val="single" w:sz="4" w:space="0" w:color="auto"/>
              <w:left w:val="nil"/>
              <w:bottom w:val="single" w:sz="4" w:space="0" w:color="auto"/>
              <w:right w:val="single" w:sz="4" w:space="0" w:color="auto"/>
            </w:tcBorders>
            <w:vAlign w:val="center"/>
          </w:tcPr>
          <w:p w14:paraId="15B76972" w14:textId="77777777" w:rsidR="003E64FC" w:rsidRPr="00752A5B" w:rsidRDefault="003E64FC" w:rsidP="008C6227">
            <w:pPr>
              <w:jc w:val="center"/>
              <w:rPr>
                <w:rFonts w:ascii="Arial Narrow" w:hAnsi="Arial Narrow" w:cs="Arial Narrow"/>
                <w:sz w:val="20"/>
                <w:szCs w:val="20"/>
                <w:lang w:val="es-PE" w:eastAsia="es-PE"/>
              </w:rPr>
            </w:pPr>
          </w:p>
        </w:tc>
        <w:tc>
          <w:tcPr>
            <w:tcW w:w="421" w:type="dxa"/>
            <w:tcBorders>
              <w:top w:val="single" w:sz="4" w:space="0" w:color="auto"/>
              <w:left w:val="nil"/>
              <w:bottom w:val="single" w:sz="4" w:space="0" w:color="auto"/>
              <w:right w:val="single" w:sz="4" w:space="0" w:color="auto"/>
            </w:tcBorders>
            <w:vAlign w:val="center"/>
          </w:tcPr>
          <w:p w14:paraId="15B76973" w14:textId="77777777" w:rsidR="003E64FC" w:rsidRPr="00752A5B" w:rsidRDefault="003E64FC" w:rsidP="008C6227">
            <w:pPr>
              <w:jc w:val="center"/>
              <w:rPr>
                <w:rFonts w:ascii="Arial Narrow" w:hAnsi="Arial Narrow" w:cs="Arial Narrow"/>
                <w:sz w:val="20"/>
                <w:szCs w:val="20"/>
                <w:lang w:val="es-PE" w:eastAsia="es-PE"/>
              </w:rPr>
            </w:pPr>
          </w:p>
        </w:tc>
        <w:tc>
          <w:tcPr>
            <w:tcW w:w="949" w:type="dxa"/>
            <w:tcBorders>
              <w:top w:val="single" w:sz="4" w:space="0" w:color="auto"/>
              <w:left w:val="nil"/>
              <w:bottom w:val="single" w:sz="4" w:space="0" w:color="auto"/>
              <w:right w:val="single" w:sz="4" w:space="0" w:color="auto"/>
            </w:tcBorders>
            <w:noWrap/>
            <w:vAlign w:val="center"/>
          </w:tcPr>
          <w:p w14:paraId="15B76974" w14:textId="77777777" w:rsidR="003E64FC" w:rsidRPr="00752A5B" w:rsidRDefault="00A43644" w:rsidP="008C6227">
            <w:pPr>
              <w:jc w:val="center"/>
              <w:rPr>
                <w:rFonts w:ascii="Arial Narrow" w:hAnsi="Arial Narrow" w:cs="Arial Narrow"/>
                <w:sz w:val="20"/>
                <w:szCs w:val="20"/>
                <w:lang w:val="es-PE" w:eastAsia="es-PE"/>
              </w:rPr>
            </w:pPr>
            <w:r w:rsidRPr="00752A5B">
              <w:rPr>
                <w:rFonts w:ascii="Arial Narrow" w:hAnsi="Arial Narrow" w:cs="Arial Narrow"/>
                <w:sz w:val="20"/>
                <w:szCs w:val="20"/>
                <w:lang w:val="es-PE" w:eastAsia="es-PE"/>
              </w:rPr>
              <w:t>46</w:t>
            </w:r>
          </w:p>
        </w:tc>
      </w:tr>
    </w:tbl>
    <w:p w14:paraId="15B76976" w14:textId="77777777" w:rsidR="003E64FC" w:rsidRPr="00752A5B" w:rsidRDefault="003E64FC" w:rsidP="008C6227">
      <w:pPr>
        <w:spacing w:before="120"/>
        <w:ind w:left="709"/>
        <w:rPr>
          <w:rFonts w:ascii="Arial Narrow" w:hAnsi="Arial Narrow"/>
          <w:noProof/>
          <w:sz w:val="18"/>
          <w:szCs w:val="18"/>
          <w:lang w:val="es-PE" w:eastAsia="es-PE"/>
        </w:rPr>
      </w:pPr>
      <w:r w:rsidRPr="00752A5B">
        <w:rPr>
          <w:rFonts w:ascii="Arial Narrow" w:hAnsi="Arial Narrow"/>
          <w:noProof/>
          <w:sz w:val="18"/>
          <w:szCs w:val="18"/>
          <w:lang w:val="es-PE" w:eastAsia="es-PE"/>
        </w:rPr>
        <w:t>Leyenda:</w:t>
      </w:r>
    </w:p>
    <w:p w14:paraId="15B76977" w14:textId="77777777" w:rsidR="003E64FC" w:rsidRPr="00752A5B" w:rsidRDefault="003E64FC" w:rsidP="008C6227">
      <w:pPr>
        <w:tabs>
          <w:tab w:val="left" w:pos="284"/>
        </w:tabs>
        <w:ind w:left="709"/>
        <w:rPr>
          <w:rFonts w:ascii="Arial Narrow" w:hAnsi="Arial Narrow"/>
          <w:noProof/>
          <w:sz w:val="18"/>
          <w:szCs w:val="18"/>
          <w:lang w:val="es-PE" w:eastAsia="es-PE"/>
        </w:rPr>
      </w:pPr>
      <w:r w:rsidRPr="00752A5B">
        <w:rPr>
          <w:rFonts w:ascii="Arial Narrow" w:hAnsi="Arial Narrow"/>
          <w:noProof/>
          <w:sz w:val="18"/>
          <w:szCs w:val="18"/>
          <w:lang w:val="es-PE" w:eastAsia="es-PE"/>
        </w:rPr>
        <w:t>M: Manual</w:t>
      </w:r>
    </w:p>
    <w:p w14:paraId="15B76978" w14:textId="77777777" w:rsidR="003E64FC" w:rsidRPr="00752A5B" w:rsidRDefault="003E64FC" w:rsidP="008C6227">
      <w:pPr>
        <w:tabs>
          <w:tab w:val="left" w:pos="284"/>
        </w:tabs>
        <w:ind w:left="709"/>
        <w:rPr>
          <w:rFonts w:ascii="Arial Narrow" w:hAnsi="Arial Narrow"/>
          <w:noProof/>
          <w:sz w:val="18"/>
          <w:szCs w:val="18"/>
          <w:lang w:val="es-PE" w:eastAsia="es-PE"/>
        </w:rPr>
      </w:pPr>
      <w:r w:rsidRPr="00752A5B">
        <w:rPr>
          <w:rFonts w:ascii="Arial Narrow" w:hAnsi="Arial Narrow"/>
          <w:noProof/>
          <w:sz w:val="18"/>
          <w:szCs w:val="18"/>
          <w:lang w:val="es-PE" w:eastAsia="es-PE"/>
        </w:rPr>
        <w:t>A: Automatica</w:t>
      </w:r>
    </w:p>
    <w:p w14:paraId="15B76979" w14:textId="77777777" w:rsidR="003E64FC" w:rsidRPr="00752A5B" w:rsidRDefault="003E64FC" w:rsidP="008C6227">
      <w:pPr>
        <w:tabs>
          <w:tab w:val="left" w:pos="284"/>
        </w:tabs>
        <w:ind w:left="709"/>
        <w:rPr>
          <w:rFonts w:ascii="Arial Narrow" w:hAnsi="Arial Narrow"/>
          <w:noProof/>
          <w:sz w:val="18"/>
          <w:szCs w:val="18"/>
          <w:lang w:val="es-PE" w:eastAsia="es-PE"/>
        </w:rPr>
      </w:pPr>
      <w:r w:rsidRPr="00752A5B">
        <w:rPr>
          <w:rFonts w:ascii="Arial Narrow" w:hAnsi="Arial Narrow"/>
          <w:noProof/>
          <w:sz w:val="18"/>
          <w:szCs w:val="18"/>
          <w:lang w:val="es-PE" w:eastAsia="es-PE"/>
        </w:rPr>
        <w:t>E: Eventual</w:t>
      </w:r>
    </w:p>
    <w:p w14:paraId="15B7697A" w14:textId="77777777" w:rsidR="004E0531" w:rsidRPr="00752A5B" w:rsidRDefault="004E0531" w:rsidP="008C6227"/>
    <w:tbl>
      <w:tblPr>
        <w:tblW w:w="8645" w:type="dxa"/>
        <w:jc w:val="center"/>
        <w:tblInd w:w="693" w:type="dxa"/>
        <w:tblCellMar>
          <w:left w:w="70" w:type="dxa"/>
          <w:right w:w="70" w:type="dxa"/>
        </w:tblCellMar>
        <w:tblLook w:val="00A0" w:firstRow="1" w:lastRow="0" w:firstColumn="1" w:lastColumn="0" w:noHBand="0" w:noVBand="0"/>
      </w:tblPr>
      <w:tblGrid>
        <w:gridCol w:w="765"/>
        <w:gridCol w:w="7880"/>
        <w:tblGridChange w:id="58">
          <w:tblGrid>
            <w:gridCol w:w="731"/>
            <w:gridCol w:w="29"/>
            <w:gridCol w:w="7885"/>
            <w:gridCol w:w="731"/>
          </w:tblGrid>
        </w:tblGridChange>
      </w:tblGrid>
      <w:tr w:rsidR="00342B0C" w:rsidRPr="00752A5B" w14:paraId="15B7697C" w14:textId="77777777" w:rsidTr="00736FAF">
        <w:trPr>
          <w:trHeight w:val="270"/>
          <w:tblHeader/>
          <w:jc w:val="center"/>
        </w:trPr>
        <w:tc>
          <w:tcPr>
            <w:tcW w:w="8645" w:type="dxa"/>
            <w:gridSpan w:val="2"/>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bottom"/>
          </w:tcPr>
          <w:p w14:paraId="15B7697B" w14:textId="77777777" w:rsidR="00342B0C" w:rsidRPr="00752A5B" w:rsidRDefault="00342B0C" w:rsidP="008C6227">
            <w:pPr>
              <w:jc w:val="center"/>
              <w:rPr>
                <w:b/>
                <w:bCs/>
                <w:sz w:val="18"/>
                <w:szCs w:val="18"/>
                <w:lang w:val="es-PE" w:eastAsia="es-PE"/>
              </w:rPr>
            </w:pPr>
            <w:r w:rsidRPr="00752A5B">
              <w:rPr>
                <w:b/>
                <w:bCs/>
                <w:sz w:val="18"/>
                <w:szCs w:val="18"/>
                <w:lang w:val="es-PE" w:eastAsia="es-PE"/>
              </w:rPr>
              <w:t>Reglas de Negocio:</w:t>
            </w:r>
          </w:p>
        </w:tc>
      </w:tr>
      <w:tr w:rsidR="00342B0C" w:rsidRPr="00752A5B" w14:paraId="15B7697F" w14:textId="77777777" w:rsidTr="00B35215">
        <w:tblPrEx>
          <w:tblW w:w="8645" w:type="dxa"/>
          <w:jc w:val="center"/>
          <w:tblInd w:w="693" w:type="dxa"/>
          <w:tblCellMar>
            <w:left w:w="70" w:type="dxa"/>
            <w:right w:w="70" w:type="dxa"/>
          </w:tblCellMar>
          <w:tblLook w:val="00A0" w:firstRow="1" w:lastRow="0" w:firstColumn="1" w:lastColumn="0" w:noHBand="0" w:noVBand="0"/>
          <w:tblPrExChange w:id="59"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60"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bottom"/>
            <w:tcPrChange w:id="61" w:author="prueba" w:date="2013-08-22T18:13:00Z">
              <w:tcPr>
                <w:tcW w:w="760" w:type="dxa"/>
                <w:gridSpan w:val="2"/>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bottom"/>
              </w:tcPr>
            </w:tcPrChange>
          </w:tcPr>
          <w:p w14:paraId="15B7697D" w14:textId="77777777" w:rsidR="00342B0C" w:rsidRPr="00752A5B" w:rsidRDefault="00342B0C" w:rsidP="008C6227">
            <w:pPr>
              <w:jc w:val="center"/>
              <w:rPr>
                <w:b/>
                <w:bCs/>
                <w:sz w:val="18"/>
                <w:szCs w:val="18"/>
                <w:lang w:val="es-PE" w:eastAsia="es-PE"/>
              </w:rPr>
            </w:pPr>
            <w:r w:rsidRPr="00752A5B">
              <w:rPr>
                <w:b/>
                <w:bCs/>
                <w:sz w:val="18"/>
                <w:szCs w:val="18"/>
                <w:lang w:val="es-PE" w:eastAsia="es-PE"/>
              </w:rPr>
              <w:t>Código</w:t>
            </w:r>
          </w:p>
        </w:tc>
        <w:tc>
          <w:tcPr>
            <w:tcW w:w="7880" w:type="dxa"/>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bottom"/>
            <w:tcPrChange w:id="62" w:author="prueba" w:date="2013-08-22T18:13:00Z">
              <w:tcPr>
                <w:tcW w:w="7885" w:type="dxa"/>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bottom"/>
              </w:tcPr>
            </w:tcPrChange>
          </w:tcPr>
          <w:p w14:paraId="15B7697E" w14:textId="77777777" w:rsidR="00342B0C" w:rsidRPr="00752A5B" w:rsidRDefault="00342B0C" w:rsidP="008C6227">
            <w:pPr>
              <w:jc w:val="center"/>
              <w:rPr>
                <w:b/>
                <w:bCs/>
                <w:sz w:val="18"/>
                <w:szCs w:val="18"/>
                <w:lang w:val="es-PE" w:eastAsia="es-PE"/>
              </w:rPr>
            </w:pPr>
            <w:r w:rsidRPr="00752A5B">
              <w:rPr>
                <w:b/>
                <w:bCs/>
                <w:sz w:val="18"/>
                <w:szCs w:val="18"/>
                <w:lang w:val="es-PE" w:eastAsia="es-PE"/>
              </w:rPr>
              <w:t>Descripción</w:t>
            </w:r>
          </w:p>
        </w:tc>
      </w:tr>
      <w:tr w:rsidR="00342B0C" w:rsidRPr="00752A5B" w14:paraId="15B76983" w14:textId="77777777" w:rsidTr="00B35215">
        <w:tblPrEx>
          <w:tblW w:w="8645" w:type="dxa"/>
          <w:jc w:val="center"/>
          <w:tblInd w:w="693" w:type="dxa"/>
          <w:tblCellMar>
            <w:left w:w="70" w:type="dxa"/>
            <w:right w:w="70" w:type="dxa"/>
          </w:tblCellMar>
          <w:tblLook w:val="00A0" w:firstRow="1" w:lastRow="0" w:firstColumn="1" w:lastColumn="0" w:noHBand="0" w:noVBand="0"/>
          <w:tblPrExChange w:id="63"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64"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65"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80"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66"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81" w14:textId="77777777" w:rsidR="00342B0C" w:rsidRPr="00752A5B" w:rsidRDefault="00342B0C" w:rsidP="008C6227">
            <w:pPr>
              <w:contextualSpacing/>
              <w:rPr>
                <w:rFonts w:ascii="Arial Narrow" w:hAnsi="Arial Narrow"/>
                <w:sz w:val="20"/>
                <w:szCs w:val="20"/>
              </w:rPr>
            </w:pPr>
            <w:r w:rsidRPr="00752A5B">
              <w:rPr>
                <w:rFonts w:ascii="Arial Narrow" w:hAnsi="Arial Narrow"/>
                <w:sz w:val="20"/>
                <w:szCs w:val="20"/>
              </w:rPr>
              <w:t>La recepción de la carga postal aérea se realiza en el centro de canje aéreo, siendo responsable SERPOST de la carga recibida.</w:t>
            </w:r>
          </w:p>
          <w:p w14:paraId="15B76982" w14:textId="77777777" w:rsidR="00342B0C" w:rsidRPr="00752A5B" w:rsidRDefault="00342B0C" w:rsidP="008C6227">
            <w:pPr>
              <w:rPr>
                <w:rFonts w:ascii="Arial Narrow" w:hAnsi="Arial Narrow" w:cs="Arial Narrow"/>
                <w:sz w:val="20"/>
                <w:szCs w:val="20"/>
                <w:lang w:val="es-PE"/>
              </w:rPr>
            </w:pPr>
            <w:r w:rsidRPr="00752A5B">
              <w:rPr>
                <w:rFonts w:ascii="Arial Narrow" w:hAnsi="Arial Narrow"/>
                <w:bCs/>
                <w:sz w:val="20"/>
                <w:szCs w:val="20"/>
                <w:lang w:val="es-PE" w:eastAsia="es-PE"/>
              </w:rPr>
              <w:t>Tipo: Operativa</w:t>
            </w:r>
          </w:p>
        </w:tc>
      </w:tr>
      <w:tr w:rsidR="00342B0C" w:rsidRPr="00752A5B" w14:paraId="15B76986" w14:textId="77777777" w:rsidTr="00B35215">
        <w:tblPrEx>
          <w:tblW w:w="8645" w:type="dxa"/>
          <w:jc w:val="center"/>
          <w:tblInd w:w="693" w:type="dxa"/>
          <w:tblCellMar>
            <w:left w:w="70" w:type="dxa"/>
            <w:right w:w="70" w:type="dxa"/>
          </w:tblCellMar>
          <w:tblLook w:val="00A0" w:firstRow="1" w:lastRow="0" w:firstColumn="1" w:lastColumn="0" w:noHBand="0" w:noVBand="0"/>
          <w:tblPrExChange w:id="67"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68"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69"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84"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70"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85" w14:textId="77777777" w:rsidR="00342B0C" w:rsidRPr="00752A5B" w:rsidRDefault="00342B0C" w:rsidP="008C6227">
            <w:pPr>
              <w:rPr>
                <w:rFonts w:ascii="Arial Narrow" w:hAnsi="Arial Narrow"/>
                <w:bCs/>
                <w:sz w:val="20"/>
                <w:szCs w:val="20"/>
                <w:lang w:val="es-PE" w:eastAsia="es-PE"/>
              </w:rPr>
            </w:pPr>
            <w:r w:rsidRPr="00752A5B">
              <w:rPr>
                <w:rFonts w:ascii="Arial Narrow" w:hAnsi="Arial Narrow"/>
                <w:bCs/>
                <w:sz w:val="20"/>
                <w:szCs w:val="20"/>
                <w:lang w:val="es-PE" w:eastAsia="es-PE"/>
              </w:rPr>
              <w:t>La recepción de la carga postal marítima se realiza en el Depósito Temporal, siendo responsable dicho depósito de la carga recibida.</w:t>
            </w:r>
          </w:p>
        </w:tc>
      </w:tr>
      <w:tr w:rsidR="00342B0C" w:rsidRPr="00752A5B" w14:paraId="15B76989" w14:textId="77777777" w:rsidTr="00B35215">
        <w:tblPrEx>
          <w:tblW w:w="8645" w:type="dxa"/>
          <w:jc w:val="center"/>
          <w:tblInd w:w="693" w:type="dxa"/>
          <w:tblCellMar>
            <w:left w:w="70" w:type="dxa"/>
            <w:right w:w="70" w:type="dxa"/>
          </w:tblCellMar>
          <w:tblLook w:val="00A0" w:firstRow="1" w:lastRow="0" w:firstColumn="1" w:lastColumn="0" w:noHBand="0" w:noVBand="0"/>
          <w:tblPrExChange w:id="71"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72"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73"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87"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74"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88" w14:textId="77777777" w:rsidR="00342B0C" w:rsidRPr="00752A5B" w:rsidRDefault="00342B0C" w:rsidP="008C6227">
            <w:pPr>
              <w:rPr>
                <w:rFonts w:ascii="Arial Narrow" w:hAnsi="Arial Narrow" w:cs="Arial Narrow"/>
                <w:sz w:val="20"/>
                <w:szCs w:val="20"/>
                <w:highlight w:val="yellow"/>
                <w:lang w:val="es-PE"/>
              </w:rPr>
            </w:pPr>
            <w:r w:rsidRPr="00752A5B">
              <w:rPr>
                <w:rFonts w:ascii="Arial Narrow" w:hAnsi="Arial Narrow"/>
                <w:bCs/>
                <w:sz w:val="20"/>
                <w:szCs w:val="20"/>
                <w:lang w:val="es-PE" w:eastAsia="es-PE"/>
              </w:rPr>
              <w:t>Toda transmisión electrónica está sujeta a validación, cuya aceptación o rechazo será comunicado al emisor</w:t>
            </w:r>
          </w:p>
        </w:tc>
      </w:tr>
      <w:tr w:rsidR="00342B0C" w:rsidRPr="00752A5B" w14:paraId="15B7698C" w14:textId="77777777" w:rsidTr="00B35215">
        <w:tblPrEx>
          <w:tblW w:w="8645" w:type="dxa"/>
          <w:jc w:val="center"/>
          <w:tblInd w:w="693" w:type="dxa"/>
          <w:tblCellMar>
            <w:left w:w="70" w:type="dxa"/>
            <w:right w:w="70" w:type="dxa"/>
          </w:tblCellMar>
          <w:tblLook w:val="00A0" w:firstRow="1" w:lastRow="0" w:firstColumn="1" w:lastColumn="0" w:noHBand="0" w:noVBand="0"/>
          <w:tblPrExChange w:id="75"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76"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77"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8A"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78"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8B" w14:textId="77777777" w:rsidR="00342B0C" w:rsidRPr="00752A5B" w:rsidRDefault="00342B0C" w:rsidP="008C6227">
            <w:pPr>
              <w:rPr>
                <w:rFonts w:ascii="Arial Narrow" w:hAnsi="Arial Narrow"/>
                <w:bCs/>
                <w:sz w:val="20"/>
                <w:szCs w:val="20"/>
                <w:lang w:val="es-PE" w:eastAsia="es-PE"/>
              </w:rPr>
            </w:pPr>
            <w:r w:rsidRPr="00752A5B">
              <w:rPr>
                <w:rFonts w:ascii="Arial Narrow" w:hAnsi="Arial Narrow" w:cs="Arial Narrow"/>
                <w:sz w:val="20"/>
                <w:szCs w:val="20"/>
                <w:lang w:val="es-PE"/>
              </w:rPr>
              <w:t>SERPOST es la única empresa de servicio postal autorizada a transmitir los DEPs</w:t>
            </w:r>
          </w:p>
        </w:tc>
      </w:tr>
      <w:tr w:rsidR="00342B0C" w:rsidRPr="00752A5B" w14:paraId="15B7698F" w14:textId="77777777" w:rsidTr="00B35215">
        <w:tblPrEx>
          <w:tblW w:w="8645" w:type="dxa"/>
          <w:jc w:val="center"/>
          <w:tblInd w:w="693" w:type="dxa"/>
          <w:tblCellMar>
            <w:left w:w="70" w:type="dxa"/>
            <w:right w:w="70" w:type="dxa"/>
          </w:tblCellMar>
          <w:tblLook w:val="00A0" w:firstRow="1" w:lastRow="0" w:firstColumn="1" w:lastColumn="0" w:noHBand="0" w:noVBand="0"/>
          <w:tblPrExChange w:id="79"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80"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81"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8D"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82"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8E" w14:textId="77777777" w:rsidR="00342B0C" w:rsidRPr="00752A5B" w:rsidRDefault="00342B0C" w:rsidP="008C6227">
            <w:pPr>
              <w:rPr>
                <w:rFonts w:ascii="Arial Narrow" w:hAnsi="Arial Narrow"/>
                <w:bCs/>
                <w:sz w:val="20"/>
                <w:szCs w:val="20"/>
                <w:lang w:val="es-PE" w:eastAsia="es-PE"/>
              </w:rPr>
            </w:pPr>
            <w:r w:rsidRPr="00752A5B">
              <w:rPr>
                <w:rFonts w:ascii="Arial Narrow" w:hAnsi="Arial Narrow"/>
                <w:bCs/>
                <w:sz w:val="20"/>
                <w:szCs w:val="20"/>
                <w:lang w:val="es-PE" w:eastAsia="es-PE"/>
              </w:rPr>
              <w:t>En la transmisi</w:t>
            </w:r>
            <w:r w:rsidR="005053F7">
              <w:rPr>
                <w:rFonts w:ascii="Arial Narrow" w:hAnsi="Arial Narrow"/>
                <w:bCs/>
                <w:sz w:val="20"/>
                <w:szCs w:val="20"/>
                <w:lang w:val="es-PE" w:eastAsia="es-PE"/>
              </w:rPr>
              <w:t xml:space="preserve">ón de datos generales del DEP, </w:t>
            </w:r>
            <w:r w:rsidRPr="00752A5B">
              <w:rPr>
                <w:rFonts w:ascii="Arial Narrow" w:hAnsi="Arial Narrow"/>
                <w:bCs/>
                <w:sz w:val="20"/>
                <w:szCs w:val="20"/>
                <w:lang w:val="es-PE" w:eastAsia="es-PE"/>
              </w:rPr>
              <w:t xml:space="preserve">año del DEP debe corresponder al año de la transmisión, </w:t>
            </w:r>
            <w:r w:rsidRPr="00752A5B">
              <w:rPr>
                <w:rFonts w:ascii="Arial Narrow" w:hAnsi="Arial Narrow" w:cs="Arial Narrow"/>
                <w:sz w:val="20"/>
                <w:szCs w:val="20"/>
                <w:lang w:val="es-PE"/>
              </w:rPr>
              <w:t>excepto el 1° de Enero en que podrá aceptarse el año anterior a la fecha de transmisión</w:t>
            </w:r>
            <w:r w:rsidR="005053F7">
              <w:rPr>
                <w:rFonts w:ascii="Arial Narrow" w:hAnsi="Arial Narrow" w:cs="Arial Narrow"/>
                <w:sz w:val="20"/>
                <w:szCs w:val="20"/>
                <w:lang w:val="es-PE"/>
              </w:rPr>
              <w:t>.</w:t>
            </w:r>
          </w:p>
        </w:tc>
      </w:tr>
      <w:tr w:rsidR="00342B0C" w:rsidRPr="00752A5B" w14:paraId="15B76992" w14:textId="77777777" w:rsidTr="00B35215">
        <w:tblPrEx>
          <w:tblW w:w="8645" w:type="dxa"/>
          <w:jc w:val="center"/>
          <w:tblInd w:w="693" w:type="dxa"/>
          <w:tblCellMar>
            <w:left w:w="70" w:type="dxa"/>
            <w:right w:w="70" w:type="dxa"/>
          </w:tblCellMar>
          <w:tblLook w:val="00A0" w:firstRow="1" w:lastRow="0" w:firstColumn="1" w:lastColumn="0" w:noHBand="0" w:noVBand="0"/>
          <w:tblPrExChange w:id="83"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84"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85"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90"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86"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91" w14:textId="77777777" w:rsidR="00342B0C" w:rsidRPr="00752A5B" w:rsidRDefault="00342B0C" w:rsidP="008C6227">
            <w:pPr>
              <w:rPr>
                <w:rFonts w:ascii="Arial Narrow" w:hAnsi="Arial Narrow"/>
                <w:bCs/>
                <w:sz w:val="20"/>
                <w:szCs w:val="20"/>
                <w:lang w:val="es-PE" w:eastAsia="es-PE"/>
              </w:rPr>
            </w:pPr>
            <w:r w:rsidRPr="00752A5B">
              <w:rPr>
                <w:rFonts w:ascii="Arial Narrow" w:hAnsi="Arial Narrow" w:cs="Arial Narrow"/>
                <w:sz w:val="20"/>
                <w:szCs w:val="20"/>
                <w:lang w:val="es-PE"/>
              </w:rPr>
              <w:t>El número de DEP es único por año, por tanto la combinación Año de DEP-Número de DEP debe ser única.</w:t>
            </w:r>
          </w:p>
        </w:tc>
      </w:tr>
      <w:tr w:rsidR="00342B0C" w:rsidRPr="00752A5B" w14:paraId="15B76997" w14:textId="77777777" w:rsidTr="00B35215">
        <w:tblPrEx>
          <w:tblW w:w="8645" w:type="dxa"/>
          <w:jc w:val="center"/>
          <w:tblInd w:w="693" w:type="dxa"/>
          <w:tblCellMar>
            <w:left w:w="70" w:type="dxa"/>
            <w:right w:w="70" w:type="dxa"/>
          </w:tblCellMar>
          <w:tblLook w:val="00A0" w:firstRow="1" w:lastRow="0" w:firstColumn="1" w:lastColumn="0" w:noHBand="0" w:noVBand="0"/>
          <w:tblPrExChange w:id="87"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88"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89"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93"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90"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94" w14:textId="77777777" w:rsidR="00342B0C" w:rsidRPr="00752A5B" w:rsidRDefault="00342B0C" w:rsidP="008C6227">
            <w:pPr>
              <w:rPr>
                <w:rFonts w:ascii="Arial Narrow" w:hAnsi="Arial Narrow"/>
                <w:bCs/>
                <w:sz w:val="20"/>
                <w:szCs w:val="20"/>
                <w:lang w:val="es-PE" w:eastAsia="es-PE"/>
              </w:rPr>
            </w:pPr>
            <w:r w:rsidRPr="00752A5B">
              <w:rPr>
                <w:rFonts w:ascii="Arial Narrow" w:hAnsi="Arial Narrow"/>
                <w:bCs/>
                <w:sz w:val="20"/>
                <w:szCs w:val="20"/>
                <w:lang w:val="es-PE" w:eastAsia="es-PE"/>
              </w:rPr>
              <w:t>Los valores permitidos para tipo de medio de transporte son los siguientes:</w:t>
            </w:r>
          </w:p>
          <w:p w14:paraId="15B76995" w14:textId="77777777" w:rsidR="00342B0C" w:rsidRPr="00752A5B" w:rsidRDefault="00342B0C" w:rsidP="008C6227">
            <w:pPr>
              <w:rPr>
                <w:rFonts w:ascii="Arial Narrow" w:hAnsi="Arial Narrow"/>
                <w:bCs/>
                <w:sz w:val="20"/>
                <w:szCs w:val="20"/>
                <w:lang w:val="es-PE" w:eastAsia="es-PE"/>
              </w:rPr>
            </w:pPr>
            <w:r w:rsidRPr="00752A5B">
              <w:rPr>
                <w:rFonts w:ascii="Arial Narrow" w:hAnsi="Arial Narrow"/>
                <w:bCs/>
                <w:sz w:val="20"/>
                <w:szCs w:val="20"/>
                <w:lang w:val="es-PE" w:eastAsia="es-PE"/>
              </w:rPr>
              <w:t xml:space="preserve">1 – </w:t>
            </w:r>
            <w:r w:rsidRPr="00752A5B">
              <w:rPr>
                <w:rFonts w:ascii="Arial Narrow" w:hAnsi="Arial Narrow" w:cs="Arial Narrow"/>
                <w:sz w:val="20"/>
                <w:szCs w:val="20"/>
                <w:lang w:val="es-PE"/>
              </w:rPr>
              <w:t>Transporte Marítimo</w:t>
            </w:r>
            <w:r w:rsidRPr="00752A5B">
              <w:rPr>
                <w:rFonts w:ascii="Arial Narrow" w:hAnsi="Arial Narrow"/>
                <w:bCs/>
                <w:sz w:val="20"/>
                <w:szCs w:val="20"/>
                <w:lang w:val="es-PE" w:eastAsia="es-PE"/>
              </w:rPr>
              <w:t xml:space="preserve"> (Vapor)</w:t>
            </w:r>
          </w:p>
          <w:p w14:paraId="15B76996" w14:textId="77777777" w:rsidR="00342B0C" w:rsidRPr="00752A5B" w:rsidRDefault="00342B0C" w:rsidP="008C6227">
            <w:pPr>
              <w:rPr>
                <w:rFonts w:ascii="Arial Narrow" w:hAnsi="Arial Narrow"/>
                <w:bCs/>
                <w:sz w:val="20"/>
                <w:szCs w:val="20"/>
                <w:lang w:val="es-PE" w:eastAsia="es-PE"/>
              </w:rPr>
            </w:pPr>
            <w:r w:rsidRPr="00752A5B">
              <w:rPr>
                <w:rFonts w:ascii="Arial Narrow" w:hAnsi="Arial Narrow"/>
                <w:bCs/>
                <w:sz w:val="20"/>
                <w:szCs w:val="20"/>
                <w:lang w:val="es-PE" w:eastAsia="es-PE"/>
              </w:rPr>
              <w:t xml:space="preserve">4 – </w:t>
            </w:r>
            <w:r w:rsidRPr="00752A5B">
              <w:rPr>
                <w:rFonts w:ascii="Arial Narrow" w:hAnsi="Arial Narrow" w:cs="Arial Narrow"/>
                <w:sz w:val="20"/>
                <w:szCs w:val="20"/>
                <w:lang w:val="es-PE"/>
              </w:rPr>
              <w:t>Transporte Aéreo</w:t>
            </w:r>
            <w:r w:rsidRPr="00752A5B">
              <w:rPr>
                <w:rFonts w:ascii="Arial Narrow" w:hAnsi="Arial Narrow"/>
                <w:bCs/>
                <w:sz w:val="20"/>
                <w:szCs w:val="20"/>
                <w:lang w:val="es-PE" w:eastAsia="es-PE"/>
              </w:rPr>
              <w:t xml:space="preserve"> (Avión)</w:t>
            </w:r>
          </w:p>
        </w:tc>
      </w:tr>
      <w:tr w:rsidR="00342B0C" w:rsidRPr="00752A5B" w14:paraId="15B7699A" w14:textId="77777777" w:rsidTr="00B35215">
        <w:tblPrEx>
          <w:tblW w:w="8645" w:type="dxa"/>
          <w:jc w:val="center"/>
          <w:tblInd w:w="693" w:type="dxa"/>
          <w:tblCellMar>
            <w:left w:w="70" w:type="dxa"/>
            <w:right w:w="70" w:type="dxa"/>
          </w:tblCellMar>
          <w:tblLook w:val="00A0" w:firstRow="1" w:lastRow="0" w:firstColumn="1" w:lastColumn="0" w:noHBand="0" w:noVBand="0"/>
          <w:tblPrExChange w:id="91"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92"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93"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98"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94"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99" w14:textId="77777777" w:rsidR="00342B0C" w:rsidRPr="00752A5B" w:rsidRDefault="00342B0C" w:rsidP="008C6227">
            <w:pPr>
              <w:rPr>
                <w:rFonts w:ascii="Arial Narrow" w:hAnsi="Arial Narrow"/>
                <w:sz w:val="20"/>
                <w:szCs w:val="20"/>
              </w:rPr>
            </w:pPr>
            <w:r w:rsidRPr="00752A5B">
              <w:rPr>
                <w:rFonts w:ascii="Arial Narrow" w:hAnsi="Arial Narrow"/>
                <w:sz w:val="20"/>
                <w:szCs w:val="20"/>
              </w:rPr>
              <w:t>El código de empresa de transporte debe estar registrado y habilitado/vigente en el catálogo de operadores de SUNAT</w:t>
            </w:r>
          </w:p>
        </w:tc>
      </w:tr>
      <w:tr w:rsidR="00342B0C" w:rsidRPr="00752A5B" w14:paraId="15B7699D" w14:textId="77777777" w:rsidTr="00B35215">
        <w:tblPrEx>
          <w:tblW w:w="8645" w:type="dxa"/>
          <w:jc w:val="center"/>
          <w:tblInd w:w="693" w:type="dxa"/>
          <w:tblCellMar>
            <w:left w:w="70" w:type="dxa"/>
            <w:right w:w="70" w:type="dxa"/>
          </w:tblCellMar>
          <w:tblLook w:val="00A0" w:firstRow="1" w:lastRow="0" w:firstColumn="1" w:lastColumn="0" w:noHBand="0" w:noVBand="0"/>
          <w:tblPrExChange w:id="95"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96"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97"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9B"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98"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9C" w14:textId="77777777" w:rsidR="00342B0C" w:rsidRPr="00752A5B" w:rsidRDefault="00342B0C" w:rsidP="008C6227">
            <w:pPr>
              <w:rPr>
                <w:rFonts w:ascii="Arial Narrow" w:hAnsi="Arial Narrow"/>
                <w:sz w:val="20"/>
                <w:szCs w:val="20"/>
              </w:rPr>
            </w:pPr>
            <w:r w:rsidRPr="00752A5B">
              <w:rPr>
                <w:rFonts w:ascii="Arial Narrow" w:hAnsi="Arial Narrow"/>
                <w:sz w:val="20"/>
                <w:szCs w:val="20"/>
              </w:rPr>
              <w:t>El único código de punto de llegada permitido es el 3545 (correspondiente a SERPOST)</w:t>
            </w:r>
          </w:p>
        </w:tc>
      </w:tr>
      <w:tr w:rsidR="00342B0C" w:rsidRPr="00752A5B" w14:paraId="15B769A0" w14:textId="77777777" w:rsidTr="00B35215">
        <w:tblPrEx>
          <w:tblW w:w="8645" w:type="dxa"/>
          <w:jc w:val="center"/>
          <w:tblInd w:w="693" w:type="dxa"/>
          <w:tblCellMar>
            <w:left w:w="70" w:type="dxa"/>
            <w:right w:w="70" w:type="dxa"/>
          </w:tblCellMar>
          <w:tblLook w:val="00A0" w:firstRow="1" w:lastRow="0" w:firstColumn="1" w:lastColumn="0" w:noHBand="0" w:noVBand="0"/>
          <w:tblPrExChange w:id="99"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100"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101"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9E"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102"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9F" w14:textId="77777777" w:rsidR="00342B0C" w:rsidRPr="00752A5B" w:rsidRDefault="00342B0C" w:rsidP="008C6227">
            <w:pPr>
              <w:rPr>
                <w:rFonts w:ascii="Arial Narrow" w:hAnsi="Arial Narrow"/>
                <w:sz w:val="20"/>
                <w:szCs w:val="20"/>
              </w:rPr>
            </w:pPr>
            <w:r w:rsidRPr="00752A5B">
              <w:rPr>
                <w:rFonts w:ascii="Arial Narrow" w:hAnsi="Arial Narrow" w:cs="Arial Narrow"/>
                <w:sz w:val="20"/>
                <w:szCs w:val="20"/>
              </w:rPr>
              <w:t>Los datos generales y de detalle del DEP considerados obligatorios deben contener valores diferentes a nulo o espacios en blanco</w:t>
            </w:r>
          </w:p>
        </w:tc>
      </w:tr>
      <w:tr w:rsidR="00342B0C" w:rsidRPr="00752A5B" w14:paraId="15B769A3" w14:textId="77777777" w:rsidTr="00B35215">
        <w:tblPrEx>
          <w:tblW w:w="8645" w:type="dxa"/>
          <w:jc w:val="center"/>
          <w:tblInd w:w="693" w:type="dxa"/>
          <w:tblCellMar>
            <w:left w:w="70" w:type="dxa"/>
            <w:right w:w="70" w:type="dxa"/>
          </w:tblCellMar>
          <w:tblLook w:val="00A0" w:firstRow="1" w:lastRow="0" w:firstColumn="1" w:lastColumn="0" w:noHBand="0" w:noVBand="0"/>
          <w:tblPrExChange w:id="103"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104"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105"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A1"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106"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A2" w14:textId="77777777" w:rsidR="00342B0C" w:rsidRPr="00752A5B" w:rsidRDefault="00342B0C" w:rsidP="008C6227">
            <w:pPr>
              <w:rPr>
                <w:rFonts w:ascii="Arial Narrow" w:hAnsi="Arial Narrow"/>
                <w:sz w:val="20"/>
                <w:szCs w:val="20"/>
              </w:rPr>
            </w:pPr>
            <w:r w:rsidRPr="00752A5B">
              <w:rPr>
                <w:rFonts w:ascii="Arial Narrow" w:hAnsi="Arial Narrow"/>
                <w:sz w:val="20"/>
                <w:szCs w:val="20"/>
              </w:rPr>
              <w:t>El número de manifiesto de carga y número(s) de documento(s) de transporte, corresponden a datos obligatorio solo si el tipo de medio de transporte es igual a 1</w:t>
            </w:r>
          </w:p>
        </w:tc>
      </w:tr>
      <w:tr w:rsidR="00342B0C" w:rsidRPr="00752A5B" w14:paraId="15B769A6" w14:textId="77777777" w:rsidTr="00B35215">
        <w:tblPrEx>
          <w:tblW w:w="8645" w:type="dxa"/>
          <w:jc w:val="center"/>
          <w:tblInd w:w="693" w:type="dxa"/>
          <w:tblCellMar>
            <w:left w:w="70" w:type="dxa"/>
            <w:right w:w="70" w:type="dxa"/>
          </w:tblCellMar>
          <w:tblLook w:val="00A0" w:firstRow="1" w:lastRow="0" w:firstColumn="1" w:lastColumn="0" w:noHBand="0" w:noVBand="0"/>
          <w:tblPrExChange w:id="107"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108"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109"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A4"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110"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A5" w14:textId="77777777" w:rsidR="00342B0C" w:rsidRPr="00752A5B" w:rsidRDefault="00342B0C" w:rsidP="008C6227">
            <w:pPr>
              <w:rPr>
                <w:rFonts w:ascii="Arial Narrow" w:hAnsi="Arial Narrow"/>
                <w:sz w:val="20"/>
                <w:szCs w:val="20"/>
              </w:rPr>
            </w:pPr>
            <w:r w:rsidRPr="00752A5B">
              <w:rPr>
                <w:rFonts w:ascii="Arial Narrow" w:hAnsi="Arial Narrow"/>
                <w:sz w:val="20"/>
                <w:szCs w:val="20"/>
              </w:rPr>
              <w:t>La sumatoria de pesos y bultos recibidos por cada documento de transporte debe ser igual al total de peso y bultos recibido del DEP</w:t>
            </w:r>
          </w:p>
        </w:tc>
      </w:tr>
      <w:tr w:rsidR="00342B0C" w:rsidRPr="00752A5B" w14:paraId="15B769A9" w14:textId="77777777" w:rsidTr="00B35215">
        <w:tblPrEx>
          <w:tblW w:w="8645" w:type="dxa"/>
          <w:jc w:val="center"/>
          <w:tblInd w:w="693" w:type="dxa"/>
          <w:tblCellMar>
            <w:left w:w="70" w:type="dxa"/>
            <w:right w:w="70" w:type="dxa"/>
          </w:tblCellMar>
          <w:tblLook w:val="00A0" w:firstRow="1" w:lastRow="0" w:firstColumn="1" w:lastColumn="0" w:noHBand="0" w:noVBand="0"/>
          <w:tblPrExChange w:id="111"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112"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113"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A7"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114"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A8" w14:textId="77777777" w:rsidR="00342B0C" w:rsidRPr="005053F7" w:rsidRDefault="00342B0C" w:rsidP="008C6227">
            <w:pPr>
              <w:rPr>
                <w:rFonts w:ascii="Arial Narrow" w:hAnsi="Arial Narrow"/>
                <w:sz w:val="20"/>
                <w:szCs w:val="20"/>
                <w:highlight w:val="cyan"/>
              </w:rPr>
            </w:pPr>
            <w:r w:rsidRPr="00BC35F8">
              <w:rPr>
                <w:rFonts w:ascii="Arial Narrow" w:hAnsi="Arial Narrow"/>
                <w:sz w:val="20"/>
                <w:szCs w:val="20"/>
              </w:rPr>
              <w:t>Las transmisiones de DEPs son dirigidas únicamente a la Aduana Postal de Lima (Cod. Aduana: 244)</w:t>
            </w:r>
          </w:p>
        </w:tc>
      </w:tr>
      <w:tr w:rsidR="00342B0C" w:rsidRPr="00752A5B" w14:paraId="15B769AC" w14:textId="77777777" w:rsidTr="00B35215">
        <w:tblPrEx>
          <w:tblW w:w="8645" w:type="dxa"/>
          <w:jc w:val="center"/>
          <w:tblInd w:w="693" w:type="dxa"/>
          <w:tblCellMar>
            <w:left w:w="70" w:type="dxa"/>
            <w:right w:w="70" w:type="dxa"/>
          </w:tblCellMar>
          <w:tblLook w:val="00A0" w:firstRow="1" w:lastRow="0" w:firstColumn="1" w:lastColumn="0" w:noHBand="0" w:noVBand="0"/>
          <w:tblPrExChange w:id="115"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116"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117"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AA"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118"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AB" w14:textId="77777777" w:rsidR="00342B0C" w:rsidRPr="00752A5B" w:rsidRDefault="00342B0C" w:rsidP="008C6227">
            <w:pPr>
              <w:rPr>
                <w:rFonts w:ascii="Arial Narrow" w:hAnsi="Arial Narrow"/>
                <w:sz w:val="20"/>
                <w:szCs w:val="20"/>
              </w:rPr>
            </w:pPr>
            <w:r w:rsidRPr="00752A5B">
              <w:rPr>
                <w:rFonts w:ascii="Arial Narrow" w:hAnsi="Arial Narrow"/>
                <w:sz w:val="20"/>
                <w:szCs w:val="20"/>
              </w:rPr>
              <w:t>El código de vía de transporte correspondiente a Manifiesto Postal es igual a 0</w:t>
            </w:r>
          </w:p>
        </w:tc>
      </w:tr>
      <w:tr w:rsidR="00342B0C" w:rsidRPr="00752A5B" w14:paraId="15B769AF" w14:textId="77777777" w:rsidTr="00B35215">
        <w:tblPrEx>
          <w:tblW w:w="8645" w:type="dxa"/>
          <w:jc w:val="center"/>
          <w:tblInd w:w="693" w:type="dxa"/>
          <w:tblCellMar>
            <w:left w:w="70" w:type="dxa"/>
            <w:right w:w="70" w:type="dxa"/>
          </w:tblCellMar>
          <w:tblLook w:val="00A0" w:firstRow="1" w:lastRow="0" w:firstColumn="1" w:lastColumn="0" w:noHBand="0" w:noVBand="0"/>
          <w:tblPrExChange w:id="119"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120"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121"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AD"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122"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AE" w14:textId="77777777" w:rsidR="00342B0C" w:rsidRPr="00752A5B" w:rsidRDefault="00342B0C" w:rsidP="008C6227">
            <w:pPr>
              <w:rPr>
                <w:rFonts w:ascii="Arial Narrow" w:hAnsi="Arial Narrow"/>
                <w:sz w:val="20"/>
                <w:szCs w:val="20"/>
              </w:rPr>
            </w:pPr>
            <w:r w:rsidRPr="00752A5B">
              <w:rPr>
                <w:rFonts w:ascii="Arial Narrow" w:hAnsi="Arial Narrow"/>
                <w:sz w:val="20"/>
                <w:szCs w:val="20"/>
              </w:rPr>
              <w:t>Se considera como fecha de transmisión, la fecha en que culminó el procesamiento y grabación exitosa de los datos transmitidos</w:t>
            </w:r>
          </w:p>
        </w:tc>
      </w:tr>
      <w:tr w:rsidR="00342B0C" w:rsidRPr="00752A5B" w14:paraId="15B769B2" w14:textId="77777777" w:rsidTr="00B35215">
        <w:tblPrEx>
          <w:tblW w:w="8645" w:type="dxa"/>
          <w:jc w:val="center"/>
          <w:tblInd w:w="693" w:type="dxa"/>
          <w:tblCellMar>
            <w:left w:w="70" w:type="dxa"/>
            <w:right w:w="70" w:type="dxa"/>
          </w:tblCellMar>
          <w:tblLook w:val="00A0" w:firstRow="1" w:lastRow="0" w:firstColumn="1" w:lastColumn="0" w:noHBand="0" w:noVBand="0"/>
          <w:tblPrExChange w:id="123"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124"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125"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B0"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126"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B1" w14:textId="77777777" w:rsidR="00342B0C" w:rsidRPr="00752A5B" w:rsidRDefault="00342B0C" w:rsidP="00747119">
            <w:pPr>
              <w:rPr>
                <w:rFonts w:ascii="Arial Narrow" w:hAnsi="Arial Narrow"/>
                <w:sz w:val="20"/>
                <w:szCs w:val="20"/>
                <w:lang w:val="es-PE"/>
              </w:rPr>
            </w:pPr>
            <w:r w:rsidRPr="00752A5B">
              <w:rPr>
                <w:rFonts w:ascii="Arial Narrow" w:hAnsi="Arial Narrow"/>
                <w:sz w:val="20"/>
                <w:szCs w:val="20"/>
              </w:rPr>
              <w:t xml:space="preserve">Se considera como hora de transmisión, la </w:t>
            </w:r>
            <w:r w:rsidR="00A13F33" w:rsidRPr="00A13F33">
              <w:rPr>
                <w:rFonts w:ascii="Arial Narrow" w:hAnsi="Arial Narrow"/>
                <w:sz w:val="20"/>
                <w:szCs w:val="20"/>
                <w:highlight w:val="yellow"/>
                <w:rPrChange w:id="127" w:author="prueba" w:date="2013-08-22T18:10:00Z">
                  <w:rPr>
                    <w:rFonts w:ascii="Arial Narrow" w:hAnsi="Arial Narrow"/>
                    <w:sz w:val="20"/>
                    <w:szCs w:val="20"/>
                    <w:highlight w:val="cyan"/>
                  </w:rPr>
                </w:rPrChange>
              </w:rPr>
              <w:t>hora</w:t>
            </w:r>
            <w:r w:rsidR="0052097C">
              <w:rPr>
                <w:rFonts w:ascii="Arial Narrow" w:hAnsi="Arial Narrow"/>
                <w:sz w:val="20"/>
                <w:szCs w:val="20"/>
              </w:rPr>
              <w:t xml:space="preserve"> </w:t>
            </w:r>
            <w:r w:rsidRPr="00752A5B">
              <w:rPr>
                <w:rFonts w:ascii="Arial Narrow" w:hAnsi="Arial Narrow"/>
                <w:sz w:val="20"/>
                <w:szCs w:val="20"/>
              </w:rPr>
              <w:t>en que culminó el procesamiento y grabación exitosa de los datos transmitidos</w:t>
            </w:r>
          </w:p>
        </w:tc>
      </w:tr>
      <w:tr w:rsidR="00342B0C" w:rsidRPr="00752A5B" w14:paraId="15B769B5" w14:textId="77777777" w:rsidTr="00B35215">
        <w:tblPrEx>
          <w:tblW w:w="8645" w:type="dxa"/>
          <w:jc w:val="center"/>
          <w:tblInd w:w="693" w:type="dxa"/>
          <w:tblCellMar>
            <w:left w:w="70" w:type="dxa"/>
            <w:right w:w="70" w:type="dxa"/>
          </w:tblCellMar>
          <w:tblLook w:val="00A0" w:firstRow="1" w:lastRow="0" w:firstColumn="1" w:lastColumn="0" w:noHBand="0" w:noVBand="0"/>
          <w:tblPrExChange w:id="128"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129"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130"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B3"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131"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B4" w14:textId="77777777" w:rsidR="00342B0C" w:rsidRPr="00752A5B" w:rsidRDefault="00342B0C" w:rsidP="008C6227">
            <w:pPr>
              <w:rPr>
                <w:rFonts w:ascii="Arial Narrow" w:hAnsi="Arial Narrow"/>
                <w:sz w:val="20"/>
                <w:szCs w:val="20"/>
                <w:lang w:val="es-PE"/>
              </w:rPr>
            </w:pPr>
            <w:r w:rsidRPr="00752A5B">
              <w:rPr>
                <w:rFonts w:ascii="Arial Narrow" w:hAnsi="Arial Narrow"/>
                <w:bCs/>
                <w:sz w:val="20"/>
                <w:szCs w:val="20"/>
                <w:lang w:val="es-PE" w:eastAsia="es-PE"/>
              </w:rPr>
              <w:t>El año</w:t>
            </w:r>
            <w:r w:rsidR="00256979">
              <w:rPr>
                <w:rFonts w:ascii="Arial Narrow" w:hAnsi="Arial Narrow"/>
                <w:bCs/>
                <w:sz w:val="20"/>
                <w:szCs w:val="20"/>
                <w:lang w:val="es-PE" w:eastAsia="es-PE"/>
              </w:rPr>
              <w:t xml:space="preserve"> de Acta </w:t>
            </w:r>
            <w:r w:rsidRPr="00752A5B">
              <w:rPr>
                <w:rFonts w:ascii="Arial Narrow" w:hAnsi="Arial Narrow"/>
                <w:bCs/>
                <w:sz w:val="20"/>
                <w:szCs w:val="20"/>
                <w:lang w:val="es-PE" w:eastAsia="es-PE"/>
              </w:rPr>
              <w:t xml:space="preserve">de traslado debe corresponder al año de registro del inicio </w:t>
            </w:r>
            <w:r w:rsidR="00BC35F8" w:rsidRPr="00256979">
              <w:rPr>
                <w:rFonts w:ascii="Arial Narrow" w:hAnsi="Arial Narrow"/>
                <w:bCs/>
                <w:sz w:val="20"/>
                <w:szCs w:val="20"/>
                <w:lang w:val="es-PE" w:eastAsia="es-PE"/>
              </w:rPr>
              <w:t>de</w:t>
            </w:r>
            <w:r w:rsidR="00256979" w:rsidRPr="00256979">
              <w:rPr>
                <w:rFonts w:ascii="Arial Narrow" w:hAnsi="Arial Narrow"/>
                <w:bCs/>
                <w:sz w:val="20"/>
                <w:szCs w:val="20"/>
                <w:lang w:val="es-PE" w:eastAsia="es-PE"/>
              </w:rPr>
              <w:t xml:space="preserve"> t</w:t>
            </w:r>
            <w:r w:rsidRPr="00256979">
              <w:rPr>
                <w:rFonts w:ascii="Arial Narrow" w:hAnsi="Arial Narrow"/>
                <w:bCs/>
                <w:sz w:val="20"/>
                <w:szCs w:val="20"/>
                <w:lang w:val="es-PE" w:eastAsia="es-PE"/>
              </w:rPr>
              <w:t xml:space="preserve">raslado, </w:t>
            </w:r>
            <w:r w:rsidRPr="00256979">
              <w:rPr>
                <w:rFonts w:ascii="Arial Narrow" w:hAnsi="Arial Narrow" w:cs="Arial Narrow"/>
                <w:sz w:val="20"/>
                <w:szCs w:val="20"/>
                <w:lang w:val="es-PE"/>
              </w:rPr>
              <w:t>excepto el 1° de Enero en que podrá aceptarse el año anterior a la fecha de registro d</w:t>
            </w:r>
            <w:r w:rsidRPr="00752A5B">
              <w:rPr>
                <w:rFonts w:ascii="Arial Narrow" w:hAnsi="Arial Narrow" w:cs="Arial Narrow"/>
                <w:sz w:val="20"/>
                <w:szCs w:val="20"/>
                <w:lang w:val="es-PE"/>
              </w:rPr>
              <w:t>e inicio de traslado</w:t>
            </w:r>
            <w:r w:rsidR="00BC35F8">
              <w:rPr>
                <w:rFonts w:ascii="Arial Narrow" w:hAnsi="Arial Narrow" w:cs="Arial Narrow"/>
                <w:sz w:val="20"/>
                <w:szCs w:val="20"/>
                <w:lang w:val="es-PE"/>
              </w:rPr>
              <w:t>.</w:t>
            </w:r>
          </w:p>
        </w:tc>
      </w:tr>
      <w:tr w:rsidR="00342B0C" w:rsidRPr="00752A5B" w14:paraId="15B769B8" w14:textId="77777777" w:rsidTr="00B35215">
        <w:tblPrEx>
          <w:tblW w:w="8645" w:type="dxa"/>
          <w:jc w:val="center"/>
          <w:tblInd w:w="693" w:type="dxa"/>
          <w:tblCellMar>
            <w:left w:w="70" w:type="dxa"/>
            <w:right w:w="70" w:type="dxa"/>
          </w:tblCellMar>
          <w:tblLook w:val="00A0" w:firstRow="1" w:lastRow="0" w:firstColumn="1" w:lastColumn="0" w:noHBand="0" w:noVBand="0"/>
          <w:tblPrExChange w:id="132"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133"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134"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B6"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135"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B7" w14:textId="77777777" w:rsidR="00342B0C" w:rsidRPr="00752A5B" w:rsidRDefault="00342B0C" w:rsidP="00747119">
            <w:pPr>
              <w:rPr>
                <w:rFonts w:ascii="Arial Narrow" w:hAnsi="Arial Narrow"/>
                <w:sz w:val="20"/>
                <w:szCs w:val="20"/>
                <w:lang w:val="es-PE"/>
              </w:rPr>
            </w:pPr>
            <w:r w:rsidRPr="00752A5B">
              <w:rPr>
                <w:rFonts w:ascii="Arial Narrow" w:hAnsi="Arial Narrow" w:cs="Arial Narrow"/>
                <w:sz w:val="20"/>
                <w:szCs w:val="20"/>
                <w:lang w:val="es-PE"/>
              </w:rPr>
              <w:t xml:space="preserve">El número </w:t>
            </w:r>
            <w:r w:rsidR="00256979">
              <w:rPr>
                <w:rFonts w:ascii="Arial Narrow" w:hAnsi="Arial Narrow" w:cs="Arial Narrow"/>
                <w:sz w:val="20"/>
                <w:szCs w:val="20"/>
                <w:lang w:val="es-PE"/>
              </w:rPr>
              <w:t xml:space="preserve">Acta </w:t>
            </w:r>
            <w:r w:rsidRPr="00752A5B">
              <w:rPr>
                <w:rFonts w:ascii="Arial Narrow" w:hAnsi="Arial Narrow" w:cs="Arial Narrow"/>
                <w:sz w:val="20"/>
                <w:szCs w:val="20"/>
                <w:lang w:val="es-PE"/>
              </w:rPr>
              <w:t xml:space="preserve">de traslado es único por año, por tanto la combinación Año de </w:t>
            </w:r>
            <w:r w:rsidR="00A13F33" w:rsidRPr="00A13F33">
              <w:rPr>
                <w:rFonts w:ascii="Arial Narrow" w:hAnsi="Arial Narrow" w:cs="Arial Narrow"/>
                <w:sz w:val="20"/>
                <w:szCs w:val="20"/>
                <w:highlight w:val="yellow"/>
                <w:lang w:val="es-PE"/>
                <w:rPrChange w:id="136" w:author="prueba" w:date="2013-08-22T18:10:00Z">
                  <w:rPr>
                    <w:rFonts w:ascii="Arial Narrow" w:hAnsi="Arial Narrow" w:cs="Arial Narrow"/>
                    <w:sz w:val="20"/>
                    <w:szCs w:val="20"/>
                    <w:highlight w:val="cyan"/>
                    <w:lang w:val="es-PE"/>
                  </w:rPr>
                </w:rPrChange>
              </w:rPr>
              <w:t>Acta</w:t>
            </w:r>
            <w:r w:rsidRPr="00752A5B">
              <w:rPr>
                <w:rFonts w:ascii="Arial Narrow" w:hAnsi="Arial Narrow" w:cs="Arial Narrow"/>
                <w:sz w:val="20"/>
                <w:szCs w:val="20"/>
                <w:lang w:val="es-PE"/>
              </w:rPr>
              <w:t xml:space="preserve"> de traslado-Número de </w:t>
            </w:r>
            <w:r w:rsidR="00256979">
              <w:rPr>
                <w:rFonts w:ascii="Arial Narrow" w:hAnsi="Arial Narrow" w:cs="Arial Narrow"/>
                <w:sz w:val="20"/>
                <w:szCs w:val="20"/>
                <w:lang w:val="es-PE"/>
              </w:rPr>
              <w:t>Acta</w:t>
            </w:r>
            <w:r w:rsidR="00256979" w:rsidRPr="00752A5B">
              <w:rPr>
                <w:rFonts w:ascii="Arial Narrow" w:hAnsi="Arial Narrow" w:cs="Arial Narrow"/>
                <w:sz w:val="20"/>
                <w:szCs w:val="20"/>
                <w:lang w:val="es-PE"/>
              </w:rPr>
              <w:t xml:space="preserve"> </w:t>
            </w:r>
            <w:r w:rsidRPr="00752A5B">
              <w:rPr>
                <w:rFonts w:ascii="Arial Narrow" w:hAnsi="Arial Narrow" w:cs="Arial Narrow"/>
                <w:sz w:val="20"/>
                <w:szCs w:val="20"/>
                <w:lang w:val="es-PE"/>
              </w:rPr>
              <w:t>de traslado debe ser única</w:t>
            </w:r>
          </w:p>
        </w:tc>
      </w:tr>
      <w:tr w:rsidR="00342B0C" w:rsidRPr="00752A5B" w14:paraId="15B769BB" w14:textId="77777777" w:rsidTr="00B35215">
        <w:tblPrEx>
          <w:tblW w:w="8645" w:type="dxa"/>
          <w:jc w:val="center"/>
          <w:tblInd w:w="693" w:type="dxa"/>
          <w:tblCellMar>
            <w:left w:w="70" w:type="dxa"/>
            <w:right w:w="70" w:type="dxa"/>
          </w:tblCellMar>
          <w:tblLook w:val="00A0" w:firstRow="1" w:lastRow="0" w:firstColumn="1" w:lastColumn="0" w:noHBand="0" w:noVBand="0"/>
          <w:tblPrExChange w:id="137"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138"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139"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B9"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140"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BA" w14:textId="77777777" w:rsidR="00342B0C" w:rsidRPr="00752A5B" w:rsidRDefault="00342B0C" w:rsidP="008C6227">
            <w:pPr>
              <w:rPr>
                <w:rFonts w:ascii="Arial Narrow" w:hAnsi="Arial Narrow"/>
                <w:sz w:val="20"/>
                <w:szCs w:val="20"/>
              </w:rPr>
            </w:pPr>
            <w:r w:rsidRPr="00752A5B">
              <w:rPr>
                <w:rFonts w:ascii="Arial Narrow" w:hAnsi="Arial Narrow"/>
                <w:sz w:val="20"/>
                <w:szCs w:val="20"/>
              </w:rPr>
              <w:t>La placa de vehículo y por lo menos un precinto son datos necesarios para el registro del inicio de traslado</w:t>
            </w:r>
          </w:p>
        </w:tc>
      </w:tr>
      <w:tr w:rsidR="00342B0C" w:rsidRPr="00752A5B" w14:paraId="15B769BE" w14:textId="77777777" w:rsidTr="00B35215">
        <w:tblPrEx>
          <w:tblW w:w="8645" w:type="dxa"/>
          <w:jc w:val="center"/>
          <w:tblInd w:w="693" w:type="dxa"/>
          <w:tblCellMar>
            <w:left w:w="70" w:type="dxa"/>
            <w:right w:w="70" w:type="dxa"/>
          </w:tblCellMar>
          <w:tblLook w:val="00A0" w:firstRow="1" w:lastRow="0" w:firstColumn="1" w:lastColumn="0" w:noHBand="0" w:noVBand="0"/>
          <w:tblPrExChange w:id="141"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142"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143"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BC"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144"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BD" w14:textId="77777777" w:rsidR="00342B0C" w:rsidRPr="00752A5B" w:rsidRDefault="00342B0C" w:rsidP="008C6227">
            <w:pPr>
              <w:rPr>
                <w:rFonts w:ascii="Arial Narrow" w:hAnsi="Arial Narrow"/>
                <w:sz w:val="20"/>
                <w:szCs w:val="20"/>
                <w:lang w:val="es-PE"/>
              </w:rPr>
            </w:pPr>
            <w:r w:rsidRPr="00752A5B">
              <w:rPr>
                <w:rFonts w:ascii="Arial Narrow" w:hAnsi="Arial Narrow"/>
                <w:sz w:val="20"/>
                <w:szCs w:val="20"/>
                <w:lang w:val="es-PE"/>
              </w:rPr>
              <w:t>La combinación fecha-hora de inicio de traslado no puede corresponder a una fecha y hora futura</w:t>
            </w:r>
          </w:p>
        </w:tc>
      </w:tr>
      <w:tr w:rsidR="00342B0C" w:rsidRPr="00752A5B" w14:paraId="15B769C1" w14:textId="77777777" w:rsidTr="00B35215">
        <w:tblPrEx>
          <w:tblW w:w="8645" w:type="dxa"/>
          <w:jc w:val="center"/>
          <w:tblInd w:w="693" w:type="dxa"/>
          <w:tblCellMar>
            <w:left w:w="70" w:type="dxa"/>
            <w:right w:w="70" w:type="dxa"/>
          </w:tblCellMar>
          <w:tblLook w:val="00A0" w:firstRow="1" w:lastRow="0" w:firstColumn="1" w:lastColumn="0" w:noHBand="0" w:noVBand="0"/>
          <w:tblPrExChange w:id="145"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146"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147"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BF"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148"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C0" w14:textId="77777777" w:rsidR="00342B0C" w:rsidRPr="00752A5B" w:rsidRDefault="00342B0C" w:rsidP="008C6227">
            <w:pPr>
              <w:rPr>
                <w:rFonts w:ascii="Arial Narrow" w:hAnsi="Arial Narrow"/>
                <w:sz w:val="20"/>
                <w:szCs w:val="20"/>
                <w:lang w:val="es-PE"/>
              </w:rPr>
            </w:pPr>
            <w:r w:rsidRPr="00752A5B">
              <w:rPr>
                <w:rFonts w:ascii="Arial Narrow" w:hAnsi="Arial Narrow"/>
                <w:sz w:val="20"/>
                <w:szCs w:val="20"/>
                <w:lang w:val="es-PE"/>
              </w:rPr>
              <w:t>Se considera como fecha-hora de registro</w:t>
            </w:r>
            <w:r w:rsidR="0052097C">
              <w:rPr>
                <w:rFonts w:ascii="Arial Narrow" w:hAnsi="Arial Narrow"/>
                <w:sz w:val="20"/>
                <w:szCs w:val="20"/>
                <w:lang w:val="es-PE"/>
              </w:rPr>
              <w:t xml:space="preserve"> </w:t>
            </w:r>
            <w:r w:rsidR="00A13F33" w:rsidRPr="00A13F33">
              <w:rPr>
                <w:rFonts w:ascii="Arial Narrow" w:hAnsi="Arial Narrow"/>
                <w:sz w:val="20"/>
                <w:szCs w:val="20"/>
                <w:highlight w:val="yellow"/>
                <w:lang w:val="es-PE"/>
                <w:rPrChange w:id="149" w:author="prueba" w:date="2013-08-22T18:10:00Z">
                  <w:rPr>
                    <w:rFonts w:ascii="Arial Narrow" w:hAnsi="Arial Narrow"/>
                    <w:sz w:val="20"/>
                    <w:szCs w:val="20"/>
                    <w:highlight w:val="cyan"/>
                    <w:lang w:val="es-PE"/>
                  </w:rPr>
                </w:rPrChange>
              </w:rPr>
              <w:t>de término de traslado</w:t>
            </w:r>
            <w:r w:rsidRPr="00752A5B">
              <w:rPr>
                <w:rFonts w:ascii="Arial Narrow" w:hAnsi="Arial Narrow"/>
                <w:sz w:val="20"/>
                <w:szCs w:val="20"/>
                <w:lang w:val="es-PE"/>
              </w:rPr>
              <w:t>, la fecha y hora del sistema al momento de efectuado el registro de datos, estos valores no pueden ser cambiados por el usuario</w:t>
            </w:r>
            <w:r w:rsidR="0052097C">
              <w:rPr>
                <w:rFonts w:ascii="Arial Narrow" w:hAnsi="Arial Narrow"/>
                <w:sz w:val="20"/>
                <w:szCs w:val="20"/>
                <w:lang w:val="es-PE"/>
              </w:rPr>
              <w:t>.</w:t>
            </w:r>
          </w:p>
        </w:tc>
      </w:tr>
      <w:tr w:rsidR="00342B0C" w:rsidRPr="00752A5B" w14:paraId="15B769C4" w14:textId="77777777" w:rsidTr="00B35215">
        <w:tblPrEx>
          <w:tblW w:w="8645" w:type="dxa"/>
          <w:jc w:val="center"/>
          <w:tblInd w:w="693" w:type="dxa"/>
          <w:tblCellMar>
            <w:left w:w="70" w:type="dxa"/>
            <w:right w:w="70" w:type="dxa"/>
          </w:tblCellMar>
          <w:tblLook w:val="00A0" w:firstRow="1" w:lastRow="0" w:firstColumn="1" w:lastColumn="0" w:noHBand="0" w:noVBand="0"/>
          <w:tblPrExChange w:id="150"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151"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152"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C2"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153"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C3" w14:textId="77777777" w:rsidR="00342B0C" w:rsidRPr="00752A5B" w:rsidRDefault="00342B0C" w:rsidP="008C6227">
            <w:pPr>
              <w:rPr>
                <w:rFonts w:ascii="Arial Narrow" w:hAnsi="Arial Narrow"/>
                <w:sz w:val="20"/>
                <w:szCs w:val="20"/>
              </w:rPr>
            </w:pPr>
            <w:r w:rsidRPr="00752A5B">
              <w:rPr>
                <w:rFonts w:ascii="Arial Narrow" w:hAnsi="Arial Narrow"/>
                <w:sz w:val="20"/>
                <w:szCs w:val="20"/>
              </w:rPr>
              <w:t>El código de planilla (o número de registro) del funcionario de SUNAT que registra la información debe ser obtenido automáticamente, debiendo corresponder al usuario dueño de la cuenta con que se ingresó al sistema</w:t>
            </w:r>
          </w:p>
        </w:tc>
      </w:tr>
      <w:tr w:rsidR="00342B0C" w:rsidRPr="00752A5B" w14:paraId="15B769C7" w14:textId="77777777" w:rsidTr="00B35215">
        <w:tblPrEx>
          <w:tblW w:w="8645" w:type="dxa"/>
          <w:jc w:val="center"/>
          <w:tblInd w:w="693" w:type="dxa"/>
          <w:tblCellMar>
            <w:left w:w="70" w:type="dxa"/>
            <w:right w:w="70" w:type="dxa"/>
          </w:tblCellMar>
          <w:tblLook w:val="00A0" w:firstRow="1" w:lastRow="0" w:firstColumn="1" w:lastColumn="0" w:noHBand="0" w:noVBand="0"/>
          <w:tblPrExChange w:id="154"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155"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156"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C5"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157"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C6" w14:textId="77777777" w:rsidR="00342B0C" w:rsidRPr="00752A5B" w:rsidRDefault="00342B0C" w:rsidP="008C6227">
            <w:pPr>
              <w:rPr>
                <w:rFonts w:ascii="Arial Narrow" w:hAnsi="Arial Narrow"/>
                <w:sz w:val="20"/>
                <w:szCs w:val="20"/>
              </w:rPr>
            </w:pPr>
            <w:r w:rsidRPr="00752A5B">
              <w:rPr>
                <w:rFonts w:ascii="Arial Narrow" w:hAnsi="Arial Narrow"/>
                <w:sz w:val="20"/>
                <w:szCs w:val="20"/>
              </w:rPr>
              <w:t>El saldo de bultos de una DEP corresponde a la diferencia entre el número de bultos recibidos (declarado en datos generales del DEP) y sumatoria de bultos trasladados registrados en el sistema.</w:t>
            </w:r>
          </w:p>
        </w:tc>
      </w:tr>
      <w:tr w:rsidR="00342B0C" w:rsidRPr="00752A5B" w14:paraId="15B769CA" w14:textId="77777777" w:rsidTr="00B35215">
        <w:tblPrEx>
          <w:tblW w:w="8645" w:type="dxa"/>
          <w:jc w:val="center"/>
          <w:tblInd w:w="693" w:type="dxa"/>
          <w:tblCellMar>
            <w:left w:w="70" w:type="dxa"/>
            <w:right w:w="70" w:type="dxa"/>
          </w:tblCellMar>
          <w:tblLook w:val="00A0" w:firstRow="1" w:lastRow="0" w:firstColumn="1" w:lastColumn="0" w:noHBand="0" w:noVBand="0"/>
          <w:tblPrExChange w:id="158"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159"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160"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C8"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161"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C9" w14:textId="77777777" w:rsidR="00342B0C" w:rsidRPr="00752A5B" w:rsidRDefault="00342B0C" w:rsidP="008C6227">
            <w:pPr>
              <w:rPr>
                <w:rFonts w:ascii="Arial Narrow" w:hAnsi="Arial Narrow"/>
                <w:sz w:val="20"/>
                <w:szCs w:val="20"/>
              </w:rPr>
            </w:pPr>
            <w:r w:rsidRPr="00752A5B">
              <w:rPr>
                <w:rFonts w:ascii="Arial Narrow" w:hAnsi="Arial Narrow"/>
                <w:sz w:val="20"/>
                <w:szCs w:val="20"/>
              </w:rPr>
              <w:t xml:space="preserve">Se </w:t>
            </w:r>
            <w:r w:rsidR="005053F7">
              <w:rPr>
                <w:rFonts w:ascii="Arial Narrow" w:hAnsi="Arial Narrow"/>
                <w:sz w:val="20"/>
                <w:szCs w:val="20"/>
              </w:rPr>
              <w:t>debe permitir asociar una DEP a</w:t>
            </w:r>
            <w:r w:rsidRPr="00752A5B">
              <w:rPr>
                <w:rFonts w:ascii="Arial Narrow" w:hAnsi="Arial Narrow"/>
                <w:sz w:val="20"/>
                <w:szCs w:val="20"/>
              </w:rPr>
              <w:t xml:space="preserve"> </w:t>
            </w:r>
            <w:r w:rsidR="00256979">
              <w:rPr>
                <w:rFonts w:ascii="Arial Narrow" w:hAnsi="Arial Narrow" w:cs="Arial Narrow"/>
                <w:sz w:val="20"/>
                <w:szCs w:val="20"/>
                <w:lang w:val="es-PE"/>
              </w:rPr>
              <w:t>Acta</w:t>
            </w:r>
            <w:r w:rsidR="00256979" w:rsidRPr="00752A5B">
              <w:rPr>
                <w:rFonts w:ascii="Arial Narrow" w:hAnsi="Arial Narrow"/>
                <w:sz w:val="20"/>
                <w:szCs w:val="20"/>
              </w:rPr>
              <w:t xml:space="preserve"> </w:t>
            </w:r>
            <w:r w:rsidRPr="00752A5B">
              <w:rPr>
                <w:rFonts w:ascii="Arial Narrow" w:hAnsi="Arial Narrow"/>
                <w:sz w:val="20"/>
                <w:szCs w:val="20"/>
              </w:rPr>
              <w:t>de traslado en tanto tenga saldo de bultos mayor a 0</w:t>
            </w:r>
          </w:p>
        </w:tc>
      </w:tr>
      <w:tr w:rsidR="00342B0C" w:rsidRPr="00752A5B" w14:paraId="15B769CD" w14:textId="77777777" w:rsidTr="00B35215">
        <w:tblPrEx>
          <w:tblW w:w="8645" w:type="dxa"/>
          <w:jc w:val="center"/>
          <w:tblInd w:w="693" w:type="dxa"/>
          <w:tblCellMar>
            <w:left w:w="70" w:type="dxa"/>
            <w:right w:w="70" w:type="dxa"/>
          </w:tblCellMar>
          <w:tblLook w:val="00A0" w:firstRow="1" w:lastRow="0" w:firstColumn="1" w:lastColumn="0" w:noHBand="0" w:noVBand="0"/>
          <w:tblPrExChange w:id="162"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163"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164"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CB"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165"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CC" w14:textId="77777777" w:rsidR="00342B0C" w:rsidRPr="00752A5B" w:rsidRDefault="00342B0C" w:rsidP="008C6227">
            <w:pPr>
              <w:rPr>
                <w:rFonts w:ascii="Arial Narrow" w:hAnsi="Arial Narrow"/>
                <w:sz w:val="20"/>
                <w:szCs w:val="20"/>
              </w:rPr>
            </w:pPr>
            <w:r w:rsidRPr="00752A5B">
              <w:rPr>
                <w:rFonts w:ascii="Arial Narrow" w:hAnsi="Arial Narrow"/>
                <w:sz w:val="20"/>
                <w:szCs w:val="20"/>
              </w:rPr>
              <w:t xml:space="preserve">Una o más DEPs pueden ser asociadas a </w:t>
            </w:r>
            <w:r w:rsidR="00436834" w:rsidRPr="00256979">
              <w:rPr>
                <w:rFonts w:ascii="Arial Narrow" w:hAnsi="Arial Narrow"/>
                <w:bCs/>
                <w:sz w:val="20"/>
                <w:szCs w:val="20"/>
                <w:lang w:val="es-PE" w:eastAsia="es-PE"/>
              </w:rPr>
              <w:t>un Acta</w:t>
            </w:r>
            <w:r w:rsidR="00436834" w:rsidRPr="00752A5B">
              <w:rPr>
                <w:rFonts w:ascii="Arial Narrow" w:hAnsi="Arial Narrow"/>
                <w:sz w:val="20"/>
                <w:szCs w:val="20"/>
              </w:rPr>
              <w:t xml:space="preserve"> </w:t>
            </w:r>
            <w:r w:rsidRPr="00752A5B">
              <w:rPr>
                <w:rFonts w:ascii="Arial Narrow" w:hAnsi="Arial Narrow"/>
                <w:sz w:val="20"/>
                <w:szCs w:val="20"/>
              </w:rPr>
              <w:t xml:space="preserve">de traslado </w:t>
            </w:r>
          </w:p>
        </w:tc>
      </w:tr>
      <w:tr w:rsidR="00342B0C" w:rsidRPr="00752A5B" w14:paraId="15B769D0" w14:textId="77777777" w:rsidTr="00B35215">
        <w:tblPrEx>
          <w:tblW w:w="8645" w:type="dxa"/>
          <w:jc w:val="center"/>
          <w:tblInd w:w="693" w:type="dxa"/>
          <w:tblCellMar>
            <w:left w:w="70" w:type="dxa"/>
            <w:right w:w="70" w:type="dxa"/>
          </w:tblCellMar>
          <w:tblLook w:val="00A0" w:firstRow="1" w:lastRow="0" w:firstColumn="1" w:lastColumn="0" w:noHBand="0" w:noVBand="0"/>
          <w:tblPrExChange w:id="166"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167"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168"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CE"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169"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CF" w14:textId="77777777" w:rsidR="00342B0C" w:rsidRPr="00752A5B" w:rsidRDefault="00342B0C" w:rsidP="008C6227">
            <w:pPr>
              <w:rPr>
                <w:rFonts w:ascii="Arial Narrow" w:hAnsi="Arial Narrow"/>
                <w:sz w:val="20"/>
                <w:szCs w:val="20"/>
              </w:rPr>
            </w:pPr>
            <w:r w:rsidRPr="00752A5B">
              <w:rPr>
                <w:rFonts w:ascii="Arial Narrow" w:hAnsi="Arial Narrow"/>
                <w:sz w:val="20"/>
                <w:szCs w:val="20"/>
              </w:rPr>
              <w:t xml:space="preserve">Una o más </w:t>
            </w:r>
            <w:r w:rsidR="00256979">
              <w:rPr>
                <w:rFonts w:ascii="Arial Narrow" w:hAnsi="Arial Narrow" w:cs="Arial Narrow"/>
                <w:sz w:val="20"/>
                <w:szCs w:val="20"/>
                <w:lang w:val="es-PE"/>
              </w:rPr>
              <w:t>Acta</w:t>
            </w:r>
            <w:r w:rsidR="005053F7">
              <w:rPr>
                <w:rFonts w:ascii="Arial Narrow" w:hAnsi="Arial Narrow"/>
                <w:bCs/>
                <w:sz w:val="20"/>
                <w:szCs w:val="20"/>
                <w:lang w:val="es-PE" w:eastAsia="es-PE"/>
              </w:rPr>
              <w:t>s</w:t>
            </w:r>
            <w:r w:rsidR="005053F7" w:rsidRPr="00752A5B">
              <w:rPr>
                <w:rFonts w:ascii="Arial Narrow" w:hAnsi="Arial Narrow"/>
                <w:bCs/>
                <w:sz w:val="20"/>
                <w:szCs w:val="20"/>
                <w:lang w:val="es-PE" w:eastAsia="es-PE"/>
              </w:rPr>
              <w:t xml:space="preserve"> </w:t>
            </w:r>
            <w:r w:rsidRPr="00752A5B">
              <w:rPr>
                <w:rFonts w:ascii="Arial Narrow" w:hAnsi="Arial Narrow"/>
                <w:sz w:val="20"/>
                <w:szCs w:val="20"/>
              </w:rPr>
              <w:t>de traslado pueden ser asociadas a un DEP</w:t>
            </w:r>
          </w:p>
        </w:tc>
      </w:tr>
      <w:tr w:rsidR="00342B0C" w:rsidRPr="00752A5B" w14:paraId="15B769D3" w14:textId="77777777" w:rsidTr="00B35215">
        <w:tblPrEx>
          <w:tblW w:w="8645" w:type="dxa"/>
          <w:jc w:val="center"/>
          <w:tblInd w:w="693" w:type="dxa"/>
          <w:tblCellMar>
            <w:left w:w="70" w:type="dxa"/>
            <w:right w:w="70" w:type="dxa"/>
          </w:tblCellMar>
          <w:tblLook w:val="00A0" w:firstRow="1" w:lastRow="0" w:firstColumn="1" w:lastColumn="0" w:noHBand="0" w:noVBand="0"/>
          <w:tblPrExChange w:id="170"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171"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172"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D1"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173"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D2" w14:textId="77777777" w:rsidR="00342B0C" w:rsidRPr="00256979" w:rsidRDefault="00843033" w:rsidP="008C6227">
            <w:pPr>
              <w:rPr>
                <w:rFonts w:ascii="Arial Narrow" w:hAnsi="Arial Narrow"/>
                <w:sz w:val="20"/>
                <w:szCs w:val="20"/>
              </w:rPr>
            </w:pPr>
            <w:r w:rsidRPr="00256979">
              <w:rPr>
                <w:rFonts w:ascii="Arial Narrow" w:hAnsi="Arial Narrow"/>
                <w:bCs/>
                <w:sz w:val="20"/>
                <w:szCs w:val="20"/>
                <w:lang w:val="es-PE" w:eastAsia="es-PE"/>
              </w:rPr>
              <w:t xml:space="preserve">Un </w:t>
            </w:r>
            <w:r w:rsidR="005053F7" w:rsidRPr="00256979">
              <w:rPr>
                <w:rFonts w:ascii="Arial Narrow" w:hAnsi="Arial Narrow"/>
                <w:bCs/>
                <w:sz w:val="20"/>
                <w:szCs w:val="20"/>
                <w:lang w:val="es-PE" w:eastAsia="es-PE"/>
              </w:rPr>
              <w:t>Acta</w:t>
            </w:r>
            <w:r w:rsidR="00342B0C" w:rsidRPr="00256979">
              <w:rPr>
                <w:rFonts w:ascii="Arial Narrow" w:hAnsi="Arial Narrow"/>
                <w:sz w:val="20"/>
                <w:szCs w:val="20"/>
              </w:rPr>
              <w:t xml:space="preserve"> de traslado debe tener una única fecha y hora de inicio de traslado</w:t>
            </w:r>
          </w:p>
        </w:tc>
      </w:tr>
      <w:tr w:rsidR="00342B0C" w:rsidRPr="00752A5B" w14:paraId="15B769D6" w14:textId="77777777" w:rsidTr="00B35215">
        <w:tblPrEx>
          <w:tblW w:w="8645" w:type="dxa"/>
          <w:jc w:val="center"/>
          <w:tblInd w:w="693" w:type="dxa"/>
          <w:tblCellMar>
            <w:left w:w="70" w:type="dxa"/>
            <w:right w:w="70" w:type="dxa"/>
          </w:tblCellMar>
          <w:tblLook w:val="00A0" w:firstRow="1" w:lastRow="0" w:firstColumn="1" w:lastColumn="0" w:noHBand="0" w:noVBand="0"/>
          <w:tblPrExChange w:id="174"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175"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176"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D4"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177"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D5" w14:textId="77777777" w:rsidR="00342B0C" w:rsidRPr="00256979" w:rsidRDefault="00342B0C" w:rsidP="008C6227">
            <w:pPr>
              <w:rPr>
                <w:rFonts w:ascii="Arial Narrow" w:hAnsi="Arial Narrow"/>
                <w:sz w:val="20"/>
                <w:szCs w:val="20"/>
              </w:rPr>
            </w:pPr>
            <w:r w:rsidRPr="00256979">
              <w:rPr>
                <w:rFonts w:ascii="Arial Narrow" w:hAnsi="Arial Narrow"/>
                <w:sz w:val="20"/>
                <w:szCs w:val="20"/>
              </w:rPr>
              <w:t xml:space="preserve">Para registrar el término de traslado de </w:t>
            </w:r>
            <w:r w:rsidR="00843033" w:rsidRPr="00256979">
              <w:rPr>
                <w:rFonts w:ascii="Arial Narrow" w:hAnsi="Arial Narrow"/>
                <w:bCs/>
                <w:sz w:val="20"/>
                <w:szCs w:val="20"/>
                <w:lang w:val="es-PE" w:eastAsia="es-PE"/>
              </w:rPr>
              <w:t xml:space="preserve">un </w:t>
            </w:r>
            <w:r w:rsidR="005053F7" w:rsidRPr="00256979">
              <w:rPr>
                <w:rFonts w:ascii="Arial Narrow" w:hAnsi="Arial Narrow"/>
                <w:bCs/>
                <w:sz w:val="20"/>
                <w:szCs w:val="20"/>
                <w:lang w:val="es-PE" w:eastAsia="es-PE"/>
              </w:rPr>
              <w:t>Acta</w:t>
            </w:r>
            <w:r w:rsidRPr="00256979">
              <w:rPr>
                <w:rFonts w:ascii="Arial Narrow" w:hAnsi="Arial Narrow"/>
                <w:sz w:val="20"/>
                <w:szCs w:val="20"/>
              </w:rPr>
              <w:t xml:space="preserve"> esta debe contar con registro de inicio de traslado</w:t>
            </w:r>
          </w:p>
        </w:tc>
      </w:tr>
      <w:tr w:rsidR="00342B0C" w:rsidRPr="00752A5B" w14:paraId="15B769D9" w14:textId="77777777" w:rsidTr="00B35215">
        <w:tblPrEx>
          <w:tblW w:w="8645" w:type="dxa"/>
          <w:jc w:val="center"/>
          <w:tblInd w:w="693" w:type="dxa"/>
          <w:tblCellMar>
            <w:left w:w="70" w:type="dxa"/>
            <w:right w:w="70" w:type="dxa"/>
          </w:tblCellMar>
          <w:tblLook w:val="00A0" w:firstRow="1" w:lastRow="0" w:firstColumn="1" w:lastColumn="0" w:noHBand="0" w:noVBand="0"/>
          <w:tblPrExChange w:id="178"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179"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180"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D7"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181"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D8" w14:textId="77777777" w:rsidR="00342B0C" w:rsidRPr="00256979" w:rsidRDefault="00843033" w:rsidP="008C6227">
            <w:pPr>
              <w:rPr>
                <w:rFonts w:ascii="Arial Narrow" w:hAnsi="Arial Narrow"/>
                <w:sz w:val="20"/>
                <w:szCs w:val="20"/>
              </w:rPr>
            </w:pPr>
            <w:r w:rsidRPr="00256979">
              <w:rPr>
                <w:rFonts w:ascii="Arial Narrow" w:hAnsi="Arial Narrow"/>
                <w:bCs/>
                <w:sz w:val="20"/>
                <w:szCs w:val="20"/>
                <w:lang w:val="es-PE" w:eastAsia="es-PE"/>
              </w:rPr>
              <w:t>Un Acta</w:t>
            </w:r>
            <w:r w:rsidRPr="00256979">
              <w:rPr>
                <w:rFonts w:ascii="Arial Narrow" w:hAnsi="Arial Narrow"/>
                <w:sz w:val="20"/>
                <w:szCs w:val="20"/>
              </w:rPr>
              <w:t xml:space="preserve"> </w:t>
            </w:r>
            <w:r w:rsidR="00342B0C" w:rsidRPr="00256979">
              <w:rPr>
                <w:rFonts w:ascii="Arial Narrow" w:hAnsi="Arial Narrow"/>
                <w:sz w:val="20"/>
                <w:szCs w:val="20"/>
              </w:rPr>
              <w:t xml:space="preserve">de traslado debe tener una única fecha y hora de término de traslado y esta </w:t>
            </w:r>
            <w:r w:rsidR="00BC35F8" w:rsidRPr="00256979">
              <w:rPr>
                <w:rFonts w:ascii="Arial Narrow" w:hAnsi="Arial Narrow"/>
                <w:sz w:val="20"/>
                <w:szCs w:val="20"/>
              </w:rPr>
              <w:t>debe ser mayor a la combinación</w:t>
            </w:r>
            <w:r w:rsidR="00342B0C" w:rsidRPr="00256979">
              <w:rPr>
                <w:rFonts w:ascii="Arial Narrow" w:hAnsi="Arial Narrow"/>
                <w:sz w:val="20"/>
                <w:szCs w:val="20"/>
              </w:rPr>
              <w:t xml:space="preserve"> fecha-hora de inicio de traslado.</w:t>
            </w:r>
          </w:p>
        </w:tc>
      </w:tr>
      <w:tr w:rsidR="00342B0C" w:rsidRPr="00752A5B" w14:paraId="15B769DC" w14:textId="77777777" w:rsidTr="00B35215">
        <w:tblPrEx>
          <w:tblW w:w="8645" w:type="dxa"/>
          <w:jc w:val="center"/>
          <w:tblInd w:w="693" w:type="dxa"/>
          <w:tblCellMar>
            <w:left w:w="70" w:type="dxa"/>
            <w:right w:w="70" w:type="dxa"/>
          </w:tblCellMar>
          <w:tblLook w:val="00A0" w:firstRow="1" w:lastRow="0" w:firstColumn="1" w:lastColumn="0" w:noHBand="0" w:noVBand="0"/>
          <w:tblPrExChange w:id="182"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183"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184"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DA"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185"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DB" w14:textId="77777777" w:rsidR="00342B0C" w:rsidRPr="00704D9A" w:rsidRDefault="00342B0C" w:rsidP="00747119">
            <w:pPr>
              <w:rPr>
                <w:rFonts w:ascii="Arial Narrow" w:hAnsi="Arial Narrow"/>
                <w:sz w:val="20"/>
                <w:szCs w:val="20"/>
              </w:rPr>
            </w:pPr>
            <w:r w:rsidRPr="00752A5B">
              <w:rPr>
                <w:rFonts w:ascii="Arial Narrow" w:hAnsi="Arial Narrow"/>
                <w:sz w:val="20"/>
                <w:szCs w:val="20"/>
              </w:rPr>
              <w:t xml:space="preserve">Es posible asociar una DEP a </w:t>
            </w:r>
            <w:r w:rsidR="00D41B6F" w:rsidRPr="00256979">
              <w:rPr>
                <w:rFonts w:ascii="Arial Narrow" w:hAnsi="Arial Narrow"/>
                <w:bCs/>
                <w:sz w:val="20"/>
                <w:szCs w:val="20"/>
                <w:lang w:val="es-PE" w:eastAsia="es-PE"/>
              </w:rPr>
              <w:t>un Acta</w:t>
            </w:r>
            <w:r w:rsidR="00D41B6F" w:rsidRPr="00752A5B">
              <w:rPr>
                <w:rFonts w:ascii="Arial Narrow" w:hAnsi="Arial Narrow"/>
                <w:sz w:val="20"/>
                <w:szCs w:val="20"/>
              </w:rPr>
              <w:t xml:space="preserve"> </w:t>
            </w:r>
            <w:r w:rsidRPr="00752A5B">
              <w:rPr>
                <w:rFonts w:ascii="Arial Narrow" w:hAnsi="Arial Narrow"/>
                <w:sz w:val="20"/>
                <w:szCs w:val="20"/>
              </w:rPr>
              <w:t>de traslado</w:t>
            </w:r>
            <w:r w:rsidRPr="00D41B6F">
              <w:rPr>
                <w:rFonts w:ascii="Arial Narrow" w:hAnsi="Arial Narrow"/>
                <w:sz w:val="20"/>
                <w:szCs w:val="20"/>
              </w:rPr>
              <w:t xml:space="preserve"> </w:t>
            </w:r>
            <w:r w:rsidRPr="006122F0">
              <w:rPr>
                <w:rFonts w:ascii="Arial Narrow" w:hAnsi="Arial Narrow"/>
                <w:sz w:val="20"/>
                <w:szCs w:val="20"/>
              </w:rPr>
              <w:t>aún</w:t>
            </w:r>
            <w:r w:rsidRPr="00752A5B">
              <w:rPr>
                <w:rFonts w:ascii="Arial Narrow" w:hAnsi="Arial Narrow"/>
                <w:sz w:val="20"/>
                <w:szCs w:val="20"/>
              </w:rPr>
              <w:t xml:space="preserve"> cuando </w:t>
            </w:r>
            <w:r w:rsidR="00BC35F8" w:rsidRPr="00256979">
              <w:rPr>
                <w:rFonts w:ascii="Arial Narrow" w:hAnsi="Arial Narrow"/>
                <w:bCs/>
                <w:sz w:val="20"/>
                <w:szCs w:val="20"/>
                <w:lang w:val="es-PE" w:eastAsia="es-PE"/>
              </w:rPr>
              <w:t xml:space="preserve">el </w:t>
            </w:r>
            <w:r w:rsidR="005053F7" w:rsidRPr="00256979">
              <w:rPr>
                <w:rFonts w:ascii="Arial Narrow" w:hAnsi="Arial Narrow"/>
                <w:bCs/>
                <w:sz w:val="20"/>
                <w:szCs w:val="20"/>
                <w:lang w:val="es-PE" w:eastAsia="es-PE"/>
              </w:rPr>
              <w:t>Acta</w:t>
            </w:r>
            <w:r w:rsidRPr="00752A5B">
              <w:rPr>
                <w:rFonts w:ascii="Arial Narrow" w:hAnsi="Arial Narrow"/>
                <w:sz w:val="20"/>
                <w:szCs w:val="20"/>
              </w:rPr>
              <w:t xml:space="preserve"> de traslado cuente con fecha de término de </w:t>
            </w:r>
            <w:r w:rsidR="00A13F33" w:rsidRPr="00A13F33">
              <w:rPr>
                <w:rFonts w:ascii="Arial Narrow" w:hAnsi="Arial Narrow"/>
                <w:sz w:val="20"/>
                <w:szCs w:val="20"/>
                <w:highlight w:val="yellow"/>
                <w:rPrChange w:id="186" w:author="prueba" w:date="2013-08-22T18:10:00Z">
                  <w:rPr>
                    <w:rFonts w:ascii="Arial Narrow" w:hAnsi="Arial Narrow"/>
                    <w:sz w:val="20"/>
                    <w:szCs w:val="20"/>
                    <w:highlight w:val="cyan"/>
                  </w:rPr>
                </w:rPrChange>
              </w:rPr>
              <w:t>traslado</w:t>
            </w:r>
            <w:ins w:id="187" w:author="prueba" w:date="2013-08-22T18:10:00Z">
              <w:r w:rsidR="00B35215">
                <w:rPr>
                  <w:rFonts w:ascii="Arial Narrow" w:hAnsi="Arial Narrow"/>
                  <w:sz w:val="20"/>
                  <w:szCs w:val="20"/>
                </w:rPr>
                <w:t>.</w:t>
              </w:r>
            </w:ins>
          </w:p>
        </w:tc>
      </w:tr>
      <w:tr w:rsidR="00342B0C" w:rsidRPr="00752A5B" w14:paraId="15B769DF" w14:textId="77777777" w:rsidTr="00B35215">
        <w:tblPrEx>
          <w:tblW w:w="8645" w:type="dxa"/>
          <w:jc w:val="center"/>
          <w:tblInd w:w="693" w:type="dxa"/>
          <w:tblCellMar>
            <w:left w:w="70" w:type="dxa"/>
            <w:right w:w="70" w:type="dxa"/>
          </w:tblCellMar>
          <w:tblLook w:val="00A0" w:firstRow="1" w:lastRow="0" w:firstColumn="1" w:lastColumn="0" w:noHBand="0" w:noVBand="0"/>
          <w:tblPrExChange w:id="188"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189"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190"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DD"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191"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DE" w14:textId="77777777" w:rsidR="00342B0C" w:rsidRPr="00752A5B" w:rsidRDefault="00342B0C" w:rsidP="008C6227">
            <w:pPr>
              <w:rPr>
                <w:rFonts w:ascii="Arial Narrow" w:hAnsi="Arial Narrow"/>
                <w:sz w:val="20"/>
                <w:szCs w:val="20"/>
              </w:rPr>
            </w:pPr>
            <w:r w:rsidRPr="00752A5B">
              <w:rPr>
                <w:rFonts w:ascii="Arial Narrow" w:hAnsi="Arial Narrow"/>
                <w:sz w:val="20"/>
                <w:szCs w:val="20"/>
              </w:rPr>
              <w:t xml:space="preserve">La cantidad de bultos por DEP trasladados en </w:t>
            </w:r>
            <w:r w:rsidR="00843033" w:rsidRPr="00256979">
              <w:rPr>
                <w:rFonts w:ascii="Arial Narrow" w:hAnsi="Arial Narrow"/>
                <w:bCs/>
                <w:sz w:val="20"/>
                <w:szCs w:val="20"/>
                <w:lang w:val="es-PE" w:eastAsia="es-PE"/>
              </w:rPr>
              <w:t>un Acta</w:t>
            </w:r>
            <w:r w:rsidR="00843033" w:rsidRPr="00752A5B">
              <w:rPr>
                <w:rFonts w:ascii="Arial Narrow" w:hAnsi="Arial Narrow"/>
                <w:sz w:val="20"/>
                <w:szCs w:val="20"/>
              </w:rPr>
              <w:t xml:space="preserve"> </w:t>
            </w:r>
            <w:r w:rsidRPr="00752A5B">
              <w:rPr>
                <w:rFonts w:ascii="Arial Narrow" w:hAnsi="Arial Narrow"/>
                <w:sz w:val="20"/>
                <w:szCs w:val="20"/>
              </w:rPr>
              <w:t>de traslado no puede ser mayor a la cantidad de bultos pendientes de traslado</w:t>
            </w:r>
          </w:p>
        </w:tc>
      </w:tr>
      <w:tr w:rsidR="00342B0C" w:rsidRPr="00752A5B" w14:paraId="15B769E2" w14:textId="77777777" w:rsidTr="00B35215">
        <w:tblPrEx>
          <w:tblW w:w="8645" w:type="dxa"/>
          <w:jc w:val="center"/>
          <w:tblInd w:w="693" w:type="dxa"/>
          <w:tblCellMar>
            <w:left w:w="70" w:type="dxa"/>
            <w:right w:w="70" w:type="dxa"/>
          </w:tblCellMar>
          <w:tblLook w:val="00A0" w:firstRow="1" w:lastRow="0" w:firstColumn="1" w:lastColumn="0" w:noHBand="0" w:noVBand="0"/>
          <w:tblPrExChange w:id="192"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193"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shd w:val="clear" w:color="auto" w:fill="auto"/>
            <w:noWrap/>
            <w:vAlign w:val="center"/>
            <w:tcPrChange w:id="194" w:author="prueba" w:date="2013-08-22T18:13:00Z">
              <w:tcPr>
                <w:tcW w:w="7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tcPrChange>
          </w:tcPr>
          <w:p w14:paraId="15B769E0"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195"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E1" w14:textId="77777777" w:rsidR="002B6F82" w:rsidRPr="002B6F82" w:rsidRDefault="00A13F33" w:rsidP="00971474">
            <w:pPr>
              <w:rPr>
                <w:rFonts w:ascii="Arial Narrow" w:hAnsi="Arial Narrow"/>
                <w:bCs/>
                <w:sz w:val="20"/>
                <w:szCs w:val="20"/>
                <w:highlight w:val="yellow"/>
                <w:lang w:val="es-PE" w:eastAsia="es-PE"/>
              </w:rPr>
            </w:pPr>
            <w:r w:rsidRPr="00A13F33">
              <w:rPr>
                <w:rFonts w:ascii="Arial Narrow" w:hAnsi="Arial Narrow"/>
                <w:sz w:val="20"/>
                <w:szCs w:val="20"/>
                <w:highlight w:val="yellow"/>
                <w:rPrChange w:id="196" w:author="prueba" w:date="2013-08-22T18:10:00Z">
                  <w:rPr>
                    <w:rFonts w:ascii="Arial Narrow" w:hAnsi="Arial Narrow"/>
                    <w:sz w:val="20"/>
                    <w:szCs w:val="20"/>
                    <w:highlight w:val="cyan"/>
                  </w:rPr>
                </w:rPrChange>
              </w:rPr>
              <w:t>El número de DPO es generado por única vez en el tiempo</w:t>
            </w:r>
            <w:r w:rsidRPr="00A13F33">
              <w:rPr>
                <w:rFonts w:ascii="Arial Narrow" w:hAnsi="Arial Narrow"/>
                <w:bCs/>
                <w:sz w:val="20"/>
                <w:szCs w:val="20"/>
                <w:highlight w:val="yellow"/>
                <w:lang w:val="es-PE" w:eastAsia="es-PE"/>
                <w:rPrChange w:id="197" w:author="prueba" w:date="2013-08-22T18:10:00Z">
                  <w:rPr>
                    <w:rFonts w:ascii="Arial Narrow" w:hAnsi="Arial Narrow"/>
                    <w:bCs/>
                    <w:sz w:val="20"/>
                    <w:szCs w:val="20"/>
                    <w:highlight w:val="cyan"/>
                    <w:lang w:val="es-PE" w:eastAsia="es-PE"/>
                  </w:rPr>
                </w:rPrChange>
              </w:rPr>
              <w:t xml:space="preserve"> y corresponde a un dato alfanumérico de hasta 25 caracteres de longitud, solo se debe permitir su registro en otro DEP cuando se trate de un DPO que reingresa al país luego de una devolución. O cuando en DEP anterior registre Distribución Directa.</w:t>
            </w:r>
          </w:p>
        </w:tc>
      </w:tr>
      <w:tr w:rsidR="00342B0C" w:rsidRPr="00752A5B" w14:paraId="15B769E9" w14:textId="77777777" w:rsidTr="00B35215">
        <w:tblPrEx>
          <w:tblW w:w="8645" w:type="dxa"/>
          <w:jc w:val="center"/>
          <w:tblInd w:w="693" w:type="dxa"/>
          <w:tblCellMar>
            <w:left w:w="70" w:type="dxa"/>
            <w:right w:w="70" w:type="dxa"/>
          </w:tblCellMar>
          <w:tblLook w:val="00A0" w:firstRow="1" w:lastRow="0" w:firstColumn="1" w:lastColumn="0" w:noHBand="0" w:noVBand="0"/>
          <w:tblPrExChange w:id="198"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199"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200"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E3"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201"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E4" w14:textId="77777777" w:rsidR="00342B0C" w:rsidRPr="00752A5B" w:rsidRDefault="00342B0C" w:rsidP="008C6227">
            <w:pPr>
              <w:rPr>
                <w:rFonts w:ascii="Arial Narrow" w:hAnsi="Arial Narrow"/>
                <w:sz w:val="20"/>
                <w:szCs w:val="20"/>
              </w:rPr>
            </w:pPr>
            <w:r w:rsidRPr="00752A5B">
              <w:rPr>
                <w:rFonts w:ascii="Arial Narrow" w:hAnsi="Arial Narrow"/>
                <w:sz w:val="20"/>
                <w:szCs w:val="20"/>
              </w:rPr>
              <w:t>Las guías postales solo pueden encontrarse en uno de los siguientes estados</w:t>
            </w:r>
            <w:r w:rsidR="004A0A37">
              <w:rPr>
                <w:rFonts w:ascii="Arial Narrow" w:hAnsi="Arial Narrow"/>
                <w:sz w:val="20"/>
                <w:szCs w:val="20"/>
              </w:rPr>
              <w:t xml:space="preserve"> </w:t>
            </w:r>
            <w:r w:rsidR="00A13F33" w:rsidRPr="00A13F33">
              <w:rPr>
                <w:rFonts w:ascii="Arial Narrow" w:hAnsi="Arial Narrow"/>
                <w:sz w:val="20"/>
                <w:szCs w:val="20"/>
                <w:highlight w:val="yellow"/>
                <w:rPrChange w:id="202" w:author="prueba" w:date="2013-08-22T18:10:00Z">
                  <w:rPr>
                    <w:rFonts w:ascii="Arial Narrow" w:hAnsi="Arial Narrow"/>
                    <w:sz w:val="20"/>
                    <w:szCs w:val="20"/>
                    <w:highlight w:val="cyan"/>
                  </w:rPr>
                </w:rPrChange>
              </w:rPr>
              <w:t>en cuanto a la transmisión del DEP desconsolidado:</w:t>
            </w:r>
          </w:p>
          <w:p w14:paraId="15B769E5" w14:textId="77777777" w:rsidR="00295D7C" w:rsidRPr="00176C85" w:rsidRDefault="00342B0C" w:rsidP="008C6227">
            <w:pPr>
              <w:pStyle w:val="Prrafodelista"/>
              <w:numPr>
                <w:ilvl w:val="0"/>
                <w:numId w:val="151"/>
              </w:numPr>
              <w:autoSpaceDE w:val="0"/>
              <w:autoSpaceDN w:val="0"/>
              <w:adjustRightInd w:val="0"/>
              <w:ind w:left="361" w:hanging="284"/>
              <w:rPr>
                <w:rFonts w:ascii="Arial Narrow" w:hAnsi="Arial Narrow"/>
                <w:sz w:val="20"/>
                <w:szCs w:val="20"/>
              </w:rPr>
            </w:pPr>
            <w:r w:rsidRPr="00176C85">
              <w:rPr>
                <w:rFonts w:ascii="Arial Narrow" w:hAnsi="Arial Narrow"/>
                <w:sz w:val="20"/>
                <w:szCs w:val="20"/>
              </w:rPr>
              <w:t xml:space="preserve">Pendientes: </w:t>
            </w:r>
            <w:r w:rsidR="00A13F33" w:rsidRPr="00A13F33">
              <w:rPr>
                <w:rFonts w:ascii="Arial Narrow" w:hAnsi="Arial Narrow"/>
                <w:sz w:val="20"/>
                <w:szCs w:val="20"/>
                <w:highlight w:val="yellow"/>
                <w:rPrChange w:id="203" w:author="prueba" w:date="2013-08-22T18:10:00Z">
                  <w:rPr>
                    <w:rFonts w:ascii="Arial Narrow" w:hAnsi="Arial Narrow"/>
                    <w:sz w:val="20"/>
                    <w:szCs w:val="20"/>
                    <w:highlight w:val="cyan"/>
                  </w:rPr>
                </w:rPrChange>
              </w:rPr>
              <w:t>Cuando el DPO</w:t>
            </w:r>
            <w:r w:rsidR="00A13F33" w:rsidRPr="00A13F33">
              <w:rPr>
                <w:rFonts w:ascii="Arial Narrow" w:hAnsi="Arial Narrow"/>
                <w:sz w:val="20"/>
                <w:szCs w:val="20"/>
                <w:rPrChange w:id="204" w:author="prueba" w:date="2013-08-22T18:11:00Z">
                  <w:rPr>
                    <w:rFonts w:ascii="Arial Narrow" w:hAnsi="Arial Narrow"/>
                    <w:sz w:val="20"/>
                    <w:szCs w:val="20"/>
                    <w:highlight w:val="cyan"/>
                  </w:rPr>
                </w:rPrChange>
              </w:rPr>
              <w:t xml:space="preserve"> </w:t>
            </w:r>
            <w:r w:rsidRPr="00176C85">
              <w:rPr>
                <w:rFonts w:ascii="Arial Narrow" w:hAnsi="Arial Narrow"/>
                <w:bCs/>
                <w:sz w:val="20"/>
                <w:szCs w:val="20"/>
                <w:lang w:val="es-PE" w:eastAsia="es-PE"/>
              </w:rPr>
              <w:t>aún no está contenida en el detalle de un DEP transmitido a SUNAT</w:t>
            </w:r>
            <w:r w:rsidR="00295D7C" w:rsidRPr="00176C85">
              <w:rPr>
                <w:rFonts w:ascii="Arial Narrow" w:hAnsi="Arial Narrow"/>
                <w:bCs/>
                <w:sz w:val="20"/>
                <w:szCs w:val="20"/>
                <w:lang w:val="es-PE" w:eastAsia="es-PE"/>
              </w:rPr>
              <w:t>,</w:t>
            </w:r>
            <w:r w:rsidRPr="00176C85">
              <w:rPr>
                <w:rFonts w:ascii="Arial Narrow" w:hAnsi="Arial Narrow"/>
                <w:bCs/>
                <w:sz w:val="20"/>
                <w:szCs w:val="20"/>
                <w:lang w:val="es-PE" w:eastAsia="es-PE"/>
              </w:rPr>
              <w:t xml:space="preserve"> y aún no han transcurrido </w:t>
            </w:r>
            <w:r w:rsidR="00A13F33" w:rsidRPr="00A13F33">
              <w:rPr>
                <w:rFonts w:ascii="Arial Narrow" w:hAnsi="Arial Narrow"/>
                <w:bCs/>
                <w:sz w:val="20"/>
                <w:szCs w:val="20"/>
                <w:highlight w:val="yellow"/>
                <w:lang w:val="es-PE" w:eastAsia="es-PE"/>
                <w:rPrChange w:id="205" w:author="prueba" w:date="2013-08-22T18:11:00Z">
                  <w:rPr>
                    <w:rFonts w:ascii="Arial Narrow" w:hAnsi="Arial Narrow"/>
                    <w:bCs/>
                    <w:sz w:val="20"/>
                    <w:szCs w:val="20"/>
                    <w:highlight w:val="cyan"/>
                    <w:lang w:val="es-PE" w:eastAsia="es-PE"/>
                  </w:rPr>
                </w:rPrChange>
              </w:rPr>
              <w:t>3 días hábiles contados desde la fecha del registro del DPO</w:t>
            </w:r>
            <w:r w:rsidR="00A13F33" w:rsidRPr="00A13F33">
              <w:rPr>
                <w:rFonts w:ascii="Arial Narrow" w:hAnsi="Arial Narrow" w:cs="Arial"/>
                <w:sz w:val="20"/>
                <w:szCs w:val="20"/>
                <w:lang w:val="es-PE" w:eastAsia="es-PE"/>
                <w:rPrChange w:id="206" w:author="prueba" w:date="2013-08-22T18:11:00Z">
                  <w:rPr>
                    <w:rFonts w:ascii="Arial Narrow" w:hAnsi="Arial Narrow" w:cs="Arial"/>
                    <w:sz w:val="20"/>
                    <w:szCs w:val="20"/>
                    <w:highlight w:val="cyan"/>
                    <w:lang w:val="es-PE" w:eastAsia="es-PE"/>
                  </w:rPr>
                </w:rPrChange>
              </w:rPr>
              <w:t>.</w:t>
            </w:r>
          </w:p>
          <w:p w14:paraId="15B769E6" w14:textId="77777777" w:rsidR="00342B0C" w:rsidRPr="00176C85" w:rsidRDefault="00752A5B" w:rsidP="008C6227">
            <w:pPr>
              <w:pStyle w:val="Prrafodelista"/>
              <w:numPr>
                <w:ilvl w:val="0"/>
                <w:numId w:val="151"/>
              </w:numPr>
              <w:autoSpaceDE w:val="0"/>
              <w:autoSpaceDN w:val="0"/>
              <w:adjustRightInd w:val="0"/>
              <w:ind w:left="361" w:hanging="284"/>
              <w:rPr>
                <w:rFonts w:ascii="Arial Narrow" w:hAnsi="Arial Narrow"/>
                <w:strike/>
                <w:sz w:val="20"/>
                <w:szCs w:val="20"/>
              </w:rPr>
            </w:pPr>
            <w:r w:rsidRPr="00176C85">
              <w:rPr>
                <w:rFonts w:ascii="Arial Narrow" w:hAnsi="Arial Narrow"/>
                <w:bCs/>
                <w:sz w:val="20"/>
                <w:szCs w:val="20"/>
                <w:lang w:val="es-PE" w:eastAsia="es-PE"/>
              </w:rPr>
              <w:t>Conciliada</w:t>
            </w:r>
            <w:r w:rsidR="00342B0C" w:rsidRPr="00176C85">
              <w:rPr>
                <w:rFonts w:ascii="Arial Narrow" w:hAnsi="Arial Narrow"/>
                <w:bCs/>
                <w:sz w:val="20"/>
                <w:szCs w:val="20"/>
                <w:lang w:val="es-PE" w:eastAsia="es-PE"/>
              </w:rPr>
              <w:t xml:space="preserve">: </w:t>
            </w:r>
            <w:r w:rsidR="00A13F33" w:rsidRPr="00A13F33">
              <w:rPr>
                <w:rFonts w:ascii="Arial Narrow" w:hAnsi="Arial Narrow"/>
                <w:sz w:val="20"/>
                <w:szCs w:val="20"/>
                <w:highlight w:val="yellow"/>
                <w:rPrChange w:id="207" w:author="prueba" w:date="2013-08-22T18:11:00Z">
                  <w:rPr>
                    <w:rFonts w:ascii="Arial Narrow" w:hAnsi="Arial Narrow"/>
                    <w:sz w:val="20"/>
                    <w:szCs w:val="20"/>
                    <w:highlight w:val="cyan"/>
                  </w:rPr>
                </w:rPrChange>
              </w:rPr>
              <w:t>Cuando el DPO</w:t>
            </w:r>
            <w:r w:rsidR="00A13F33" w:rsidRPr="00A13F33">
              <w:rPr>
                <w:rFonts w:ascii="Arial Narrow" w:hAnsi="Arial Narrow"/>
                <w:sz w:val="20"/>
                <w:szCs w:val="20"/>
                <w:rPrChange w:id="208" w:author="prueba" w:date="2013-08-22T18:11:00Z">
                  <w:rPr>
                    <w:rFonts w:ascii="Arial Narrow" w:hAnsi="Arial Narrow"/>
                    <w:sz w:val="20"/>
                    <w:szCs w:val="20"/>
                    <w:highlight w:val="cyan"/>
                  </w:rPr>
                </w:rPrChange>
              </w:rPr>
              <w:t xml:space="preserve"> </w:t>
            </w:r>
            <w:r w:rsidR="00A4180B" w:rsidRPr="00176C85">
              <w:rPr>
                <w:rFonts w:ascii="Arial Narrow" w:hAnsi="Arial Narrow"/>
                <w:sz w:val="20"/>
                <w:szCs w:val="20"/>
              </w:rPr>
              <w:t xml:space="preserve">esté contenido </w:t>
            </w:r>
            <w:r w:rsidR="00342B0C" w:rsidRPr="00176C85">
              <w:rPr>
                <w:rFonts w:ascii="Arial Narrow" w:hAnsi="Arial Narrow"/>
                <w:bCs/>
                <w:sz w:val="20"/>
                <w:szCs w:val="20"/>
                <w:lang w:val="es-PE" w:eastAsia="es-PE"/>
              </w:rPr>
              <w:t xml:space="preserve">en el detalle de un DEP transmitido a SUNAT dentro de </w:t>
            </w:r>
            <w:r w:rsidR="00A13F33" w:rsidRPr="00A13F33">
              <w:rPr>
                <w:rFonts w:ascii="Arial Narrow" w:hAnsi="Arial Narrow"/>
                <w:bCs/>
                <w:sz w:val="20"/>
                <w:szCs w:val="20"/>
                <w:highlight w:val="yellow"/>
                <w:lang w:val="es-PE" w:eastAsia="es-PE"/>
                <w:rPrChange w:id="209" w:author="prueba" w:date="2013-08-22T18:11:00Z">
                  <w:rPr>
                    <w:rFonts w:ascii="Arial Narrow" w:hAnsi="Arial Narrow"/>
                    <w:bCs/>
                    <w:sz w:val="20"/>
                    <w:szCs w:val="20"/>
                    <w:highlight w:val="cyan"/>
                    <w:lang w:val="es-PE" w:eastAsia="es-PE"/>
                  </w:rPr>
                </w:rPrChange>
              </w:rPr>
              <w:t xml:space="preserve">los 3 días hábiles, contados </w:t>
            </w:r>
            <w:r w:rsidR="00A13F33" w:rsidRPr="00A13F33">
              <w:rPr>
                <w:rFonts w:ascii="Arial Narrow" w:hAnsi="Arial Narrow" w:cs="Arial"/>
                <w:sz w:val="20"/>
                <w:szCs w:val="20"/>
                <w:highlight w:val="yellow"/>
                <w:lang w:val="es-PE" w:eastAsia="es-PE"/>
                <w:rPrChange w:id="210" w:author="prueba" w:date="2013-08-22T18:11:00Z">
                  <w:rPr>
                    <w:rFonts w:ascii="Arial Narrow" w:hAnsi="Arial Narrow" w:cs="Arial"/>
                    <w:sz w:val="20"/>
                    <w:szCs w:val="20"/>
                    <w:highlight w:val="cyan"/>
                    <w:lang w:val="es-PE" w:eastAsia="es-PE"/>
                  </w:rPr>
                </w:rPrChange>
              </w:rPr>
              <w:t xml:space="preserve">a partir </w:t>
            </w:r>
            <w:r w:rsidR="00A13F33" w:rsidRPr="00A13F33">
              <w:rPr>
                <w:rFonts w:ascii="Arial Narrow" w:hAnsi="Arial Narrow"/>
                <w:bCs/>
                <w:sz w:val="20"/>
                <w:szCs w:val="20"/>
                <w:highlight w:val="yellow"/>
                <w:lang w:val="es-PE" w:eastAsia="es-PE"/>
                <w:rPrChange w:id="211" w:author="prueba" w:date="2013-08-22T18:11:00Z">
                  <w:rPr>
                    <w:rFonts w:ascii="Arial Narrow" w:hAnsi="Arial Narrow"/>
                    <w:bCs/>
                    <w:sz w:val="20"/>
                    <w:szCs w:val="20"/>
                    <w:highlight w:val="cyan"/>
                    <w:lang w:val="es-PE" w:eastAsia="es-PE"/>
                  </w:rPr>
                </w:rPrChange>
              </w:rPr>
              <w:t>del día hábil siguiente del término del primer traslado del envío al Depósito Temporal Postal</w:t>
            </w:r>
            <w:r w:rsidR="00A13F33" w:rsidRPr="00A13F33">
              <w:rPr>
                <w:rFonts w:ascii="Arial Narrow" w:hAnsi="Arial Narrow" w:cs="Arial"/>
                <w:sz w:val="20"/>
                <w:szCs w:val="20"/>
                <w:lang w:val="es-PE" w:eastAsia="es-PE"/>
                <w:rPrChange w:id="212" w:author="prueba" w:date="2013-08-22T18:11:00Z">
                  <w:rPr>
                    <w:rFonts w:ascii="Arial Narrow" w:hAnsi="Arial Narrow" w:cs="Arial"/>
                    <w:sz w:val="20"/>
                    <w:szCs w:val="20"/>
                    <w:highlight w:val="cyan"/>
                    <w:lang w:val="es-PE" w:eastAsia="es-PE"/>
                  </w:rPr>
                </w:rPrChange>
              </w:rPr>
              <w:t xml:space="preserve">. </w:t>
            </w:r>
          </w:p>
          <w:p w14:paraId="15B769E7" w14:textId="77777777" w:rsidR="00342B0C" w:rsidRPr="006F01AC" w:rsidRDefault="00342B0C" w:rsidP="008C6227">
            <w:pPr>
              <w:pStyle w:val="Prrafodelista"/>
              <w:numPr>
                <w:ilvl w:val="0"/>
                <w:numId w:val="151"/>
              </w:numPr>
              <w:autoSpaceDE w:val="0"/>
              <w:autoSpaceDN w:val="0"/>
              <w:adjustRightInd w:val="0"/>
              <w:ind w:left="361" w:hanging="284"/>
              <w:rPr>
                <w:rFonts w:ascii="Arial Narrow" w:hAnsi="Arial Narrow"/>
                <w:sz w:val="20"/>
                <w:szCs w:val="20"/>
              </w:rPr>
            </w:pPr>
            <w:r w:rsidRPr="00295D7C">
              <w:rPr>
                <w:rFonts w:ascii="Arial Narrow" w:hAnsi="Arial Narrow"/>
                <w:bCs/>
                <w:sz w:val="20"/>
                <w:szCs w:val="20"/>
                <w:lang w:val="es-PE" w:eastAsia="es-PE"/>
              </w:rPr>
              <w:t xml:space="preserve">No Conciliada: Cuando habiendo transcurrido </w:t>
            </w:r>
            <w:r w:rsidR="00A13F33" w:rsidRPr="00A13F33">
              <w:rPr>
                <w:rFonts w:ascii="Arial Narrow" w:hAnsi="Arial Narrow"/>
                <w:bCs/>
                <w:sz w:val="20"/>
                <w:szCs w:val="20"/>
                <w:highlight w:val="yellow"/>
                <w:lang w:val="es-PE" w:eastAsia="es-PE"/>
                <w:rPrChange w:id="213" w:author="prueba" w:date="2013-08-22T18:11:00Z">
                  <w:rPr>
                    <w:rFonts w:ascii="Arial Narrow" w:hAnsi="Arial Narrow"/>
                    <w:bCs/>
                    <w:sz w:val="20"/>
                    <w:szCs w:val="20"/>
                    <w:highlight w:val="cyan"/>
                    <w:lang w:val="es-PE" w:eastAsia="es-PE"/>
                  </w:rPr>
                </w:rPrChange>
              </w:rPr>
              <w:t xml:space="preserve">3 días hábiles, contados </w:t>
            </w:r>
            <w:r w:rsidRPr="00295D7C">
              <w:rPr>
                <w:rFonts w:ascii="Arial Narrow" w:hAnsi="Arial Narrow"/>
                <w:bCs/>
                <w:sz w:val="20"/>
                <w:szCs w:val="20"/>
                <w:lang w:val="es-PE" w:eastAsia="es-PE"/>
              </w:rPr>
              <w:t xml:space="preserve">desde la fecha de </w:t>
            </w:r>
            <w:r w:rsidR="00A13F33" w:rsidRPr="00A13F33">
              <w:rPr>
                <w:rFonts w:ascii="Arial Narrow" w:hAnsi="Arial Narrow"/>
                <w:bCs/>
                <w:sz w:val="20"/>
                <w:szCs w:val="20"/>
                <w:highlight w:val="yellow"/>
                <w:lang w:val="es-PE" w:eastAsia="es-PE"/>
                <w:rPrChange w:id="214" w:author="prueba" w:date="2013-08-22T18:11:00Z">
                  <w:rPr>
                    <w:rFonts w:ascii="Arial Narrow" w:hAnsi="Arial Narrow"/>
                    <w:bCs/>
                    <w:sz w:val="20"/>
                    <w:szCs w:val="20"/>
                    <w:lang w:val="es-PE" w:eastAsia="es-PE"/>
                  </w:rPr>
                </w:rPrChange>
              </w:rPr>
              <w:t>registro del DPO, aún no esté contenido</w:t>
            </w:r>
            <w:r w:rsidR="00A4180B">
              <w:rPr>
                <w:rFonts w:ascii="Arial Narrow" w:hAnsi="Arial Narrow"/>
                <w:bCs/>
                <w:sz w:val="20"/>
                <w:szCs w:val="20"/>
                <w:lang w:val="es-PE" w:eastAsia="es-PE"/>
              </w:rPr>
              <w:t xml:space="preserve"> </w:t>
            </w:r>
            <w:r w:rsidRPr="006F01AC">
              <w:rPr>
                <w:rFonts w:ascii="Arial Narrow" w:hAnsi="Arial Narrow"/>
                <w:bCs/>
                <w:sz w:val="20"/>
                <w:szCs w:val="20"/>
                <w:lang w:val="es-PE" w:eastAsia="es-PE"/>
              </w:rPr>
              <w:t>en el detalle de un DEP trasmitido a SUNAT</w:t>
            </w:r>
            <w:r w:rsidR="00A4180B" w:rsidRPr="006F01AC">
              <w:rPr>
                <w:rFonts w:ascii="Arial Narrow" w:hAnsi="Arial Narrow"/>
                <w:bCs/>
                <w:sz w:val="20"/>
                <w:szCs w:val="20"/>
                <w:lang w:val="es-PE" w:eastAsia="es-PE"/>
              </w:rPr>
              <w:t>.</w:t>
            </w:r>
          </w:p>
          <w:p w14:paraId="15B769E8" w14:textId="77777777" w:rsidR="00176C85" w:rsidRPr="00346AE5" w:rsidRDefault="00342B0C" w:rsidP="00176C85">
            <w:pPr>
              <w:pStyle w:val="Prrafodelista"/>
              <w:numPr>
                <w:ilvl w:val="0"/>
                <w:numId w:val="151"/>
              </w:numPr>
              <w:autoSpaceDE w:val="0"/>
              <w:autoSpaceDN w:val="0"/>
              <w:adjustRightInd w:val="0"/>
              <w:ind w:left="361" w:hanging="284"/>
              <w:rPr>
                <w:rFonts w:ascii="Arial Narrow" w:hAnsi="Arial Narrow"/>
                <w:sz w:val="20"/>
                <w:szCs w:val="20"/>
              </w:rPr>
            </w:pPr>
            <w:r w:rsidRPr="00295D7C">
              <w:rPr>
                <w:rFonts w:ascii="Arial Narrow" w:hAnsi="Arial Narrow"/>
                <w:bCs/>
                <w:sz w:val="20"/>
                <w:szCs w:val="20"/>
                <w:lang w:val="es-PE" w:eastAsia="es-PE"/>
              </w:rPr>
              <w:t xml:space="preserve">Conciliada fuera de plazo: Cuando el número de la guía postal está contenida en el detalle de un DEP transmitido a SUNAT fuera del plazo de </w:t>
            </w:r>
            <w:r w:rsidR="00A13F33" w:rsidRPr="00A13F33">
              <w:rPr>
                <w:rFonts w:ascii="Arial Narrow" w:hAnsi="Arial Narrow"/>
                <w:bCs/>
                <w:sz w:val="20"/>
                <w:szCs w:val="20"/>
                <w:highlight w:val="yellow"/>
                <w:lang w:val="es-PE" w:eastAsia="es-PE"/>
                <w:rPrChange w:id="215" w:author="prueba" w:date="2013-08-22T18:11:00Z">
                  <w:rPr>
                    <w:rFonts w:ascii="Arial Narrow" w:hAnsi="Arial Narrow"/>
                    <w:bCs/>
                    <w:sz w:val="20"/>
                    <w:szCs w:val="20"/>
                    <w:highlight w:val="cyan"/>
                    <w:lang w:val="es-PE" w:eastAsia="es-PE"/>
                  </w:rPr>
                </w:rPrChange>
              </w:rPr>
              <w:t xml:space="preserve">3 días hábiles, contados </w:t>
            </w:r>
            <w:r w:rsidR="00A13F33" w:rsidRPr="00A13F33">
              <w:rPr>
                <w:rFonts w:ascii="Arial Narrow" w:hAnsi="Arial Narrow" w:cs="Arial"/>
                <w:sz w:val="20"/>
                <w:szCs w:val="20"/>
                <w:highlight w:val="yellow"/>
                <w:lang w:val="es-PE" w:eastAsia="es-PE"/>
                <w:rPrChange w:id="216" w:author="prueba" w:date="2013-08-22T18:11:00Z">
                  <w:rPr>
                    <w:rFonts w:ascii="Arial Narrow" w:hAnsi="Arial Narrow" w:cs="Arial"/>
                    <w:sz w:val="20"/>
                    <w:szCs w:val="20"/>
                    <w:highlight w:val="cyan"/>
                    <w:lang w:val="es-PE" w:eastAsia="es-PE"/>
                  </w:rPr>
                </w:rPrChange>
              </w:rPr>
              <w:t xml:space="preserve">a partir </w:t>
            </w:r>
            <w:r w:rsidR="00A13F33" w:rsidRPr="00A13F33">
              <w:rPr>
                <w:rFonts w:ascii="Arial Narrow" w:hAnsi="Arial Narrow"/>
                <w:bCs/>
                <w:sz w:val="20"/>
                <w:szCs w:val="20"/>
                <w:highlight w:val="yellow"/>
                <w:lang w:val="es-PE" w:eastAsia="es-PE"/>
                <w:rPrChange w:id="217" w:author="prueba" w:date="2013-08-22T18:11:00Z">
                  <w:rPr>
                    <w:rFonts w:ascii="Arial Narrow" w:hAnsi="Arial Narrow"/>
                    <w:bCs/>
                    <w:sz w:val="20"/>
                    <w:szCs w:val="20"/>
                    <w:highlight w:val="cyan"/>
                    <w:lang w:val="es-PE" w:eastAsia="es-PE"/>
                  </w:rPr>
                </w:rPrChange>
              </w:rPr>
              <w:t>del día hábil siguiente del término del primer traslado del envío al Depósito Temporal Postal</w:t>
            </w:r>
            <w:r w:rsidR="00A13F33" w:rsidRPr="00A13F33">
              <w:rPr>
                <w:rFonts w:ascii="Arial Narrow" w:hAnsi="Arial Narrow" w:cs="Arial"/>
                <w:sz w:val="20"/>
                <w:szCs w:val="20"/>
                <w:highlight w:val="yellow"/>
                <w:lang w:val="es-PE" w:eastAsia="es-PE"/>
                <w:rPrChange w:id="218" w:author="prueba" w:date="2013-08-22T18:11:00Z">
                  <w:rPr>
                    <w:rFonts w:ascii="Arial Narrow" w:hAnsi="Arial Narrow" w:cs="Arial"/>
                    <w:sz w:val="20"/>
                    <w:szCs w:val="20"/>
                    <w:highlight w:val="cyan"/>
                    <w:lang w:val="es-PE" w:eastAsia="es-PE"/>
                  </w:rPr>
                </w:rPrChange>
              </w:rPr>
              <w:t xml:space="preserve">. </w:t>
            </w:r>
          </w:p>
        </w:tc>
      </w:tr>
      <w:tr w:rsidR="00342B0C" w:rsidRPr="00752A5B" w14:paraId="15B769EC" w14:textId="77777777" w:rsidTr="00B35215">
        <w:tblPrEx>
          <w:tblW w:w="8645" w:type="dxa"/>
          <w:jc w:val="center"/>
          <w:tblInd w:w="693" w:type="dxa"/>
          <w:tblCellMar>
            <w:left w:w="70" w:type="dxa"/>
            <w:right w:w="70" w:type="dxa"/>
          </w:tblCellMar>
          <w:tblLook w:val="00A0" w:firstRow="1" w:lastRow="0" w:firstColumn="1" w:lastColumn="0" w:noHBand="0" w:noVBand="0"/>
          <w:tblPrExChange w:id="219"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220"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221"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EA"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222"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EB" w14:textId="77777777" w:rsidR="00342B0C" w:rsidRPr="00752A5B" w:rsidRDefault="00A13F33" w:rsidP="008C6227">
            <w:pPr>
              <w:rPr>
                <w:rFonts w:ascii="Arial Narrow" w:hAnsi="Arial Narrow"/>
                <w:sz w:val="20"/>
                <w:szCs w:val="20"/>
              </w:rPr>
            </w:pPr>
            <w:r w:rsidRPr="00A13F33">
              <w:rPr>
                <w:rFonts w:ascii="Arial Narrow" w:hAnsi="Arial Narrow"/>
                <w:sz w:val="20"/>
                <w:szCs w:val="20"/>
                <w:highlight w:val="yellow"/>
                <w:lang w:val="es-PE"/>
                <w:rPrChange w:id="223" w:author="prueba" w:date="2013-08-22T18:11:00Z">
                  <w:rPr>
                    <w:rFonts w:ascii="Arial Narrow" w:hAnsi="Arial Narrow"/>
                    <w:sz w:val="20"/>
                    <w:szCs w:val="20"/>
                    <w:highlight w:val="cyan"/>
                    <w:lang w:val="es-PE"/>
                  </w:rPr>
                </w:rPrChange>
              </w:rPr>
              <w:t>Un DPO</w:t>
            </w:r>
            <w:r w:rsidR="004A0A37">
              <w:rPr>
                <w:rFonts w:ascii="Arial Narrow" w:hAnsi="Arial Narrow"/>
                <w:sz w:val="20"/>
                <w:szCs w:val="20"/>
                <w:lang w:val="es-PE"/>
              </w:rPr>
              <w:t xml:space="preserve"> </w:t>
            </w:r>
            <w:r w:rsidR="00342B0C" w:rsidRPr="00752A5B">
              <w:rPr>
                <w:rFonts w:ascii="Arial Narrow" w:hAnsi="Arial Narrow"/>
                <w:sz w:val="20"/>
                <w:szCs w:val="20"/>
              </w:rPr>
              <w:t>solo puede tener asociad</w:t>
            </w:r>
            <w:r w:rsidR="004A0A37">
              <w:rPr>
                <w:rFonts w:ascii="Arial Narrow" w:hAnsi="Arial Narrow"/>
                <w:sz w:val="20"/>
                <w:szCs w:val="20"/>
              </w:rPr>
              <w:t>o</w:t>
            </w:r>
            <w:r w:rsidR="00342B0C" w:rsidRPr="00752A5B">
              <w:rPr>
                <w:rFonts w:ascii="Arial Narrow" w:hAnsi="Arial Narrow"/>
                <w:sz w:val="20"/>
                <w:szCs w:val="20"/>
              </w:rPr>
              <w:t xml:space="preserve"> un acta de inspección</w:t>
            </w:r>
            <w:r w:rsidR="00843033">
              <w:rPr>
                <w:rFonts w:ascii="Arial Narrow" w:hAnsi="Arial Narrow"/>
                <w:sz w:val="20"/>
                <w:szCs w:val="20"/>
              </w:rPr>
              <w:t>.</w:t>
            </w:r>
          </w:p>
        </w:tc>
      </w:tr>
      <w:tr w:rsidR="00342B0C" w:rsidRPr="00752A5B" w14:paraId="15B769EF" w14:textId="77777777" w:rsidTr="00B35215">
        <w:tblPrEx>
          <w:tblW w:w="8645" w:type="dxa"/>
          <w:jc w:val="center"/>
          <w:tblInd w:w="693" w:type="dxa"/>
          <w:tblCellMar>
            <w:left w:w="70" w:type="dxa"/>
            <w:right w:w="70" w:type="dxa"/>
          </w:tblCellMar>
          <w:tblLook w:val="00A0" w:firstRow="1" w:lastRow="0" w:firstColumn="1" w:lastColumn="0" w:noHBand="0" w:noVBand="0"/>
          <w:tblPrExChange w:id="224"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225"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226"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ED"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227"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EE" w14:textId="77777777" w:rsidR="007724E2" w:rsidRPr="00752A5B" w:rsidRDefault="00342B0C" w:rsidP="00D72160">
            <w:pPr>
              <w:rPr>
                <w:rFonts w:ascii="Arial Narrow" w:hAnsi="Arial Narrow"/>
                <w:sz w:val="20"/>
                <w:szCs w:val="20"/>
                <w:lang w:val="es-PE"/>
              </w:rPr>
            </w:pPr>
            <w:r w:rsidRPr="00752A5B">
              <w:rPr>
                <w:rFonts w:ascii="Arial Narrow" w:hAnsi="Arial Narrow"/>
                <w:sz w:val="20"/>
                <w:szCs w:val="20"/>
                <w:lang w:val="es-PE"/>
              </w:rPr>
              <w:t xml:space="preserve">Se puede asociar </w:t>
            </w:r>
            <w:r w:rsidR="00A13F33" w:rsidRPr="00A13F33">
              <w:rPr>
                <w:rFonts w:ascii="Arial Narrow" w:hAnsi="Arial Narrow"/>
                <w:sz w:val="20"/>
                <w:szCs w:val="20"/>
                <w:highlight w:val="yellow"/>
                <w:lang w:val="es-PE"/>
                <w:rPrChange w:id="228" w:author="prueba" w:date="2013-08-22T18:11:00Z">
                  <w:rPr>
                    <w:rFonts w:ascii="Arial Narrow" w:hAnsi="Arial Narrow"/>
                    <w:sz w:val="20"/>
                    <w:szCs w:val="20"/>
                    <w:highlight w:val="cyan"/>
                    <w:lang w:val="es-PE"/>
                  </w:rPr>
                </w:rPrChange>
              </w:rPr>
              <w:t>un DPO</w:t>
            </w:r>
            <w:r w:rsidR="004A0A37">
              <w:rPr>
                <w:rFonts w:ascii="Arial Narrow" w:hAnsi="Arial Narrow"/>
                <w:sz w:val="20"/>
                <w:szCs w:val="20"/>
                <w:lang w:val="es-PE"/>
              </w:rPr>
              <w:t xml:space="preserve"> a </w:t>
            </w:r>
            <w:r w:rsidRPr="00752A5B">
              <w:rPr>
                <w:rFonts w:ascii="Arial Narrow" w:hAnsi="Arial Narrow"/>
                <w:sz w:val="20"/>
                <w:szCs w:val="20"/>
                <w:lang w:val="es-PE"/>
              </w:rPr>
              <w:t xml:space="preserve">un </w:t>
            </w:r>
            <w:r w:rsidR="00A13F33" w:rsidRPr="00A13F33">
              <w:rPr>
                <w:rFonts w:ascii="Arial Narrow" w:hAnsi="Arial Narrow"/>
                <w:sz w:val="20"/>
                <w:szCs w:val="20"/>
                <w:highlight w:val="yellow"/>
                <w:lang w:val="es-PE"/>
                <w:rPrChange w:id="229" w:author="prueba" w:date="2013-08-22T18:11:00Z">
                  <w:rPr>
                    <w:rFonts w:ascii="Arial Narrow" w:hAnsi="Arial Narrow"/>
                    <w:sz w:val="20"/>
                    <w:szCs w:val="20"/>
                    <w:highlight w:val="cyan"/>
                    <w:lang w:val="es-PE"/>
                  </w:rPr>
                </w:rPrChange>
              </w:rPr>
              <w:t>acta de inspección o un</w:t>
            </w:r>
            <w:r w:rsidRPr="00752A5B">
              <w:rPr>
                <w:rFonts w:ascii="Arial Narrow" w:hAnsi="Arial Narrow"/>
                <w:sz w:val="20"/>
                <w:szCs w:val="20"/>
                <w:lang w:val="es-PE"/>
              </w:rPr>
              <w:t xml:space="preserve"> aviso de alerta mientras </w:t>
            </w:r>
            <w:r w:rsidR="00A13F33" w:rsidRPr="00A13F33">
              <w:rPr>
                <w:rFonts w:ascii="Arial Narrow" w:hAnsi="Arial Narrow"/>
                <w:sz w:val="20"/>
                <w:szCs w:val="20"/>
                <w:highlight w:val="yellow"/>
                <w:lang w:val="es-PE"/>
                <w:rPrChange w:id="230" w:author="prueba" w:date="2013-08-22T18:11:00Z">
                  <w:rPr>
                    <w:rFonts w:ascii="Arial Narrow" w:hAnsi="Arial Narrow"/>
                    <w:sz w:val="20"/>
                    <w:szCs w:val="20"/>
                    <w:highlight w:val="cyan"/>
                    <w:lang w:val="es-PE"/>
                  </w:rPr>
                </w:rPrChange>
              </w:rPr>
              <w:t>el DPO no tenga asociado a una DIF o marcado con “Distribución Directa”.</w:t>
            </w:r>
          </w:p>
        </w:tc>
      </w:tr>
      <w:tr w:rsidR="00342B0C" w:rsidRPr="00752A5B" w14:paraId="15B769F2" w14:textId="77777777" w:rsidTr="00B35215">
        <w:tblPrEx>
          <w:tblW w:w="8645" w:type="dxa"/>
          <w:jc w:val="center"/>
          <w:tblInd w:w="693" w:type="dxa"/>
          <w:tblCellMar>
            <w:left w:w="70" w:type="dxa"/>
            <w:right w:w="70" w:type="dxa"/>
          </w:tblCellMar>
          <w:tblLook w:val="00A0" w:firstRow="1" w:lastRow="0" w:firstColumn="1" w:lastColumn="0" w:noHBand="0" w:noVBand="0"/>
          <w:tblPrExChange w:id="231"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232"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233"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F0"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234"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F1" w14:textId="77777777" w:rsidR="00342B0C" w:rsidRPr="00752A5B" w:rsidRDefault="00A13F33" w:rsidP="008C6227">
            <w:pPr>
              <w:rPr>
                <w:rFonts w:ascii="Arial Narrow" w:hAnsi="Arial Narrow"/>
                <w:sz w:val="20"/>
                <w:szCs w:val="20"/>
              </w:rPr>
            </w:pPr>
            <w:r w:rsidRPr="00A13F33">
              <w:rPr>
                <w:rFonts w:ascii="Arial Narrow" w:hAnsi="Arial Narrow"/>
                <w:sz w:val="20"/>
                <w:szCs w:val="20"/>
                <w:highlight w:val="yellow"/>
                <w:lang w:val="es-PE"/>
                <w:rPrChange w:id="235" w:author="prueba" w:date="2013-08-22T18:11:00Z">
                  <w:rPr>
                    <w:rFonts w:ascii="Arial Narrow" w:hAnsi="Arial Narrow"/>
                    <w:sz w:val="20"/>
                    <w:szCs w:val="20"/>
                    <w:highlight w:val="cyan"/>
                    <w:lang w:val="es-PE"/>
                  </w:rPr>
                </w:rPrChange>
              </w:rPr>
              <w:t>Un DPO</w:t>
            </w:r>
            <w:r w:rsidR="00A31BD8">
              <w:rPr>
                <w:rFonts w:ascii="Arial Narrow" w:hAnsi="Arial Narrow"/>
                <w:sz w:val="20"/>
                <w:szCs w:val="20"/>
                <w:lang w:val="es-PE"/>
              </w:rPr>
              <w:t xml:space="preserve"> </w:t>
            </w:r>
            <w:r w:rsidR="00342B0C" w:rsidRPr="00752A5B">
              <w:rPr>
                <w:rFonts w:ascii="Arial Narrow" w:hAnsi="Arial Narrow"/>
                <w:sz w:val="20"/>
                <w:szCs w:val="20"/>
              </w:rPr>
              <w:t>solo puede tener asociad</w:t>
            </w:r>
            <w:r w:rsidR="00A31BD8">
              <w:rPr>
                <w:rFonts w:ascii="Arial Narrow" w:hAnsi="Arial Narrow"/>
                <w:sz w:val="20"/>
                <w:szCs w:val="20"/>
              </w:rPr>
              <w:t>o</w:t>
            </w:r>
            <w:r w:rsidR="00342B0C" w:rsidRPr="00752A5B">
              <w:rPr>
                <w:rFonts w:ascii="Arial Narrow" w:hAnsi="Arial Narrow"/>
                <w:sz w:val="20"/>
                <w:szCs w:val="20"/>
              </w:rPr>
              <w:t xml:space="preserve"> un aviso de alerta</w:t>
            </w:r>
            <w:r w:rsidR="00843033">
              <w:rPr>
                <w:rFonts w:ascii="Arial Narrow" w:hAnsi="Arial Narrow"/>
                <w:sz w:val="20"/>
                <w:szCs w:val="20"/>
              </w:rPr>
              <w:t>.</w:t>
            </w:r>
          </w:p>
        </w:tc>
      </w:tr>
      <w:tr w:rsidR="00342B0C" w:rsidRPr="00752A5B" w14:paraId="15B769F7" w14:textId="77777777" w:rsidTr="00B35215">
        <w:tblPrEx>
          <w:tblW w:w="8645" w:type="dxa"/>
          <w:jc w:val="center"/>
          <w:tblInd w:w="693" w:type="dxa"/>
          <w:tblCellMar>
            <w:left w:w="70" w:type="dxa"/>
            <w:right w:w="70" w:type="dxa"/>
          </w:tblCellMar>
          <w:tblLook w:val="00A0" w:firstRow="1" w:lastRow="0" w:firstColumn="1" w:lastColumn="0" w:noHBand="0" w:noVBand="0"/>
          <w:tblPrExChange w:id="236"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237"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shd w:val="clear" w:color="auto" w:fill="auto"/>
            <w:noWrap/>
            <w:vAlign w:val="center"/>
            <w:tcPrChange w:id="238" w:author="prueba" w:date="2013-08-22T18:13:00Z">
              <w:tcPr>
                <w:tcW w:w="7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tcPrChange>
          </w:tcPr>
          <w:p w14:paraId="15B769F3"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239"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F4" w14:textId="77777777" w:rsidR="004638CB" w:rsidRDefault="00333A13" w:rsidP="004638CB">
            <w:pPr>
              <w:rPr>
                <w:rFonts w:ascii="Arial Narrow" w:hAnsi="Arial Narrow"/>
                <w:sz w:val="20"/>
                <w:szCs w:val="20"/>
              </w:rPr>
            </w:pPr>
            <w:r>
              <w:rPr>
                <w:rFonts w:ascii="Arial Narrow" w:hAnsi="Arial Narrow"/>
                <w:sz w:val="20"/>
                <w:szCs w:val="20"/>
              </w:rPr>
              <w:t xml:space="preserve">El plazo </w:t>
            </w:r>
            <w:r w:rsidR="00A13F33" w:rsidRPr="00A13F33">
              <w:rPr>
                <w:rFonts w:ascii="Arial Narrow" w:hAnsi="Arial Narrow"/>
                <w:sz w:val="20"/>
                <w:szCs w:val="20"/>
                <w:highlight w:val="yellow"/>
                <w:rPrChange w:id="240" w:author="prueba" w:date="2013-08-22T18:11:00Z">
                  <w:rPr>
                    <w:rFonts w:ascii="Arial Narrow" w:hAnsi="Arial Narrow"/>
                    <w:sz w:val="20"/>
                    <w:szCs w:val="20"/>
                  </w:rPr>
                </w:rPrChange>
              </w:rPr>
              <w:t>de tres (3) días hábiles</w:t>
            </w:r>
            <w:r w:rsidR="004638CB">
              <w:rPr>
                <w:rFonts w:ascii="Arial Narrow" w:hAnsi="Arial Narrow"/>
                <w:sz w:val="20"/>
                <w:szCs w:val="20"/>
              </w:rPr>
              <w:t xml:space="preserve"> </w:t>
            </w:r>
            <w:r w:rsidR="004638CB" w:rsidRPr="00752A5B">
              <w:rPr>
                <w:rFonts w:ascii="Arial Narrow" w:hAnsi="Arial Narrow"/>
                <w:sz w:val="20"/>
                <w:szCs w:val="20"/>
              </w:rPr>
              <w:t xml:space="preserve">para la transmisión del detalle completo del DEP se calcula </w:t>
            </w:r>
            <w:r w:rsidR="00A75DE3">
              <w:rPr>
                <w:rFonts w:ascii="Arial Narrow" w:hAnsi="Arial Narrow"/>
                <w:sz w:val="20"/>
                <w:szCs w:val="20"/>
              </w:rPr>
              <w:t>de la siguiente manera:</w:t>
            </w:r>
          </w:p>
          <w:p w14:paraId="15B769F5" w14:textId="77777777" w:rsidR="00A75DE3" w:rsidRDefault="00342B0C" w:rsidP="00A75DE3">
            <w:pPr>
              <w:pStyle w:val="Prrafodelista"/>
              <w:numPr>
                <w:ilvl w:val="0"/>
                <w:numId w:val="16"/>
              </w:numPr>
              <w:ind w:left="219" w:hanging="219"/>
              <w:rPr>
                <w:rFonts w:ascii="Arial Narrow" w:hAnsi="Arial Narrow"/>
                <w:sz w:val="20"/>
                <w:szCs w:val="20"/>
              </w:rPr>
            </w:pPr>
            <w:r w:rsidRPr="00752A5B">
              <w:rPr>
                <w:rFonts w:ascii="Arial Narrow" w:hAnsi="Arial Narrow"/>
                <w:sz w:val="20"/>
                <w:szCs w:val="20"/>
              </w:rPr>
              <w:t xml:space="preserve">Si </w:t>
            </w:r>
            <w:r w:rsidR="00A75DE3">
              <w:rPr>
                <w:rFonts w:ascii="Arial Narrow" w:hAnsi="Arial Narrow"/>
                <w:sz w:val="20"/>
                <w:szCs w:val="20"/>
              </w:rPr>
              <w:t xml:space="preserve">el </w:t>
            </w:r>
            <w:r w:rsidR="00843033" w:rsidRPr="006F01AC">
              <w:rPr>
                <w:rFonts w:ascii="Arial Narrow" w:hAnsi="Arial Narrow"/>
                <w:sz w:val="20"/>
                <w:szCs w:val="20"/>
              </w:rPr>
              <w:t xml:space="preserve">DPO </w:t>
            </w:r>
            <w:r w:rsidRPr="006F01AC">
              <w:rPr>
                <w:rFonts w:ascii="Arial Narrow" w:hAnsi="Arial Narrow"/>
                <w:sz w:val="20"/>
                <w:szCs w:val="20"/>
              </w:rPr>
              <w:t xml:space="preserve">se asocia a una DEP: </w:t>
            </w:r>
            <w:r w:rsidR="00A13F33" w:rsidRPr="00A13F33">
              <w:rPr>
                <w:rFonts w:ascii="Arial Narrow" w:hAnsi="Arial Narrow"/>
                <w:sz w:val="20"/>
                <w:szCs w:val="20"/>
                <w:highlight w:val="yellow"/>
                <w:rPrChange w:id="241" w:author="prueba" w:date="2013-08-22T18:11:00Z">
                  <w:rPr>
                    <w:rFonts w:ascii="Arial Narrow" w:hAnsi="Arial Narrow"/>
                    <w:sz w:val="20"/>
                    <w:szCs w:val="20"/>
                    <w:highlight w:val="cyan"/>
                  </w:rPr>
                </w:rPrChange>
              </w:rPr>
              <w:t>Desde el día hábil siguiente</w:t>
            </w:r>
            <w:r w:rsidR="00A75DE3">
              <w:rPr>
                <w:rFonts w:ascii="Arial Narrow" w:hAnsi="Arial Narrow"/>
                <w:sz w:val="20"/>
                <w:szCs w:val="20"/>
              </w:rPr>
              <w:t xml:space="preserve"> del término del primer del traslado del DEP general hasta la fecha de transmisión</w:t>
            </w:r>
            <w:r w:rsidR="00333A13" w:rsidRPr="006F01AC">
              <w:rPr>
                <w:rFonts w:ascii="Arial Narrow" w:hAnsi="Arial Narrow"/>
                <w:sz w:val="20"/>
                <w:szCs w:val="20"/>
              </w:rPr>
              <w:t xml:space="preserve"> hasta la </w:t>
            </w:r>
            <w:r w:rsidR="00333A13" w:rsidRPr="00333A13">
              <w:rPr>
                <w:rFonts w:ascii="Arial Narrow" w:hAnsi="Arial Narrow"/>
                <w:sz w:val="20"/>
                <w:szCs w:val="20"/>
              </w:rPr>
              <w:t xml:space="preserve">fecha </w:t>
            </w:r>
            <w:r w:rsidR="00333A13">
              <w:rPr>
                <w:rFonts w:ascii="Arial Narrow" w:hAnsi="Arial Narrow"/>
                <w:sz w:val="20"/>
                <w:szCs w:val="20"/>
              </w:rPr>
              <w:t>de</w:t>
            </w:r>
            <w:r w:rsidR="00333A13" w:rsidRPr="006F01AC">
              <w:rPr>
                <w:rFonts w:ascii="Arial Narrow" w:hAnsi="Arial Narrow"/>
                <w:sz w:val="20"/>
                <w:szCs w:val="20"/>
              </w:rPr>
              <w:t xml:space="preserve"> detalle del DEP en que se está declarando la guía de origen</w:t>
            </w:r>
            <w:r w:rsidR="00333A13">
              <w:rPr>
                <w:rFonts w:ascii="Arial Narrow" w:hAnsi="Arial Narrow"/>
                <w:sz w:val="20"/>
                <w:szCs w:val="20"/>
              </w:rPr>
              <w:t>.</w:t>
            </w:r>
          </w:p>
          <w:p w14:paraId="15B769F6" w14:textId="77777777" w:rsidR="00652EC9" w:rsidRPr="00734D8D" w:rsidRDefault="00342B0C" w:rsidP="00652EC9">
            <w:pPr>
              <w:pStyle w:val="Prrafodelista"/>
              <w:numPr>
                <w:ilvl w:val="0"/>
                <w:numId w:val="16"/>
              </w:numPr>
              <w:ind w:left="219" w:hanging="219"/>
              <w:rPr>
                <w:rFonts w:ascii="Arial Narrow" w:hAnsi="Arial Narrow"/>
                <w:sz w:val="20"/>
                <w:szCs w:val="20"/>
              </w:rPr>
            </w:pPr>
            <w:r w:rsidRPr="006F01AC">
              <w:rPr>
                <w:rFonts w:ascii="Arial Narrow" w:hAnsi="Arial Narrow"/>
                <w:sz w:val="20"/>
                <w:szCs w:val="20"/>
              </w:rPr>
              <w:t>Si</w:t>
            </w:r>
            <w:r w:rsidR="00333A13">
              <w:rPr>
                <w:rFonts w:ascii="Arial Narrow" w:hAnsi="Arial Narrow"/>
                <w:sz w:val="20"/>
                <w:szCs w:val="20"/>
              </w:rPr>
              <w:t xml:space="preserve"> el DPO</w:t>
            </w:r>
            <w:r w:rsidR="00B60860">
              <w:rPr>
                <w:rFonts w:ascii="Arial Narrow" w:hAnsi="Arial Narrow"/>
                <w:sz w:val="20"/>
                <w:szCs w:val="20"/>
              </w:rPr>
              <w:t xml:space="preserve"> </w:t>
            </w:r>
            <w:r w:rsidRPr="00752A5B">
              <w:rPr>
                <w:rFonts w:ascii="Arial Narrow" w:hAnsi="Arial Narrow"/>
                <w:sz w:val="20"/>
                <w:szCs w:val="20"/>
              </w:rPr>
              <w:t xml:space="preserve">no </w:t>
            </w:r>
            <w:r w:rsidR="00333A13">
              <w:rPr>
                <w:rFonts w:ascii="Arial Narrow" w:hAnsi="Arial Narrow"/>
                <w:sz w:val="20"/>
                <w:szCs w:val="20"/>
              </w:rPr>
              <w:t>tiene DEP asociado</w:t>
            </w:r>
            <w:r w:rsidRPr="00752A5B">
              <w:rPr>
                <w:rFonts w:ascii="Arial Narrow" w:hAnsi="Arial Narrow"/>
                <w:sz w:val="20"/>
                <w:szCs w:val="20"/>
              </w:rPr>
              <w:t xml:space="preserve">: </w:t>
            </w:r>
            <w:r w:rsidR="00A13F33" w:rsidRPr="00A13F33">
              <w:rPr>
                <w:rFonts w:ascii="Arial Narrow" w:hAnsi="Arial Narrow"/>
                <w:sz w:val="20"/>
                <w:szCs w:val="20"/>
                <w:highlight w:val="yellow"/>
                <w:rPrChange w:id="242" w:author="prueba" w:date="2013-08-22T18:11:00Z">
                  <w:rPr>
                    <w:rFonts w:ascii="Arial Narrow" w:hAnsi="Arial Narrow"/>
                    <w:sz w:val="20"/>
                    <w:szCs w:val="20"/>
                    <w:highlight w:val="cyan"/>
                  </w:rPr>
                </w:rPrChange>
              </w:rPr>
              <w:t>Desde el día hábil siguiente</w:t>
            </w:r>
            <w:r w:rsidR="00333A13">
              <w:rPr>
                <w:rFonts w:ascii="Arial Narrow" w:hAnsi="Arial Narrow"/>
                <w:sz w:val="20"/>
                <w:szCs w:val="20"/>
              </w:rPr>
              <w:t xml:space="preserve"> </w:t>
            </w:r>
            <w:r w:rsidRPr="00752A5B">
              <w:rPr>
                <w:rFonts w:ascii="Arial Narrow" w:hAnsi="Arial Narrow"/>
                <w:sz w:val="20"/>
                <w:szCs w:val="20"/>
              </w:rPr>
              <w:t>de</w:t>
            </w:r>
            <w:r w:rsidR="00A6759D">
              <w:rPr>
                <w:rFonts w:ascii="Arial Narrow" w:hAnsi="Arial Narrow"/>
                <w:sz w:val="20"/>
                <w:szCs w:val="20"/>
              </w:rPr>
              <w:t>l</w:t>
            </w:r>
            <w:r w:rsidRPr="00752A5B">
              <w:rPr>
                <w:rFonts w:ascii="Arial Narrow" w:hAnsi="Arial Narrow"/>
                <w:sz w:val="20"/>
                <w:szCs w:val="20"/>
              </w:rPr>
              <w:t xml:space="preserve"> registro </w:t>
            </w:r>
            <w:r w:rsidR="00A6759D">
              <w:rPr>
                <w:rFonts w:ascii="Arial Narrow" w:hAnsi="Arial Narrow"/>
                <w:sz w:val="20"/>
                <w:szCs w:val="20"/>
              </w:rPr>
              <w:t xml:space="preserve">para seguimiento del </w:t>
            </w:r>
            <w:r w:rsidR="00333A13">
              <w:rPr>
                <w:rFonts w:ascii="Arial Narrow" w:hAnsi="Arial Narrow"/>
                <w:sz w:val="20"/>
                <w:szCs w:val="20"/>
              </w:rPr>
              <w:t>DPO</w:t>
            </w:r>
            <w:r w:rsidRPr="00752A5B">
              <w:rPr>
                <w:rFonts w:ascii="Arial Narrow" w:hAnsi="Arial Narrow"/>
                <w:sz w:val="20"/>
                <w:szCs w:val="20"/>
              </w:rPr>
              <w:t xml:space="preserve"> a la fecha del momento en que se realiza la evaluación</w:t>
            </w:r>
            <w:r w:rsidR="00A6759D">
              <w:rPr>
                <w:rFonts w:ascii="Arial Narrow" w:hAnsi="Arial Narrow"/>
                <w:sz w:val="20"/>
                <w:szCs w:val="20"/>
              </w:rPr>
              <w:t xml:space="preserve"> (verificación de DPO no transmitidos)</w:t>
            </w:r>
            <w:r w:rsidRPr="00752A5B">
              <w:rPr>
                <w:rFonts w:ascii="Arial Narrow" w:hAnsi="Arial Narrow"/>
                <w:sz w:val="20"/>
                <w:szCs w:val="20"/>
              </w:rPr>
              <w:t>.</w:t>
            </w:r>
          </w:p>
        </w:tc>
      </w:tr>
      <w:tr w:rsidR="00342B0C" w:rsidRPr="00752A5B" w14:paraId="15B769FA" w14:textId="77777777" w:rsidTr="00B35215">
        <w:tblPrEx>
          <w:tblW w:w="8645" w:type="dxa"/>
          <w:jc w:val="center"/>
          <w:tblInd w:w="693" w:type="dxa"/>
          <w:tblCellMar>
            <w:left w:w="70" w:type="dxa"/>
            <w:right w:w="70" w:type="dxa"/>
          </w:tblCellMar>
          <w:tblLook w:val="00A0" w:firstRow="1" w:lastRow="0" w:firstColumn="1" w:lastColumn="0" w:noHBand="0" w:noVBand="0"/>
          <w:tblPrExChange w:id="243"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244"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245"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F8"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246"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F9" w14:textId="77777777" w:rsidR="00342B0C" w:rsidRPr="00752A5B" w:rsidRDefault="00342B0C" w:rsidP="008C6227">
            <w:pPr>
              <w:rPr>
                <w:rFonts w:ascii="Arial Narrow" w:hAnsi="Arial Narrow"/>
                <w:sz w:val="20"/>
                <w:szCs w:val="20"/>
              </w:rPr>
            </w:pPr>
            <w:r w:rsidRPr="00752A5B">
              <w:rPr>
                <w:rFonts w:ascii="Arial Narrow" w:hAnsi="Arial Narrow"/>
                <w:sz w:val="20"/>
                <w:szCs w:val="20"/>
              </w:rPr>
              <w:t xml:space="preserve">Para los paquetes que no cuenten con guía de origen, se los debe identificar con un código secuencial por año, </w:t>
            </w:r>
            <w:r w:rsidR="00AB72A9">
              <w:rPr>
                <w:rFonts w:ascii="Arial Narrow" w:hAnsi="Arial Narrow"/>
                <w:sz w:val="20"/>
                <w:szCs w:val="20"/>
              </w:rPr>
              <w:t xml:space="preserve">el mismo que debe ser impreso, </w:t>
            </w:r>
            <w:r w:rsidRPr="00752A5B">
              <w:rPr>
                <w:rFonts w:ascii="Arial Narrow" w:hAnsi="Arial Narrow"/>
                <w:sz w:val="20"/>
                <w:szCs w:val="20"/>
              </w:rPr>
              <w:t>pegado al paquete y registrado como guía de origen</w:t>
            </w:r>
          </w:p>
        </w:tc>
      </w:tr>
      <w:tr w:rsidR="00342B0C" w:rsidRPr="00752A5B" w14:paraId="15B76A02" w14:textId="77777777" w:rsidTr="00B35215">
        <w:tblPrEx>
          <w:tblW w:w="8645" w:type="dxa"/>
          <w:jc w:val="center"/>
          <w:tblInd w:w="693" w:type="dxa"/>
          <w:tblCellMar>
            <w:left w:w="70" w:type="dxa"/>
            <w:right w:w="70" w:type="dxa"/>
          </w:tblCellMar>
          <w:tblLook w:val="00A0" w:firstRow="1" w:lastRow="0" w:firstColumn="1" w:lastColumn="0" w:noHBand="0" w:noVBand="0"/>
          <w:tblPrExChange w:id="247"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248"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249"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9FB"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250"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9FC" w14:textId="77777777" w:rsidR="00342B0C" w:rsidRPr="00752A5B" w:rsidRDefault="00342B0C" w:rsidP="008C6227">
            <w:pPr>
              <w:rPr>
                <w:rFonts w:ascii="Arial Narrow" w:hAnsi="Arial Narrow"/>
                <w:sz w:val="20"/>
                <w:szCs w:val="20"/>
              </w:rPr>
            </w:pPr>
            <w:r w:rsidRPr="00752A5B">
              <w:rPr>
                <w:rFonts w:ascii="Arial Narrow" w:hAnsi="Arial Narrow"/>
                <w:sz w:val="20"/>
                <w:szCs w:val="20"/>
              </w:rPr>
              <w:t>Un aviso de alerta debe tener asociado como mínimo un motivo de riesgo, los motivos de riesgo identificados son:</w:t>
            </w:r>
          </w:p>
          <w:p w14:paraId="15B769FD" w14:textId="77777777" w:rsidR="00342B0C" w:rsidRPr="00752A5B" w:rsidRDefault="00342B0C" w:rsidP="008C6227">
            <w:pPr>
              <w:pStyle w:val="Prrafodelista"/>
              <w:numPr>
                <w:ilvl w:val="0"/>
                <w:numId w:val="17"/>
              </w:numPr>
              <w:ind w:left="497"/>
              <w:rPr>
                <w:rFonts w:ascii="Arial Narrow" w:hAnsi="Arial Narrow"/>
                <w:sz w:val="20"/>
                <w:szCs w:val="20"/>
              </w:rPr>
            </w:pPr>
            <w:r w:rsidRPr="00752A5B">
              <w:rPr>
                <w:rFonts w:ascii="Arial Narrow" w:hAnsi="Arial Narrow"/>
                <w:sz w:val="20"/>
                <w:szCs w:val="20"/>
              </w:rPr>
              <w:t>Mercancía Restringida</w:t>
            </w:r>
          </w:p>
          <w:p w14:paraId="15B769FE" w14:textId="77777777" w:rsidR="00342B0C" w:rsidRPr="00752A5B" w:rsidRDefault="00342B0C" w:rsidP="008C6227">
            <w:pPr>
              <w:pStyle w:val="Prrafodelista"/>
              <w:numPr>
                <w:ilvl w:val="0"/>
                <w:numId w:val="17"/>
              </w:numPr>
              <w:ind w:left="497"/>
              <w:rPr>
                <w:rFonts w:ascii="Arial Narrow" w:hAnsi="Arial Narrow"/>
                <w:sz w:val="20"/>
                <w:szCs w:val="20"/>
              </w:rPr>
            </w:pPr>
            <w:r w:rsidRPr="00752A5B">
              <w:rPr>
                <w:rFonts w:ascii="Arial Narrow" w:hAnsi="Arial Narrow"/>
                <w:sz w:val="20"/>
                <w:szCs w:val="20"/>
              </w:rPr>
              <w:t>Mercancía Prohibida</w:t>
            </w:r>
          </w:p>
          <w:p w14:paraId="15B769FF" w14:textId="77777777" w:rsidR="00342B0C" w:rsidRPr="00752A5B" w:rsidRDefault="00342B0C" w:rsidP="008C6227">
            <w:pPr>
              <w:pStyle w:val="Prrafodelista"/>
              <w:numPr>
                <w:ilvl w:val="0"/>
                <w:numId w:val="17"/>
              </w:numPr>
              <w:ind w:left="497"/>
              <w:rPr>
                <w:rFonts w:ascii="Arial Narrow" w:hAnsi="Arial Narrow"/>
                <w:sz w:val="20"/>
                <w:szCs w:val="20"/>
              </w:rPr>
            </w:pPr>
            <w:r w:rsidRPr="00752A5B">
              <w:rPr>
                <w:rFonts w:ascii="Arial Narrow" w:hAnsi="Arial Narrow"/>
                <w:sz w:val="20"/>
                <w:szCs w:val="20"/>
              </w:rPr>
              <w:t>Valoración</w:t>
            </w:r>
          </w:p>
          <w:p w14:paraId="15B76A00" w14:textId="77777777" w:rsidR="00342B0C" w:rsidRPr="00752A5B" w:rsidRDefault="00342B0C" w:rsidP="008C6227">
            <w:pPr>
              <w:pStyle w:val="Prrafodelista"/>
              <w:numPr>
                <w:ilvl w:val="0"/>
                <w:numId w:val="17"/>
              </w:numPr>
              <w:ind w:left="497"/>
              <w:rPr>
                <w:rFonts w:ascii="Arial Narrow" w:hAnsi="Arial Narrow"/>
                <w:sz w:val="20"/>
                <w:szCs w:val="20"/>
              </w:rPr>
            </w:pPr>
            <w:r w:rsidRPr="00752A5B">
              <w:rPr>
                <w:rFonts w:ascii="Arial Narrow" w:hAnsi="Arial Narrow"/>
                <w:sz w:val="20"/>
                <w:szCs w:val="20"/>
              </w:rPr>
              <w:t>Importador Frecuente</w:t>
            </w:r>
          </w:p>
          <w:p w14:paraId="15B76A01" w14:textId="77777777" w:rsidR="00342B0C" w:rsidRPr="00752A5B" w:rsidRDefault="00342B0C" w:rsidP="008C6227">
            <w:pPr>
              <w:pStyle w:val="Prrafodelista"/>
              <w:numPr>
                <w:ilvl w:val="0"/>
                <w:numId w:val="17"/>
              </w:numPr>
              <w:ind w:left="497"/>
              <w:rPr>
                <w:rFonts w:ascii="Arial Narrow" w:hAnsi="Arial Narrow"/>
                <w:sz w:val="20"/>
                <w:szCs w:val="20"/>
              </w:rPr>
            </w:pPr>
            <w:r w:rsidRPr="00752A5B">
              <w:rPr>
                <w:rFonts w:ascii="Arial Narrow" w:hAnsi="Arial Narrow"/>
                <w:sz w:val="20"/>
                <w:szCs w:val="20"/>
              </w:rPr>
              <w:t>Mercancía manifestada difiere de la encontrada</w:t>
            </w:r>
          </w:p>
        </w:tc>
      </w:tr>
      <w:tr w:rsidR="00342B0C" w:rsidRPr="00752A5B" w14:paraId="15B76A05" w14:textId="77777777" w:rsidTr="00B35215">
        <w:tblPrEx>
          <w:tblW w:w="8645" w:type="dxa"/>
          <w:jc w:val="center"/>
          <w:tblInd w:w="693" w:type="dxa"/>
          <w:tblCellMar>
            <w:left w:w="70" w:type="dxa"/>
            <w:right w:w="70" w:type="dxa"/>
          </w:tblCellMar>
          <w:tblLook w:val="00A0" w:firstRow="1" w:lastRow="0" w:firstColumn="1" w:lastColumn="0" w:noHBand="0" w:noVBand="0"/>
          <w:tblPrExChange w:id="251"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252"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253"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03"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254"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04" w14:textId="77777777" w:rsidR="00342B0C" w:rsidRPr="00752A5B" w:rsidRDefault="00342B0C" w:rsidP="008C6227">
            <w:pPr>
              <w:rPr>
                <w:rFonts w:ascii="Arial Narrow" w:hAnsi="Arial Narrow"/>
                <w:sz w:val="20"/>
                <w:szCs w:val="20"/>
              </w:rPr>
            </w:pPr>
            <w:r w:rsidRPr="00752A5B">
              <w:rPr>
                <w:rFonts w:ascii="Arial Narrow" w:hAnsi="Arial Narrow"/>
                <w:sz w:val="20"/>
                <w:szCs w:val="20"/>
              </w:rPr>
              <w:t>El número de alerta que se genere debe ser único para la combinación año-código de unidad organizacional-número correlativo</w:t>
            </w:r>
          </w:p>
        </w:tc>
      </w:tr>
      <w:tr w:rsidR="00342B0C" w:rsidRPr="00752A5B" w14:paraId="15B76A08" w14:textId="77777777" w:rsidTr="00B35215">
        <w:tblPrEx>
          <w:tblW w:w="8645" w:type="dxa"/>
          <w:jc w:val="center"/>
          <w:tblInd w:w="693" w:type="dxa"/>
          <w:tblCellMar>
            <w:left w:w="70" w:type="dxa"/>
            <w:right w:w="70" w:type="dxa"/>
          </w:tblCellMar>
          <w:tblLook w:val="00A0" w:firstRow="1" w:lastRow="0" w:firstColumn="1" w:lastColumn="0" w:noHBand="0" w:noVBand="0"/>
          <w:tblPrExChange w:id="255"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256"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257"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06"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258"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07" w14:textId="77777777" w:rsidR="00342B0C" w:rsidRPr="00752A5B" w:rsidRDefault="00342B0C" w:rsidP="008C6227">
            <w:pPr>
              <w:rPr>
                <w:rFonts w:ascii="Arial Narrow" w:hAnsi="Arial Narrow"/>
                <w:sz w:val="20"/>
                <w:szCs w:val="20"/>
              </w:rPr>
            </w:pPr>
            <w:r w:rsidRPr="00752A5B">
              <w:rPr>
                <w:rFonts w:ascii="Arial Narrow" w:hAnsi="Arial Narrow"/>
                <w:sz w:val="20"/>
                <w:szCs w:val="20"/>
                <w:lang w:val="es-PE"/>
              </w:rPr>
              <w:t>Para procesar la</w:t>
            </w:r>
            <w:r w:rsidRPr="00752A5B">
              <w:rPr>
                <w:rFonts w:ascii="Arial Narrow" w:hAnsi="Arial Narrow"/>
                <w:sz w:val="20"/>
                <w:szCs w:val="20"/>
              </w:rPr>
              <w:t xml:space="preserve"> trasmisión de datos de detalle del DEP debe haberse transmitido previamente los datos generales del DEP y la DEP debe tener registrado por lo menos una </w:t>
            </w:r>
            <w:r w:rsidR="00DB0237">
              <w:rPr>
                <w:rFonts w:ascii="Arial Narrow" w:hAnsi="Arial Narrow"/>
                <w:sz w:val="20"/>
                <w:szCs w:val="20"/>
              </w:rPr>
              <w:t>Acta de Traslado</w:t>
            </w:r>
            <w:r w:rsidRPr="00752A5B">
              <w:rPr>
                <w:rFonts w:ascii="Arial Narrow" w:hAnsi="Arial Narrow"/>
                <w:sz w:val="20"/>
                <w:szCs w:val="20"/>
              </w:rPr>
              <w:t xml:space="preserve"> con fecha y hora de término de traslado</w:t>
            </w:r>
          </w:p>
        </w:tc>
      </w:tr>
      <w:tr w:rsidR="00342B0C" w:rsidRPr="00752A5B" w14:paraId="15B76A0F" w14:textId="77777777" w:rsidTr="00B35215">
        <w:tblPrEx>
          <w:tblW w:w="8645" w:type="dxa"/>
          <w:jc w:val="center"/>
          <w:tblInd w:w="693" w:type="dxa"/>
          <w:tblCellMar>
            <w:left w:w="70" w:type="dxa"/>
            <w:right w:w="70" w:type="dxa"/>
          </w:tblCellMar>
          <w:tblLook w:val="00A0" w:firstRow="1" w:lastRow="0" w:firstColumn="1" w:lastColumn="0" w:noHBand="0" w:noVBand="0"/>
          <w:tblPrExChange w:id="259"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260"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261"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09"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262"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0A" w14:textId="77777777" w:rsidR="00342B0C" w:rsidRPr="00752A5B" w:rsidRDefault="00342B0C" w:rsidP="008C6227">
            <w:pPr>
              <w:rPr>
                <w:rFonts w:ascii="Arial Narrow" w:hAnsi="Arial Narrow"/>
                <w:sz w:val="20"/>
                <w:szCs w:val="20"/>
                <w:lang w:val="es-PE"/>
              </w:rPr>
            </w:pPr>
            <w:r w:rsidRPr="00752A5B">
              <w:rPr>
                <w:rFonts w:ascii="Arial Narrow" w:hAnsi="Arial Narrow"/>
                <w:sz w:val="20"/>
                <w:szCs w:val="20"/>
                <w:lang w:val="es-PE"/>
              </w:rPr>
              <w:t>Los códigos de tipos de avisos válidos son los siguientes:</w:t>
            </w:r>
          </w:p>
          <w:p w14:paraId="15B76A0B" w14:textId="77777777" w:rsidR="00342B0C" w:rsidRPr="00752A5B" w:rsidRDefault="00342B0C" w:rsidP="008C6227">
            <w:pPr>
              <w:rPr>
                <w:rFonts w:ascii="Arial Narrow" w:hAnsi="Arial Narrow" w:cs="Arial Narrow"/>
                <w:sz w:val="20"/>
                <w:szCs w:val="20"/>
                <w:lang w:val="es-PE"/>
              </w:rPr>
            </w:pPr>
            <w:r w:rsidRPr="00752A5B">
              <w:rPr>
                <w:rFonts w:ascii="Arial Narrow" w:hAnsi="Arial Narrow" w:cs="Arial Narrow"/>
                <w:sz w:val="20"/>
                <w:szCs w:val="20"/>
                <w:lang w:val="es-PE"/>
              </w:rPr>
              <w:t>0 – Encomiendas (CP)</w:t>
            </w:r>
          </w:p>
          <w:p w14:paraId="15B76A0C" w14:textId="77777777" w:rsidR="00342B0C" w:rsidRPr="00752A5B" w:rsidRDefault="00342B0C" w:rsidP="008C6227">
            <w:pPr>
              <w:rPr>
                <w:rFonts w:ascii="Arial Narrow" w:hAnsi="Arial Narrow" w:cs="Arial Narrow"/>
                <w:sz w:val="20"/>
                <w:szCs w:val="20"/>
                <w:lang w:val="es-PE"/>
              </w:rPr>
            </w:pPr>
            <w:r w:rsidRPr="00752A5B">
              <w:rPr>
                <w:rFonts w:ascii="Arial Narrow" w:hAnsi="Arial Narrow" w:cs="Arial Narrow"/>
                <w:sz w:val="20"/>
                <w:szCs w:val="20"/>
                <w:lang w:val="es-PE"/>
              </w:rPr>
              <w:t>1 – EMS</w:t>
            </w:r>
          </w:p>
          <w:p w14:paraId="15B76A0D" w14:textId="77777777" w:rsidR="00342B0C" w:rsidRPr="00752A5B" w:rsidRDefault="00342B0C" w:rsidP="008C6227">
            <w:pPr>
              <w:rPr>
                <w:rFonts w:ascii="Arial Narrow" w:hAnsi="Arial Narrow" w:cs="Arial Narrow"/>
                <w:sz w:val="20"/>
                <w:szCs w:val="20"/>
                <w:lang w:val="es-PE"/>
              </w:rPr>
            </w:pPr>
            <w:r w:rsidRPr="00752A5B">
              <w:rPr>
                <w:rFonts w:ascii="Arial Narrow" w:hAnsi="Arial Narrow" w:cs="Arial Narrow"/>
                <w:sz w:val="20"/>
                <w:szCs w:val="20"/>
                <w:lang w:val="es-PE"/>
              </w:rPr>
              <w:t>2 – Pequeños Paquetes</w:t>
            </w:r>
          </w:p>
          <w:p w14:paraId="15B76A0E" w14:textId="77777777" w:rsidR="00342B0C" w:rsidRPr="00AB72A9" w:rsidRDefault="00342B0C" w:rsidP="008C6227">
            <w:pPr>
              <w:rPr>
                <w:rFonts w:ascii="Arial Narrow" w:hAnsi="Arial Narrow" w:cs="Arial Narrow"/>
                <w:sz w:val="20"/>
                <w:szCs w:val="20"/>
                <w:lang w:val="es-PE"/>
              </w:rPr>
            </w:pPr>
            <w:r w:rsidRPr="00752A5B">
              <w:rPr>
                <w:rFonts w:ascii="Arial Narrow" w:hAnsi="Arial Narrow" w:cs="Arial Narrow"/>
                <w:sz w:val="20"/>
                <w:szCs w:val="20"/>
                <w:lang w:val="es-PE"/>
              </w:rPr>
              <w:t>3 – Sacas M</w:t>
            </w:r>
          </w:p>
        </w:tc>
      </w:tr>
      <w:tr w:rsidR="00342B0C" w:rsidRPr="00752A5B" w14:paraId="15B76A12" w14:textId="77777777" w:rsidTr="00B35215">
        <w:tblPrEx>
          <w:tblW w:w="8645" w:type="dxa"/>
          <w:jc w:val="center"/>
          <w:tblInd w:w="693" w:type="dxa"/>
          <w:tblCellMar>
            <w:left w:w="70" w:type="dxa"/>
            <w:right w:w="70" w:type="dxa"/>
          </w:tblCellMar>
          <w:tblLook w:val="00A0" w:firstRow="1" w:lastRow="0" w:firstColumn="1" w:lastColumn="0" w:noHBand="0" w:noVBand="0"/>
          <w:tblPrExChange w:id="263"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264"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265"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10"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266"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11" w14:textId="77777777" w:rsidR="00342B0C" w:rsidRPr="00752A5B" w:rsidRDefault="00342B0C" w:rsidP="008C6227">
            <w:pPr>
              <w:rPr>
                <w:rFonts w:ascii="Arial Narrow" w:hAnsi="Arial Narrow"/>
                <w:sz w:val="20"/>
                <w:szCs w:val="20"/>
                <w:lang w:val="es-PE"/>
              </w:rPr>
            </w:pPr>
            <w:r w:rsidRPr="00752A5B">
              <w:rPr>
                <w:rFonts w:ascii="Arial Narrow" w:hAnsi="Arial Narrow"/>
                <w:sz w:val="20"/>
                <w:szCs w:val="20"/>
                <w:lang w:val="es-PE"/>
              </w:rPr>
              <w:t>Se debe permitir rectificar la cantidad de bultos trasladados en cualquier momento, independientemente si la DEP</w:t>
            </w:r>
            <w:r w:rsidR="00C2524F">
              <w:rPr>
                <w:rFonts w:ascii="Arial Narrow" w:hAnsi="Arial Narrow"/>
                <w:sz w:val="20"/>
                <w:szCs w:val="20"/>
                <w:lang w:val="es-PE"/>
              </w:rPr>
              <w:t xml:space="preserve"> </w:t>
            </w:r>
            <w:r w:rsidR="00C2524F" w:rsidRPr="00C2524F">
              <w:rPr>
                <w:rFonts w:ascii="Arial Narrow" w:hAnsi="Arial Narrow"/>
                <w:sz w:val="20"/>
                <w:szCs w:val="20"/>
                <w:highlight w:val="yellow"/>
                <w:lang w:val="es-PE"/>
              </w:rPr>
              <w:t>en datos generales</w:t>
            </w:r>
            <w:r w:rsidRPr="00752A5B">
              <w:rPr>
                <w:rFonts w:ascii="Arial Narrow" w:hAnsi="Arial Narrow"/>
                <w:sz w:val="20"/>
                <w:szCs w:val="20"/>
                <w:lang w:val="es-PE"/>
              </w:rPr>
              <w:t xml:space="preserve"> tiene o no una DIF asociada.</w:t>
            </w:r>
          </w:p>
        </w:tc>
      </w:tr>
      <w:tr w:rsidR="00342B0C" w:rsidRPr="00752A5B" w14:paraId="15B76A17" w14:textId="77777777" w:rsidTr="00B35215">
        <w:tblPrEx>
          <w:tblW w:w="8645" w:type="dxa"/>
          <w:jc w:val="center"/>
          <w:tblInd w:w="693" w:type="dxa"/>
          <w:tblCellMar>
            <w:left w:w="70" w:type="dxa"/>
            <w:right w:w="70" w:type="dxa"/>
          </w:tblCellMar>
          <w:tblLook w:val="00A0" w:firstRow="1" w:lastRow="0" w:firstColumn="1" w:lastColumn="0" w:noHBand="0" w:noVBand="0"/>
          <w:tblPrExChange w:id="267"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268"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269"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13"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270"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14" w14:textId="77777777" w:rsidR="00342B0C" w:rsidRPr="00AC4AE4" w:rsidRDefault="00342B0C" w:rsidP="008C6227">
            <w:pPr>
              <w:rPr>
                <w:rFonts w:ascii="Arial Narrow" w:hAnsi="Arial Narrow"/>
                <w:sz w:val="20"/>
                <w:szCs w:val="20"/>
                <w:lang w:val="es-PE"/>
              </w:rPr>
            </w:pPr>
            <w:r w:rsidRPr="00AC4AE4">
              <w:rPr>
                <w:rFonts w:ascii="Arial Narrow" w:hAnsi="Arial Narrow"/>
                <w:sz w:val="20"/>
                <w:szCs w:val="20"/>
                <w:lang w:val="es-PE"/>
              </w:rPr>
              <w:t xml:space="preserve">Los únicos valores permitidos </w:t>
            </w:r>
            <w:r w:rsidR="00A13F33" w:rsidRPr="00A13F33">
              <w:rPr>
                <w:rFonts w:ascii="Arial Narrow" w:hAnsi="Arial Narrow"/>
                <w:sz w:val="20"/>
                <w:szCs w:val="20"/>
                <w:highlight w:val="yellow"/>
                <w:lang w:val="es-PE"/>
                <w:rPrChange w:id="271" w:author="prueba" w:date="2013-08-22T18:11:00Z">
                  <w:rPr>
                    <w:rFonts w:ascii="Arial Narrow" w:hAnsi="Arial Narrow"/>
                    <w:sz w:val="20"/>
                    <w:szCs w:val="20"/>
                    <w:highlight w:val="cyan"/>
                    <w:lang w:val="es-PE"/>
                  </w:rPr>
                </w:rPrChange>
              </w:rPr>
              <w:t xml:space="preserve">para el registro </w:t>
            </w:r>
            <w:r w:rsidR="00AC4AE4">
              <w:rPr>
                <w:rFonts w:ascii="Arial Narrow" w:hAnsi="Arial Narrow"/>
                <w:sz w:val="20"/>
                <w:szCs w:val="20"/>
                <w:lang w:val="es-PE"/>
              </w:rPr>
              <w:t xml:space="preserve">del DEP </w:t>
            </w:r>
            <w:r w:rsidRPr="00AC4AE4">
              <w:rPr>
                <w:rFonts w:ascii="Arial Narrow" w:hAnsi="Arial Narrow"/>
                <w:sz w:val="20"/>
                <w:szCs w:val="20"/>
                <w:lang w:val="es-PE"/>
              </w:rPr>
              <w:t>son:</w:t>
            </w:r>
          </w:p>
          <w:p w14:paraId="15B76A15" w14:textId="77777777" w:rsidR="00342B0C" w:rsidRPr="00AC4AE4" w:rsidRDefault="00342B0C" w:rsidP="008C6227">
            <w:pPr>
              <w:rPr>
                <w:rFonts w:ascii="Arial Narrow" w:hAnsi="Arial Narrow"/>
                <w:sz w:val="20"/>
                <w:szCs w:val="20"/>
                <w:lang w:val="es-PE"/>
              </w:rPr>
            </w:pPr>
            <w:r w:rsidRPr="00AC4AE4">
              <w:rPr>
                <w:rFonts w:ascii="Arial Narrow" w:hAnsi="Arial Narrow"/>
                <w:sz w:val="20"/>
                <w:szCs w:val="20"/>
                <w:lang w:val="es-PE"/>
              </w:rPr>
              <w:t>N: Numeración – No debe existir registro previo</w:t>
            </w:r>
          </w:p>
          <w:p w14:paraId="15B76A16" w14:textId="77777777" w:rsidR="00342B0C" w:rsidRPr="00752A5B" w:rsidRDefault="00342B0C" w:rsidP="008C6227">
            <w:pPr>
              <w:rPr>
                <w:rFonts w:ascii="Arial Narrow" w:hAnsi="Arial Narrow"/>
                <w:sz w:val="20"/>
                <w:szCs w:val="20"/>
                <w:lang w:val="es-PE"/>
              </w:rPr>
            </w:pPr>
            <w:r w:rsidRPr="00AC4AE4">
              <w:rPr>
                <w:rFonts w:ascii="Arial Narrow" w:hAnsi="Arial Narrow"/>
                <w:sz w:val="20"/>
                <w:szCs w:val="20"/>
                <w:lang w:val="es-PE"/>
              </w:rPr>
              <w:t>R: Rectificación – Debe existir registro previo</w:t>
            </w:r>
          </w:p>
        </w:tc>
      </w:tr>
      <w:tr w:rsidR="00342B0C" w:rsidRPr="00752A5B" w14:paraId="15B76A1A" w14:textId="77777777" w:rsidTr="00B35215">
        <w:tblPrEx>
          <w:tblW w:w="8645" w:type="dxa"/>
          <w:jc w:val="center"/>
          <w:tblInd w:w="693" w:type="dxa"/>
          <w:tblCellMar>
            <w:left w:w="70" w:type="dxa"/>
            <w:right w:w="70" w:type="dxa"/>
          </w:tblCellMar>
          <w:tblLook w:val="00A0" w:firstRow="1" w:lastRow="0" w:firstColumn="1" w:lastColumn="0" w:noHBand="0" w:noVBand="0"/>
          <w:tblPrExChange w:id="272"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273"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shd w:val="clear" w:color="auto" w:fill="auto"/>
            <w:noWrap/>
            <w:vAlign w:val="center"/>
            <w:tcPrChange w:id="274" w:author="prueba" w:date="2013-08-22T18:13:00Z">
              <w:tcPr>
                <w:tcW w:w="7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tcPrChange>
          </w:tcPr>
          <w:p w14:paraId="15B76A18"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275"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19" w14:textId="77777777" w:rsidR="00734D8D" w:rsidRPr="00752A5B" w:rsidRDefault="00342B0C" w:rsidP="00734D8D">
            <w:pPr>
              <w:rPr>
                <w:rFonts w:ascii="Arial Narrow" w:hAnsi="Arial Narrow"/>
                <w:sz w:val="20"/>
                <w:szCs w:val="20"/>
                <w:lang w:val="es-PE"/>
              </w:rPr>
            </w:pPr>
            <w:r w:rsidRPr="00734D8D">
              <w:rPr>
                <w:rFonts w:ascii="Arial Narrow" w:hAnsi="Arial Narrow"/>
                <w:sz w:val="20"/>
                <w:szCs w:val="20"/>
                <w:lang w:val="es-PE"/>
              </w:rPr>
              <w:t>La rectificación de datos</w:t>
            </w:r>
            <w:r w:rsidR="00AB72A9" w:rsidRPr="00734D8D">
              <w:rPr>
                <w:rFonts w:ascii="Arial Narrow" w:hAnsi="Arial Narrow"/>
                <w:sz w:val="20"/>
                <w:szCs w:val="20"/>
                <w:lang w:val="es-PE"/>
              </w:rPr>
              <w:t xml:space="preserve"> </w:t>
            </w:r>
            <w:r w:rsidR="00A13F33" w:rsidRPr="00A13F33">
              <w:rPr>
                <w:rFonts w:ascii="Arial Narrow" w:hAnsi="Arial Narrow"/>
                <w:sz w:val="20"/>
                <w:szCs w:val="20"/>
                <w:highlight w:val="yellow"/>
                <w:lang w:val="es-PE"/>
                <w:rPrChange w:id="276" w:author="prueba" w:date="2013-08-22T18:12:00Z">
                  <w:rPr>
                    <w:rFonts w:ascii="Arial Narrow" w:hAnsi="Arial Narrow"/>
                    <w:sz w:val="20"/>
                    <w:szCs w:val="20"/>
                    <w:highlight w:val="cyan"/>
                    <w:lang w:val="es-PE"/>
                  </w:rPr>
                </w:rPrChange>
              </w:rPr>
              <w:t>del DEP</w:t>
            </w:r>
            <w:r w:rsidRPr="00734D8D">
              <w:rPr>
                <w:rFonts w:ascii="Arial Narrow" w:hAnsi="Arial Narrow"/>
                <w:sz w:val="20"/>
                <w:szCs w:val="20"/>
                <w:lang w:val="es-PE"/>
              </w:rPr>
              <w:t xml:space="preserve"> por parte de SERPOST solo es posible si el </w:t>
            </w:r>
            <w:r w:rsidR="00734D8D" w:rsidRPr="00734D8D">
              <w:rPr>
                <w:rFonts w:ascii="Arial Narrow" w:hAnsi="Arial Narrow"/>
                <w:sz w:val="20"/>
                <w:szCs w:val="20"/>
                <w:lang w:val="es-PE"/>
              </w:rPr>
              <w:t>DPO</w:t>
            </w:r>
            <w:r w:rsidRPr="00734D8D">
              <w:rPr>
                <w:rFonts w:ascii="Arial Narrow" w:hAnsi="Arial Narrow"/>
                <w:sz w:val="20"/>
                <w:szCs w:val="20"/>
                <w:lang w:val="es-PE"/>
              </w:rPr>
              <w:t xml:space="preserve"> </w:t>
            </w:r>
            <w:r w:rsidR="00A13F33" w:rsidRPr="00A13F33">
              <w:rPr>
                <w:rFonts w:ascii="Arial Narrow" w:hAnsi="Arial Narrow"/>
                <w:sz w:val="20"/>
                <w:szCs w:val="20"/>
                <w:highlight w:val="yellow"/>
                <w:lang w:val="es-PE"/>
                <w:rPrChange w:id="277" w:author="prueba" w:date="2013-08-22T18:12:00Z">
                  <w:rPr>
                    <w:rFonts w:ascii="Arial Narrow" w:hAnsi="Arial Narrow"/>
                    <w:sz w:val="20"/>
                    <w:szCs w:val="20"/>
                    <w:highlight w:val="cyan"/>
                    <w:lang w:val="es-PE"/>
                  </w:rPr>
                </w:rPrChange>
              </w:rPr>
              <w:t>no está datado</w:t>
            </w:r>
            <w:r w:rsidR="00A13F33" w:rsidRPr="00A13F33">
              <w:rPr>
                <w:rFonts w:ascii="Arial Narrow" w:hAnsi="Arial Narrow"/>
                <w:color w:val="0000CC"/>
                <w:sz w:val="20"/>
                <w:szCs w:val="20"/>
                <w:highlight w:val="yellow"/>
                <w:lang w:val="es-PE"/>
                <w:rPrChange w:id="278" w:author="prueba" w:date="2013-08-22T18:12:00Z">
                  <w:rPr>
                    <w:rFonts w:ascii="Arial Narrow" w:hAnsi="Arial Narrow"/>
                    <w:color w:val="0000CC"/>
                    <w:sz w:val="20"/>
                    <w:szCs w:val="20"/>
                    <w:lang w:val="es-PE"/>
                  </w:rPr>
                </w:rPrChange>
              </w:rPr>
              <w:t xml:space="preserve"> </w:t>
            </w:r>
            <w:r w:rsidR="00A13F33" w:rsidRPr="00A13F33">
              <w:rPr>
                <w:rFonts w:ascii="Arial Narrow" w:hAnsi="Arial Narrow"/>
                <w:sz w:val="20"/>
                <w:szCs w:val="20"/>
                <w:highlight w:val="yellow"/>
                <w:lang w:val="es-PE"/>
                <w:rPrChange w:id="279" w:author="prueba" w:date="2013-08-22T18:12:00Z">
                  <w:rPr>
                    <w:rFonts w:ascii="Arial Narrow" w:hAnsi="Arial Narrow"/>
                    <w:sz w:val="20"/>
                    <w:szCs w:val="20"/>
                    <w:highlight w:val="cyan"/>
                    <w:lang w:val="es-PE"/>
                  </w:rPr>
                </w:rPrChange>
              </w:rPr>
              <w:t xml:space="preserve">no tenga vigente una acción de control extraordinaria </w:t>
            </w:r>
            <w:r w:rsidR="00A13F33" w:rsidRPr="00A13F33">
              <w:rPr>
                <w:rFonts w:ascii="Arial Narrow" w:hAnsi="Arial Narrow"/>
                <w:strike/>
                <w:sz w:val="20"/>
                <w:szCs w:val="20"/>
                <w:highlight w:val="yellow"/>
                <w:lang w:val="es-PE"/>
                <w:rPrChange w:id="280" w:author="prueba" w:date="2013-08-22T18:12:00Z">
                  <w:rPr>
                    <w:rFonts w:ascii="Arial Narrow" w:hAnsi="Arial Narrow"/>
                    <w:sz w:val="20"/>
                    <w:szCs w:val="20"/>
                    <w:highlight w:val="cyan"/>
                    <w:lang w:val="es-PE"/>
                  </w:rPr>
                </w:rPrChange>
              </w:rPr>
              <w:t>o una medida preventiva</w:t>
            </w:r>
            <w:r w:rsidR="00A13F33" w:rsidRPr="00A13F33">
              <w:rPr>
                <w:rFonts w:ascii="Arial Narrow" w:hAnsi="Arial Narrow"/>
                <w:sz w:val="20"/>
                <w:szCs w:val="20"/>
                <w:highlight w:val="yellow"/>
                <w:lang w:val="es-PE"/>
                <w:rPrChange w:id="281" w:author="prueba" w:date="2013-08-22T18:12:00Z">
                  <w:rPr>
                    <w:rFonts w:ascii="Arial Narrow" w:hAnsi="Arial Narrow"/>
                    <w:sz w:val="20"/>
                    <w:szCs w:val="20"/>
                    <w:highlight w:val="cyan"/>
                    <w:lang w:val="es-PE"/>
                  </w:rPr>
                </w:rPrChange>
              </w:rPr>
              <w:t>.</w:t>
            </w:r>
          </w:p>
        </w:tc>
      </w:tr>
      <w:tr w:rsidR="00342B0C" w:rsidRPr="00752A5B" w14:paraId="15B76A1D" w14:textId="77777777" w:rsidTr="00B35215">
        <w:tblPrEx>
          <w:tblW w:w="8645" w:type="dxa"/>
          <w:jc w:val="center"/>
          <w:tblInd w:w="693" w:type="dxa"/>
          <w:tblCellMar>
            <w:left w:w="70" w:type="dxa"/>
            <w:right w:w="70" w:type="dxa"/>
          </w:tblCellMar>
          <w:tblLook w:val="00A0" w:firstRow="1" w:lastRow="0" w:firstColumn="1" w:lastColumn="0" w:noHBand="0" w:noVBand="0"/>
          <w:tblPrExChange w:id="282"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283"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284"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1B"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285"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1C" w14:textId="77777777" w:rsidR="00342B0C" w:rsidRPr="00752A5B" w:rsidRDefault="00342B0C" w:rsidP="008C6227">
            <w:pPr>
              <w:rPr>
                <w:rFonts w:ascii="Arial Narrow" w:hAnsi="Arial Narrow"/>
                <w:sz w:val="20"/>
                <w:szCs w:val="20"/>
                <w:lang w:val="es-PE"/>
              </w:rPr>
            </w:pPr>
            <w:r w:rsidRPr="00752A5B">
              <w:rPr>
                <w:rFonts w:ascii="Arial Narrow" w:hAnsi="Arial Narrow"/>
                <w:sz w:val="20"/>
                <w:szCs w:val="20"/>
                <w:lang w:val="es-PE"/>
              </w:rPr>
              <w:t>Para la numeración de la declaración es obligatorio el ingreso de datos correspondientes a la diligencia del reconocimiento físico.</w:t>
            </w:r>
          </w:p>
        </w:tc>
      </w:tr>
      <w:tr w:rsidR="00342B0C" w:rsidRPr="00752A5B" w14:paraId="15B76A20" w14:textId="77777777" w:rsidTr="00B35215">
        <w:tblPrEx>
          <w:tblW w:w="8645" w:type="dxa"/>
          <w:jc w:val="center"/>
          <w:tblInd w:w="693" w:type="dxa"/>
          <w:tblCellMar>
            <w:left w:w="70" w:type="dxa"/>
            <w:right w:w="70" w:type="dxa"/>
          </w:tblCellMar>
          <w:tblLook w:val="00A0" w:firstRow="1" w:lastRow="0" w:firstColumn="1" w:lastColumn="0" w:noHBand="0" w:noVBand="0"/>
          <w:tblPrExChange w:id="286"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287"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288"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1E"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289"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1F" w14:textId="77777777" w:rsidR="00342B0C" w:rsidRPr="00752A5B" w:rsidRDefault="00342B0C" w:rsidP="008C6227">
            <w:pPr>
              <w:rPr>
                <w:rFonts w:ascii="Arial Narrow" w:hAnsi="Arial Narrow"/>
                <w:sz w:val="20"/>
                <w:szCs w:val="20"/>
                <w:lang w:val="es-PE"/>
              </w:rPr>
            </w:pPr>
            <w:r w:rsidRPr="00752A5B">
              <w:rPr>
                <w:rFonts w:ascii="Arial Narrow" w:hAnsi="Arial Narrow"/>
                <w:sz w:val="20"/>
                <w:szCs w:val="20"/>
                <w:lang w:val="es-PE"/>
              </w:rPr>
              <w:t>Solo podrán realizar despacho los funcionarios aduaneros registrados como autorizados.</w:t>
            </w:r>
          </w:p>
        </w:tc>
      </w:tr>
      <w:tr w:rsidR="00342B0C" w:rsidRPr="00752A5B" w14:paraId="15B76A23" w14:textId="77777777" w:rsidTr="00B35215">
        <w:tblPrEx>
          <w:tblW w:w="8645" w:type="dxa"/>
          <w:jc w:val="center"/>
          <w:tblInd w:w="693" w:type="dxa"/>
          <w:tblCellMar>
            <w:left w:w="70" w:type="dxa"/>
            <w:right w:w="70" w:type="dxa"/>
          </w:tblCellMar>
          <w:tblLook w:val="00A0" w:firstRow="1" w:lastRow="0" w:firstColumn="1" w:lastColumn="0" w:noHBand="0" w:noVBand="0"/>
          <w:tblPrExChange w:id="290"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291"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292"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21"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293"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22" w14:textId="77777777" w:rsidR="00342B0C" w:rsidRPr="00752A5B" w:rsidRDefault="00342B0C" w:rsidP="008C6227">
            <w:pPr>
              <w:rPr>
                <w:rFonts w:ascii="Arial Narrow" w:hAnsi="Arial Narrow"/>
                <w:sz w:val="20"/>
                <w:szCs w:val="20"/>
                <w:lang w:val="es-PE"/>
              </w:rPr>
            </w:pPr>
            <w:r w:rsidRPr="00752A5B">
              <w:rPr>
                <w:rFonts w:ascii="Arial Narrow" w:hAnsi="Arial Narrow"/>
                <w:sz w:val="20"/>
                <w:szCs w:val="20"/>
                <w:lang w:val="es-PE"/>
              </w:rPr>
              <w:t>Diariamente se debe habilitar a los func</w:t>
            </w:r>
            <w:r w:rsidR="00A16AA5">
              <w:rPr>
                <w:rFonts w:ascii="Arial Narrow" w:hAnsi="Arial Narrow"/>
                <w:sz w:val="20"/>
                <w:szCs w:val="20"/>
                <w:lang w:val="es-PE"/>
              </w:rPr>
              <w:t>ionarios aduaneros que realizará</w:t>
            </w:r>
            <w:r w:rsidRPr="00752A5B">
              <w:rPr>
                <w:rFonts w:ascii="Arial Narrow" w:hAnsi="Arial Narrow"/>
                <w:sz w:val="20"/>
                <w:szCs w:val="20"/>
                <w:lang w:val="es-PE"/>
              </w:rPr>
              <w:t>n el despacho</w:t>
            </w:r>
            <w:r w:rsidR="00A16AA5">
              <w:rPr>
                <w:rFonts w:ascii="Arial Narrow" w:hAnsi="Arial Narrow"/>
                <w:sz w:val="20"/>
                <w:szCs w:val="20"/>
                <w:lang w:val="es-PE"/>
              </w:rPr>
              <w:t>.</w:t>
            </w:r>
          </w:p>
        </w:tc>
      </w:tr>
      <w:tr w:rsidR="00342B0C" w:rsidRPr="00752A5B" w14:paraId="15B76A26" w14:textId="77777777" w:rsidTr="00B35215">
        <w:tblPrEx>
          <w:tblW w:w="8645" w:type="dxa"/>
          <w:jc w:val="center"/>
          <w:tblInd w:w="693" w:type="dxa"/>
          <w:tblCellMar>
            <w:left w:w="70" w:type="dxa"/>
            <w:right w:w="70" w:type="dxa"/>
          </w:tblCellMar>
          <w:tblLook w:val="00A0" w:firstRow="1" w:lastRow="0" w:firstColumn="1" w:lastColumn="0" w:noHBand="0" w:noVBand="0"/>
          <w:tblPrExChange w:id="294"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295"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296"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24"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297"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25" w14:textId="77777777" w:rsidR="00342B0C" w:rsidRPr="00752A5B" w:rsidRDefault="00342B0C" w:rsidP="008C6227">
            <w:pPr>
              <w:rPr>
                <w:rFonts w:ascii="Arial Narrow" w:hAnsi="Arial Narrow"/>
                <w:sz w:val="20"/>
                <w:szCs w:val="20"/>
                <w:lang w:val="es-PE"/>
              </w:rPr>
            </w:pPr>
            <w:r w:rsidRPr="00752A5B">
              <w:rPr>
                <w:rFonts w:ascii="Arial Narrow" w:hAnsi="Arial Narrow"/>
                <w:sz w:val="20"/>
                <w:szCs w:val="20"/>
                <w:lang w:val="es-PE"/>
              </w:rPr>
              <w:t xml:space="preserve">Se considera un funcionario con vigencia por caducar si su </w:t>
            </w:r>
            <w:r w:rsidRPr="00752A5B">
              <w:rPr>
                <w:rFonts w:ascii="Arial Narrow" w:hAnsi="Arial Narrow"/>
                <w:bCs/>
                <w:sz w:val="20"/>
                <w:szCs w:val="20"/>
                <w:lang w:val="es-PE" w:eastAsia="es-PE"/>
              </w:rPr>
              <w:t>fecha de fin de vigencia se encuentre en los 3 días hábiles próximos a su vencimiento (en relación a la fecha del día)</w:t>
            </w:r>
          </w:p>
        </w:tc>
      </w:tr>
      <w:tr w:rsidR="00342B0C" w:rsidRPr="00752A5B" w14:paraId="15B76A29" w14:textId="77777777" w:rsidTr="00B35215">
        <w:tblPrEx>
          <w:tblW w:w="8645" w:type="dxa"/>
          <w:jc w:val="center"/>
          <w:tblInd w:w="693" w:type="dxa"/>
          <w:tblCellMar>
            <w:left w:w="70" w:type="dxa"/>
            <w:right w:w="70" w:type="dxa"/>
          </w:tblCellMar>
          <w:tblLook w:val="00A0" w:firstRow="1" w:lastRow="0" w:firstColumn="1" w:lastColumn="0" w:noHBand="0" w:noVBand="0"/>
          <w:tblPrExChange w:id="298"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299"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300"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27"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301"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28" w14:textId="77777777" w:rsidR="00342B0C" w:rsidRPr="00752A5B" w:rsidRDefault="00342B0C" w:rsidP="008C6227">
            <w:pPr>
              <w:rPr>
                <w:rFonts w:ascii="Arial Narrow" w:hAnsi="Arial Narrow"/>
                <w:sz w:val="20"/>
                <w:szCs w:val="20"/>
                <w:lang w:val="es-PE"/>
              </w:rPr>
            </w:pPr>
            <w:r w:rsidRPr="00752A5B">
              <w:rPr>
                <w:rFonts w:ascii="Arial Narrow" w:hAnsi="Arial Narrow"/>
                <w:sz w:val="20"/>
                <w:szCs w:val="20"/>
                <w:lang w:val="es-PE"/>
              </w:rPr>
              <w:t>La asignación de envíos al especialista debe ser realizada en forma automática por el sistema</w:t>
            </w:r>
            <w:r w:rsidR="00A16AA5">
              <w:rPr>
                <w:rFonts w:ascii="Arial Narrow" w:hAnsi="Arial Narrow"/>
                <w:sz w:val="20"/>
                <w:szCs w:val="20"/>
                <w:lang w:val="es-PE"/>
              </w:rPr>
              <w:t>.</w:t>
            </w:r>
          </w:p>
        </w:tc>
      </w:tr>
      <w:tr w:rsidR="00342B0C" w:rsidRPr="00752A5B" w14:paraId="15B76A33" w14:textId="77777777" w:rsidTr="00B35215">
        <w:tblPrEx>
          <w:tblW w:w="8645" w:type="dxa"/>
          <w:jc w:val="center"/>
          <w:tblInd w:w="693" w:type="dxa"/>
          <w:tblCellMar>
            <w:left w:w="70" w:type="dxa"/>
            <w:right w:w="70" w:type="dxa"/>
          </w:tblCellMar>
          <w:tblLook w:val="00A0" w:firstRow="1" w:lastRow="0" w:firstColumn="1" w:lastColumn="0" w:noHBand="0" w:noVBand="0"/>
          <w:tblPrExChange w:id="302"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303"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304"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2A"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305"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2B" w14:textId="77777777" w:rsidR="00342B0C" w:rsidRPr="005B20FB" w:rsidRDefault="00342B0C" w:rsidP="008C6227">
            <w:pPr>
              <w:rPr>
                <w:rFonts w:ascii="Arial Narrow" w:hAnsi="Arial Narrow" w:cs="Arial"/>
                <w:sz w:val="20"/>
                <w:szCs w:val="20"/>
                <w:lang w:val="es-PE"/>
              </w:rPr>
            </w:pPr>
            <w:r w:rsidRPr="005B20FB">
              <w:rPr>
                <w:rFonts w:ascii="Arial Narrow" w:hAnsi="Arial Narrow" w:cs="Arial"/>
                <w:sz w:val="20"/>
                <w:szCs w:val="20"/>
                <w:lang w:val="es-PE"/>
              </w:rPr>
              <w:t xml:space="preserve">Los posibles estados </w:t>
            </w:r>
            <w:r w:rsidR="00A13F33" w:rsidRPr="00A13F33">
              <w:rPr>
                <w:rFonts w:ascii="Arial Narrow" w:hAnsi="Arial Narrow" w:cs="Arial"/>
                <w:sz w:val="20"/>
                <w:szCs w:val="20"/>
                <w:highlight w:val="yellow"/>
                <w:lang w:val="es-PE"/>
                <w:rPrChange w:id="306" w:author="prueba" w:date="2013-08-22T18:12:00Z">
                  <w:rPr>
                    <w:rFonts w:ascii="Arial Narrow" w:hAnsi="Arial Narrow" w:cs="Arial"/>
                    <w:sz w:val="20"/>
                    <w:szCs w:val="20"/>
                    <w:highlight w:val="cyan"/>
                    <w:lang w:val="es-PE"/>
                  </w:rPr>
                </w:rPrChange>
              </w:rPr>
              <w:t>de un DPO</w:t>
            </w:r>
            <w:r w:rsidR="009F7290" w:rsidRPr="005B20FB">
              <w:rPr>
                <w:rFonts w:ascii="Arial Narrow" w:hAnsi="Arial Narrow" w:cs="Arial"/>
                <w:sz w:val="20"/>
                <w:szCs w:val="20"/>
                <w:lang w:val="es-PE"/>
              </w:rPr>
              <w:t xml:space="preserve"> </w:t>
            </w:r>
            <w:r w:rsidRPr="005B20FB">
              <w:rPr>
                <w:rFonts w:ascii="Arial Narrow" w:hAnsi="Arial Narrow" w:cs="Arial"/>
                <w:sz w:val="20"/>
                <w:szCs w:val="20"/>
                <w:lang w:val="es-PE"/>
              </w:rPr>
              <w:t>son:</w:t>
            </w:r>
          </w:p>
          <w:p w14:paraId="15B76A2C" w14:textId="77777777" w:rsidR="00966BB0" w:rsidRPr="005B20FB" w:rsidRDefault="00966BB0" w:rsidP="008C6227">
            <w:pPr>
              <w:pStyle w:val="Prrafodelista"/>
              <w:numPr>
                <w:ilvl w:val="0"/>
                <w:numId w:val="154"/>
              </w:numPr>
              <w:ind w:left="219" w:hanging="219"/>
              <w:rPr>
                <w:rFonts w:ascii="Arial Narrow" w:hAnsi="Arial Narrow" w:cs="Arial"/>
                <w:sz w:val="16"/>
                <w:szCs w:val="16"/>
                <w:lang w:val="es-PE"/>
              </w:rPr>
            </w:pPr>
            <w:r w:rsidRPr="005B20FB">
              <w:rPr>
                <w:rFonts w:ascii="Arial Narrow" w:hAnsi="Arial Narrow" w:cs="Arial"/>
                <w:sz w:val="20"/>
                <w:szCs w:val="20"/>
                <w:lang w:val="es-PE"/>
              </w:rPr>
              <w:t>Pendiente</w:t>
            </w:r>
          </w:p>
          <w:p w14:paraId="15B76A2D" w14:textId="77777777" w:rsidR="00966BB0" w:rsidRPr="005B20FB" w:rsidRDefault="00966BB0" w:rsidP="008C6227">
            <w:pPr>
              <w:pStyle w:val="Prrafodelista"/>
              <w:numPr>
                <w:ilvl w:val="0"/>
                <w:numId w:val="154"/>
              </w:numPr>
              <w:ind w:left="219" w:hanging="219"/>
              <w:rPr>
                <w:rFonts w:ascii="Arial Narrow" w:hAnsi="Arial Narrow" w:cs="Arial"/>
                <w:sz w:val="16"/>
                <w:szCs w:val="20"/>
                <w:lang w:val="es-PE"/>
              </w:rPr>
            </w:pPr>
            <w:r w:rsidRPr="005B20FB">
              <w:rPr>
                <w:rFonts w:ascii="Arial Narrow" w:hAnsi="Arial Narrow" w:cs="Arial"/>
                <w:sz w:val="20"/>
                <w:szCs w:val="20"/>
                <w:lang w:val="es-PE"/>
              </w:rPr>
              <w:t>Asignado</w:t>
            </w:r>
          </w:p>
          <w:p w14:paraId="15B76A2E" w14:textId="77777777" w:rsidR="00966BB0" w:rsidRPr="005B20FB" w:rsidRDefault="00A45949" w:rsidP="008C6227">
            <w:pPr>
              <w:pStyle w:val="Prrafodelista"/>
              <w:numPr>
                <w:ilvl w:val="0"/>
                <w:numId w:val="154"/>
              </w:numPr>
              <w:ind w:left="219" w:hanging="219"/>
              <w:rPr>
                <w:rFonts w:ascii="Arial Narrow" w:hAnsi="Arial Narrow" w:cs="Arial"/>
                <w:sz w:val="20"/>
                <w:szCs w:val="20"/>
                <w:lang w:val="es-PE"/>
              </w:rPr>
            </w:pPr>
            <w:r w:rsidRPr="005B20FB">
              <w:rPr>
                <w:rFonts w:ascii="Arial Narrow" w:hAnsi="Arial Narrow" w:cs="Arial"/>
                <w:sz w:val="20"/>
                <w:szCs w:val="20"/>
                <w:lang w:val="es-PE"/>
              </w:rPr>
              <w:t>Retirado</w:t>
            </w:r>
          </w:p>
          <w:p w14:paraId="15B76A2F" w14:textId="77777777" w:rsidR="005E0236" w:rsidRPr="005B20FB" w:rsidRDefault="00966BB0" w:rsidP="008C6227">
            <w:pPr>
              <w:pStyle w:val="Prrafodelista"/>
              <w:numPr>
                <w:ilvl w:val="0"/>
                <w:numId w:val="154"/>
              </w:numPr>
              <w:ind w:left="219" w:hanging="219"/>
              <w:rPr>
                <w:rFonts w:ascii="Arial Narrow" w:hAnsi="Arial Narrow" w:cs="Arial"/>
                <w:sz w:val="20"/>
                <w:szCs w:val="20"/>
                <w:lang w:val="es-PE"/>
              </w:rPr>
            </w:pPr>
            <w:r w:rsidRPr="005B20FB">
              <w:rPr>
                <w:rFonts w:ascii="Arial Narrow" w:hAnsi="Arial Narrow" w:cs="Arial"/>
                <w:sz w:val="20"/>
                <w:szCs w:val="20"/>
                <w:lang w:val="es-PE"/>
              </w:rPr>
              <w:t>Numerado</w:t>
            </w:r>
          </w:p>
          <w:p w14:paraId="15B76A30" w14:textId="77777777" w:rsidR="00966BB0" w:rsidRPr="00B35215" w:rsidRDefault="00A13F33" w:rsidP="008C6227">
            <w:pPr>
              <w:pStyle w:val="Prrafodelista"/>
              <w:numPr>
                <w:ilvl w:val="0"/>
                <w:numId w:val="154"/>
              </w:numPr>
              <w:ind w:left="219" w:hanging="219"/>
              <w:rPr>
                <w:rFonts w:ascii="Arial Narrow" w:hAnsi="Arial Narrow" w:cs="Arial"/>
                <w:sz w:val="20"/>
                <w:szCs w:val="20"/>
                <w:highlight w:val="yellow"/>
                <w:lang w:val="es-PE"/>
                <w:rPrChange w:id="307" w:author="prueba" w:date="2013-08-22T18:12:00Z">
                  <w:rPr>
                    <w:rFonts w:ascii="Arial Narrow" w:hAnsi="Arial Narrow" w:cs="Arial"/>
                    <w:sz w:val="20"/>
                    <w:szCs w:val="20"/>
                    <w:highlight w:val="cyan"/>
                    <w:lang w:val="es-PE"/>
                  </w:rPr>
                </w:rPrChange>
              </w:rPr>
            </w:pPr>
            <w:r w:rsidRPr="00A13F33">
              <w:rPr>
                <w:rFonts w:ascii="Arial Narrow" w:hAnsi="Arial Narrow" w:cs="Arial"/>
                <w:sz w:val="20"/>
                <w:szCs w:val="20"/>
                <w:highlight w:val="yellow"/>
                <w:lang w:val="es-PE"/>
                <w:rPrChange w:id="308" w:author="prueba" w:date="2013-08-22T18:12:00Z">
                  <w:rPr>
                    <w:rFonts w:ascii="Arial Narrow" w:hAnsi="Arial Narrow" w:cs="Arial"/>
                    <w:sz w:val="20"/>
                    <w:szCs w:val="20"/>
                    <w:highlight w:val="cyan"/>
                    <w:lang w:val="es-PE"/>
                  </w:rPr>
                </w:rPrChange>
              </w:rPr>
              <w:t>Distribución directa</w:t>
            </w:r>
          </w:p>
          <w:p w14:paraId="15B76A31" w14:textId="77777777" w:rsidR="00346AE5" w:rsidRDefault="00A13F33" w:rsidP="00346AE5">
            <w:pPr>
              <w:pStyle w:val="Prrafodelista"/>
              <w:numPr>
                <w:ilvl w:val="0"/>
                <w:numId w:val="154"/>
              </w:numPr>
              <w:ind w:left="219" w:hanging="219"/>
              <w:rPr>
                <w:rFonts w:ascii="Arial Narrow" w:hAnsi="Arial Narrow" w:cs="Arial"/>
                <w:sz w:val="20"/>
                <w:szCs w:val="20"/>
                <w:highlight w:val="yellow"/>
                <w:lang w:val="es-PE"/>
              </w:rPr>
            </w:pPr>
            <w:r w:rsidRPr="00A13F33">
              <w:rPr>
                <w:rFonts w:ascii="Arial Narrow" w:hAnsi="Arial Narrow" w:cs="Arial"/>
                <w:sz w:val="20"/>
                <w:szCs w:val="20"/>
                <w:highlight w:val="yellow"/>
                <w:lang w:val="es-PE"/>
                <w:rPrChange w:id="309" w:author="prueba" w:date="2013-08-22T18:12:00Z">
                  <w:rPr>
                    <w:rFonts w:ascii="Arial Narrow" w:hAnsi="Arial Narrow" w:cs="Arial"/>
                    <w:sz w:val="20"/>
                    <w:szCs w:val="20"/>
                    <w:highlight w:val="cyan"/>
                    <w:lang w:val="es-PE"/>
                  </w:rPr>
                </w:rPrChange>
              </w:rPr>
              <w:t>Despacho presencial</w:t>
            </w:r>
          </w:p>
          <w:p w14:paraId="15B76A32" w14:textId="77777777" w:rsidR="00640826" w:rsidRPr="00346AE5" w:rsidRDefault="00A13F33" w:rsidP="00346AE5">
            <w:pPr>
              <w:pStyle w:val="Prrafodelista"/>
              <w:numPr>
                <w:ilvl w:val="0"/>
                <w:numId w:val="154"/>
              </w:numPr>
              <w:ind w:left="219" w:hanging="219"/>
              <w:rPr>
                <w:rFonts w:ascii="Arial Narrow" w:hAnsi="Arial Narrow" w:cs="Arial"/>
                <w:sz w:val="20"/>
                <w:szCs w:val="20"/>
                <w:highlight w:val="yellow"/>
                <w:lang w:val="es-PE"/>
              </w:rPr>
            </w:pPr>
            <w:r w:rsidRPr="00A13F33">
              <w:rPr>
                <w:rFonts w:ascii="Arial Narrow" w:hAnsi="Arial Narrow" w:cs="Arial"/>
                <w:sz w:val="20"/>
                <w:szCs w:val="20"/>
                <w:highlight w:val="yellow"/>
                <w:lang w:val="es-PE"/>
                <w:rPrChange w:id="310" w:author="prueba" w:date="2013-08-22T18:12:00Z">
                  <w:rPr>
                    <w:rFonts w:ascii="Arial Narrow" w:hAnsi="Arial Narrow" w:cs="Arial"/>
                    <w:sz w:val="20"/>
                    <w:szCs w:val="20"/>
                    <w:highlight w:val="cyan"/>
                    <w:lang w:val="es-PE"/>
                  </w:rPr>
                </w:rPrChange>
              </w:rPr>
              <w:t>Notificado</w:t>
            </w:r>
          </w:p>
        </w:tc>
      </w:tr>
      <w:tr w:rsidR="00342B0C" w:rsidRPr="00752A5B" w14:paraId="15B76A36" w14:textId="77777777" w:rsidTr="00B35215">
        <w:tblPrEx>
          <w:tblW w:w="8645" w:type="dxa"/>
          <w:jc w:val="center"/>
          <w:tblInd w:w="693" w:type="dxa"/>
          <w:tblCellMar>
            <w:left w:w="70" w:type="dxa"/>
            <w:right w:w="70" w:type="dxa"/>
          </w:tblCellMar>
          <w:tblLook w:val="00A0" w:firstRow="1" w:lastRow="0" w:firstColumn="1" w:lastColumn="0" w:noHBand="0" w:noVBand="0"/>
          <w:tblPrExChange w:id="311"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312"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313"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34"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314"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35" w14:textId="77777777" w:rsidR="00342B0C" w:rsidRPr="00752A5B" w:rsidRDefault="00A13F33" w:rsidP="007A75DF">
            <w:pPr>
              <w:rPr>
                <w:rFonts w:ascii="Arial Narrow" w:hAnsi="Arial Narrow"/>
                <w:sz w:val="20"/>
                <w:szCs w:val="20"/>
                <w:lang w:val="es-PE"/>
              </w:rPr>
            </w:pPr>
            <w:r w:rsidRPr="00A13F33">
              <w:rPr>
                <w:rFonts w:ascii="Arial Narrow" w:hAnsi="Arial Narrow"/>
                <w:sz w:val="20"/>
                <w:szCs w:val="20"/>
                <w:highlight w:val="yellow"/>
                <w:lang w:val="es-PE"/>
                <w:rPrChange w:id="315" w:author="prueba" w:date="2013-08-22T18:12:00Z">
                  <w:rPr>
                    <w:rFonts w:ascii="Arial Narrow" w:hAnsi="Arial Narrow"/>
                    <w:sz w:val="20"/>
                    <w:szCs w:val="20"/>
                    <w:highlight w:val="cyan"/>
                    <w:lang w:val="es-PE"/>
                  </w:rPr>
                </w:rPrChange>
              </w:rPr>
              <w:t>Para despacharse con DIF</w:t>
            </w:r>
            <w:r w:rsidRPr="00A13F33">
              <w:rPr>
                <w:rFonts w:ascii="Arial Narrow" w:hAnsi="Arial Narrow"/>
                <w:color w:val="0000CC"/>
                <w:sz w:val="20"/>
                <w:szCs w:val="20"/>
                <w:highlight w:val="yellow"/>
                <w:lang w:val="es-PE"/>
                <w:rPrChange w:id="316" w:author="prueba" w:date="2013-08-22T18:12:00Z">
                  <w:rPr>
                    <w:rFonts w:ascii="Arial Narrow" w:hAnsi="Arial Narrow"/>
                    <w:color w:val="0000CC"/>
                    <w:sz w:val="20"/>
                    <w:szCs w:val="20"/>
                    <w:lang w:val="es-PE"/>
                  </w:rPr>
                </w:rPrChange>
              </w:rPr>
              <w:t>,</w:t>
            </w:r>
            <w:r w:rsidR="007A75DF" w:rsidRPr="007A75DF">
              <w:rPr>
                <w:rFonts w:ascii="Arial Narrow" w:hAnsi="Arial Narrow"/>
                <w:color w:val="0000CC"/>
                <w:sz w:val="20"/>
                <w:szCs w:val="20"/>
                <w:lang w:val="es-PE"/>
              </w:rPr>
              <w:t xml:space="preserve"> </w:t>
            </w:r>
            <w:r w:rsidR="007A75DF">
              <w:rPr>
                <w:rFonts w:ascii="Arial Narrow" w:hAnsi="Arial Narrow"/>
                <w:sz w:val="20"/>
                <w:szCs w:val="20"/>
                <w:lang w:val="es-PE"/>
              </w:rPr>
              <w:t>e</w:t>
            </w:r>
            <w:r w:rsidR="00342B0C" w:rsidRPr="00AC7E2E">
              <w:rPr>
                <w:rFonts w:ascii="Arial Narrow" w:hAnsi="Arial Narrow"/>
                <w:sz w:val="20"/>
                <w:szCs w:val="20"/>
                <w:lang w:val="es-PE"/>
              </w:rPr>
              <w:t>l valor FOB de un envió o la sumatoria para todos los envíos relacionados no debe</w:t>
            </w:r>
            <w:r w:rsidR="00342B0C" w:rsidRPr="00752A5B">
              <w:rPr>
                <w:rFonts w:ascii="Arial Narrow" w:hAnsi="Arial Narrow"/>
                <w:sz w:val="20"/>
                <w:szCs w:val="20"/>
                <w:lang w:val="es-PE"/>
              </w:rPr>
              <w:t xml:space="preserve"> superar los US$ 2,000</w:t>
            </w:r>
            <w:r w:rsidRPr="00A13F33">
              <w:rPr>
                <w:rFonts w:ascii="Arial Narrow" w:hAnsi="Arial Narrow"/>
                <w:sz w:val="20"/>
                <w:szCs w:val="20"/>
                <w:highlight w:val="yellow"/>
                <w:lang w:val="es-PE"/>
                <w:rPrChange w:id="317" w:author="prueba" w:date="2013-08-22T18:12:00Z">
                  <w:rPr>
                    <w:rFonts w:ascii="Arial Narrow" w:hAnsi="Arial Narrow"/>
                    <w:sz w:val="20"/>
                    <w:szCs w:val="20"/>
                    <w:highlight w:val="cyan"/>
                    <w:lang w:val="es-PE"/>
                  </w:rPr>
                </w:rPrChange>
              </w:rPr>
              <w:t>, o si producto del ajuste en el control concurrente se verifica un valor que no supera los US$ 3 000,00.</w:t>
            </w:r>
          </w:p>
        </w:tc>
      </w:tr>
      <w:tr w:rsidR="00342B0C" w:rsidRPr="00752A5B" w14:paraId="15B76A3B" w14:textId="77777777" w:rsidTr="00B35215">
        <w:tblPrEx>
          <w:tblW w:w="8645" w:type="dxa"/>
          <w:jc w:val="center"/>
          <w:tblInd w:w="693" w:type="dxa"/>
          <w:tblCellMar>
            <w:left w:w="70" w:type="dxa"/>
            <w:right w:w="70" w:type="dxa"/>
          </w:tblCellMar>
          <w:tblLook w:val="00A0" w:firstRow="1" w:lastRow="0" w:firstColumn="1" w:lastColumn="0" w:noHBand="0" w:noVBand="0"/>
          <w:tblPrExChange w:id="318"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319"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320"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37"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321"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38" w14:textId="77777777" w:rsidR="00342B0C" w:rsidRPr="00752A5B" w:rsidRDefault="00342B0C" w:rsidP="008C6227">
            <w:pPr>
              <w:rPr>
                <w:rFonts w:ascii="Arial Narrow" w:hAnsi="Arial Narrow"/>
                <w:sz w:val="20"/>
                <w:szCs w:val="20"/>
                <w:lang w:val="es-PE"/>
              </w:rPr>
            </w:pPr>
            <w:r w:rsidRPr="00752A5B">
              <w:rPr>
                <w:rFonts w:ascii="Arial Narrow" w:hAnsi="Arial Narrow"/>
                <w:sz w:val="20"/>
                <w:szCs w:val="20"/>
                <w:lang w:val="es-PE"/>
              </w:rPr>
              <w:t>Se consideran envíos relacionados los envíos que cumplen una de las siguientes condiciones:</w:t>
            </w:r>
          </w:p>
          <w:p w14:paraId="15B76A39" w14:textId="77777777" w:rsidR="00342B0C" w:rsidRPr="00752A5B" w:rsidRDefault="00342B0C" w:rsidP="008C6227">
            <w:pPr>
              <w:pStyle w:val="Prrafodelista"/>
              <w:numPr>
                <w:ilvl w:val="0"/>
                <w:numId w:val="86"/>
              </w:numPr>
              <w:ind w:left="219" w:hanging="142"/>
              <w:rPr>
                <w:rFonts w:ascii="Arial Narrow" w:hAnsi="Arial Narrow"/>
                <w:sz w:val="20"/>
                <w:szCs w:val="20"/>
                <w:lang w:val="es-PE"/>
              </w:rPr>
            </w:pPr>
            <w:r w:rsidRPr="00752A5B">
              <w:rPr>
                <w:rFonts w:ascii="Arial Narrow" w:hAnsi="Arial Narrow"/>
                <w:sz w:val="20"/>
                <w:szCs w:val="20"/>
                <w:lang w:val="es-PE"/>
              </w:rPr>
              <w:t>Tienen el mismo beneficiario y/o</w:t>
            </w:r>
          </w:p>
          <w:p w14:paraId="15B76A3A" w14:textId="77777777" w:rsidR="00342B0C" w:rsidRPr="00752A5B" w:rsidRDefault="00342B0C" w:rsidP="008C6227">
            <w:pPr>
              <w:pStyle w:val="Prrafodelista"/>
              <w:numPr>
                <w:ilvl w:val="0"/>
                <w:numId w:val="86"/>
              </w:numPr>
              <w:ind w:left="219" w:hanging="142"/>
              <w:rPr>
                <w:rFonts w:ascii="Arial Narrow" w:hAnsi="Arial Narrow"/>
                <w:sz w:val="20"/>
                <w:szCs w:val="20"/>
                <w:lang w:val="es-PE"/>
              </w:rPr>
            </w:pPr>
            <w:r w:rsidRPr="00752A5B">
              <w:rPr>
                <w:rFonts w:ascii="Arial Narrow" w:hAnsi="Arial Narrow"/>
                <w:sz w:val="20"/>
                <w:szCs w:val="20"/>
                <w:lang w:val="es-PE"/>
              </w:rPr>
              <w:t>Tienen la misma dirección</w:t>
            </w:r>
          </w:p>
        </w:tc>
      </w:tr>
      <w:tr w:rsidR="00342B0C" w:rsidRPr="00752A5B" w14:paraId="15B76A3E" w14:textId="77777777" w:rsidTr="00B35215">
        <w:tblPrEx>
          <w:tblW w:w="8645" w:type="dxa"/>
          <w:jc w:val="center"/>
          <w:tblInd w:w="693" w:type="dxa"/>
          <w:tblCellMar>
            <w:left w:w="70" w:type="dxa"/>
            <w:right w:w="70" w:type="dxa"/>
          </w:tblCellMar>
          <w:tblLook w:val="00A0" w:firstRow="1" w:lastRow="0" w:firstColumn="1" w:lastColumn="0" w:noHBand="0" w:noVBand="0"/>
          <w:tblPrExChange w:id="322"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323"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324"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3C"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325"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3D" w14:textId="77777777" w:rsidR="00342B0C" w:rsidRPr="00752A5B" w:rsidRDefault="00342B0C" w:rsidP="008C6227">
            <w:pPr>
              <w:rPr>
                <w:rFonts w:ascii="Arial Narrow" w:hAnsi="Arial Narrow"/>
                <w:sz w:val="20"/>
                <w:szCs w:val="20"/>
                <w:lang w:val="es-PE"/>
              </w:rPr>
            </w:pPr>
            <w:r w:rsidRPr="00752A5B">
              <w:rPr>
                <w:rFonts w:ascii="Arial Narrow" w:hAnsi="Arial Narrow"/>
                <w:sz w:val="20"/>
                <w:szCs w:val="20"/>
                <w:lang w:val="es-PE"/>
              </w:rPr>
              <w:t>Se deben mostrar al funcionario únicamente los envíos que le han sido asignados</w:t>
            </w:r>
          </w:p>
        </w:tc>
      </w:tr>
      <w:tr w:rsidR="00342B0C" w:rsidRPr="00752A5B" w14:paraId="15B76A41" w14:textId="77777777" w:rsidTr="00B35215">
        <w:tblPrEx>
          <w:tblW w:w="8645" w:type="dxa"/>
          <w:jc w:val="center"/>
          <w:tblInd w:w="693" w:type="dxa"/>
          <w:tblCellMar>
            <w:left w:w="70" w:type="dxa"/>
            <w:right w:w="70" w:type="dxa"/>
          </w:tblCellMar>
          <w:tblLook w:val="00A0" w:firstRow="1" w:lastRow="0" w:firstColumn="1" w:lastColumn="0" w:noHBand="0" w:noVBand="0"/>
          <w:tblPrExChange w:id="326"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327"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328"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3F"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329"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40" w14:textId="77777777" w:rsidR="00342B0C" w:rsidRPr="00752A5B" w:rsidRDefault="00342B0C" w:rsidP="008C6227">
            <w:pPr>
              <w:rPr>
                <w:rFonts w:ascii="Arial Narrow" w:hAnsi="Arial Narrow"/>
                <w:sz w:val="20"/>
                <w:szCs w:val="20"/>
                <w:lang w:val="es-PE"/>
              </w:rPr>
            </w:pPr>
            <w:r w:rsidRPr="00752A5B">
              <w:rPr>
                <w:rFonts w:ascii="Arial Narrow" w:hAnsi="Arial Narrow"/>
                <w:sz w:val="20"/>
                <w:szCs w:val="20"/>
                <w:lang w:val="es-PE"/>
              </w:rPr>
              <w:t>Para la numeración de declaraciones Importa Fácil, el total de peso de la series debe coincidir con el total de peso del envío.</w:t>
            </w:r>
          </w:p>
        </w:tc>
      </w:tr>
      <w:tr w:rsidR="00342B0C" w:rsidRPr="00752A5B" w14:paraId="15B76A48" w14:textId="77777777" w:rsidTr="00B35215">
        <w:tblPrEx>
          <w:tblW w:w="8645" w:type="dxa"/>
          <w:jc w:val="center"/>
          <w:tblInd w:w="693" w:type="dxa"/>
          <w:tblCellMar>
            <w:left w:w="70" w:type="dxa"/>
            <w:right w:w="70" w:type="dxa"/>
          </w:tblCellMar>
          <w:tblLook w:val="00A0" w:firstRow="1" w:lastRow="0" w:firstColumn="1" w:lastColumn="0" w:noHBand="0" w:noVBand="0"/>
          <w:tblPrExChange w:id="330"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331"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332"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42"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333"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43" w14:textId="77777777" w:rsidR="00342B0C" w:rsidRPr="00752A5B" w:rsidRDefault="00342B0C" w:rsidP="008C6227">
            <w:pPr>
              <w:rPr>
                <w:rFonts w:ascii="Arial Narrow" w:hAnsi="Arial Narrow"/>
                <w:sz w:val="20"/>
                <w:szCs w:val="20"/>
                <w:lang w:val="es-PE"/>
              </w:rPr>
            </w:pPr>
            <w:r w:rsidRPr="00752A5B">
              <w:rPr>
                <w:rFonts w:ascii="Arial Narrow" w:hAnsi="Arial Narrow"/>
                <w:sz w:val="20"/>
                <w:szCs w:val="20"/>
                <w:lang w:val="es-PE"/>
              </w:rPr>
              <w:t xml:space="preserve">Para numeraciones por Ventanilla, se deberá ingresar los siguientes datos del </w:t>
            </w:r>
            <w:r w:rsidR="00A13F33" w:rsidRPr="00A13F33">
              <w:rPr>
                <w:rFonts w:ascii="Arial Narrow" w:hAnsi="Arial Narrow"/>
                <w:sz w:val="20"/>
                <w:szCs w:val="20"/>
                <w:highlight w:val="yellow"/>
                <w:lang w:val="es-PE"/>
                <w:rPrChange w:id="334" w:author="prueba" w:date="2013-08-22T18:12:00Z">
                  <w:rPr>
                    <w:rFonts w:ascii="Arial Narrow" w:hAnsi="Arial Narrow"/>
                    <w:sz w:val="20"/>
                    <w:szCs w:val="20"/>
                    <w:highlight w:val="cyan"/>
                    <w:lang w:val="es-PE"/>
                  </w:rPr>
                </w:rPrChange>
              </w:rPr>
              <w:t>destinatario:</w:t>
            </w:r>
          </w:p>
          <w:p w14:paraId="15B76A44" w14:textId="77777777" w:rsidR="00342B0C" w:rsidRPr="00752A5B" w:rsidRDefault="00342B0C" w:rsidP="008C6227">
            <w:pPr>
              <w:pStyle w:val="Prrafodelista"/>
              <w:numPr>
                <w:ilvl w:val="0"/>
                <w:numId w:val="86"/>
              </w:numPr>
              <w:ind w:left="361" w:hanging="284"/>
              <w:rPr>
                <w:rFonts w:ascii="Arial Narrow" w:hAnsi="Arial Narrow"/>
                <w:sz w:val="20"/>
                <w:szCs w:val="20"/>
                <w:lang w:val="es-PE"/>
              </w:rPr>
            </w:pPr>
            <w:r w:rsidRPr="00752A5B">
              <w:rPr>
                <w:rFonts w:ascii="Arial Narrow" w:hAnsi="Arial Narrow"/>
                <w:sz w:val="20"/>
                <w:szCs w:val="20"/>
                <w:lang w:val="es-PE"/>
              </w:rPr>
              <w:t>Tipo de documento de identidad</w:t>
            </w:r>
          </w:p>
          <w:p w14:paraId="15B76A45" w14:textId="77777777" w:rsidR="00342B0C" w:rsidRPr="00752A5B" w:rsidRDefault="00342B0C" w:rsidP="008C6227">
            <w:pPr>
              <w:pStyle w:val="Prrafodelista"/>
              <w:numPr>
                <w:ilvl w:val="0"/>
                <w:numId w:val="86"/>
              </w:numPr>
              <w:ind w:left="361" w:hanging="284"/>
              <w:rPr>
                <w:rFonts w:ascii="Arial Narrow" w:hAnsi="Arial Narrow"/>
                <w:sz w:val="20"/>
                <w:szCs w:val="20"/>
                <w:lang w:val="es-PE"/>
              </w:rPr>
            </w:pPr>
            <w:r w:rsidRPr="00752A5B">
              <w:rPr>
                <w:rFonts w:ascii="Arial Narrow" w:hAnsi="Arial Narrow"/>
                <w:sz w:val="20"/>
                <w:szCs w:val="20"/>
                <w:lang w:val="es-PE"/>
              </w:rPr>
              <w:t>Número de documento de identidad</w:t>
            </w:r>
          </w:p>
          <w:p w14:paraId="15B76A46" w14:textId="77777777" w:rsidR="00205482" w:rsidRDefault="00342B0C" w:rsidP="008C6227">
            <w:pPr>
              <w:pStyle w:val="Prrafodelista"/>
              <w:numPr>
                <w:ilvl w:val="0"/>
                <w:numId w:val="86"/>
              </w:numPr>
              <w:ind w:left="361" w:hanging="284"/>
              <w:rPr>
                <w:rFonts w:ascii="Arial Narrow" w:hAnsi="Arial Narrow"/>
                <w:sz w:val="20"/>
                <w:szCs w:val="20"/>
                <w:lang w:val="es-PE"/>
              </w:rPr>
            </w:pPr>
            <w:r w:rsidRPr="00752A5B">
              <w:rPr>
                <w:rFonts w:ascii="Arial Narrow" w:hAnsi="Arial Narrow"/>
                <w:sz w:val="20"/>
                <w:szCs w:val="20"/>
                <w:lang w:val="es-PE"/>
              </w:rPr>
              <w:t>Nombre/Razón social (para los tipos de documento diferentes a RUC y DNI)</w:t>
            </w:r>
          </w:p>
          <w:p w14:paraId="15B76A47" w14:textId="77777777" w:rsidR="00205482" w:rsidRPr="00205482" w:rsidRDefault="00A13F33" w:rsidP="008C6227">
            <w:pPr>
              <w:rPr>
                <w:rFonts w:ascii="Arial Narrow" w:hAnsi="Arial Narrow"/>
                <w:sz w:val="20"/>
                <w:szCs w:val="20"/>
                <w:lang w:val="es-PE"/>
              </w:rPr>
            </w:pPr>
            <w:r w:rsidRPr="00A13F33">
              <w:rPr>
                <w:rFonts w:ascii="Arial Narrow" w:hAnsi="Arial Narrow"/>
                <w:sz w:val="20"/>
                <w:szCs w:val="20"/>
                <w:highlight w:val="yellow"/>
                <w:lang w:val="es-PE"/>
                <w:rPrChange w:id="335" w:author="prueba" w:date="2013-08-22T18:12:00Z">
                  <w:rPr>
                    <w:rFonts w:ascii="Arial Narrow" w:hAnsi="Arial Narrow"/>
                    <w:sz w:val="20"/>
                    <w:szCs w:val="20"/>
                    <w:highlight w:val="cyan"/>
                    <w:lang w:val="es-PE"/>
                  </w:rPr>
                </w:rPrChange>
              </w:rPr>
              <w:t>Siendo estos datos opcionales en la opción Bandeja.</w:t>
            </w:r>
          </w:p>
        </w:tc>
      </w:tr>
      <w:tr w:rsidR="00342B0C" w:rsidRPr="00752A5B" w14:paraId="15B76A4B" w14:textId="77777777" w:rsidTr="00B35215">
        <w:tblPrEx>
          <w:tblW w:w="8645" w:type="dxa"/>
          <w:jc w:val="center"/>
          <w:tblInd w:w="693" w:type="dxa"/>
          <w:tblCellMar>
            <w:left w:w="70" w:type="dxa"/>
            <w:right w:w="70" w:type="dxa"/>
          </w:tblCellMar>
          <w:tblLook w:val="00A0" w:firstRow="1" w:lastRow="0" w:firstColumn="1" w:lastColumn="0" w:noHBand="0" w:noVBand="0"/>
          <w:tblPrExChange w:id="336"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337"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338"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49"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339"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4A" w14:textId="77777777" w:rsidR="00342B0C" w:rsidRPr="00752A5B" w:rsidRDefault="00342B0C" w:rsidP="003563DD">
            <w:pPr>
              <w:rPr>
                <w:rFonts w:ascii="Arial Narrow" w:hAnsi="Arial Narrow"/>
                <w:sz w:val="20"/>
                <w:szCs w:val="20"/>
                <w:lang w:val="es-PE"/>
              </w:rPr>
            </w:pPr>
            <w:r w:rsidRPr="00752A5B">
              <w:rPr>
                <w:rFonts w:ascii="Arial Narrow" w:hAnsi="Arial Narrow"/>
                <w:bCs/>
                <w:sz w:val="20"/>
                <w:szCs w:val="20"/>
                <w:lang w:val="es-PE" w:eastAsia="es-PE"/>
              </w:rPr>
              <w:t xml:space="preserve">El sistema debe permitir numerar una o varias declaraciones por </w:t>
            </w:r>
            <w:r w:rsidR="00752A5B" w:rsidRPr="00752A5B">
              <w:rPr>
                <w:rFonts w:ascii="Arial Narrow" w:hAnsi="Arial Narrow"/>
                <w:bCs/>
                <w:sz w:val="20"/>
                <w:szCs w:val="20"/>
                <w:lang w:val="es-PE" w:eastAsia="es-PE"/>
              </w:rPr>
              <w:t>envío</w:t>
            </w:r>
            <w:r w:rsidRPr="00752A5B">
              <w:rPr>
                <w:rFonts w:ascii="Arial Narrow" w:hAnsi="Arial Narrow"/>
                <w:bCs/>
                <w:sz w:val="20"/>
                <w:szCs w:val="20"/>
                <w:lang w:val="es-PE" w:eastAsia="es-PE"/>
              </w:rPr>
              <w:t xml:space="preserve">, siempre que la sumatoria de los pesos y cantidad de bultos para un mismo </w:t>
            </w:r>
            <w:r w:rsidR="00AC7E2E">
              <w:rPr>
                <w:rFonts w:ascii="Arial Narrow" w:hAnsi="Arial Narrow"/>
                <w:bCs/>
                <w:sz w:val="20"/>
                <w:szCs w:val="20"/>
                <w:lang w:val="es-PE" w:eastAsia="es-PE"/>
              </w:rPr>
              <w:t>envío que forma parte de varias</w:t>
            </w:r>
            <w:r w:rsidRPr="00752A5B">
              <w:rPr>
                <w:rFonts w:ascii="Arial Narrow" w:hAnsi="Arial Narrow"/>
                <w:bCs/>
                <w:sz w:val="20"/>
                <w:szCs w:val="20"/>
                <w:lang w:val="es-PE" w:eastAsia="es-PE"/>
              </w:rPr>
              <w:t xml:space="preserve"> declaraciones no sea mayor al peso y bulto </w:t>
            </w:r>
            <w:r w:rsidR="00A13F33" w:rsidRPr="00A13F33">
              <w:rPr>
                <w:rFonts w:ascii="Arial Narrow" w:hAnsi="Arial Narrow"/>
                <w:bCs/>
                <w:sz w:val="20"/>
                <w:szCs w:val="20"/>
                <w:highlight w:val="yellow"/>
                <w:lang w:val="es-PE" w:eastAsia="es-PE"/>
                <w:rPrChange w:id="340" w:author="prueba" w:date="2013-08-22T18:12:00Z">
                  <w:rPr>
                    <w:rFonts w:ascii="Arial Narrow" w:hAnsi="Arial Narrow"/>
                    <w:bCs/>
                    <w:sz w:val="20"/>
                    <w:szCs w:val="20"/>
                    <w:highlight w:val="cyan"/>
                    <w:lang w:val="es-PE" w:eastAsia="es-PE"/>
                  </w:rPr>
                </w:rPrChange>
              </w:rPr>
              <w:t>recibido.</w:t>
            </w:r>
          </w:p>
        </w:tc>
      </w:tr>
      <w:tr w:rsidR="00342B0C" w:rsidRPr="00752A5B" w14:paraId="15B76A4E" w14:textId="77777777" w:rsidTr="00B35215">
        <w:tblPrEx>
          <w:tblW w:w="8645" w:type="dxa"/>
          <w:jc w:val="center"/>
          <w:tblInd w:w="693" w:type="dxa"/>
          <w:tblCellMar>
            <w:left w:w="70" w:type="dxa"/>
            <w:right w:w="70" w:type="dxa"/>
          </w:tblCellMar>
          <w:tblLook w:val="00A0" w:firstRow="1" w:lastRow="0" w:firstColumn="1" w:lastColumn="0" w:noHBand="0" w:noVBand="0"/>
          <w:tblPrExChange w:id="341"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342"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343"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4C"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344"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4D" w14:textId="77777777" w:rsidR="00342B0C" w:rsidRPr="00752A5B" w:rsidRDefault="00342B0C" w:rsidP="008C6227">
            <w:pPr>
              <w:rPr>
                <w:rFonts w:ascii="Arial Narrow" w:hAnsi="Arial Narrow"/>
                <w:bCs/>
                <w:sz w:val="20"/>
                <w:szCs w:val="20"/>
                <w:lang w:val="es-PE" w:eastAsia="es-PE"/>
              </w:rPr>
            </w:pPr>
            <w:r w:rsidRPr="00752A5B">
              <w:rPr>
                <w:rFonts w:ascii="Arial Narrow" w:hAnsi="Arial Narrow"/>
                <w:bCs/>
                <w:sz w:val="20"/>
                <w:szCs w:val="20"/>
                <w:lang w:val="es-PE" w:eastAsia="es-PE"/>
              </w:rPr>
              <w:t>El datado del aviso de llegada contra la declaración debe ser según el peso y bulto que forma parte de la Declaración</w:t>
            </w:r>
          </w:p>
        </w:tc>
      </w:tr>
      <w:tr w:rsidR="00342B0C" w:rsidRPr="00752A5B" w14:paraId="15B76A51" w14:textId="77777777" w:rsidTr="00B35215">
        <w:tblPrEx>
          <w:tblW w:w="8645" w:type="dxa"/>
          <w:jc w:val="center"/>
          <w:tblInd w:w="693" w:type="dxa"/>
          <w:tblCellMar>
            <w:left w:w="70" w:type="dxa"/>
            <w:right w:w="70" w:type="dxa"/>
          </w:tblCellMar>
          <w:tblLook w:val="00A0" w:firstRow="1" w:lastRow="0" w:firstColumn="1" w:lastColumn="0" w:noHBand="0" w:noVBand="0"/>
          <w:tblPrExChange w:id="345"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346"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347"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4F"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348"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50" w14:textId="77777777" w:rsidR="00342B0C" w:rsidRPr="00752A5B" w:rsidRDefault="00342B0C" w:rsidP="008C6227">
            <w:pPr>
              <w:rPr>
                <w:rFonts w:ascii="Arial Narrow" w:hAnsi="Arial Narrow"/>
                <w:bCs/>
                <w:sz w:val="20"/>
                <w:szCs w:val="20"/>
                <w:lang w:val="es-PE" w:eastAsia="es-PE"/>
              </w:rPr>
            </w:pPr>
            <w:r w:rsidRPr="00752A5B">
              <w:rPr>
                <w:rFonts w:ascii="Arial Narrow" w:hAnsi="Arial Narrow"/>
                <w:bCs/>
                <w:sz w:val="20"/>
                <w:szCs w:val="20"/>
                <w:lang w:val="es-PE" w:eastAsia="es-PE"/>
              </w:rPr>
              <w:t xml:space="preserve">Los envíos que formen parte de una DIF deberán corresponder </w:t>
            </w:r>
            <w:r w:rsidR="002C417D">
              <w:rPr>
                <w:rFonts w:ascii="Arial Narrow" w:hAnsi="Arial Narrow"/>
                <w:bCs/>
                <w:sz w:val="20"/>
                <w:szCs w:val="20"/>
                <w:lang w:val="es-PE" w:eastAsia="es-PE"/>
              </w:rPr>
              <w:t>al mismo</w:t>
            </w:r>
            <w:r w:rsidRPr="00752A5B">
              <w:rPr>
                <w:rFonts w:ascii="Arial Narrow" w:hAnsi="Arial Narrow"/>
                <w:bCs/>
                <w:sz w:val="20"/>
                <w:szCs w:val="20"/>
                <w:lang w:val="es-PE" w:eastAsia="es-PE"/>
              </w:rPr>
              <w:t xml:space="preserve"> DEP</w:t>
            </w:r>
            <w:r w:rsidR="00205482">
              <w:rPr>
                <w:rFonts w:ascii="Arial Narrow" w:hAnsi="Arial Narrow"/>
                <w:bCs/>
                <w:sz w:val="20"/>
                <w:szCs w:val="20"/>
                <w:lang w:val="es-PE" w:eastAsia="es-PE"/>
              </w:rPr>
              <w:t>.</w:t>
            </w:r>
          </w:p>
        </w:tc>
      </w:tr>
      <w:tr w:rsidR="00342B0C" w:rsidRPr="00752A5B" w14:paraId="15B76A54" w14:textId="77777777" w:rsidTr="00B35215">
        <w:tblPrEx>
          <w:tblW w:w="8645" w:type="dxa"/>
          <w:jc w:val="center"/>
          <w:tblInd w:w="693" w:type="dxa"/>
          <w:tblCellMar>
            <w:left w:w="70" w:type="dxa"/>
            <w:right w:w="70" w:type="dxa"/>
          </w:tblCellMar>
          <w:tblLook w:val="00A0" w:firstRow="1" w:lastRow="0" w:firstColumn="1" w:lastColumn="0" w:noHBand="0" w:noVBand="0"/>
          <w:tblPrExChange w:id="349"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350"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351"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52"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352"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53" w14:textId="77777777" w:rsidR="00342B0C" w:rsidRPr="00752A5B" w:rsidRDefault="00342B0C" w:rsidP="008C6227">
            <w:pPr>
              <w:rPr>
                <w:rFonts w:ascii="Arial Narrow" w:hAnsi="Arial Narrow"/>
                <w:bCs/>
                <w:sz w:val="20"/>
                <w:szCs w:val="20"/>
                <w:lang w:val="es-PE" w:eastAsia="es-PE"/>
              </w:rPr>
            </w:pPr>
            <w:r w:rsidRPr="00752A5B">
              <w:rPr>
                <w:rFonts w:ascii="Arial Narrow" w:hAnsi="Arial Narrow"/>
                <w:bCs/>
                <w:sz w:val="20"/>
                <w:szCs w:val="20"/>
                <w:lang w:val="es-PE" w:eastAsia="es-PE"/>
              </w:rPr>
              <w:t>Toda declaración importa fácil debe tener asociado un código verificador</w:t>
            </w:r>
            <w:r w:rsidR="00205482">
              <w:rPr>
                <w:rFonts w:ascii="Arial Narrow" w:hAnsi="Arial Narrow"/>
                <w:bCs/>
                <w:sz w:val="20"/>
                <w:szCs w:val="20"/>
                <w:lang w:val="es-PE" w:eastAsia="es-PE"/>
              </w:rPr>
              <w:t>.</w:t>
            </w:r>
          </w:p>
        </w:tc>
      </w:tr>
      <w:tr w:rsidR="00342B0C" w:rsidRPr="00752A5B" w14:paraId="15B76A57" w14:textId="77777777" w:rsidTr="00B35215">
        <w:tblPrEx>
          <w:tblW w:w="8645" w:type="dxa"/>
          <w:jc w:val="center"/>
          <w:tblInd w:w="693" w:type="dxa"/>
          <w:tblCellMar>
            <w:left w:w="70" w:type="dxa"/>
            <w:right w:w="70" w:type="dxa"/>
          </w:tblCellMar>
          <w:tblLook w:val="00A0" w:firstRow="1" w:lastRow="0" w:firstColumn="1" w:lastColumn="0" w:noHBand="0" w:noVBand="0"/>
          <w:tblPrExChange w:id="353"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354"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shd w:val="clear" w:color="auto" w:fill="auto"/>
            <w:noWrap/>
            <w:vAlign w:val="center"/>
            <w:tcPrChange w:id="355" w:author="prueba" w:date="2013-08-22T18:13:00Z">
              <w:tcPr>
                <w:tcW w:w="7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tcPrChange>
          </w:tcPr>
          <w:p w14:paraId="15B76A55"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356"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56" w14:textId="77777777" w:rsidR="00342B0C" w:rsidRPr="00752A5B" w:rsidRDefault="00342B0C" w:rsidP="00734D8D">
            <w:pPr>
              <w:rPr>
                <w:rFonts w:ascii="Arial Narrow" w:hAnsi="Arial Narrow"/>
                <w:bCs/>
                <w:sz w:val="20"/>
                <w:szCs w:val="20"/>
                <w:lang w:val="es-PE" w:eastAsia="es-PE"/>
              </w:rPr>
            </w:pPr>
            <w:r w:rsidRPr="00752A5B">
              <w:rPr>
                <w:rFonts w:ascii="Arial Narrow" w:hAnsi="Arial Narrow"/>
                <w:bCs/>
                <w:sz w:val="20"/>
                <w:szCs w:val="20"/>
                <w:lang w:val="es-PE" w:eastAsia="es-PE"/>
              </w:rPr>
              <w:t>Si la liquidación</w:t>
            </w:r>
            <w:r w:rsidR="00A11D2F">
              <w:rPr>
                <w:rFonts w:ascii="Arial Narrow" w:hAnsi="Arial Narrow"/>
                <w:bCs/>
                <w:sz w:val="20"/>
                <w:szCs w:val="20"/>
                <w:lang w:val="es-PE" w:eastAsia="es-PE"/>
              </w:rPr>
              <w:t xml:space="preserve"> </w:t>
            </w:r>
            <w:r w:rsidR="00A11D2F" w:rsidRPr="00734D8D">
              <w:rPr>
                <w:rFonts w:ascii="Arial Narrow" w:hAnsi="Arial Narrow"/>
                <w:bCs/>
                <w:sz w:val="20"/>
                <w:szCs w:val="20"/>
                <w:lang w:val="es-PE" w:eastAsia="es-PE"/>
              </w:rPr>
              <w:t>de tributos</w:t>
            </w:r>
            <w:r w:rsidRPr="00734D8D">
              <w:rPr>
                <w:rFonts w:ascii="Arial Narrow" w:hAnsi="Arial Narrow"/>
                <w:bCs/>
                <w:sz w:val="20"/>
                <w:szCs w:val="20"/>
                <w:lang w:val="es-PE" w:eastAsia="es-PE"/>
              </w:rPr>
              <w:t xml:space="preserve"> de la </w:t>
            </w:r>
            <w:r w:rsidR="00F82D64" w:rsidRPr="00734D8D">
              <w:rPr>
                <w:rFonts w:ascii="Arial Narrow" w:hAnsi="Arial Narrow"/>
                <w:bCs/>
                <w:sz w:val="20"/>
                <w:szCs w:val="20"/>
                <w:lang w:val="es-PE" w:eastAsia="es-PE"/>
              </w:rPr>
              <w:t>Declaración</w:t>
            </w:r>
            <w:r w:rsidR="00F82D64">
              <w:rPr>
                <w:rFonts w:ascii="Arial Narrow" w:hAnsi="Arial Narrow"/>
                <w:bCs/>
                <w:sz w:val="20"/>
                <w:szCs w:val="20"/>
                <w:lang w:val="es-PE" w:eastAsia="es-PE"/>
              </w:rPr>
              <w:t xml:space="preserve"> </w:t>
            </w:r>
            <w:r w:rsidRPr="00752A5B">
              <w:rPr>
                <w:rFonts w:ascii="Arial Narrow" w:hAnsi="Arial Narrow"/>
                <w:bCs/>
                <w:sz w:val="20"/>
                <w:szCs w:val="20"/>
                <w:lang w:val="es-PE" w:eastAsia="es-PE"/>
              </w:rPr>
              <w:t>es igual a 0 (cero), se debe cancelar de manera automática</w:t>
            </w:r>
            <w:r w:rsidR="00734D8D">
              <w:rPr>
                <w:rFonts w:ascii="Arial Narrow" w:hAnsi="Arial Narrow"/>
                <w:bCs/>
                <w:sz w:val="20"/>
                <w:szCs w:val="20"/>
                <w:lang w:val="es-PE" w:eastAsia="es-PE"/>
              </w:rPr>
              <w:t>.</w:t>
            </w:r>
          </w:p>
        </w:tc>
      </w:tr>
      <w:tr w:rsidR="00342B0C" w:rsidRPr="00752A5B" w14:paraId="15B76A5A" w14:textId="77777777" w:rsidTr="00B35215">
        <w:tblPrEx>
          <w:tblW w:w="8645" w:type="dxa"/>
          <w:jc w:val="center"/>
          <w:tblInd w:w="693" w:type="dxa"/>
          <w:tblCellMar>
            <w:left w:w="70" w:type="dxa"/>
            <w:right w:w="70" w:type="dxa"/>
          </w:tblCellMar>
          <w:tblLook w:val="00A0" w:firstRow="1" w:lastRow="0" w:firstColumn="1" w:lastColumn="0" w:noHBand="0" w:noVBand="0"/>
          <w:tblPrExChange w:id="357"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358"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359"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58"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360"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59" w14:textId="77777777" w:rsidR="00734D8D" w:rsidRPr="00A72077" w:rsidRDefault="00342B0C" w:rsidP="008C6227">
            <w:pPr>
              <w:rPr>
                <w:rFonts w:ascii="Arial Narrow" w:hAnsi="Arial Narrow"/>
                <w:bCs/>
                <w:sz w:val="20"/>
                <w:szCs w:val="20"/>
                <w:lang w:val="es-PE" w:eastAsia="es-PE"/>
              </w:rPr>
            </w:pPr>
            <w:r w:rsidRPr="00734D8D">
              <w:rPr>
                <w:rFonts w:ascii="Arial Narrow" w:hAnsi="Arial Narrow"/>
                <w:bCs/>
                <w:sz w:val="20"/>
                <w:szCs w:val="20"/>
                <w:lang w:val="es-PE" w:eastAsia="es-PE"/>
              </w:rPr>
              <w:t xml:space="preserve">Para que la DIF tenga </w:t>
            </w:r>
            <w:r w:rsidR="00A72077" w:rsidRPr="00734D8D">
              <w:rPr>
                <w:rFonts w:ascii="Arial Narrow" w:hAnsi="Arial Narrow"/>
                <w:bCs/>
                <w:sz w:val="20"/>
                <w:szCs w:val="20"/>
                <w:lang w:val="es-PE" w:eastAsia="es-PE"/>
              </w:rPr>
              <w:t>el estado de Levante A</w:t>
            </w:r>
            <w:r w:rsidRPr="00734D8D">
              <w:rPr>
                <w:rFonts w:ascii="Arial Narrow" w:hAnsi="Arial Narrow"/>
                <w:bCs/>
                <w:sz w:val="20"/>
                <w:szCs w:val="20"/>
                <w:lang w:val="es-PE" w:eastAsia="es-PE"/>
              </w:rPr>
              <w:t xml:space="preserve">utorizado </w:t>
            </w:r>
            <w:r w:rsidR="00A72077" w:rsidRPr="00734D8D">
              <w:rPr>
                <w:rFonts w:ascii="Arial Narrow" w:hAnsi="Arial Narrow"/>
                <w:bCs/>
                <w:sz w:val="20"/>
                <w:szCs w:val="20"/>
                <w:lang w:val="es-PE" w:eastAsia="es-PE"/>
              </w:rPr>
              <w:t>deberá registrar</w:t>
            </w:r>
            <w:r w:rsidRPr="00734D8D">
              <w:rPr>
                <w:rFonts w:ascii="Arial Narrow" w:hAnsi="Arial Narrow"/>
                <w:bCs/>
                <w:sz w:val="20"/>
                <w:szCs w:val="20"/>
                <w:lang w:val="es-PE" w:eastAsia="es-PE"/>
              </w:rPr>
              <w:t xml:space="preserve"> </w:t>
            </w:r>
            <w:r w:rsidR="00A72077" w:rsidRPr="00734D8D">
              <w:rPr>
                <w:rFonts w:ascii="Arial Narrow" w:hAnsi="Arial Narrow"/>
                <w:bCs/>
                <w:sz w:val="20"/>
                <w:szCs w:val="20"/>
                <w:lang w:val="es-PE" w:eastAsia="es-PE"/>
              </w:rPr>
              <w:t>tributos cancelados o cancelación automática.</w:t>
            </w:r>
          </w:p>
        </w:tc>
      </w:tr>
      <w:tr w:rsidR="00342B0C" w:rsidRPr="00752A5B" w14:paraId="15B76A5D" w14:textId="77777777" w:rsidTr="00B35215">
        <w:tblPrEx>
          <w:tblW w:w="8645" w:type="dxa"/>
          <w:jc w:val="center"/>
          <w:tblInd w:w="693" w:type="dxa"/>
          <w:tblCellMar>
            <w:left w:w="70" w:type="dxa"/>
            <w:right w:w="70" w:type="dxa"/>
          </w:tblCellMar>
          <w:tblLook w:val="00A0" w:firstRow="1" w:lastRow="0" w:firstColumn="1" w:lastColumn="0" w:noHBand="0" w:noVBand="0"/>
          <w:tblPrExChange w:id="361"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362"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363"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5B"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364"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5C" w14:textId="77777777" w:rsidR="00342B0C" w:rsidRPr="00752A5B" w:rsidRDefault="00342B0C" w:rsidP="00734D8D">
            <w:pPr>
              <w:rPr>
                <w:rFonts w:ascii="Arial Narrow" w:hAnsi="Arial Narrow"/>
                <w:bCs/>
                <w:sz w:val="20"/>
                <w:szCs w:val="20"/>
                <w:lang w:val="es-PE" w:eastAsia="es-PE"/>
              </w:rPr>
            </w:pPr>
            <w:r w:rsidRPr="00752A5B">
              <w:rPr>
                <w:rFonts w:ascii="Arial Narrow" w:hAnsi="Arial Narrow"/>
                <w:bCs/>
                <w:sz w:val="20"/>
                <w:szCs w:val="20"/>
                <w:lang w:val="es-PE" w:eastAsia="es-PE"/>
              </w:rPr>
              <w:t>El datado del aviso de llegada</w:t>
            </w:r>
            <w:r w:rsidR="00C616BF">
              <w:rPr>
                <w:rFonts w:ascii="Arial Narrow" w:hAnsi="Arial Narrow"/>
                <w:bCs/>
                <w:sz w:val="20"/>
                <w:szCs w:val="20"/>
                <w:lang w:val="es-PE" w:eastAsia="es-PE"/>
              </w:rPr>
              <w:t xml:space="preserve"> </w:t>
            </w:r>
            <w:r w:rsidR="00C616BF" w:rsidRPr="00C616BF">
              <w:rPr>
                <w:rFonts w:ascii="Arial Narrow" w:hAnsi="Arial Narrow"/>
                <w:bCs/>
                <w:sz w:val="20"/>
                <w:szCs w:val="20"/>
                <w:highlight w:val="yellow"/>
                <w:lang w:val="es-PE" w:eastAsia="es-PE"/>
              </w:rPr>
              <w:t>(correspondiente al DPO)</w:t>
            </w:r>
            <w:r w:rsidRPr="00752A5B">
              <w:rPr>
                <w:rFonts w:ascii="Arial Narrow" w:hAnsi="Arial Narrow"/>
                <w:bCs/>
                <w:sz w:val="20"/>
                <w:szCs w:val="20"/>
                <w:lang w:val="es-PE" w:eastAsia="es-PE"/>
              </w:rPr>
              <w:t xml:space="preserve"> es contra la </w:t>
            </w:r>
            <w:r w:rsidR="00A13F33" w:rsidRPr="00A13F33">
              <w:rPr>
                <w:rFonts w:ascii="Arial Narrow" w:hAnsi="Arial Narrow"/>
                <w:bCs/>
                <w:sz w:val="20"/>
                <w:szCs w:val="20"/>
                <w:highlight w:val="yellow"/>
                <w:lang w:val="es-PE" w:eastAsia="es-PE"/>
                <w:rPrChange w:id="365" w:author="prueba" w:date="2013-08-22T18:13:00Z">
                  <w:rPr>
                    <w:rFonts w:ascii="Arial Narrow" w:hAnsi="Arial Narrow"/>
                    <w:bCs/>
                    <w:sz w:val="20"/>
                    <w:szCs w:val="20"/>
                    <w:highlight w:val="cyan"/>
                    <w:lang w:val="es-PE" w:eastAsia="es-PE"/>
                  </w:rPr>
                </w:rPrChange>
              </w:rPr>
              <w:t>Declaración</w:t>
            </w:r>
            <w:del w:id="366" w:author="prueba" w:date="2013-08-22T18:13:00Z">
              <w:r w:rsidR="00A13F33" w:rsidRPr="00A13F33">
                <w:rPr>
                  <w:rFonts w:ascii="Arial Narrow" w:hAnsi="Arial Narrow"/>
                  <w:bCs/>
                  <w:sz w:val="20"/>
                  <w:szCs w:val="20"/>
                  <w:highlight w:val="yellow"/>
                  <w:lang w:val="es-PE" w:eastAsia="es-PE"/>
                  <w:rPrChange w:id="367" w:author="prueba" w:date="2013-08-22T18:13:00Z">
                    <w:rPr>
                      <w:rFonts w:ascii="Arial Narrow" w:hAnsi="Arial Narrow"/>
                      <w:bCs/>
                      <w:sz w:val="20"/>
                      <w:szCs w:val="20"/>
                      <w:highlight w:val="cyan"/>
                      <w:lang w:val="es-PE" w:eastAsia="es-PE"/>
                    </w:rPr>
                  </w:rPrChange>
                </w:rPr>
                <w:delText xml:space="preserve"> </w:delText>
              </w:r>
            </w:del>
            <w:r w:rsidRPr="00752A5B">
              <w:rPr>
                <w:rFonts w:ascii="Arial Narrow" w:hAnsi="Arial Narrow"/>
                <w:bCs/>
                <w:sz w:val="20"/>
                <w:szCs w:val="20"/>
                <w:lang w:val="es-PE" w:eastAsia="es-PE"/>
              </w:rPr>
              <w:t xml:space="preserve"> y la </w:t>
            </w:r>
            <w:r w:rsidR="00A13F33" w:rsidRPr="00A13F33">
              <w:rPr>
                <w:rFonts w:ascii="Arial Narrow" w:hAnsi="Arial Narrow"/>
                <w:bCs/>
                <w:sz w:val="20"/>
                <w:szCs w:val="20"/>
                <w:highlight w:val="yellow"/>
                <w:lang w:val="es-PE" w:eastAsia="es-PE"/>
                <w:rPrChange w:id="368" w:author="prueba" w:date="2013-08-22T18:13:00Z">
                  <w:rPr>
                    <w:rFonts w:ascii="Arial Narrow" w:hAnsi="Arial Narrow"/>
                    <w:bCs/>
                    <w:sz w:val="20"/>
                    <w:szCs w:val="20"/>
                    <w:highlight w:val="cyan"/>
                    <w:lang w:val="es-PE" w:eastAsia="es-PE"/>
                  </w:rPr>
                </w:rPrChange>
              </w:rPr>
              <w:t xml:space="preserve">Declaración </w:t>
            </w:r>
            <w:r w:rsidRPr="00752A5B">
              <w:rPr>
                <w:rFonts w:ascii="Arial Narrow" w:hAnsi="Arial Narrow"/>
                <w:bCs/>
                <w:sz w:val="20"/>
                <w:szCs w:val="20"/>
                <w:lang w:val="es-PE" w:eastAsia="es-PE"/>
              </w:rPr>
              <w:t xml:space="preserve"> contra el DEP-Detalle (Manifiesto Postal)</w:t>
            </w:r>
            <w:r w:rsidR="00F82D64">
              <w:rPr>
                <w:rFonts w:ascii="Arial Narrow" w:hAnsi="Arial Narrow"/>
                <w:bCs/>
                <w:sz w:val="20"/>
                <w:szCs w:val="20"/>
                <w:lang w:val="es-PE" w:eastAsia="es-PE"/>
              </w:rPr>
              <w:t xml:space="preserve">, </w:t>
            </w:r>
            <w:r w:rsidR="00A13F33" w:rsidRPr="00A13F33">
              <w:rPr>
                <w:rFonts w:ascii="Arial Narrow" w:hAnsi="Arial Narrow"/>
                <w:bCs/>
                <w:sz w:val="20"/>
                <w:szCs w:val="20"/>
                <w:highlight w:val="yellow"/>
                <w:lang w:val="es-PE" w:eastAsia="es-PE"/>
                <w:rPrChange w:id="369" w:author="prueba" w:date="2013-08-22T18:13:00Z">
                  <w:rPr>
                    <w:rFonts w:ascii="Arial Narrow" w:hAnsi="Arial Narrow"/>
                    <w:bCs/>
                    <w:sz w:val="20"/>
                    <w:szCs w:val="20"/>
                    <w:highlight w:val="cyan"/>
                    <w:lang w:val="es-PE" w:eastAsia="es-PE"/>
                  </w:rPr>
                </w:rPrChange>
              </w:rPr>
              <w:t xml:space="preserve">en los casos de envíos de distribución directa el </w:t>
            </w:r>
            <w:r w:rsidR="00B460BF">
              <w:rPr>
                <w:rFonts w:ascii="Arial Narrow" w:hAnsi="Arial Narrow"/>
                <w:bCs/>
                <w:sz w:val="20"/>
                <w:szCs w:val="20"/>
                <w:highlight w:val="yellow"/>
                <w:lang w:val="es-PE" w:eastAsia="es-PE"/>
              </w:rPr>
              <w:t>DPO</w:t>
            </w:r>
            <w:r w:rsidR="00A13F33" w:rsidRPr="00A13F33">
              <w:rPr>
                <w:rFonts w:ascii="Arial Narrow" w:hAnsi="Arial Narrow"/>
                <w:bCs/>
                <w:sz w:val="20"/>
                <w:szCs w:val="20"/>
                <w:highlight w:val="yellow"/>
                <w:lang w:val="es-PE" w:eastAsia="es-PE"/>
                <w:rPrChange w:id="370" w:author="prueba" w:date="2013-08-22T18:13:00Z">
                  <w:rPr>
                    <w:rFonts w:ascii="Arial Narrow" w:hAnsi="Arial Narrow"/>
                    <w:bCs/>
                    <w:sz w:val="20"/>
                    <w:szCs w:val="20"/>
                    <w:highlight w:val="cyan"/>
                    <w:lang w:val="es-PE" w:eastAsia="es-PE"/>
                  </w:rPr>
                </w:rPrChange>
              </w:rPr>
              <w:t xml:space="preserve"> se data contra el DEP.</w:t>
            </w:r>
          </w:p>
        </w:tc>
      </w:tr>
      <w:tr w:rsidR="00342B0C" w:rsidRPr="00752A5B" w14:paraId="15B76A60" w14:textId="77777777" w:rsidTr="00B35215">
        <w:tblPrEx>
          <w:tblW w:w="8645" w:type="dxa"/>
          <w:jc w:val="center"/>
          <w:tblInd w:w="693" w:type="dxa"/>
          <w:tblCellMar>
            <w:left w:w="70" w:type="dxa"/>
            <w:right w:w="70" w:type="dxa"/>
          </w:tblCellMar>
          <w:tblLook w:val="00A0" w:firstRow="1" w:lastRow="0" w:firstColumn="1" w:lastColumn="0" w:noHBand="0" w:noVBand="0"/>
          <w:tblPrExChange w:id="371"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372"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373"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5E"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374"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5F" w14:textId="77777777" w:rsidR="00342B0C" w:rsidRPr="00752A5B" w:rsidRDefault="00342B0C" w:rsidP="008C6227">
            <w:pPr>
              <w:rPr>
                <w:rFonts w:ascii="Arial Narrow" w:hAnsi="Arial Narrow"/>
                <w:bCs/>
                <w:sz w:val="20"/>
                <w:szCs w:val="20"/>
                <w:lang w:val="es-PE" w:eastAsia="es-PE"/>
              </w:rPr>
            </w:pPr>
            <w:r w:rsidRPr="00752A5B">
              <w:rPr>
                <w:rFonts w:ascii="Arial Narrow" w:hAnsi="Arial Narrow"/>
                <w:bCs/>
                <w:sz w:val="20"/>
                <w:szCs w:val="20"/>
                <w:lang w:val="es-PE" w:eastAsia="es-PE"/>
              </w:rPr>
              <w:t>Para la generación de una notificación de observaciones se debe seleccionar por lo menos un motivo</w:t>
            </w:r>
          </w:p>
        </w:tc>
      </w:tr>
      <w:tr w:rsidR="00342B0C" w:rsidRPr="00752A5B" w14:paraId="15B76A63" w14:textId="77777777" w:rsidTr="00B35215">
        <w:tblPrEx>
          <w:tblW w:w="8645" w:type="dxa"/>
          <w:jc w:val="center"/>
          <w:tblInd w:w="693" w:type="dxa"/>
          <w:tblCellMar>
            <w:left w:w="70" w:type="dxa"/>
            <w:right w:w="70" w:type="dxa"/>
          </w:tblCellMar>
          <w:tblLook w:val="00A0" w:firstRow="1" w:lastRow="0" w:firstColumn="1" w:lastColumn="0" w:noHBand="0" w:noVBand="0"/>
          <w:tblPrExChange w:id="375"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376"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377"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61"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378"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62" w14:textId="77777777" w:rsidR="00342B0C" w:rsidRPr="00752A5B" w:rsidRDefault="00342B0C" w:rsidP="008C6227">
            <w:pPr>
              <w:rPr>
                <w:rFonts w:ascii="Arial Narrow" w:hAnsi="Arial Narrow"/>
                <w:bCs/>
                <w:sz w:val="20"/>
                <w:szCs w:val="20"/>
                <w:lang w:val="es-PE" w:eastAsia="es-PE"/>
              </w:rPr>
            </w:pPr>
            <w:r w:rsidRPr="00752A5B">
              <w:rPr>
                <w:rFonts w:ascii="Arial Narrow" w:hAnsi="Arial Narrow"/>
                <w:bCs/>
                <w:sz w:val="20"/>
                <w:szCs w:val="20"/>
                <w:lang w:val="es-PE" w:eastAsia="es-PE"/>
              </w:rPr>
              <w:t>El código de identificación de los funcionarios de SERPOST deben cumplir el formato AA9999</w:t>
            </w:r>
          </w:p>
        </w:tc>
      </w:tr>
      <w:tr w:rsidR="00342B0C" w:rsidRPr="00752A5B" w14:paraId="15B76A66" w14:textId="77777777" w:rsidTr="00B35215">
        <w:tblPrEx>
          <w:tblW w:w="8645" w:type="dxa"/>
          <w:jc w:val="center"/>
          <w:tblInd w:w="693" w:type="dxa"/>
          <w:tblCellMar>
            <w:left w:w="70" w:type="dxa"/>
            <w:right w:w="70" w:type="dxa"/>
          </w:tblCellMar>
          <w:tblLook w:val="00A0" w:firstRow="1" w:lastRow="0" w:firstColumn="1" w:lastColumn="0" w:noHBand="0" w:noVBand="0"/>
          <w:tblPrExChange w:id="379"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380"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381"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64"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382"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65" w14:textId="77777777" w:rsidR="00342B0C" w:rsidRPr="00752A5B" w:rsidRDefault="00342B0C" w:rsidP="008C6227">
            <w:pPr>
              <w:rPr>
                <w:rFonts w:ascii="Arial Narrow" w:hAnsi="Arial Narrow"/>
                <w:bCs/>
                <w:sz w:val="20"/>
                <w:szCs w:val="20"/>
                <w:lang w:val="es-PE" w:eastAsia="es-PE"/>
              </w:rPr>
            </w:pPr>
            <w:r w:rsidRPr="00752A5B">
              <w:rPr>
                <w:rFonts w:ascii="Arial Narrow" w:hAnsi="Arial Narrow"/>
                <w:bCs/>
                <w:sz w:val="20"/>
                <w:szCs w:val="20"/>
                <w:lang w:val="es-PE" w:eastAsia="es-PE"/>
              </w:rPr>
              <w:t>Para que un aviso de llegada sea enviado a otro régimen es obligatorio el ingreso de un sustento</w:t>
            </w:r>
          </w:p>
        </w:tc>
      </w:tr>
      <w:tr w:rsidR="00342B0C" w:rsidRPr="00752A5B" w14:paraId="15B76A69" w14:textId="77777777" w:rsidTr="00B35215">
        <w:tblPrEx>
          <w:tblW w:w="8645" w:type="dxa"/>
          <w:jc w:val="center"/>
          <w:tblInd w:w="693" w:type="dxa"/>
          <w:tblCellMar>
            <w:left w:w="70" w:type="dxa"/>
            <w:right w:w="70" w:type="dxa"/>
          </w:tblCellMar>
          <w:tblLook w:val="00A0" w:firstRow="1" w:lastRow="0" w:firstColumn="1" w:lastColumn="0" w:noHBand="0" w:noVBand="0"/>
          <w:tblPrExChange w:id="383"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384"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385"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67"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386"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68" w14:textId="77777777" w:rsidR="00342B0C" w:rsidRPr="00752A5B" w:rsidRDefault="00342B0C" w:rsidP="008C6227">
            <w:pPr>
              <w:rPr>
                <w:rFonts w:ascii="Arial Narrow" w:hAnsi="Arial Narrow"/>
                <w:bCs/>
                <w:sz w:val="20"/>
                <w:szCs w:val="20"/>
                <w:lang w:val="es-PE" w:eastAsia="es-PE"/>
              </w:rPr>
            </w:pPr>
            <w:r w:rsidRPr="00752A5B">
              <w:rPr>
                <w:rFonts w:ascii="Arial Narrow" w:hAnsi="Arial Narrow"/>
                <w:bCs/>
                <w:sz w:val="20"/>
                <w:szCs w:val="20"/>
                <w:lang w:val="es-PE" w:eastAsia="es-PE"/>
              </w:rPr>
              <w:t>Las partidas 9810000010 y 9810000020 son referenciales, se pueden asociar a las series cualquier partida del arancel</w:t>
            </w:r>
          </w:p>
        </w:tc>
      </w:tr>
      <w:tr w:rsidR="00342B0C" w:rsidRPr="00752A5B" w14:paraId="15B76A6D" w14:textId="77777777" w:rsidTr="00B35215">
        <w:tblPrEx>
          <w:tblW w:w="8645" w:type="dxa"/>
          <w:jc w:val="center"/>
          <w:tblInd w:w="693" w:type="dxa"/>
          <w:tblCellMar>
            <w:left w:w="70" w:type="dxa"/>
            <w:right w:w="70" w:type="dxa"/>
          </w:tblCellMar>
          <w:tblLook w:val="00A0" w:firstRow="1" w:lastRow="0" w:firstColumn="1" w:lastColumn="0" w:noHBand="0" w:noVBand="0"/>
          <w:tblPrExChange w:id="387"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388"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389"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6A"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390"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6B" w14:textId="77777777" w:rsidR="00342B0C" w:rsidRPr="00752A5B" w:rsidRDefault="00342B0C" w:rsidP="008C6227">
            <w:pPr>
              <w:rPr>
                <w:rFonts w:ascii="Arial Narrow" w:hAnsi="Arial Narrow"/>
                <w:bCs/>
                <w:sz w:val="20"/>
                <w:szCs w:val="20"/>
                <w:lang w:val="es-PE" w:eastAsia="es-PE"/>
              </w:rPr>
            </w:pPr>
            <w:r w:rsidRPr="00752A5B">
              <w:rPr>
                <w:rFonts w:ascii="Arial Narrow" w:hAnsi="Arial Narrow"/>
                <w:bCs/>
                <w:sz w:val="20"/>
                <w:szCs w:val="20"/>
                <w:lang w:val="es-PE" w:eastAsia="es-PE"/>
              </w:rPr>
              <w:t>El cálculo del flete de la serie corresponde a la siguiente fórmula:</w:t>
            </w:r>
          </w:p>
          <w:p w14:paraId="15B76A6C" w14:textId="77777777" w:rsidR="00342B0C" w:rsidRPr="006D514A" w:rsidRDefault="00342B0C" w:rsidP="008C6227">
            <w:pPr>
              <w:rPr>
                <w:rFonts w:ascii="Arial Narrow" w:hAnsi="Arial Narrow"/>
                <w:bCs/>
                <w:sz w:val="16"/>
                <w:szCs w:val="16"/>
                <w:lang w:val="es-PE" w:eastAsia="es-PE"/>
              </w:rPr>
            </w:pPr>
            <w:r w:rsidRPr="006D514A">
              <w:rPr>
                <w:rFonts w:ascii="Arial Narrow" w:hAnsi="Arial Narrow"/>
                <w:bCs/>
                <w:sz w:val="20"/>
                <w:szCs w:val="16"/>
                <w:lang w:val="es-PE" w:eastAsia="es-PE"/>
              </w:rPr>
              <w:t>Flete(Serie) = Flete(envío)/Peso(envío)*Peso(serie)</w:t>
            </w:r>
          </w:p>
        </w:tc>
      </w:tr>
      <w:tr w:rsidR="00342B0C" w:rsidRPr="00752A5B" w14:paraId="15B76A70" w14:textId="77777777" w:rsidTr="00B35215">
        <w:tblPrEx>
          <w:tblW w:w="8645" w:type="dxa"/>
          <w:jc w:val="center"/>
          <w:tblInd w:w="693" w:type="dxa"/>
          <w:tblCellMar>
            <w:left w:w="70" w:type="dxa"/>
            <w:right w:w="70" w:type="dxa"/>
          </w:tblCellMar>
          <w:tblLook w:val="00A0" w:firstRow="1" w:lastRow="0" w:firstColumn="1" w:lastColumn="0" w:noHBand="0" w:noVBand="0"/>
          <w:tblPrExChange w:id="391"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392"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393"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6E"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394"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6F" w14:textId="77777777" w:rsidR="00342B0C" w:rsidRPr="00752A5B" w:rsidRDefault="00342B0C" w:rsidP="008C6227">
            <w:pPr>
              <w:rPr>
                <w:rFonts w:ascii="Arial Narrow" w:hAnsi="Arial Narrow"/>
                <w:bCs/>
                <w:sz w:val="20"/>
                <w:szCs w:val="20"/>
                <w:lang w:val="es-PE" w:eastAsia="es-PE"/>
              </w:rPr>
            </w:pPr>
            <w:r w:rsidRPr="00752A5B">
              <w:rPr>
                <w:rFonts w:ascii="Arial Narrow" w:hAnsi="Arial Narrow"/>
                <w:bCs/>
                <w:sz w:val="20"/>
                <w:szCs w:val="20"/>
                <w:lang w:val="es-PE" w:eastAsia="es-PE"/>
              </w:rPr>
              <w:t xml:space="preserve">El ingreso de documento de control correspondiente </w:t>
            </w:r>
            <w:r w:rsidR="00A13F33" w:rsidRPr="00A13F33">
              <w:rPr>
                <w:rFonts w:ascii="Arial Narrow" w:hAnsi="Arial Narrow"/>
                <w:bCs/>
                <w:sz w:val="20"/>
                <w:szCs w:val="20"/>
                <w:highlight w:val="yellow"/>
                <w:lang w:val="es-PE" w:eastAsia="es-PE"/>
                <w:rPrChange w:id="395" w:author="prueba" w:date="2013-08-22T18:13:00Z">
                  <w:rPr>
                    <w:rFonts w:ascii="Arial Narrow" w:hAnsi="Arial Narrow"/>
                    <w:bCs/>
                    <w:sz w:val="20"/>
                    <w:szCs w:val="20"/>
                    <w:highlight w:val="cyan"/>
                    <w:lang w:val="es-PE" w:eastAsia="es-PE"/>
                  </w:rPr>
                </w:rPrChange>
              </w:rPr>
              <w:t>a una SPN de</w:t>
            </w:r>
            <w:r w:rsidR="004B2BF2">
              <w:rPr>
                <w:rFonts w:ascii="Arial Narrow" w:hAnsi="Arial Narrow"/>
                <w:bCs/>
                <w:sz w:val="20"/>
                <w:szCs w:val="20"/>
                <w:lang w:val="es-PE" w:eastAsia="es-PE"/>
              </w:rPr>
              <w:t xml:space="preserve"> </w:t>
            </w:r>
            <w:r w:rsidRPr="00752A5B">
              <w:rPr>
                <w:rFonts w:ascii="Arial Narrow" w:hAnsi="Arial Narrow"/>
                <w:bCs/>
                <w:sz w:val="20"/>
                <w:szCs w:val="20"/>
                <w:lang w:val="es-PE" w:eastAsia="es-PE"/>
              </w:rPr>
              <w:t>Mercancías restringidas queda a criterio del especialista</w:t>
            </w:r>
            <w:r w:rsidR="00205482">
              <w:rPr>
                <w:rFonts w:ascii="Arial Narrow" w:hAnsi="Arial Narrow"/>
                <w:bCs/>
                <w:sz w:val="20"/>
                <w:szCs w:val="20"/>
                <w:lang w:val="es-PE" w:eastAsia="es-PE"/>
              </w:rPr>
              <w:t xml:space="preserve">, </w:t>
            </w:r>
            <w:r w:rsidR="004C4029" w:rsidRPr="00C74B04">
              <w:rPr>
                <w:rFonts w:ascii="Arial Narrow" w:hAnsi="Arial Narrow"/>
                <w:bCs/>
                <w:sz w:val="20"/>
                <w:szCs w:val="20"/>
                <w:highlight w:val="yellow"/>
                <w:lang w:val="es-PE" w:eastAsia="es-PE"/>
              </w:rPr>
              <w:t xml:space="preserve">de consignar este documento el </w:t>
            </w:r>
            <w:r w:rsidR="00205482" w:rsidRPr="00C74B04">
              <w:rPr>
                <w:rFonts w:ascii="Arial Narrow" w:hAnsi="Arial Narrow"/>
                <w:bCs/>
                <w:sz w:val="20"/>
                <w:szCs w:val="20"/>
                <w:highlight w:val="yellow"/>
                <w:lang w:val="es-PE" w:eastAsia="es-PE"/>
              </w:rPr>
              <w:t xml:space="preserve">sistema </w:t>
            </w:r>
            <w:r w:rsidR="004C4029" w:rsidRPr="00C74B04">
              <w:rPr>
                <w:rFonts w:ascii="Arial Narrow" w:hAnsi="Arial Narrow"/>
                <w:bCs/>
                <w:sz w:val="20"/>
                <w:szCs w:val="20"/>
                <w:highlight w:val="yellow"/>
                <w:lang w:val="es-PE" w:eastAsia="es-PE"/>
              </w:rPr>
              <w:t>solamente admite la numeración de DIF</w:t>
            </w:r>
            <w:r w:rsidR="00205482" w:rsidRPr="00205482">
              <w:rPr>
                <w:rFonts w:ascii="Arial Narrow" w:hAnsi="Arial Narrow"/>
                <w:bCs/>
                <w:sz w:val="20"/>
                <w:szCs w:val="20"/>
                <w:highlight w:val="yellow"/>
                <w:lang w:val="es-PE" w:eastAsia="es-PE"/>
              </w:rPr>
              <w:t>.</w:t>
            </w:r>
          </w:p>
        </w:tc>
      </w:tr>
      <w:tr w:rsidR="00342B0C" w:rsidRPr="00752A5B" w14:paraId="15B76A73" w14:textId="77777777" w:rsidTr="00B35215">
        <w:tblPrEx>
          <w:tblW w:w="8645" w:type="dxa"/>
          <w:jc w:val="center"/>
          <w:tblInd w:w="693" w:type="dxa"/>
          <w:tblCellMar>
            <w:left w:w="70" w:type="dxa"/>
            <w:right w:w="70" w:type="dxa"/>
          </w:tblCellMar>
          <w:tblLook w:val="00A0" w:firstRow="1" w:lastRow="0" w:firstColumn="1" w:lastColumn="0" w:noHBand="0" w:noVBand="0"/>
          <w:tblPrExChange w:id="396"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397"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398"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71"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399"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72" w14:textId="77777777" w:rsidR="00342B0C" w:rsidRPr="00752A5B" w:rsidRDefault="00342B0C" w:rsidP="008C6227">
            <w:pPr>
              <w:rPr>
                <w:rFonts w:ascii="Arial Narrow" w:hAnsi="Arial Narrow"/>
                <w:bCs/>
                <w:sz w:val="20"/>
                <w:szCs w:val="20"/>
                <w:lang w:val="es-PE" w:eastAsia="es-PE"/>
              </w:rPr>
            </w:pPr>
            <w:r w:rsidRPr="00752A5B">
              <w:rPr>
                <w:rFonts w:ascii="Arial Narrow" w:hAnsi="Arial Narrow"/>
                <w:bCs/>
                <w:sz w:val="20"/>
                <w:szCs w:val="20"/>
                <w:lang w:val="es-PE" w:eastAsia="es-PE"/>
              </w:rPr>
              <w:t>Se podrá rectificar una DIF siempre y cuando no se encuentre en estado Legajada</w:t>
            </w:r>
            <w:r w:rsidR="004B2BF2">
              <w:rPr>
                <w:rFonts w:ascii="Arial Narrow" w:hAnsi="Arial Narrow"/>
                <w:bCs/>
                <w:sz w:val="20"/>
                <w:szCs w:val="20"/>
                <w:lang w:val="es-PE" w:eastAsia="es-PE"/>
              </w:rPr>
              <w:t>.</w:t>
            </w:r>
          </w:p>
        </w:tc>
      </w:tr>
      <w:tr w:rsidR="00342B0C" w:rsidRPr="00752A5B" w14:paraId="15B76A76" w14:textId="77777777" w:rsidTr="00B35215">
        <w:tblPrEx>
          <w:tblW w:w="8645" w:type="dxa"/>
          <w:jc w:val="center"/>
          <w:tblInd w:w="693" w:type="dxa"/>
          <w:tblCellMar>
            <w:left w:w="70" w:type="dxa"/>
            <w:right w:w="70" w:type="dxa"/>
          </w:tblCellMar>
          <w:tblLook w:val="00A0" w:firstRow="1" w:lastRow="0" w:firstColumn="1" w:lastColumn="0" w:noHBand="0" w:noVBand="0"/>
          <w:tblPrExChange w:id="400"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401"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402"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74"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403"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75" w14:textId="77777777" w:rsidR="00342B0C" w:rsidRPr="00752A5B" w:rsidRDefault="00342B0C" w:rsidP="008C6227">
            <w:pPr>
              <w:rPr>
                <w:rFonts w:ascii="Arial Narrow" w:hAnsi="Arial Narrow"/>
                <w:bCs/>
                <w:sz w:val="20"/>
                <w:szCs w:val="20"/>
                <w:lang w:val="es-PE" w:eastAsia="es-PE"/>
              </w:rPr>
            </w:pPr>
            <w:r w:rsidRPr="00752A5B">
              <w:rPr>
                <w:rFonts w:ascii="Arial Narrow" w:hAnsi="Arial Narrow"/>
                <w:bCs/>
                <w:sz w:val="20"/>
                <w:szCs w:val="20"/>
                <w:lang w:val="es-PE" w:eastAsia="es-PE"/>
              </w:rPr>
              <w:t xml:space="preserve">Al momento </w:t>
            </w:r>
            <w:r w:rsidR="005E7302">
              <w:rPr>
                <w:rFonts w:ascii="Arial Narrow" w:hAnsi="Arial Narrow"/>
                <w:bCs/>
                <w:sz w:val="20"/>
                <w:szCs w:val="20"/>
                <w:lang w:val="es-PE" w:eastAsia="es-PE"/>
              </w:rPr>
              <w:t>de la</w:t>
            </w:r>
            <w:r w:rsidRPr="00752A5B">
              <w:rPr>
                <w:rFonts w:ascii="Arial Narrow" w:hAnsi="Arial Narrow"/>
                <w:bCs/>
                <w:sz w:val="20"/>
                <w:szCs w:val="20"/>
                <w:lang w:val="es-PE" w:eastAsia="es-PE"/>
              </w:rPr>
              <w:t xml:space="preserve"> rectificación se debe alertar al funcionario cuando la DIF o alguno de los envíos asociados tenga una Acción de Control Extraordinario</w:t>
            </w:r>
            <w:r w:rsidR="00205482">
              <w:rPr>
                <w:rFonts w:ascii="Arial Narrow" w:hAnsi="Arial Narrow"/>
                <w:bCs/>
                <w:sz w:val="20"/>
                <w:szCs w:val="20"/>
                <w:lang w:val="es-PE" w:eastAsia="es-PE"/>
              </w:rPr>
              <w:t>.</w:t>
            </w:r>
          </w:p>
        </w:tc>
      </w:tr>
      <w:tr w:rsidR="00342B0C" w:rsidRPr="00752A5B" w14:paraId="15B76A79" w14:textId="77777777" w:rsidTr="00B35215">
        <w:tblPrEx>
          <w:tblW w:w="8645" w:type="dxa"/>
          <w:jc w:val="center"/>
          <w:tblInd w:w="693" w:type="dxa"/>
          <w:tblCellMar>
            <w:left w:w="70" w:type="dxa"/>
            <w:right w:w="70" w:type="dxa"/>
          </w:tblCellMar>
          <w:tblLook w:val="00A0" w:firstRow="1" w:lastRow="0" w:firstColumn="1" w:lastColumn="0" w:noHBand="0" w:noVBand="0"/>
          <w:tblPrExChange w:id="404"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405"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406"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77"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407"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78" w14:textId="77777777" w:rsidR="006336B4" w:rsidRPr="00752A5B" w:rsidRDefault="00342B0C" w:rsidP="002E27EA">
            <w:pPr>
              <w:rPr>
                <w:rFonts w:ascii="Arial Narrow" w:hAnsi="Arial Narrow"/>
                <w:bCs/>
                <w:sz w:val="20"/>
                <w:szCs w:val="20"/>
                <w:lang w:val="es-PE" w:eastAsia="es-PE"/>
              </w:rPr>
            </w:pPr>
            <w:r w:rsidRPr="00752A5B">
              <w:rPr>
                <w:rFonts w:ascii="Arial Narrow" w:hAnsi="Arial Narrow"/>
                <w:bCs/>
                <w:sz w:val="20"/>
                <w:szCs w:val="20"/>
                <w:lang w:val="es-PE" w:eastAsia="es-PE"/>
              </w:rPr>
              <w:t>En la rectificación</w:t>
            </w:r>
            <w:r w:rsidR="006336B4">
              <w:rPr>
                <w:rFonts w:ascii="Arial Narrow" w:hAnsi="Arial Narrow"/>
                <w:bCs/>
                <w:sz w:val="20"/>
                <w:szCs w:val="20"/>
                <w:lang w:val="es-PE" w:eastAsia="es-PE"/>
              </w:rPr>
              <w:t xml:space="preserve"> </w:t>
            </w:r>
            <w:r w:rsidR="00C51E53" w:rsidRPr="00C51E53">
              <w:rPr>
                <w:rFonts w:ascii="Arial Narrow" w:hAnsi="Arial Narrow"/>
                <w:bCs/>
                <w:sz w:val="20"/>
                <w:szCs w:val="20"/>
                <w:highlight w:val="yellow"/>
                <w:lang w:val="es-PE" w:eastAsia="es-PE"/>
              </w:rPr>
              <w:t>de la DIF</w:t>
            </w:r>
            <w:r w:rsidR="00C51E53">
              <w:rPr>
                <w:rFonts w:ascii="Arial Narrow" w:hAnsi="Arial Narrow"/>
                <w:bCs/>
                <w:sz w:val="20"/>
                <w:szCs w:val="20"/>
                <w:lang w:val="es-PE" w:eastAsia="es-PE"/>
              </w:rPr>
              <w:t xml:space="preserve"> </w:t>
            </w:r>
            <w:r w:rsidRPr="00752A5B">
              <w:rPr>
                <w:rFonts w:ascii="Arial Narrow" w:hAnsi="Arial Narrow"/>
                <w:bCs/>
                <w:sz w:val="20"/>
                <w:szCs w:val="20"/>
                <w:lang w:val="es-PE" w:eastAsia="es-PE"/>
              </w:rPr>
              <w:t xml:space="preserve">es posible eliminar </w:t>
            </w:r>
            <w:r w:rsidR="00C51E53" w:rsidRPr="00C51E53">
              <w:rPr>
                <w:rFonts w:ascii="Arial Narrow" w:hAnsi="Arial Narrow"/>
                <w:bCs/>
                <w:sz w:val="20"/>
                <w:szCs w:val="20"/>
                <w:highlight w:val="yellow"/>
                <w:lang w:val="es-PE" w:eastAsia="es-PE"/>
              </w:rPr>
              <w:t>incluso</w:t>
            </w:r>
            <w:r w:rsidR="00C51E53">
              <w:rPr>
                <w:rFonts w:ascii="Arial Narrow" w:hAnsi="Arial Narrow"/>
                <w:bCs/>
                <w:sz w:val="20"/>
                <w:szCs w:val="20"/>
                <w:lang w:val="es-PE" w:eastAsia="es-PE"/>
              </w:rPr>
              <w:t xml:space="preserve"> </w:t>
            </w:r>
            <w:r w:rsidRPr="00752A5B">
              <w:rPr>
                <w:rFonts w:ascii="Arial Narrow" w:hAnsi="Arial Narrow"/>
                <w:bCs/>
                <w:sz w:val="20"/>
                <w:szCs w:val="20"/>
                <w:lang w:val="es-PE" w:eastAsia="es-PE"/>
              </w:rPr>
              <w:t xml:space="preserve">el </w:t>
            </w:r>
            <w:r w:rsidR="00A13F33" w:rsidRPr="00A13F33">
              <w:rPr>
                <w:rFonts w:ascii="Arial Narrow" w:hAnsi="Arial Narrow"/>
                <w:bCs/>
                <w:sz w:val="20"/>
                <w:szCs w:val="20"/>
                <w:highlight w:val="yellow"/>
                <w:lang w:val="es-PE" w:eastAsia="es-PE"/>
                <w:rPrChange w:id="408" w:author="prueba" w:date="2013-08-22T18:13:00Z">
                  <w:rPr>
                    <w:rFonts w:ascii="Arial Narrow" w:hAnsi="Arial Narrow"/>
                    <w:bCs/>
                    <w:sz w:val="20"/>
                    <w:szCs w:val="20"/>
                    <w:highlight w:val="cyan"/>
                    <w:lang w:val="es-PE" w:eastAsia="es-PE"/>
                  </w:rPr>
                </w:rPrChange>
              </w:rPr>
              <w:t>DPO</w:t>
            </w:r>
            <w:r w:rsidRPr="00752A5B">
              <w:rPr>
                <w:rFonts w:ascii="Arial Narrow" w:hAnsi="Arial Narrow"/>
                <w:bCs/>
                <w:sz w:val="20"/>
                <w:szCs w:val="20"/>
                <w:lang w:val="es-PE" w:eastAsia="es-PE"/>
              </w:rPr>
              <w:t xml:space="preserve"> que dio origen a la </w:t>
            </w:r>
            <w:r w:rsidRPr="005E3723">
              <w:rPr>
                <w:rFonts w:ascii="Arial Narrow" w:hAnsi="Arial Narrow"/>
                <w:bCs/>
                <w:sz w:val="20"/>
                <w:szCs w:val="20"/>
                <w:lang w:val="es-PE" w:eastAsia="es-PE"/>
              </w:rPr>
              <w:t>DIF</w:t>
            </w:r>
            <w:r w:rsidR="005E3723" w:rsidRPr="005E3723">
              <w:rPr>
                <w:rFonts w:ascii="Arial Narrow" w:hAnsi="Arial Narrow"/>
                <w:bCs/>
                <w:sz w:val="20"/>
                <w:szCs w:val="20"/>
                <w:lang w:val="es-PE" w:eastAsia="es-PE"/>
              </w:rPr>
              <w:t xml:space="preserve"> </w:t>
            </w:r>
            <w:r w:rsidR="00A13F33" w:rsidRPr="00A13F33">
              <w:rPr>
                <w:rFonts w:ascii="Arial Narrow" w:hAnsi="Arial Narrow"/>
                <w:bCs/>
                <w:sz w:val="20"/>
                <w:szCs w:val="20"/>
                <w:highlight w:val="yellow"/>
                <w:lang w:val="es-PE" w:eastAsia="es-PE"/>
                <w:rPrChange w:id="409" w:author="prueba" w:date="2013-08-22T18:13:00Z">
                  <w:rPr>
                    <w:rFonts w:ascii="Arial Narrow" w:hAnsi="Arial Narrow"/>
                    <w:bCs/>
                    <w:sz w:val="20"/>
                    <w:szCs w:val="20"/>
                    <w:highlight w:val="cyan"/>
                    <w:lang w:val="es-PE" w:eastAsia="es-PE"/>
                  </w:rPr>
                </w:rPrChange>
              </w:rPr>
              <w:t>(siempre que la DIF contenga más de un DPO relacionado).</w:t>
            </w:r>
          </w:p>
        </w:tc>
      </w:tr>
      <w:tr w:rsidR="00342B0C" w:rsidRPr="00752A5B" w14:paraId="15B76A7C" w14:textId="77777777" w:rsidTr="00B35215">
        <w:tblPrEx>
          <w:tblW w:w="8645" w:type="dxa"/>
          <w:jc w:val="center"/>
          <w:tblInd w:w="693" w:type="dxa"/>
          <w:tblCellMar>
            <w:left w:w="70" w:type="dxa"/>
            <w:right w:w="70" w:type="dxa"/>
          </w:tblCellMar>
          <w:tblLook w:val="00A0" w:firstRow="1" w:lastRow="0" w:firstColumn="1" w:lastColumn="0" w:noHBand="0" w:noVBand="0"/>
          <w:tblPrExChange w:id="410"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411"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412"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7A"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413"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7B" w14:textId="77777777" w:rsidR="00342B0C" w:rsidRPr="00752A5B" w:rsidRDefault="00342B0C" w:rsidP="002E27EA">
            <w:pPr>
              <w:rPr>
                <w:rFonts w:ascii="Arial Narrow" w:hAnsi="Arial Narrow"/>
                <w:bCs/>
                <w:sz w:val="20"/>
                <w:szCs w:val="20"/>
                <w:lang w:val="es-PE" w:eastAsia="es-PE"/>
              </w:rPr>
            </w:pPr>
            <w:r w:rsidRPr="00752A5B">
              <w:rPr>
                <w:rFonts w:ascii="Arial Narrow" w:hAnsi="Arial Narrow"/>
                <w:bCs/>
                <w:sz w:val="20"/>
                <w:szCs w:val="20"/>
                <w:lang w:val="es-PE" w:eastAsia="es-PE"/>
              </w:rPr>
              <w:t xml:space="preserve">En la rectificación </w:t>
            </w:r>
            <w:r w:rsidR="00C51E53" w:rsidRPr="00C51E53">
              <w:rPr>
                <w:rFonts w:ascii="Arial Narrow" w:hAnsi="Arial Narrow"/>
                <w:bCs/>
                <w:sz w:val="20"/>
                <w:szCs w:val="20"/>
                <w:highlight w:val="yellow"/>
                <w:lang w:val="es-PE" w:eastAsia="es-PE"/>
              </w:rPr>
              <w:t>de la DIF</w:t>
            </w:r>
            <w:r w:rsidR="00C51E53">
              <w:rPr>
                <w:rFonts w:ascii="Arial Narrow" w:hAnsi="Arial Narrow"/>
                <w:bCs/>
                <w:sz w:val="20"/>
                <w:szCs w:val="20"/>
                <w:lang w:val="es-PE" w:eastAsia="es-PE"/>
              </w:rPr>
              <w:t xml:space="preserve"> </w:t>
            </w:r>
            <w:r w:rsidRPr="00752A5B">
              <w:rPr>
                <w:rFonts w:ascii="Arial Narrow" w:hAnsi="Arial Narrow"/>
                <w:bCs/>
                <w:sz w:val="20"/>
                <w:szCs w:val="20"/>
                <w:lang w:val="es-PE" w:eastAsia="es-PE"/>
              </w:rPr>
              <w:t xml:space="preserve">no es posible adicionar nuevos </w:t>
            </w:r>
            <w:r w:rsidR="00C51E53" w:rsidRPr="00C51E53">
              <w:rPr>
                <w:rFonts w:ascii="Arial Narrow" w:hAnsi="Arial Narrow"/>
                <w:bCs/>
                <w:sz w:val="20"/>
                <w:szCs w:val="20"/>
                <w:highlight w:val="yellow"/>
                <w:lang w:val="es-PE" w:eastAsia="es-PE"/>
              </w:rPr>
              <w:t>DPOs</w:t>
            </w:r>
            <w:r w:rsidR="00C51E53">
              <w:rPr>
                <w:rFonts w:ascii="Arial Narrow" w:hAnsi="Arial Narrow"/>
                <w:bCs/>
                <w:sz w:val="20"/>
                <w:szCs w:val="20"/>
                <w:lang w:val="es-PE" w:eastAsia="es-PE"/>
              </w:rPr>
              <w:t>.</w:t>
            </w:r>
          </w:p>
        </w:tc>
      </w:tr>
      <w:tr w:rsidR="00342B0C" w:rsidRPr="00752A5B" w14:paraId="15B76A7F" w14:textId="77777777" w:rsidTr="00B35215">
        <w:tblPrEx>
          <w:tblW w:w="8645" w:type="dxa"/>
          <w:jc w:val="center"/>
          <w:tblInd w:w="693" w:type="dxa"/>
          <w:tblCellMar>
            <w:left w:w="70" w:type="dxa"/>
            <w:right w:w="70" w:type="dxa"/>
          </w:tblCellMar>
          <w:tblLook w:val="00A0" w:firstRow="1" w:lastRow="0" w:firstColumn="1" w:lastColumn="0" w:noHBand="0" w:noVBand="0"/>
          <w:tblPrExChange w:id="414"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415"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416"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7D" w14:textId="77777777" w:rsidR="00342B0C" w:rsidRPr="00752A5B" w:rsidRDefault="00342B0C"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417"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7E" w14:textId="77777777" w:rsidR="00342B0C" w:rsidRPr="00752A5B" w:rsidRDefault="00342B0C" w:rsidP="008C6227">
            <w:pPr>
              <w:rPr>
                <w:rFonts w:ascii="Arial Narrow" w:hAnsi="Arial Narrow"/>
                <w:bCs/>
                <w:sz w:val="20"/>
                <w:szCs w:val="20"/>
                <w:lang w:val="es-PE" w:eastAsia="es-PE"/>
              </w:rPr>
            </w:pPr>
            <w:r w:rsidRPr="00752A5B">
              <w:rPr>
                <w:rFonts w:ascii="Arial Narrow" w:hAnsi="Arial Narrow"/>
                <w:bCs/>
                <w:sz w:val="20"/>
                <w:szCs w:val="20"/>
                <w:lang w:val="es-PE" w:eastAsia="es-PE"/>
              </w:rPr>
              <w:t>Se podrá legajar una DIF siempre y cuando se encuentre registrada en estado diferente de “Legajada” o no tenga registrado la fecha y hora de entrega al destinatario</w:t>
            </w:r>
            <w:r w:rsidR="00697B34">
              <w:rPr>
                <w:rFonts w:ascii="Arial Narrow" w:hAnsi="Arial Narrow"/>
                <w:bCs/>
                <w:sz w:val="20"/>
                <w:szCs w:val="20"/>
                <w:lang w:val="es-PE" w:eastAsia="es-PE"/>
              </w:rPr>
              <w:t>.</w:t>
            </w:r>
          </w:p>
        </w:tc>
      </w:tr>
      <w:tr w:rsidR="005F0CD6" w:rsidRPr="00752A5B" w14:paraId="15B76A82" w14:textId="77777777" w:rsidTr="00B35215">
        <w:tblPrEx>
          <w:tblW w:w="8645" w:type="dxa"/>
          <w:jc w:val="center"/>
          <w:tblInd w:w="693" w:type="dxa"/>
          <w:tblCellMar>
            <w:left w:w="70" w:type="dxa"/>
            <w:right w:w="70" w:type="dxa"/>
          </w:tblCellMar>
          <w:tblLook w:val="00A0" w:firstRow="1" w:lastRow="0" w:firstColumn="1" w:lastColumn="0" w:noHBand="0" w:noVBand="0"/>
          <w:tblPrExChange w:id="418"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419"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420"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80" w14:textId="77777777" w:rsidR="005F0CD6" w:rsidRPr="00752A5B" w:rsidRDefault="005F0CD6"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421"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81" w14:textId="77777777" w:rsidR="005F0CD6" w:rsidRPr="00752A5B" w:rsidRDefault="005F0CD6" w:rsidP="005F0CD6">
            <w:pPr>
              <w:rPr>
                <w:rFonts w:ascii="Arial Narrow" w:hAnsi="Arial Narrow"/>
                <w:bCs/>
                <w:sz w:val="20"/>
                <w:szCs w:val="20"/>
                <w:lang w:val="es-PE" w:eastAsia="es-PE"/>
              </w:rPr>
            </w:pPr>
            <w:r w:rsidRPr="007C13DF">
              <w:rPr>
                <w:rFonts w:ascii="Arial Narrow" w:hAnsi="Arial Narrow"/>
                <w:bCs/>
                <w:sz w:val="20"/>
                <w:szCs w:val="20"/>
                <w:lang w:val="es-PE" w:eastAsia="es-PE"/>
              </w:rPr>
              <w:t xml:space="preserve">El legajamiento </w:t>
            </w:r>
            <w:r w:rsidRPr="005F0CD6">
              <w:rPr>
                <w:rFonts w:ascii="Arial Narrow" w:hAnsi="Arial Narrow"/>
                <w:bCs/>
                <w:sz w:val="20"/>
                <w:szCs w:val="20"/>
                <w:lang w:val="es-PE" w:eastAsia="es-PE"/>
              </w:rPr>
              <w:t>no automático</w:t>
            </w:r>
            <w:r w:rsidRPr="002E27EA">
              <w:rPr>
                <w:rFonts w:ascii="Arial Narrow" w:hAnsi="Arial Narrow"/>
                <w:bCs/>
                <w:color w:val="0000CC"/>
                <w:sz w:val="20"/>
                <w:szCs w:val="20"/>
                <w:lang w:val="es-PE" w:eastAsia="es-PE"/>
              </w:rPr>
              <w:t xml:space="preserve"> </w:t>
            </w:r>
            <w:r w:rsidRPr="007C13DF">
              <w:rPr>
                <w:rFonts w:ascii="Arial Narrow" w:hAnsi="Arial Narrow"/>
                <w:bCs/>
                <w:sz w:val="20"/>
                <w:szCs w:val="20"/>
                <w:lang w:val="es-PE" w:eastAsia="es-PE"/>
              </w:rPr>
              <w:t xml:space="preserve">de una DIF debe tener como sustento </w:t>
            </w:r>
            <w:r w:rsidRPr="00C51E53">
              <w:rPr>
                <w:rFonts w:ascii="Arial Narrow" w:hAnsi="Arial Narrow"/>
                <w:bCs/>
                <w:sz w:val="20"/>
                <w:szCs w:val="20"/>
                <w:lang w:val="es-PE" w:eastAsia="es-PE"/>
              </w:rPr>
              <w:t>una Resolución.</w:t>
            </w:r>
          </w:p>
        </w:tc>
      </w:tr>
      <w:tr w:rsidR="005F0CD6" w:rsidRPr="00752A5B" w14:paraId="15B76A87" w14:textId="77777777" w:rsidTr="00B35215">
        <w:tblPrEx>
          <w:tblW w:w="8645" w:type="dxa"/>
          <w:jc w:val="center"/>
          <w:tblInd w:w="693" w:type="dxa"/>
          <w:tblCellMar>
            <w:left w:w="70" w:type="dxa"/>
            <w:right w:w="70" w:type="dxa"/>
          </w:tblCellMar>
          <w:tblLook w:val="00A0" w:firstRow="1" w:lastRow="0" w:firstColumn="1" w:lastColumn="0" w:noHBand="0" w:noVBand="0"/>
          <w:tblPrExChange w:id="422"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423"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424"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83" w14:textId="77777777" w:rsidR="005F0CD6" w:rsidRPr="00752A5B" w:rsidRDefault="005F0CD6"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425"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84" w14:textId="77777777" w:rsidR="005F0CD6" w:rsidRPr="00B35215" w:rsidRDefault="00A13F33" w:rsidP="008C6227">
            <w:pPr>
              <w:ind w:left="708"/>
              <w:rPr>
                <w:rFonts w:ascii="Arial Narrow" w:hAnsi="Arial Narrow"/>
                <w:bCs/>
                <w:sz w:val="20"/>
                <w:szCs w:val="20"/>
                <w:highlight w:val="yellow"/>
                <w:lang w:val="es-PE" w:eastAsia="es-PE"/>
                <w:rPrChange w:id="426" w:author="prueba" w:date="2013-08-22T18:13:00Z">
                  <w:rPr>
                    <w:rFonts w:ascii="Arial Narrow" w:hAnsi="Arial Narrow"/>
                    <w:bCs/>
                    <w:sz w:val="20"/>
                    <w:szCs w:val="20"/>
                    <w:highlight w:val="cyan"/>
                    <w:lang w:val="es-PE" w:eastAsia="es-PE"/>
                  </w:rPr>
                </w:rPrChange>
              </w:rPr>
            </w:pPr>
            <w:r w:rsidRPr="00A13F33">
              <w:rPr>
                <w:rFonts w:ascii="Arial Narrow" w:hAnsi="Arial Narrow"/>
                <w:bCs/>
                <w:sz w:val="20"/>
                <w:szCs w:val="20"/>
                <w:highlight w:val="yellow"/>
                <w:lang w:val="es-PE" w:eastAsia="es-PE"/>
                <w:rPrChange w:id="427" w:author="prueba" w:date="2013-08-22T18:13:00Z">
                  <w:rPr>
                    <w:rFonts w:ascii="Arial Narrow" w:hAnsi="Arial Narrow"/>
                    <w:bCs/>
                    <w:sz w:val="20"/>
                    <w:szCs w:val="20"/>
                    <w:highlight w:val="cyan"/>
                    <w:lang w:val="es-PE" w:eastAsia="es-PE"/>
                  </w:rPr>
                </w:rPrChange>
              </w:rPr>
              <w:t>El legajamiento automático de la DIF solo procede para mercancías cuando Serpost S.A. numere solicitud de devolución o reexpedición, y cumplan las siguientes condiciones:</w:t>
            </w:r>
          </w:p>
          <w:p w14:paraId="15B76A85" w14:textId="77777777" w:rsidR="005F0CD6" w:rsidRPr="00B35215" w:rsidRDefault="00A13F33" w:rsidP="008C6227">
            <w:pPr>
              <w:pStyle w:val="Prrafodelista"/>
              <w:numPr>
                <w:ilvl w:val="0"/>
                <w:numId w:val="86"/>
              </w:numPr>
              <w:ind w:left="219" w:hanging="219"/>
              <w:rPr>
                <w:rFonts w:ascii="Arial Narrow" w:hAnsi="Arial Narrow"/>
                <w:bCs/>
                <w:sz w:val="20"/>
                <w:szCs w:val="20"/>
                <w:highlight w:val="yellow"/>
                <w:lang w:val="es-PE" w:eastAsia="es-PE"/>
                <w:rPrChange w:id="428" w:author="prueba" w:date="2013-08-22T18:13:00Z">
                  <w:rPr>
                    <w:rFonts w:ascii="Arial Narrow" w:hAnsi="Arial Narrow"/>
                    <w:bCs/>
                    <w:sz w:val="20"/>
                    <w:szCs w:val="20"/>
                    <w:highlight w:val="cyan"/>
                    <w:lang w:val="es-PE" w:eastAsia="es-PE"/>
                  </w:rPr>
                </w:rPrChange>
              </w:rPr>
            </w:pPr>
            <w:r w:rsidRPr="00A13F33">
              <w:rPr>
                <w:rFonts w:ascii="Arial Narrow" w:hAnsi="Arial Narrow"/>
                <w:bCs/>
                <w:sz w:val="20"/>
                <w:szCs w:val="20"/>
                <w:highlight w:val="yellow"/>
                <w:lang w:val="es-PE" w:eastAsia="es-PE"/>
                <w:rPrChange w:id="429" w:author="prueba" w:date="2013-08-22T18:13:00Z">
                  <w:rPr>
                    <w:rFonts w:ascii="Arial Narrow" w:hAnsi="Arial Narrow"/>
                    <w:bCs/>
                    <w:sz w:val="20"/>
                    <w:szCs w:val="20"/>
                    <w:highlight w:val="cyan"/>
                    <w:lang w:val="es-PE" w:eastAsia="es-PE"/>
                  </w:rPr>
                </w:rPrChange>
              </w:rPr>
              <w:t>No registren tributos cancelados salvo cancelación automática, y</w:t>
            </w:r>
          </w:p>
          <w:p w14:paraId="15B76A86" w14:textId="77777777" w:rsidR="005F0CD6" w:rsidRPr="00B35215" w:rsidRDefault="00A13F33" w:rsidP="002E27EA">
            <w:pPr>
              <w:pStyle w:val="Prrafodelista"/>
              <w:numPr>
                <w:ilvl w:val="0"/>
                <w:numId w:val="86"/>
              </w:numPr>
              <w:ind w:left="219" w:hanging="219"/>
              <w:rPr>
                <w:rFonts w:ascii="Arial Narrow" w:hAnsi="Arial Narrow"/>
                <w:bCs/>
                <w:sz w:val="20"/>
                <w:szCs w:val="20"/>
                <w:highlight w:val="yellow"/>
                <w:lang w:val="es-PE" w:eastAsia="es-PE"/>
                <w:rPrChange w:id="430" w:author="prueba" w:date="2013-08-22T18:13:00Z">
                  <w:rPr>
                    <w:rFonts w:ascii="Arial Narrow" w:hAnsi="Arial Narrow"/>
                    <w:bCs/>
                    <w:sz w:val="20"/>
                    <w:szCs w:val="20"/>
                    <w:highlight w:val="cyan"/>
                    <w:lang w:val="es-PE" w:eastAsia="es-PE"/>
                  </w:rPr>
                </w:rPrChange>
              </w:rPr>
            </w:pPr>
            <w:r w:rsidRPr="00A13F33">
              <w:rPr>
                <w:rFonts w:ascii="Arial Narrow" w:hAnsi="Arial Narrow"/>
                <w:bCs/>
                <w:sz w:val="20"/>
                <w:szCs w:val="20"/>
                <w:highlight w:val="yellow"/>
                <w:lang w:val="es-PE" w:eastAsia="es-PE"/>
                <w:rPrChange w:id="431" w:author="prueba" w:date="2013-08-22T18:13:00Z">
                  <w:rPr>
                    <w:rFonts w:ascii="Arial Narrow" w:hAnsi="Arial Narrow"/>
                    <w:bCs/>
                    <w:sz w:val="20"/>
                    <w:szCs w:val="20"/>
                    <w:highlight w:val="cyan"/>
                    <w:lang w:val="es-PE" w:eastAsia="es-PE"/>
                  </w:rPr>
                </w:rPrChange>
              </w:rPr>
              <w:t xml:space="preserve">No estén sujetas a acción de control extraoridnaria </w:t>
            </w:r>
            <w:r w:rsidRPr="00A13F33">
              <w:rPr>
                <w:rFonts w:ascii="Arial Narrow" w:hAnsi="Arial Narrow"/>
                <w:bCs/>
                <w:strike/>
                <w:sz w:val="20"/>
                <w:szCs w:val="20"/>
                <w:highlight w:val="yellow"/>
                <w:lang w:val="es-PE" w:eastAsia="es-PE"/>
                <w:rPrChange w:id="432" w:author="prueba" w:date="2013-08-22T18:13:00Z">
                  <w:rPr>
                    <w:rFonts w:ascii="Arial Narrow" w:hAnsi="Arial Narrow"/>
                    <w:bCs/>
                    <w:sz w:val="20"/>
                    <w:szCs w:val="20"/>
                    <w:highlight w:val="cyan"/>
                    <w:lang w:val="es-PE" w:eastAsia="es-PE"/>
                  </w:rPr>
                </w:rPrChange>
              </w:rPr>
              <w:t>o medida preventiva</w:t>
            </w:r>
            <w:r w:rsidRPr="00A13F33">
              <w:rPr>
                <w:rFonts w:ascii="Arial Narrow" w:hAnsi="Arial Narrow"/>
                <w:bCs/>
                <w:sz w:val="20"/>
                <w:szCs w:val="20"/>
                <w:highlight w:val="yellow"/>
                <w:lang w:val="es-PE" w:eastAsia="es-PE"/>
                <w:rPrChange w:id="433" w:author="prueba" w:date="2013-08-22T18:13:00Z">
                  <w:rPr>
                    <w:rFonts w:ascii="Arial Narrow" w:hAnsi="Arial Narrow"/>
                    <w:bCs/>
                    <w:sz w:val="20"/>
                    <w:szCs w:val="20"/>
                    <w:highlight w:val="cyan"/>
                    <w:lang w:val="es-PE" w:eastAsia="es-PE"/>
                  </w:rPr>
                </w:rPrChange>
              </w:rPr>
              <w:t xml:space="preserve"> vigentes.</w:t>
            </w:r>
          </w:p>
        </w:tc>
      </w:tr>
      <w:tr w:rsidR="005F0CD6" w:rsidRPr="00752A5B" w14:paraId="15B76A8A" w14:textId="77777777" w:rsidTr="00B35215">
        <w:tblPrEx>
          <w:tblW w:w="8645" w:type="dxa"/>
          <w:jc w:val="center"/>
          <w:tblInd w:w="693" w:type="dxa"/>
          <w:tblCellMar>
            <w:left w:w="70" w:type="dxa"/>
            <w:right w:w="70" w:type="dxa"/>
          </w:tblCellMar>
          <w:tblLook w:val="00A0" w:firstRow="1" w:lastRow="0" w:firstColumn="1" w:lastColumn="0" w:noHBand="0" w:noVBand="0"/>
          <w:tblPrExChange w:id="434"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435"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436"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88" w14:textId="77777777" w:rsidR="005F0CD6" w:rsidRPr="00752A5B" w:rsidRDefault="005F0CD6"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437"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89" w14:textId="77777777" w:rsidR="005F0CD6" w:rsidRPr="00752A5B" w:rsidRDefault="005F0CD6" w:rsidP="002E27EA">
            <w:pPr>
              <w:rPr>
                <w:rFonts w:ascii="Arial Narrow" w:hAnsi="Arial Narrow"/>
                <w:bCs/>
                <w:sz w:val="20"/>
                <w:szCs w:val="20"/>
                <w:lang w:val="es-PE" w:eastAsia="es-PE"/>
              </w:rPr>
            </w:pPr>
            <w:r w:rsidRPr="00752A5B">
              <w:rPr>
                <w:rFonts w:ascii="Arial Narrow" w:hAnsi="Arial Narrow"/>
                <w:bCs/>
                <w:sz w:val="20"/>
                <w:szCs w:val="20"/>
                <w:lang w:val="es-PE" w:eastAsia="es-PE"/>
              </w:rPr>
              <w:t>Para</w:t>
            </w:r>
            <w:r w:rsidRPr="006F01AC">
              <w:rPr>
                <w:rFonts w:ascii="Arial Narrow" w:hAnsi="Arial Narrow"/>
                <w:bCs/>
                <w:sz w:val="20"/>
                <w:szCs w:val="20"/>
                <w:lang w:val="es-PE" w:eastAsia="es-PE"/>
              </w:rPr>
              <w:t xml:space="preserve"> </w:t>
            </w:r>
            <w:r w:rsidRPr="00F9775A">
              <w:rPr>
                <w:rFonts w:ascii="Arial Narrow" w:hAnsi="Arial Narrow"/>
                <w:bCs/>
                <w:sz w:val="20"/>
                <w:szCs w:val="20"/>
                <w:highlight w:val="yellow"/>
                <w:lang w:val="es-PE" w:eastAsia="es-PE"/>
              </w:rPr>
              <w:t>numerar</w:t>
            </w:r>
            <w:r>
              <w:rPr>
                <w:rFonts w:ascii="Arial Narrow" w:hAnsi="Arial Narrow"/>
                <w:bCs/>
                <w:sz w:val="20"/>
                <w:szCs w:val="20"/>
                <w:lang w:val="es-PE" w:eastAsia="es-PE"/>
              </w:rPr>
              <w:t xml:space="preserve"> </w:t>
            </w:r>
            <w:r w:rsidRPr="00752A5B">
              <w:rPr>
                <w:rFonts w:ascii="Arial Narrow" w:hAnsi="Arial Narrow"/>
                <w:bCs/>
                <w:sz w:val="20"/>
                <w:szCs w:val="20"/>
                <w:lang w:val="es-PE" w:eastAsia="es-PE"/>
              </w:rPr>
              <w:t xml:space="preserve">una solicitud de devolución, se tiene un plazo </w:t>
            </w:r>
            <w:r w:rsidRPr="00F9775A">
              <w:rPr>
                <w:rFonts w:ascii="Arial Narrow" w:hAnsi="Arial Narrow"/>
                <w:bCs/>
                <w:sz w:val="20"/>
                <w:szCs w:val="20"/>
                <w:highlight w:val="yellow"/>
                <w:lang w:val="es-PE" w:eastAsia="es-PE"/>
              </w:rPr>
              <w:t>máximo</w:t>
            </w:r>
            <w:r>
              <w:rPr>
                <w:rFonts w:ascii="Arial Narrow" w:hAnsi="Arial Narrow"/>
                <w:bCs/>
                <w:sz w:val="20"/>
                <w:szCs w:val="20"/>
                <w:lang w:val="es-PE" w:eastAsia="es-PE"/>
              </w:rPr>
              <w:t xml:space="preserve"> de </w:t>
            </w:r>
            <w:r w:rsidRPr="00F9775A">
              <w:rPr>
                <w:rFonts w:ascii="Arial Narrow" w:hAnsi="Arial Narrow"/>
                <w:bCs/>
                <w:sz w:val="20"/>
                <w:szCs w:val="20"/>
                <w:highlight w:val="yellow"/>
                <w:lang w:val="es-PE" w:eastAsia="es-PE"/>
              </w:rPr>
              <w:t xml:space="preserve">hasta 30 días hábiles, contados a partir del día hábil siguiente del vencimiento del plazo de conservación </w:t>
            </w:r>
          </w:p>
        </w:tc>
      </w:tr>
      <w:tr w:rsidR="005F0CD6" w:rsidRPr="00752A5B" w14:paraId="15B76A8D" w14:textId="77777777" w:rsidTr="00B35215">
        <w:tblPrEx>
          <w:tblW w:w="8645" w:type="dxa"/>
          <w:jc w:val="center"/>
          <w:tblInd w:w="693" w:type="dxa"/>
          <w:tblCellMar>
            <w:left w:w="70" w:type="dxa"/>
            <w:right w:w="70" w:type="dxa"/>
          </w:tblCellMar>
          <w:tblLook w:val="00A0" w:firstRow="1" w:lastRow="0" w:firstColumn="1" w:lastColumn="0" w:noHBand="0" w:noVBand="0"/>
          <w:tblPrExChange w:id="438"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439"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440"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8B" w14:textId="77777777" w:rsidR="005F0CD6" w:rsidRPr="0066562F" w:rsidRDefault="005F0CD6" w:rsidP="008C6227">
            <w:pPr>
              <w:pStyle w:val="Prrafodelista"/>
              <w:numPr>
                <w:ilvl w:val="0"/>
                <w:numId w:val="15"/>
              </w:numPr>
              <w:jc w:val="center"/>
              <w:rPr>
                <w:bCs/>
                <w:sz w:val="18"/>
                <w:szCs w:val="18"/>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441"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8C" w14:textId="77777777" w:rsidR="005F0CD6" w:rsidRPr="0066562F" w:rsidRDefault="005F0CD6" w:rsidP="008C6227">
            <w:pPr>
              <w:rPr>
                <w:rFonts w:ascii="Arial Narrow" w:hAnsi="Arial Narrow"/>
                <w:bCs/>
                <w:sz w:val="20"/>
                <w:szCs w:val="20"/>
                <w:lang w:val="es-PE" w:eastAsia="es-PE"/>
              </w:rPr>
            </w:pPr>
            <w:r w:rsidRPr="0066562F">
              <w:rPr>
                <w:rFonts w:ascii="Arial Narrow" w:hAnsi="Arial Narrow"/>
                <w:bCs/>
                <w:sz w:val="20"/>
                <w:szCs w:val="20"/>
                <w:highlight w:val="yellow"/>
                <w:lang w:val="es-PE" w:eastAsia="es-PE"/>
              </w:rPr>
              <w:t>Los DPO previamente notificados, retirados o despacho presencial no se destinan a distribución directa</w:t>
            </w:r>
            <w:r w:rsidRPr="0066562F">
              <w:rPr>
                <w:rFonts w:ascii="Arial Narrow" w:hAnsi="Arial Narrow"/>
                <w:bCs/>
                <w:sz w:val="20"/>
                <w:szCs w:val="20"/>
                <w:lang w:val="es-PE" w:eastAsia="es-PE"/>
              </w:rPr>
              <w:t>.</w:t>
            </w:r>
          </w:p>
        </w:tc>
      </w:tr>
      <w:tr w:rsidR="00F8030C" w:rsidRPr="00752A5B" w14:paraId="15B76A90" w14:textId="77777777" w:rsidTr="00B35215">
        <w:tblPrEx>
          <w:tblW w:w="8645" w:type="dxa"/>
          <w:jc w:val="center"/>
          <w:tblInd w:w="693" w:type="dxa"/>
          <w:tblCellMar>
            <w:left w:w="70" w:type="dxa"/>
            <w:right w:w="70" w:type="dxa"/>
          </w:tblCellMar>
          <w:tblLook w:val="00A0" w:firstRow="1" w:lastRow="0" w:firstColumn="1" w:lastColumn="0" w:noHBand="0" w:noVBand="0"/>
          <w:tblPrExChange w:id="442"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443"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444"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8E" w14:textId="77777777" w:rsidR="00F8030C" w:rsidRPr="00681E53" w:rsidRDefault="00F8030C" w:rsidP="008C6227">
            <w:pPr>
              <w:pStyle w:val="Prrafodelista"/>
              <w:numPr>
                <w:ilvl w:val="0"/>
                <w:numId w:val="15"/>
              </w:numPr>
              <w:jc w:val="center"/>
              <w:rPr>
                <w:bCs/>
                <w:strike/>
                <w:sz w:val="18"/>
                <w:szCs w:val="18"/>
                <w:highlight w:val="lightGray"/>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445"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8F" w14:textId="77777777" w:rsidR="00F8030C" w:rsidRPr="00681E53" w:rsidRDefault="00F8030C" w:rsidP="001116E0">
            <w:pPr>
              <w:rPr>
                <w:rFonts w:ascii="Arial Narrow" w:hAnsi="Arial Narrow"/>
                <w:bCs/>
                <w:strike/>
                <w:sz w:val="20"/>
                <w:szCs w:val="20"/>
                <w:highlight w:val="lightGray"/>
                <w:lang w:val="es-PE" w:eastAsia="es-PE"/>
              </w:rPr>
            </w:pPr>
            <w:r w:rsidRPr="00681E53">
              <w:rPr>
                <w:rFonts w:ascii="Arial Narrow" w:hAnsi="Arial Narrow"/>
                <w:bCs/>
                <w:strike/>
                <w:sz w:val="20"/>
                <w:szCs w:val="20"/>
                <w:highlight w:val="lightGray"/>
                <w:lang w:val="es-PE" w:eastAsia="es-PE"/>
              </w:rPr>
              <w:t>La transmisión del DEP detalle de los DPO de distribución directa se efectúa en una sola transmisión</w:t>
            </w:r>
            <w:r w:rsidR="001116E0" w:rsidRPr="00681E53">
              <w:rPr>
                <w:rFonts w:ascii="Arial Narrow" w:hAnsi="Arial Narrow"/>
                <w:bCs/>
                <w:strike/>
                <w:sz w:val="20"/>
                <w:szCs w:val="20"/>
                <w:highlight w:val="lightGray"/>
                <w:lang w:val="es-PE" w:eastAsia="es-PE"/>
              </w:rPr>
              <w:t>, pudiendo ser rectificado por una sola vez.</w:t>
            </w:r>
          </w:p>
        </w:tc>
      </w:tr>
      <w:tr w:rsidR="004D36CD" w:rsidRPr="00752A5B" w14:paraId="15B76A93" w14:textId="77777777" w:rsidTr="00B35215">
        <w:tblPrEx>
          <w:tblW w:w="8645" w:type="dxa"/>
          <w:jc w:val="center"/>
          <w:tblInd w:w="693" w:type="dxa"/>
          <w:tblCellMar>
            <w:left w:w="70" w:type="dxa"/>
            <w:right w:w="70" w:type="dxa"/>
          </w:tblCellMar>
          <w:tblLook w:val="00A0" w:firstRow="1" w:lastRow="0" w:firstColumn="1" w:lastColumn="0" w:noHBand="0" w:noVBand="0"/>
          <w:tblPrExChange w:id="446" w:author="prueba" w:date="2013-08-22T18:13:00Z">
            <w:tblPrEx>
              <w:tblW w:w="8645" w:type="dxa"/>
              <w:jc w:val="center"/>
              <w:tblInd w:w="693" w:type="dxa"/>
              <w:tblCellMar>
                <w:left w:w="70" w:type="dxa"/>
                <w:right w:w="70" w:type="dxa"/>
              </w:tblCellMar>
              <w:tblLook w:val="00A0" w:firstRow="1" w:lastRow="0" w:firstColumn="1" w:lastColumn="0" w:noHBand="0" w:noVBand="0"/>
            </w:tblPrEx>
          </w:tblPrExChange>
        </w:tblPrEx>
        <w:trPr>
          <w:trHeight w:val="270"/>
          <w:tblHeader/>
          <w:jc w:val="center"/>
          <w:trPrChange w:id="447" w:author="prueba" w:date="2013-08-22T18:13:00Z">
            <w:trPr>
              <w:gridAfter w:val="0"/>
              <w:trHeight w:val="270"/>
              <w:tblHeader/>
              <w:jc w:val="center"/>
            </w:trPr>
          </w:trPrChange>
        </w:trPr>
        <w:tc>
          <w:tcPr>
            <w:tcW w:w="765" w:type="dxa"/>
            <w:tcBorders>
              <w:top w:val="single" w:sz="4" w:space="0" w:color="auto"/>
              <w:left w:val="single" w:sz="4" w:space="0" w:color="auto"/>
              <w:bottom w:val="single" w:sz="4" w:space="0" w:color="auto"/>
              <w:right w:val="single" w:sz="4" w:space="0" w:color="auto"/>
            </w:tcBorders>
            <w:noWrap/>
            <w:vAlign w:val="center"/>
            <w:tcPrChange w:id="448" w:author="prueba" w:date="2013-08-22T18:13:00Z">
              <w:tcPr>
                <w:tcW w:w="760" w:type="dxa"/>
                <w:gridSpan w:val="2"/>
                <w:tcBorders>
                  <w:top w:val="single" w:sz="4" w:space="0" w:color="auto"/>
                  <w:left w:val="single" w:sz="4" w:space="0" w:color="auto"/>
                  <w:bottom w:val="single" w:sz="4" w:space="0" w:color="auto"/>
                  <w:right w:val="single" w:sz="4" w:space="0" w:color="auto"/>
                </w:tcBorders>
                <w:noWrap/>
                <w:vAlign w:val="center"/>
              </w:tcPr>
            </w:tcPrChange>
          </w:tcPr>
          <w:p w14:paraId="15B76A91" w14:textId="77777777" w:rsidR="004D36CD" w:rsidRPr="00F8030C" w:rsidRDefault="004D36CD" w:rsidP="008C6227">
            <w:pPr>
              <w:pStyle w:val="Prrafodelista"/>
              <w:numPr>
                <w:ilvl w:val="0"/>
                <w:numId w:val="15"/>
              </w:numPr>
              <w:jc w:val="center"/>
              <w:rPr>
                <w:bCs/>
                <w:sz w:val="18"/>
                <w:szCs w:val="18"/>
                <w:highlight w:val="yellow"/>
                <w:lang w:val="es-PE" w:eastAsia="es-PE"/>
              </w:rPr>
            </w:pPr>
          </w:p>
        </w:tc>
        <w:tc>
          <w:tcPr>
            <w:tcW w:w="7880" w:type="dxa"/>
            <w:tcBorders>
              <w:top w:val="single" w:sz="4" w:space="0" w:color="auto"/>
              <w:left w:val="single" w:sz="4" w:space="0" w:color="auto"/>
              <w:bottom w:val="single" w:sz="4" w:space="0" w:color="auto"/>
              <w:right w:val="single" w:sz="4" w:space="0" w:color="auto"/>
            </w:tcBorders>
            <w:noWrap/>
            <w:tcPrChange w:id="449" w:author="prueba" w:date="2013-08-22T18:13:00Z">
              <w:tcPr>
                <w:tcW w:w="7885" w:type="dxa"/>
                <w:tcBorders>
                  <w:top w:val="single" w:sz="4" w:space="0" w:color="auto"/>
                  <w:left w:val="single" w:sz="4" w:space="0" w:color="auto"/>
                  <w:bottom w:val="single" w:sz="4" w:space="0" w:color="auto"/>
                  <w:right w:val="single" w:sz="4" w:space="0" w:color="auto"/>
                </w:tcBorders>
                <w:noWrap/>
              </w:tcPr>
            </w:tcPrChange>
          </w:tcPr>
          <w:p w14:paraId="15B76A92" w14:textId="77777777" w:rsidR="004D36CD" w:rsidRPr="00F8030C" w:rsidRDefault="004D36CD" w:rsidP="003C15E0">
            <w:pPr>
              <w:rPr>
                <w:rFonts w:ascii="Arial Narrow" w:hAnsi="Arial Narrow"/>
                <w:bCs/>
                <w:sz w:val="20"/>
                <w:szCs w:val="20"/>
                <w:highlight w:val="yellow"/>
                <w:lang w:val="es-PE" w:eastAsia="es-PE"/>
              </w:rPr>
            </w:pPr>
            <w:r>
              <w:rPr>
                <w:rFonts w:ascii="Arial Narrow" w:hAnsi="Arial Narrow"/>
                <w:bCs/>
                <w:sz w:val="20"/>
                <w:szCs w:val="20"/>
                <w:highlight w:val="yellow"/>
                <w:lang w:val="es-PE" w:eastAsia="es-PE"/>
              </w:rPr>
              <w:t>La sumatoria del peso</w:t>
            </w:r>
            <w:r w:rsidR="003C15E0">
              <w:rPr>
                <w:rFonts w:ascii="Arial Narrow" w:hAnsi="Arial Narrow"/>
                <w:bCs/>
                <w:sz w:val="20"/>
                <w:szCs w:val="20"/>
                <w:highlight w:val="yellow"/>
                <w:lang w:val="es-PE" w:eastAsia="es-PE"/>
              </w:rPr>
              <w:t xml:space="preserve"> recibido</w:t>
            </w:r>
            <w:r w:rsidR="00681E53">
              <w:rPr>
                <w:rFonts w:ascii="Arial Narrow" w:hAnsi="Arial Narrow"/>
                <w:bCs/>
                <w:sz w:val="20"/>
                <w:szCs w:val="20"/>
                <w:highlight w:val="yellow"/>
                <w:lang w:val="es-PE" w:eastAsia="es-PE"/>
              </w:rPr>
              <w:t xml:space="preserve"> </w:t>
            </w:r>
            <w:r>
              <w:rPr>
                <w:rFonts w:ascii="Arial Narrow" w:hAnsi="Arial Narrow"/>
                <w:bCs/>
                <w:sz w:val="20"/>
                <w:szCs w:val="20"/>
                <w:highlight w:val="yellow"/>
                <w:lang w:val="es-PE" w:eastAsia="es-PE"/>
              </w:rPr>
              <w:t>de los DPO transmitidos en el DEP detalle no debe superar el peso total</w:t>
            </w:r>
            <w:r w:rsidR="00681E53">
              <w:rPr>
                <w:rFonts w:ascii="Arial Narrow" w:hAnsi="Arial Narrow"/>
                <w:bCs/>
                <w:sz w:val="20"/>
                <w:szCs w:val="20"/>
                <w:highlight w:val="yellow"/>
                <w:lang w:val="es-PE" w:eastAsia="es-PE"/>
              </w:rPr>
              <w:t xml:space="preserve"> </w:t>
            </w:r>
            <w:r w:rsidR="003C15E0">
              <w:rPr>
                <w:rFonts w:ascii="Arial Narrow" w:hAnsi="Arial Narrow"/>
                <w:bCs/>
                <w:sz w:val="20"/>
                <w:szCs w:val="20"/>
                <w:highlight w:val="yellow"/>
                <w:lang w:val="es-PE" w:eastAsia="es-PE"/>
              </w:rPr>
              <w:t xml:space="preserve">recibido </w:t>
            </w:r>
            <w:r>
              <w:rPr>
                <w:rFonts w:ascii="Arial Narrow" w:hAnsi="Arial Narrow"/>
                <w:bCs/>
                <w:sz w:val="20"/>
                <w:szCs w:val="20"/>
                <w:highlight w:val="yellow"/>
                <w:lang w:val="es-PE" w:eastAsia="es-PE"/>
              </w:rPr>
              <w:t>del DEP general.</w:t>
            </w:r>
          </w:p>
        </w:tc>
      </w:tr>
    </w:tbl>
    <w:p w14:paraId="15B76A94" w14:textId="77777777" w:rsidR="007E1A77" w:rsidRDefault="007E1A77" w:rsidP="008C6227">
      <w:pPr>
        <w:pStyle w:val="Ttulo2"/>
        <w:numPr>
          <w:ilvl w:val="0"/>
          <w:numId w:val="0"/>
        </w:numPr>
        <w:ind w:left="578"/>
      </w:pPr>
      <w:bookmarkStart w:id="450" w:name="_Toc328651403"/>
    </w:p>
    <w:p w14:paraId="15B76A95" w14:textId="77777777" w:rsidR="006134E4" w:rsidRPr="00752A5B" w:rsidRDefault="006134E4" w:rsidP="008C6227">
      <w:pPr>
        <w:pStyle w:val="Ttulo2"/>
        <w:ind w:left="578" w:hanging="578"/>
      </w:pPr>
      <w:r w:rsidRPr="00752A5B">
        <w:t>Análisis Cualitativo y Cuantitativo</w:t>
      </w:r>
      <w:bookmarkEnd w:id="450"/>
    </w:p>
    <w:p w14:paraId="15B76A96" w14:textId="77777777" w:rsidR="00852C93" w:rsidRPr="00752A5B" w:rsidRDefault="00852C93" w:rsidP="008C6227">
      <w:pPr>
        <w:rPr>
          <w:lang w:val="es-PE"/>
        </w:rPr>
      </w:pPr>
    </w:p>
    <w:p w14:paraId="15B76A97" w14:textId="77777777" w:rsidR="00852C93" w:rsidRPr="00752A5B" w:rsidRDefault="00852C93" w:rsidP="008C6227">
      <w:pPr>
        <w:tabs>
          <w:tab w:val="num" w:pos="1276"/>
        </w:tabs>
        <w:ind w:left="567"/>
        <w:rPr>
          <w:rFonts w:cs="Arial"/>
          <w:sz w:val="20"/>
          <w:szCs w:val="20"/>
        </w:rPr>
      </w:pPr>
      <w:r w:rsidRPr="00752A5B">
        <w:rPr>
          <w:rFonts w:cs="Arial"/>
          <w:sz w:val="20"/>
          <w:szCs w:val="20"/>
        </w:rPr>
        <w:t xml:space="preserve">En el año 2011, del 100% de los envíos postales que ingresan a nuestro país por el servicio postal, </w:t>
      </w:r>
    </w:p>
    <w:p w14:paraId="15B76A98" w14:textId="77777777" w:rsidR="00852C93" w:rsidRPr="00752A5B" w:rsidRDefault="00852C93" w:rsidP="008C6227">
      <w:pPr>
        <w:tabs>
          <w:tab w:val="num" w:pos="1276"/>
        </w:tabs>
        <w:rPr>
          <w:rFonts w:cs="Arial"/>
          <w:sz w:val="20"/>
          <w:szCs w:val="20"/>
        </w:rPr>
      </w:pPr>
    </w:p>
    <w:p w14:paraId="15B76A99" w14:textId="77777777" w:rsidR="00852C93" w:rsidRPr="00752A5B" w:rsidRDefault="00852C93" w:rsidP="008C6227">
      <w:pPr>
        <w:numPr>
          <w:ilvl w:val="0"/>
          <w:numId w:val="19"/>
        </w:numPr>
        <w:ind w:left="993"/>
        <w:rPr>
          <w:rFonts w:cs="Arial"/>
          <w:sz w:val="20"/>
          <w:szCs w:val="20"/>
        </w:rPr>
      </w:pPr>
      <w:r w:rsidRPr="00752A5B">
        <w:rPr>
          <w:rFonts w:cs="Arial"/>
          <w:sz w:val="20"/>
          <w:szCs w:val="20"/>
        </w:rPr>
        <w:t>El 78,00% de los envíos postales tienen como destinatarios domiciliados en la ciudad de Lima y Callao mientras que el 22.00% destinatarios domiciliados en provincias.</w:t>
      </w:r>
    </w:p>
    <w:p w14:paraId="15B76A9A" w14:textId="77777777" w:rsidR="00852C93" w:rsidRPr="00752A5B" w:rsidRDefault="00852C93" w:rsidP="008C6227">
      <w:pPr>
        <w:ind w:left="993"/>
        <w:rPr>
          <w:rFonts w:cs="Arial"/>
          <w:sz w:val="20"/>
          <w:szCs w:val="20"/>
        </w:rPr>
      </w:pPr>
      <w:r w:rsidRPr="00752A5B">
        <w:rPr>
          <w:rFonts w:cs="Arial"/>
          <w:sz w:val="20"/>
          <w:szCs w:val="20"/>
        </w:rPr>
        <w:t xml:space="preserve"> </w:t>
      </w:r>
    </w:p>
    <w:p w14:paraId="15B76A9B" w14:textId="77777777" w:rsidR="00852C93" w:rsidRPr="00752A5B" w:rsidRDefault="00852C93" w:rsidP="008C6227">
      <w:pPr>
        <w:numPr>
          <w:ilvl w:val="0"/>
          <w:numId w:val="19"/>
        </w:numPr>
        <w:ind w:left="993"/>
        <w:rPr>
          <w:rFonts w:cs="Arial"/>
          <w:sz w:val="20"/>
          <w:szCs w:val="20"/>
        </w:rPr>
      </w:pPr>
      <w:r w:rsidRPr="00752A5B">
        <w:rPr>
          <w:rFonts w:cs="Arial"/>
          <w:sz w:val="20"/>
          <w:szCs w:val="20"/>
        </w:rPr>
        <w:t>El 26% se encuentra afecto al pago de tributos, mientras que el 73% está inafecto.</w:t>
      </w:r>
    </w:p>
    <w:p w14:paraId="15B76A9C" w14:textId="77777777" w:rsidR="00852C93" w:rsidRPr="00752A5B" w:rsidRDefault="00852C93" w:rsidP="008C6227">
      <w:pPr>
        <w:tabs>
          <w:tab w:val="num" w:pos="1276"/>
        </w:tabs>
        <w:ind w:left="993"/>
        <w:rPr>
          <w:rFonts w:cs="Arial"/>
          <w:sz w:val="20"/>
          <w:szCs w:val="20"/>
        </w:rPr>
      </w:pPr>
    </w:p>
    <w:p w14:paraId="15B76A9D" w14:textId="77777777" w:rsidR="00852C93" w:rsidRPr="00752A5B" w:rsidRDefault="00852C93" w:rsidP="008C6227">
      <w:pPr>
        <w:numPr>
          <w:ilvl w:val="0"/>
          <w:numId w:val="19"/>
        </w:numPr>
        <w:ind w:left="993"/>
        <w:rPr>
          <w:rFonts w:cs="Arial"/>
          <w:sz w:val="20"/>
          <w:szCs w:val="20"/>
        </w:rPr>
      </w:pPr>
      <w:r w:rsidRPr="00752A5B">
        <w:rPr>
          <w:rFonts w:cs="Arial"/>
          <w:sz w:val="20"/>
          <w:szCs w:val="20"/>
        </w:rPr>
        <w:t>El 87% corresponden a declaraciones numeradas por envíos postales con un valor FOB hasta US $ 200.00 dólares, de los cuales el 16% está afecto al pago de tributos, mientras que el 84% está inafecto.</w:t>
      </w:r>
    </w:p>
    <w:p w14:paraId="15B76A9E" w14:textId="77777777" w:rsidR="00852C93" w:rsidRPr="00752A5B" w:rsidRDefault="00852C93" w:rsidP="008C6227">
      <w:pPr>
        <w:pStyle w:val="Prrafodelista"/>
        <w:ind w:left="993"/>
        <w:rPr>
          <w:rFonts w:cs="Arial"/>
          <w:sz w:val="20"/>
          <w:szCs w:val="20"/>
        </w:rPr>
      </w:pPr>
    </w:p>
    <w:p w14:paraId="15B76A9F" w14:textId="77777777" w:rsidR="00852C93" w:rsidRPr="00752A5B" w:rsidRDefault="00852C93" w:rsidP="008C6227">
      <w:pPr>
        <w:numPr>
          <w:ilvl w:val="0"/>
          <w:numId w:val="19"/>
        </w:numPr>
        <w:ind w:left="993"/>
        <w:rPr>
          <w:rFonts w:cs="Arial"/>
          <w:sz w:val="20"/>
          <w:szCs w:val="20"/>
        </w:rPr>
      </w:pPr>
      <w:r w:rsidRPr="00752A5B">
        <w:rPr>
          <w:rFonts w:cs="Arial"/>
          <w:sz w:val="20"/>
          <w:szCs w:val="20"/>
        </w:rPr>
        <w:t>El 13% corresponden a declaraciones numeradas por envíos postales con un valor FOB de US $ 201.00 a 2 000.00 dólares, de los cuales el 93% está afecto al pago de tributos, mientras que el 7% está inafecto.</w:t>
      </w:r>
    </w:p>
    <w:p w14:paraId="15B76AA0" w14:textId="77777777" w:rsidR="00852C93" w:rsidRPr="00752A5B" w:rsidRDefault="00852C93" w:rsidP="008C6227">
      <w:pPr>
        <w:spacing w:after="120"/>
        <w:ind w:left="993"/>
        <w:rPr>
          <w:rFonts w:cs="Arial"/>
          <w:b/>
          <w:sz w:val="20"/>
          <w:szCs w:val="20"/>
        </w:rPr>
      </w:pPr>
    </w:p>
    <w:p w14:paraId="15B76AA1" w14:textId="77777777" w:rsidR="00852C93" w:rsidRPr="00752A5B" w:rsidRDefault="00852C93" w:rsidP="008C6227">
      <w:pPr>
        <w:ind w:left="567"/>
        <w:rPr>
          <w:rFonts w:cs="Arial"/>
          <w:sz w:val="20"/>
          <w:szCs w:val="20"/>
          <w:lang w:val="es-PE"/>
        </w:rPr>
      </w:pPr>
      <w:r w:rsidRPr="00752A5B">
        <w:rPr>
          <w:rFonts w:cs="Arial"/>
          <w:sz w:val="20"/>
          <w:szCs w:val="20"/>
          <w:lang w:val="es-PE"/>
        </w:rPr>
        <w:t>Con el proyecto de mejora Importa Fácil se logrará:</w:t>
      </w:r>
    </w:p>
    <w:p w14:paraId="15B76AA2" w14:textId="77777777" w:rsidR="00852C93" w:rsidRPr="00752A5B" w:rsidRDefault="00852C93" w:rsidP="008C6227">
      <w:pPr>
        <w:rPr>
          <w:rFonts w:cs="Arial"/>
          <w:sz w:val="20"/>
          <w:szCs w:val="20"/>
          <w:lang w:val="es-PE"/>
        </w:rPr>
      </w:pPr>
    </w:p>
    <w:p w14:paraId="15B76AA3" w14:textId="77777777" w:rsidR="00852C93" w:rsidRPr="00752A5B" w:rsidRDefault="00852C93" w:rsidP="008C6227">
      <w:pPr>
        <w:numPr>
          <w:ilvl w:val="0"/>
          <w:numId w:val="18"/>
        </w:numPr>
        <w:ind w:left="993"/>
        <w:rPr>
          <w:rFonts w:cs="Arial"/>
          <w:sz w:val="20"/>
          <w:szCs w:val="20"/>
          <w:lang w:val="es-PE"/>
        </w:rPr>
      </w:pPr>
      <w:r w:rsidRPr="00752A5B">
        <w:rPr>
          <w:rFonts w:cs="Arial"/>
          <w:sz w:val="20"/>
          <w:szCs w:val="20"/>
          <w:lang w:val="es-PE"/>
        </w:rPr>
        <w:t>Que el 100% de los envíos postales con un valor hasta US $ 2 000.00 dólares sean desaduanados por los tipos de despacho:</w:t>
      </w:r>
    </w:p>
    <w:p w14:paraId="15B76AA4" w14:textId="77777777" w:rsidR="00852C93" w:rsidRPr="00752A5B" w:rsidRDefault="00852C93" w:rsidP="008C6227">
      <w:pPr>
        <w:ind w:left="993"/>
        <w:rPr>
          <w:rFonts w:cs="Arial"/>
          <w:sz w:val="20"/>
          <w:szCs w:val="20"/>
          <w:lang w:val="es-PE"/>
        </w:rPr>
      </w:pPr>
    </w:p>
    <w:p w14:paraId="15B76AA5" w14:textId="77777777" w:rsidR="00852C93" w:rsidRPr="00752A5B" w:rsidRDefault="00852C93" w:rsidP="008C6227">
      <w:pPr>
        <w:ind w:left="993"/>
        <w:rPr>
          <w:rFonts w:cs="Arial"/>
          <w:sz w:val="20"/>
          <w:szCs w:val="20"/>
          <w:lang w:val="es-PE"/>
        </w:rPr>
      </w:pPr>
      <w:r w:rsidRPr="00752A5B">
        <w:rPr>
          <w:rFonts w:cs="Arial"/>
          <w:sz w:val="20"/>
          <w:szCs w:val="20"/>
          <w:lang w:val="es-PE"/>
        </w:rPr>
        <w:t>Despacho Postal de Oficio (envíos con valor FOB hasta US $ 200.00), para aproximadamente el 87% de los destinatarios del servicio postal.</w:t>
      </w:r>
    </w:p>
    <w:p w14:paraId="15B76AA6" w14:textId="77777777" w:rsidR="00852C93" w:rsidRPr="00752A5B" w:rsidRDefault="00852C93" w:rsidP="008C6227">
      <w:pPr>
        <w:ind w:left="993"/>
        <w:rPr>
          <w:rFonts w:cs="Arial"/>
          <w:sz w:val="20"/>
          <w:szCs w:val="20"/>
          <w:lang w:val="es-PE"/>
        </w:rPr>
      </w:pPr>
      <w:r w:rsidRPr="00752A5B">
        <w:rPr>
          <w:rFonts w:cs="Arial"/>
          <w:sz w:val="20"/>
          <w:szCs w:val="20"/>
          <w:lang w:val="es-PE"/>
        </w:rPr>
        <w:t>Despacho Importa Fácil (envíos con valor FOB hasta US $ 2 000.00), para aproximadamente el 13% de los destinatarios del servicio postal.</w:t>
      </w:r>
    </w:p>
    <w:p w14:paraId="15B76AA7" w14:textId="77777777" w:rsidR="00852C93" w:rsidRPr="00752A5B" w:rsidRDefault="00852C93" w:rsidP="008C6227">
      <w:pPr>
        <w:ind w:left="993"/>
        <w:rPr>
          <w:rFonts w:cs="Arial"/>
          <w:sz w:val="20"/>
          <w:szCs w:val="20"/>
          <w:lang w:val="es-PE"/>
        </w:rPr>
      </w:pPr>
    </w:p>
    <w:p w14:paraId="15B76AA8" w14:textId="77777777" w:rsidR="00852C93" w:rsidRPr="00752A5B" w:rsidRDefault="00852C93" w:rsidP="008C6227">
      <w:pPr>
        <w:numPr>
          <w:ilvl w:val="0"/>
          <w:numId w:val="18"/>
        </w:numPr>
        <w:ind w:left="993"/>
        <w:rPr>
          <w:rFonts w:cs="Arial"/>
          <w:sz w:val="20"/>
          <w:szCs w:val="20"/>
          <w:lang w:val="es-PE"/>
        </w:rPr>
      </w:pPr>
      <w:r w:rsidRPr="00752A5B">
        <w:rPr>
          <w:rFonts w:cs="Arial"/>
          <w:sz w:val="20"/>
          <w:szCs w:val="20"/>
          <w:lang w:val="es-PE"/>
        </w:rPr>
        <w:lastRenderedPageBreak/>
        <w:t xml:space="preserve">Inafectar la totalidad de los envíos postales que </w:t>
      </w:r>
      <w:r w:rsidR="00752A5B" w:rsidRPr="00752A5B">
        <w:rPr>
          <w:rFonts w:cs="Arial"/>
          <w:sz w:val="20"/>
          <w:szCs w:val="20"/>
          <w:lang w:val="es-PE"/>
        </w:rPr>
        <w:t>constituyen</w:t>
      </w:r>
      <w:r w:rsidRPr="00752A5B">
        <w:rPr>
          <w:rFonts w:cs="Arial"/>
          <w:sz w:val="20"/>
          <w:szCs w:val="20"/>
          <w:lang w:val="es-PE"/>
        </w:rPr>
        <w:t xml:space="preserve"> mercancías con un valor hasta US $ 200.00 dólares.</w:t>
      </w:r>
    </w:p>
    <w:p w14:paraId="15B76AA9" w14:textId="77777777" w:rsidR="00852C93" w:rsidRPr="00752A5B" w:rsidRDefault="00852C93" w:rsidP="008C6227">
      <w:pPr>
        <w:ind w:left="993"/>
        <w:rPr>
          <w:rFonts w:cs="Arial"/>
          <w:sz w:val="20"/>
          <w:szCs w:val="20"/>
          <w:lang w:val="es-PE"/>
        </w:rPr>
      </w:pPr>
    </w:p>
    <w:p w14:paraId="15B76AAA" w14:textId="77777777" w:rsidR="00852C93" w:rsidRPr="00752A5B" w:rsidRDefault="00852C93" w:rsidP="008C6227">
      <w:pPr>
        <w:numPr>
          <w:ilvl w:val="0"/>
          <w:numId w:val="18"/>
        </w:numPr>
        <w:ind w:left="993"/>
        <w:rPr>
          <w:rFonts w:cs="Arial"/>
          <w:sz w:val="20"/>
          <w:szCs w:val="20"/>
          <w:lang w:val="es-PE"/>
        </w:rPr>
      </w:pPr>
      <w:r w:rsidRPr="00752A5B">
        <w:rPr>
          <w:rFonts w:cs="Arial"/>
          <w:sz w:val="20"/>
          <w:szCs w:val="20"/>
          <w:lang w:val="es-PE"/>
        </w:rPr>
        <w:t>Centralizar el despacho en la Intendencia de Aduana Postal del Callao, es decir lograr la atención del despacho por esta aduana operativa, del 78% que es actualmente al 100%.</w:t>
      </w:r>
    </w:p>
    <w:p w14:paraId="15B76AAB" w14:textId="77777777" w:rsidR="00852C93" w:rsidRPr="00752A5B" w:rsidRDefault="00852C93" w:rsidP="008C6227">
      <w:pPr>
        <w:pStyle w:val="Prrafodelista"/>
        <w:rPr>
          <w:rFonts w:cs="Arial"/>
          <w:sz w:val="20"/>
          <w:szCs w:val="20"/>
          <w:lang w:val="es-PE"/>
        </w:rPr>
      </w:pPr>
    </w:p>
    <w:p w14:paraId="15B76AAC" w14:textId="77777777" w:rsidR="00852C93" w:rsidRPr="00752A5B" w:rsidRDefault="00852C93" w:rsidP="008C6227">
      <w:pPr>
        <w:rPr>
          <w:rFonts w:cs="Arial"/>
          <w:sz w:val="20"/>
          <w:szCs w:val="20"/>
          <w:lang w:val="es-PE"/>
        </w:rPr>
      </w:pPr>
    </w:p>
    <w:tbl>
      <w:tblPr>
        <w:tblW w:w="8200" w:type="dxa"/>
        <w:jc w:val="center"/>
        <w:tblInd w:w="65" w:type="dxa"/>
        <w:tblCellMar>
          <w:left w:w="70" w:type="dxa"/>
          <w:right w:w="70" w:type="dxa"/>
        </w:tblCellMar>
        <w:tblLook w:val="04A0" w:firstRow="1" w:lastRow="0" w:firstColumn="1" w:lastColumn="0" w:noHBand="0" w:noVBand="1"/>
      </w:tblPr>
      <w:tblGrid>
        <w:gridCol w:w="2674"/>
        <w:gridCol w:w="874"/>
        <w:gridCol w:w="645"/>
        <w:gridCol w:w="1391"/>
        <w:gridCol w:w="502"/>
        <w:gridCol w:w="1612"/>
        <w:gridCol w:w="502"/>
      </w:tblGrid>
      <w:tr w:rsidR="00852C93" w:rsidRPr="00752A5B" w14:paraId="15B76AAE" w14:textId="77777777" w:rsidTr="003172F3">
        <w:trPr>
          <w:trHeight w:val="300"/>
          <w:jc w:val="center"/>
        </w:trPr>
        <w:tc>
          <w:tcPr>
            <w:tcW w:w="8200"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AAD" w14:textId="77777777" w:rsidR="00852C93" w:rsidRPr="00752A5B" w:rsidRDefault="00852C93" w:rsidP="008C6227">
            <w:pPr>
              <w:jc w:val="center"/>
              <w:rPr>
                <w:rFonts w:ascii="Calibri" w:hAnsi="Calibri"/>
                <w:b/>
                <w:bCs/>
                <w:sz w:val="20"/>
                <w:szCs w:val="20"/>
                <w:lang w:val="es-PE" w:eastAsia="es-PE"/>
              </w:rPr>
            </w:pPr>
            <w:r w:rsidRPr="00752A5B">
              <w:rPr>
                <w:rFonts w:ascii="Calibri" w:hAnsi="Calibri"/>
                <w:b/>
                <w:bCs/>
                <w:sz w:val="20"/>
                <w:szCs w:val="20"/>
                <w:lang w:val="es-PE" w:eastAsia="es-PE"/>
              </w:rPr>
              <w:t xml:space="preserve">DS </w:t>
            </w:r>
            <w:r w:rsidR="00AE0567" w:rsidRPr="00752A5B">
              <w:rPr>
                <w:rFonts w:ascii="Calibri" w:hAnsi="Calibri"/>
                <w:b/>
                <w:bCs/>
                <w:sz w:val="20"/>
                <w:szCs w:val="20"/>
                <w:lang w:val="es-PE" w:eastAsia="es-PE"/>
              </w:rPr>
              <w:t>Numeradas</w:t>
            </w:r>
            <w:r w:rsidRPr="00752A5B">
              <w:rPr>
                <w:rFonts w:ascii="Calibri" w:hAnsi="Calibri"/>
                <w:b/>
                <w:bCs/>
                <w:sz w:val="20"/>
                <w:szCs w:val="20"/>
                <w:lang w:val="es-PE" w:eastAsia="es-PE"/>
              </w:rPr>
              <w:t xml:space="preserve"> H</w:t>
            </w:r>
            <w:r w:rsidR="00AE0567" w:rsidRPr="00752A5B">
              <w:rPr>
                <w:rFonts w:ascii="Calibri" w:hAnsi="Calibri"/>
                <w:b/>
                <w:bCs/>
                <w:sz w:val="20"/>
                <w:szCs w:val="20"/>
                <w:lang w:val="es-PE" w:eastAsia="es-PE"/>
              </w:rPr>
              <w:t>asta</w:t>
            </w:r>
            <w:r w:rsidRPr="00752A5B">
              <w:rPr>
                <w:rFonts w:ascii="Calibri" w:hAnsi="Calibri"/>
                <w:b/>
                <w:bCs/>
                <w:sz w:val="20"/>
                <w:szCs w:val="20"/>
                <w:lang w:val="es-PE" w:eastAsia="es-PE"/>
              </w:rPr>
              <w:t xml:space="preserve"> US $ 2000</w:t>
            </w:r>
          </w:p>
        </w:tc>
      </w:tr>
      <w:tr w:rsidR="00852C93" w:rsidRPr="00752A5B" w14:paraId="15B76AB6" w14:textId="77777777" w:rsidTr="003172F3">
        <w:trPr>
          <w:trHeight w:val="300"/>
          <w:jc w:val="center"/>
        </w:trPr>
        <w:tc>
          <w:tcPr>
            <w:tcW w:w="26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AAF" w14:textId="77777777" w:rsidR="00852C93" w:rsidRPr="00752A5B" w:rsidRDefault="00852C93" w:rsidP="008C6227">
            <w:pPr>
              <w:rPr>
                <w:rFonts w:ascii="Calibri" w:hAnsi="Calibri"/>
                <w:b/>
                <w:bCs/>
                <w:sz w:val="20"/>
                <w:szCs w:val="20"/>
                <w:lang w:val="es-PE" w:eastAsia="es-PE"/>
              </w:rPr>
            </w:pPr>
            <w:r w:rsidRPr="00752A5B">
              <w:rPr>
                <w:rFonts w:ascii="Calibri" w:hAnsi="Calibri"/>
                <w:b/>
                <w:bCs/>
                <w:sz w:val="20"/>
                <w:szCs w:val="20"/>
                <w:lang w:val="es-PE" w:eastAsia="es-PE"/>
              </w:rPr>
              <w:t>ADUANAS</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15B76AB0" w14:textId="77777777" w:rsidR="00852C93" w:rsidRPr="00752A5B" w:rsidRDefault="00852C93" w:rsidP="008C6227">
            <w:pPr>
              <w:jc w:val="center"/>
              <w:rPr>
                <w:rFonts w:ascii="Calibri" w:hAnsi="Calibri"/>
                <w:b/>
                <w:bCs/>
                <w:sz w:val="20"/>
                <w:szCs w:val="20"/>
                <w:lang w:val="es-PE" w:eastAsia="es-PE"/>
              </w:rPr>
            </w:pPr>
            <w:r w:rsidRPr="00752A5B">
              <w:rPr>
                <w:rFonts w:ascii="Calibri" w:hAnsi="Calibri"/>
                <w:b/>
                <w:bCs/>
                <w:sz w:val="20"/>
                <w:szCs w:val="20"/>
                <w:lang w:val="es-PE" w:eastAsia="es-PE"/>
              </w:rPr>
              <w:t>2011</w:t>
            </w:r>
          </w:p>
        </w:tc>
        <w:tc>
          <w:tcPr>
            <w:tcW w:w="645" w:type="dxa"/>
            <w:tcBorders>
              <w:top w:val="single" w:sz="4" w:space="0" w:color="auto"/>
              <w:left w:val="nil"/>
              <w:bottom w:val="single" w:sz="4" w:space="0" w:color="auto"/>
              <w:right w:val="single" w:sz="4" w:space="0" w:color="auto"/>
            </w:tcBorders>
            <w:shd w:val="clear" w:color="auto" w:fill="auto"/>
            <w:noWrap/>
            <w:vAlign w:val="bottom"/>
            <w:hideMark/>
          </w:tcPr>
          <w:p w14:paraId="15B76AB1" w14:textId="77777777" w:rsidR="00852C93" w:rsidRPr="00752A5B" w:rsidRDefault="00852C93" w:rsidP="008C6227">
            <w:pPr>
              <w:jc w:val="center"/>
              <w:rPr>
                <w:rFonts w:ascii="Calibri" w:hAnsi="Calibri"/>
                <w:b/>
                <w:bCs/>
                <w:sz w:val="20"/>
                <w:szCs w:val="20"/>
                <w:lang w:val="es-PE" w:eastAsia="es-PE"/>
              </w:rPr>
            </w:pPr>
            <w:r w:rsidRPr="00752A5B">
              <w:rPr>
                <w:rFonts w:ascii="Calibri" w:hAnsi="Calibri"/>
                <w:b/>
                <w:bCs/>
                <w:sz w:val="20"/>
                <w:szCs w:val="20"/>
                <w:lang w:val="es-PE" w:eastAsia="es-PE"/>
              </w:rPr>
              <w:t>IAPC</w:t>
            </w:r>
          </w:p>
        </w:tc>
        <w:tc>
          <w:tcPr>
            <w:tcW w:w="1391" w:type="dxa"/>
            <w:tcBorders>
              <w:top w:val="single" w:sz="4" w:space="0" w:color="auto"/>
              <w:left w:val="nil"/>
              <w:bottom w:val="single" w:sz="4" w:space="0" w:color="auto"/>
              <w:right w:val="single" w:sz="4" w:space="0" w:color="auto"/>
            </w:tcBorders>
            <w:shd w:val="clear" w:color="auto" w:fill="auto"/>
            <w:noWrap/>
            <w:vAlign w:val="bottom"/>
            <w:hideMark/>
          </w:tcPr>
          <w:p w14:paraId="15B76AB2" w14:textId="77777777" w:rsidR="00852C93" w:rsidRPr="00752A5B" w:rsidRDefault="00852C93" w:rsidP="008C6227">
            <w:pPr>
              <w:jc w:val="center"/>
              <w:rPr>
                <w:rFonts w:ascii="Calibri" w:hAnsi="Calibri"/>
                <w:b/>
                <w:bCs/>
                <w:sz w:val="20"/>
                <w:szCs w:val="20"/>
                <w:lang w:val="es-PE" w:eastAsia="es-PE"/>
              </w:rPr>
            </w:pPr>
            <w:r w:rsidRPr="00752A5B">
              <w:rPr>
                <w:rFonts w:ascii="Calibri" w:hAnsi="Calibri"/>
                <w:b/>
                <w:bCs/>
                <w:sz w:val="20"/>
                <w:szCs w:val="20"/>
                <w:lang w:val="es-PE" w:eastAsia="es-PE"/>
              </w:rPr>
              <w:t>afecto 2011</w:t>
            </w:r>
          </w:p>
        </w:tc>
        <w:tc>
          <w:tcPr>
            <w:tcW w:w="502" w:type="dxa"/>
            <w:tcBorders>
              <w:top w:val="single" w:sz="4" w:space="0" w:color="auto"/>
              <w:left w:val="nil"/>
              <w:bottom w:val="single" w:sz="4" w:space="0" w:color="auto"/>
              <w:right w:val="single" w:sz="4" w:space="0" w:color="auto"/>
            </w:tcBorders>
            <w:shd w:val="clear" w:color="auto" w:fill="auto"/>
            <w:noWrap/>
            <w:vAlign w:val="bottom"/>
            <w:hideMark/>
          </w:tcPr>
          <w:p w14:paraId="15B76AB3" w14:textId="77777777" w:rsidR="00852C93" w:rsidRPr="00752A5B" w:rsidRDefault="00852C93" w:rsidP="008C6227">
            <w:pPr>
              <w:jc w:val="center"/>
              <w:rPr>
                <w:rFonts w:ascii="Calibri" w:hAnsi="Calibri"/>
                <w:b/>
                <w:bCs/>
                <w:sz w:val="20"/>
                <w:szCs w:val="20"/>
                <w:lang w:val="es-PE" w:eastAsia="es-PE"/>
              </w:rPr>
            </w:pPr>
            <w:r w:rsidRPr="00752A5B">
              <w:rPr>
                <w:rFonts w:ascii="Calibri" w:hAnsi="Calibri"/>
                <w:b/>
                <w:bCs/>
                <w:sz w:val="20"/>
                <w:szCs w:val="20"/>
                <w:lang w:val="es-PE" w:eastAsia="es-PE"/>
              </w:rPr>
              <w:t>%</w:t>
            </w:r>
          </w:p>
        </w:tc>
        <w:tc>
          <w:tcPr>
            <w:tcW w:w="1612" w:type="dxa"/>
            <w:tcBorders>
              <w:top w:val="single" w:sz="4" w:space="0" w:color="auto"/>
              <w:left w:val="nil"/>
              <w:bottom w:val="single" w:sz="4" w:space="0" w:color="auto"/>
              <w:right w:val="single" w:sz="4" w:space="0" w:color="auto"/>
            </w:tcBorders>
            <w:shd w:val="clear" w:color="auto" w:fill="auto"/>
            <w:noWrap/>
            <w:vAlign w:val="bottom"/>
            <w:hideMark/>
          </w:tcPr>
          <w:p w14:paraId="15B76AB4" w14:textId="77777777" w:rsidR="00852C93" w:rsidRPr="00752A5B" w:rsidRDefault="00852C93" w:rsidP="008C6227">
            <w:pPr>
              <w:jc w:val="center"/>
              <w:rPr>
                <w:rFonts w:ascii="Calibri" w:hAnsi="Calibri"/>
                <w:b/>
                <w:bCs/>
                <w:sz w:val="20"/>
                <w:szCs w:val="20"/>
                <w:lang w:val="es-PE" w:eastAsia="es-PE"/>
              </w:rPr>
            </w:pPr>
            <w:r w:rsidRPr="00752A5B">
              <w:rPr>
                <w:rFonts w:ascii="Calibri" w:hAnsi="Calibri"/>
                <w:b/>
                <w:bCs/>
                <w:sz w:val="20"/>
                <w:szCs w:val="20"/>
                <w:lang w:val="es-PE" w:eastAsia="es-PE"/>
              </w:rPr>
              <w:t>inafecto 2011</w:t>
            </w:r>
          </w:p>
        </w:tc>
        <w:tc>
          <w:tcPr>
            <w:tcW w:w="502" w:type="dxa"/>
            <w:tcBorders>
              <w:top w:val="single" w:sz="4" w:space="0" w:color="auto"/>
              <w:left w:val="nil"/>
              <w:bottom w:val="single" w:sz="4" w:space="0" w:color="auto"/>
              <w:right w:val="single" w:sz="4" w:space="0" w:color="auto"/>
            </w:tcBorders>
            <w:shd w:val="clear" w:color="auto" w:fill="auto"/>
            <w:noWrap/>
            <w:vAlign w:val="bottom"/>
            <w:hideMark/>
          </w:tcPr>
          <w:p w14:paraId="15B76AB5" w14:textId="77777777" w:rsidR="00852C93" w:rsidRPr="00752A5B" w:rsidRDefault="00852C93" w:rsidP="008C6227">
            <w:pPr>
              <w:jc w:val="center"/>
              <w:rPr>
                <w:rFonts w:ascii="Calibri" w:hAnsi="Calibri"/>
                <w:b/>
                <w:bCs/>
                <w:sz w:val="20"/>
                <w:szCs w:val="20"/>
                <w:lang w:val="es-PE" w:eastAsia="es-PE"/>
              </w:rPr>
            </w:pPr>
            <w:r w:rsidRPr="00752A5B">
              <w:rPr>
                <w:rFonts w:ascii="Calibri" w:hAnsi="Calibri"/>
                <w:b/>
                <w:bCs/>
                <w:sz w:val="20"/>
                <w:szCs w:val="20"/>
                <w:lang w:val="es-PE" w:eastAsia="es-PE"/>
              </w:rPr>
              <w:t>%</w:t>
            </w:r>
          </w:p>
        </w:tc>
      </w:tr>
      <w:tr w:rsidR="00852C93" w:rsidRPr="00752A5B" w14:paraId="15B76ABE" w14:textId="77777777" w:rsidTr="003172F3">
        <w:trPr>
          <w:trHeight w:val="300"/>
          <w:jc w:val="center"/>
        </w:trPr>
        <w:tc>
          <w:tcPr>
            <w:tcW w:w="26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AB7" w14:textId="77777777" w:rsidR="00852C93" w:rsidRPr="00752A5B" w:rsidRDefault="00852C93" w:rsidP="008C6227">
            <w:pPr>
              <w:rPr>
                <w:rFonts w:ascii="Calibri" w:hAnsi="Calibri"/>
                <w:bCs/>
                <w:sz w:val="20"/>
                <w:szCs w:val="20"/>
                <w:lang w:val="es-PE" w:eastAsia="es-PE"/>
              </w:rPr>
            </w:pPr>
            <w:r w:rsidRPr="00752A5B">
              <w:rPr>
                <w:rFonts w:ascii="Calibri" w:hAnsi="Calibri"/>
                <w:bCs/>
                <w:sz w:val="20"/>
                <w:szCs w:val="20"/>
                <w:lang w:val="es-PE" w:eastAsia="es-PE"/>
              </w:rPr>
              <w:t>P</w:t>
            </w:r>
            <w:r w:rsidR="00AE0567" w:rsidRPr="00752A5B">
              <w:rPr>
                <w:rFonts w:ascii="Calibri" w:hAnsi="Calibri"/>
                <w:bCs/>
                <w:sz w:val="20"/>
                <w:szCs w:val="20"/>
                <w:lang w:val="es-PE" w:eastAsia="es-PE"/>
              </w:rPr>
              <w:t>aita</w:t>
            </w:r>
          </w:p>
        </w:tc>
        <w:tc>
          <w:tcPr>
            <w:tcW w:w="874" w:type="dxa"/>
            <w:tcBorders>
              <w:top w:val="nil"/>
              <w:left w:val="nil"/>
              <w:bottom w:val="single" w:sz="4" w:space="0" w:color="auto"/>
              <w:right w:val="single" w:sz="4" w:space="0" w:color="auto"/>
            </w:tcBorders>
            <w:shd w:val="clear" w:color="auto" w:fill="auto"/>
            <w:noWrap/>
            <w:vAlign w:val="bottom"/>
            <w:hideMark/>
          </w:tcPr>
          <w:p w14:paraId="15B76AB8"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131</w:t>
            </w:r>
          </w:p>
        </w:tc>
        <w:tc>
          <w:tcPr>
            <w:tcW w:w="64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5B76AB9"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22%</w:t>
            </w:r>
          </w:p>
        </w:tc>
        <w:tc>
          <w:tcPr>
            <w:tcW w:w="1391" w:type="dxa"/>
            <w:tcBorders>
              <w:top w:val="nil"/>
              <w:left w:val="nil"/>
              <w:bottom w:val="single" w:sz="4" w:space="0" w:color="auto"/>
              <w:right w:val="single" w:sz="4" w:space="0" w:color="auto"/>
            </w:tcBorders>
            <w:shd w:val="clear" w:color="auto" w:fill="auto"/>
            <w:noWrap/>
            <w:vAlign w:val="center"/>
            <w:hideMark/>
          </w:tcPr>
          <w:p w14:paraId="15B76ABA"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57</w:t>
            </w:r>
          </w:p>
        </w:tc>
        <w:tc>
          <w:tcPr>
            <w:tcW w:w="502" w:type="dxa"/>
            <w:tcBorders>
              <w:top w:val="nil"/>
              <w:left w:val="nil"/>
              <w:bottom w:val="single" w:sz="4" w:space="0" w:color="auto"/>
              <w:right w:val="single" w:sz="4" w:space="0" w:color="auto"/>
            </w:tcBorders>
            <w:shd w:val="clear" w:color="auto" w:fill="auto"/>
            <w:noWrap/>
            <w:vAlign w:val="bottom"/>
            <w:hideMark/>
          </w:tcPr>
          <w:p w14:paraId="15B76ABB"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44%</w:t>
            </w:r>
          </w:p>
        </w:tc>
        <w:tc>
          <w:tcPr>
            <w:tcW w:w="1612" w:type="dxa"/>
            <w:tcBorders>
              <w:top w:val="nil"/>
              <w:left w:val="nil"/>
              <w:bottom w:val="single" w:sz="4" w:space="0" w:color="auto"/>
              <w:right w:val="single" w:sz="4" w:space="0" w:color="auto"/>
            </w:tcBorders>
            <w:shd w:val="clear" w:color="auto" w:fill="auto"/>
            <w:noWrap/>
            <w:vAlign w:val="center"/>
            <w:hideMark/>
          </w:tcPr>
          <w:p w14:paraId="15B76ABC"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74</w:t>
            </w:r>
          </w:p>
        </w:tc>
        <w:tc>
          <w:tcPr>
            <w:tcW w:w="502" w:type="dxa"/>
            <w:tcBorders>
              <w:top w:val="nil"/>
              <w:left w:val="nil"/>
              <w:bottom w:val="single" w:sz="4" w:space="0" w:color="auto"/>
              <w:right w:val="single" w:sz="4" w:space="0" w:color="auto"/>
            </w:tcBorders>
            <w:shd w:val="clear" w:color="auto" w:fill="auto"/>
            <w:noWrap/>
            <w:vAlign w:val="bottom"/>
            <w:hideMark/>
          </w:tcPr>
          <w:p w14:paraId="15B76ABD"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56%</w:t>
            </w:r>
          </w:p>
        </w:tc>
      </w:tr>
      <w:tr w:rsidR="00852C93" w:rsidRPr="00752A5B" w14:paraId="15B76AC6" w14:textId="77777777" w:rsidTr="003172F3">
        <w:trPr>
          <w:trHeight w:val="300"/>
          <w:jc w:val="center"/>
        </w:trPr>
        <w:tc>
          <w:tcPr>
            <w:tcW w:w="26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ABF" w14:textId="77777777" w:rsidR="00852C93" w:rsidRPr="00752A5B" w:rsidRDefault="00852C93" w:rsidP="008C6227">
            <w:pPr>
              <w:rPr>
                <w:rFonts w:ascii="Calibri" w:hAnsi="Calibri"/>
                <w:bCs/>
                <w:sz w:val="20"/>
                <w:szCs w:val="20"/>
                <w:lang w:val="es-PE" w:eastAsia="es-PE"/>
              </w:rPr>
            </w:pPr>
            <w:r w:rsidRPr="00752A5B">
              <w:rPr>
                <w:rFonts w:ascii="Calibri" w:hAnsi="Calibri"/>
                <w:bCs/>
                <w:sz w:val="20"/>
                <w:szCs w:val="20"/>
                <w:lang w:val="es-PE" w:eastAsia="es-PE"/>
              </w:rPr>
              <w:t>C</w:t>
            </w:r>
            <w:r w:rsidR="00AE0567" w:rsidRPr="00752A5B">
              <w:rPr>
                <w:rFonts w:ascii="Calibri" w:hAnsi="Calibri"/>
                <w:bCs/>
                <w:sz w:val="20"/>
                <w:szCs w:val="20"/>
                <w:lang w:val="es-PE" w:eastAsia="es-PE"/>
              </w:rPr>
              <w:t>hiclayo</w:t>
            </w:r>
          </w:p>
        </w:tc>
        <w:tc>
          <w:tcPr>
            <w:tcW w:w="874" w:type="dxa"/>
            <w:tcBorders>
              <w:top w:val="nil"/>
              <w:left w:val="nil"/>
              <w:bottom w:val="single" w:sz="4" w:space="0" w:color="auto"/>
              <w:right w:val="single" w:sz="4" w:space="0" w:color="auto"/>
            </w:tcBorders>
            <w:shd w:val="clear" w:color="auto" w:fill="auto"/>
            <w:noWrap/>
            <w:vAlign w:val="bottom"/>
            <w:hideMark/>
          </w:tcPr>
          <w:p w14:paraId="15B76AC0"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2195</w:t>
            </w:r>
          </w:p>
        </w:tc>
        <w:tc>
          <w:tcPr>
            <w:tcW w:w="645" w:type="dxa"/>
            <w:vMerge/>
            <w:tcBorders>
              <w:top w:val="nil"/>
              <w:left w:val="single" w:sz="4" w:space="0" w:color="auto"/>
              <w:bottom w:val="single" w:sz="4" w:space="0" w:color="auto"/>
              <w:right w:val="single" w:sz="4" w:space="0" w:color="auto"/>
            </w:tcBorders>
            <w:shd w:val="clear" w:color="auto" w:fill="auto"/>
            <w:vAlign w:val="center"/>
            <w:hideMark/>
          </w:tcPr>
          <w:p w14:paraId="15B76AC1" w14:textId="77777777" w:rsidR="00852C93" w:rsidRPr="00752A5B" w:rsidRDefault="00852C93" w:rsidP="008C6227">
            <w:pPr>
              <w:rPr>
                <w:rFonts w:ascii="Calibri" w:hAnsi="Calibri"/>
                <w:sz w:val="20"/>
                <w:szCs w:val="20"/>
                <w:lang w:val="es-PE" w:eastAsia="es-PE"/>
              </w:rPr>
            </w:pPr>
          </w:p>
        </w:tc>
        <w:tc>
          <w:tcPr>
            <w:tcW w:w="1391" w:type="dxa"/>
            <w:tcBorders>
              <w:top w:val="nil"/>
              <w:left w:val="nil"/>
              <w:bottom w:val="single" w:sz="4" w:space="0" w:color="auto"/>
              <w:right w:val="single" w:sz="4" w:space="0" w:color="auto"/>
            </w:tcBorders>
            <w:shd w:val="clear" w:color="auto" w:fill="auto"/>
            <w:noWrap/>
            <w:vAlign w:val="center"/>
            <w:hideMark/>
          </w:tcPr>
          <w:p w14:paraId="15B76AC2"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518</w:t>
            </w:r>
          </w:p>
        </w:tc>
        <w:tc>
          <w:tcPr>
            <w:tcW w:w="502" w:type="dxa"/>
            <w:tcBorders>
              <w:top w:val="nil"/>
              <w:left w:val="nil"/>
              <w:bottom w:val="single" w:sz="4" w:space="0" w:color="auto"/>
              <w:right w:val="single" w:sz="4" w:space="0" w:color="auto"/>
            </w:tcBorders>
            <w:shd w:val="clear" w:color="auto" w:fill="auto"/>
            <w:noWrap/>
            <w:vAlign w:val="bottom"/>
            <w:hideMark/>
          </w:tcPr>
          <w:p w14:paraId="15B76AC3"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24%</w:t>
            </w:r>
          </w:p>
        </w:tc>
        <w:tc>
          <w:tcPr>
            <w:tcW w:w="1612" w:type="dxa"/>
            <w:tcBorders>
              <w:top w:val="nil"/>
              <w:left w:val="nil"/>
              <w:bottom w:val="single" w:sz="4" w:space="0" w:color="auto"/>
              <w:right w:val="single" w:sz="4" w:space="0" w:color="auto"/>
            </w:tcBorders>
            <w:shd w:val="clear" w:color="auto" w:fill="auto"/>
            <w:noWrap/>
            <w:vAlign w:val="center"/>
            <w:hideMark/>
          </w:tcPr>
          <w:p w14:paraId="15B76AC4"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1677</w:t>
            </w:r>
          </w:p>
        </w:tc>
        <w:tc>
          <w:tcPr>
            <w:tcW w:w="502" w:type="dxa"/>
            <w:tcBorders>
              <w:top w:val="nil"/>
              <w:left w:val="nil"/>
              <w:bottom w:val="single" w:sz="4" w:space="0" w:color="auto"/>
              <w:right w:val="single" w:sz="4" w:space="0" w:color="auto"/>
            </w:tcBorders>
            <w:shd w:val="clear" w:color="auto" w:fill="auto"/>
            <w:noWrap/>
            <w:vAlign w:val="bottom"/>
            <w:hideMark/>
          </w:tcPr>
          <w:p w14:paraId="15B76AC5"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76%</w:t>
            </w:r>
          </w:p>
        </w:tc>
      </w:tr>
      <w:tr w:rsidR="00852C93" w:rsidRPr="00752A5B" w14:paraId="15B76ACE" w14:textId="77777777" w:rsidTr="003172F3">
        <w:trPr>
          <w:trHeight w:val="300"/>
          <w:jc w:val="center"/>
        </w:trPr>
        <w:tc>
          <w:tcPr>
            <w:tcW w:w="26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AC7" w14:textId="77777777" w:rsidR="00852C93" w:rsidRPr="00752A5B" w:rsidRDefault="00852C93" w:rsidP="008C6227">
            <w:pPr>
              <w:rPr>
                <w:rFonts w:ascii="Calibri" w:hAnsi="Calibri"/>
                <w:bCs/>
                <w:sz w:val="20"/>
                <w:szCs w:val="20"/>
                <w:lang w:val="es-PE" w:eastAsia="es-PE"/>
              </w:rPr>
            </w:pPr>
            <w:r w:rsidRPr="00752A5B">
              <w:rPr>
                <w:rFonts w:ascii="Calibri" w:hAnsi="Calibri"/>
                <w:bCs/>
                <w:sz w:val="20"/>
                <w:szCs w:val="20"/>
                <w:lang w:val="es-PE" w:eastAsia="es-PE"/>
              </w:rPr>
              <w:t>S</w:t>
            </w:r>
            <w:r w:rsidR="00AE0567" w:rsidRPr="00752A5B">
              <w:rPr>
                <w:rFonts w:ascii="Calibri" w:hAnsi="Calibri"/>
                <w:bCs/>
                <w:sz w:val="20"/>
                <w:szCs w:val="20"/>
                <w:lang w:val="es-PE" w:eastAsia="es-PE"/>
              </w:rPr>
              <w:t>alaverry</w:t>
            </w:r>
          </w:p>
        </w:tc>
        <w:tc>
          <w:tcPr>
            <w:tcW w:w="874" w:type="dxa"/>
            <w:tcBorders>
              <w:top w:val="nil"/>
              <w:left w:val="nil"/>
              <w:bottom w:val="single" w:sz="4" w:space="0" w:color="auto"/>
              <w:right w:val="single" w:sz="4" w:space="0" w:color="auto"/>
            </w:tcBorders>
            <w:shd w:val="clear" w:color="auto" w:fill="auto"/>
            <w:noWrap/>
            <w:vAlign w:val="bottom"/>
            <w:hideMark/>
          </w:tcPr>
          <w:p w14:paraId="15B76AC8"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5618</w:t>
            </w:r>
          </w:p>
        </w:tc>
        <w:tc>
          <w:tcPr>
            <w:tcW w:w="645" w:type="dxa"/>
            <w:vMerge/>
            <w:tcBorders>
              <w:top w:val="nil"/>
              <w:left w:val="single" w:sz="4" w:space="0" w:color="auto"/>
              <w:bottom w:val="single" w:sz="4" w:space="0" w:color="auto"/>
              <w:right w:val="single" w:sz="4" w:space="0" w:color="auto"/>
            </w:tcBorders>
            <w:shd w:val="clear" w:color="auto" w:fill="auto"/>
            <w:vAlign w:val="center"/>
            <w:hideMark/>
          </w:tcPr>
          <w:p w14:paraId="15B76AC9" w14:textId="77777777" w:rsidR="00852C93" w:rsidRPr="00752A5B" w:rsidRDefault="00852C93" w:rsidP="008C6227">
            <w:pPr>
              <w:rPr>
                <w:rFonts w:ascii="Calibri" w:hAnsi="Calibri"/>
                <w:sz w:val="20"/>
                <w:szCs w:val="20"/>
                <w:lang w:val="es-PE" w:eastAsia="es-PE"/>
              </w:rPr>
            </w:pPr>
          </w:p>
        </w:tc>
        <w:tc>
          <w:tcPr>
            <w:tcW w:w="1391" w:type="dxa"/>
            <w:tcBorders>
              <w:top w:val="nil"/>
              <w:left w:val="nil"/>
              <w:bottom w:val="single" w:sz="4" w:space="0" w:color="auto"/>
              <w:right w:val="single" w:sz="4" w:space="0" w:color="auto"/>
            </w:tcBorders>
            <w:shd w:val="clear" w:color="auto" w:fill="auto"/>
            <w:noWrap/>
            <w:vAlign w:val="center"/>
            <w:hideMark/>
          </w:tcPr>
          <w:p w14:paraId="15B76ACA"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1042</w:t>
            </w:r>
          </w:p>
        </w:tc>
        <w:tc>
          <w:tcPr>
            <w:tcW w:w="502" w:type="dxa"/>
            <w:tcBorders>
              <w:top w:val="nil"/>
              <w:left w:val="nil"/>
              <w:bottom w:val="single" w:sz="4" w:space="0" w:color="auto"/>
              <w:right w:val="single" w:sz="4" w:space="0" w:color="auto"/>
            </w:tcBorders>
            <w:shd w:val="clear" w:color="auto" w:fill="auto"/>
            <w:noWrap/>
            <w:vAlign w:val="bottom"/>
            <w:hideMark/>
          </w:tcPr>
          <w:p w14:paraId="15B76ACB"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19%</w:t>
            </w:r>
          </w:p>
        </w:tc>
        <w:tc>
          <w:tcPr>
            <w:tcW w:w="1612" w:type="dxa"/>
            <w:tcBorders>
              <w:top w:val="nil"/>
              <w:left w:val="nil"/>
              <w:bottom w:val="single" w:sz="4" w:space="0" w:color="auto"/>
              <w:right w:val="single" w:sz="4" w:space="0" w:color="auto"/>
            </w:tcBorders>
            <w:shd w:val="clear" w:color="auto" w:fill="auto"/>
            <w:noWrap/>
            <w:vAlign w:val="center"/>
            <w:hideMark/>
          </w:tcPr>
          <w:p w14:paraId="15B76ACC"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4576</w:t>
            </w:r>
          </w:p>
        </w:tc>
        <w:tc>
          <w:tcPr>
            <w:tcW w:w="502" w:type="dxa"/>
            <w:tcBorders>
              <w:top w:val="nil"/>
              <w:left w:val="nil"/>
              <w:bottom w:val="single" w:sz="4" w:space="0" w:color="auto"/>
              <w:right w:val="single" w:sz="4" w:space="0" w:color="auto"/>
            </w:tcBorders>
            <w:shd w:val="clear" w:color="auto" w:fill="auto"/>
            <w:noWrap/>
            <w:vAlign w:val="bottom"/>
            <w:hideMark/>
          </w:tcPr>
          <w:p w14:paraId="15B76ACD"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81%</w:t>
            </w:r>
          </w:p>
        </w:tc>
      </w:tr>
      <w:tr w:rsidR="00852C93" w:rsidRPr="00752A5B" w14:paraId="15B76AD6" w14:textId="77777777" w:rsidTr="003172F3">
        <w:trPr>
          <w:trHeight w:val="300"/>
          <w:jc w:val="center"/>
        </w:trPr>
        <w:tc>
          <w:tcPr>
            <w:tcW w:w="26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ACF" w14:textId="77777777" w:rsidR="00852C93" w:rsidRPr="00752A5B" w:rsidRDefault="00852C93" w:rsidP="008C6227">
            <w:pPr>
              <w:rPr>
                <w:rFonts w:ascii="Calibri" w:hAnsi="Calibri"/>
                <w:bCs/>
                <w:sz w:val="20"/>
                <w:szCs w:val="20"/>
                <w:lang w:val="es-PE" w:eastAsia="es-PE"/>
              </w:rPr>
            </w:pPr>
            <w:r w:rsidRPr="00752A5B">
              <w:rPr>
                <w:rFonts w:ascii="Calibri" w:hAnsi="Calibri"/>
                <w:bCs/>
                <w:sz w:val="20"/>
                <w:szCs w:val="20"/>
                <w:lang w:val="es-PE" w:eastAsia="es-PE"/>
              </w:rPr>
              <w:t>C</w:t>
            </w:r>
            <w:r w:rsidR="00AE0567" w:rsidRPr="00752A5B">
              <w:rPr>
                <w:rFonts w:ascii="Calibri" w:hAnsi="Calibri"/>
                <w:bCs/>
                <w:sz w:val="20"/>
                <w:szCs w:val="20"/>
                <w:lang w:val="es-PE" w:eastAsia="es-PE"/>
              </w:rPr>
              <w:t>himbote</w:t>
            </w:r>
          </w:p>
        </w:tc>
        <w:tc>
          <w:tcPr>
            <w:tcW w:w="874" w:type="dxa"/>
            <w:tcBorders>
              <w:top w:val="nil"/>
              <w:left w:val="nil"/>
              <w:bottom w:val="single" w:sz="4" w:space="0" w:color="auto"/>
              <w:right w:val="single" w:sz="4" w:space="0" w:color="auto"/>
            </w:tcBorders>
            <w:shd w:val="clear" w:color="auto" w:fill="auto"/>
            <w:noWrap/>
            <w:vAlign w:val="bottom"/>
            <w:hideMark/>
          </w:tcPr>
          <w:p w14:paraId="15B76AD0"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1588</w:t>
            </w:r>
          </w:p>
        </w:tc>
        <w:tc>
          <w:tcPr>
            <w:tcW w:w="645" w:type="dxa"/>
            <w:vMerge/>
            <w:tcBorders>
              <w:top w:val="nil"/>
              <w:left w:val="single" w:sz="4" w:space="0" w:color="auto"/>
              <w:bottom w:val="single" w:sz="4" w:space="0" w:color="auto"/>
              <w:right w:val="single" w:sz="4" w:space="0" w:color="auto"/>
            </w:tcBorders>
            <w:shd w:val="clear" w:color="auto" w:fill="auto"/>
            <w:vAlign w:val="center"/>
            <w:hideMark/>
          </w:tcPr>
          <w:p w14:paraId="15B76AD1" w14:textId="77777777" w:rsidR="00852C93" w:rsidRPr="00752A5B" w:rsidRDefault="00852C93" w:rsidP="008C6227">
            <w:pPr>
              <w:rPr>
                <w:rFonts w:ascii="Calibri" w:hAnsi="Calibri"/>
                <w:sz w:val="20"/>
                <w:szCs w:val="20"/>
                <w:lang w:val="es-PE" w:eastAsia="es-PE"/>
              </w:rPr>
            </w:pPr>
          </w:p>
        </w:tc>
        <w:tc>
          <w:tcPr>
            <w:tcW w:w="1391" w:type="dxa"/>
            <w:tcBorders>
              <w:top w:val="nil"/>
              <w:left w:val="nil"/>
              <w:bottom w:val="single" w:sz="4" w:space="0" w:color="auto"/>
              <w:right w:val="single" w:sz="4" w:space="0" w:color="auto"/>
            </w:tcBorders>
            <w:shd w:val="clear" w:color="auto" w:fill="auto"/>
            <w:noWrap/>
            <w:vAlign w:val="center"/>
            <w:hideMark/>
          </w:tcPr>
          <w:p w14:paraId="15B76AD2"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449</w:t>
            </w:r>
          </w:p>
        </w:tc>
        <w:tc>
          <w:tcPr>
            <w:tcW w:w="502" w:type="dxa"/>
            <w:tcBorders>
              <w:top w:val="nil"/>
              <w:left w:val="nil"/>
              <w:bottom w:val="single" w:sz="4" w:space="0" w:color="auto"/>
              <w:right w:val="single" w:sz="4" w:space="0" w:color="auto"/>
            </w:tcBorders>
            <w:shd w:val="clear" w:color="auto" w:fill="auto"/>
            <w:noWrap/>
            <w:vAlign w:val="bottom"/>
            <w:hideMark/>
          </w:tcPr>
          <w:p w14:paraId="15B76AD3"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28%</w:t>
            </w:r>
          </w:p>
        </w:tc>
        <w:tc>
          <w:tcPr>
            <w:tcW w:w="1612" w:type="dxa"/>
            <w:tcBorders>
              <w:top w:val="nil"/>
              <w:left w:val="nil"/>
              <w:bottom w:val="single" w:sz="4" w:space="0" w:color="auto"/>
              <w:right w:val="single" w:sz="4" w:space="0" w:color="auto"/>
            </w:tcBorders>
            <w:shd w:val="clear" w:color="auto" w:fill="auto"/>
            <w:noWrap/>
            <w:vAlign w:val="center"/>
            <w:hideMark/>
          </w:tcPr>
          <w:p w14:paraId="15B76AD4"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1139</w:t>
            </w:r>
          </w:p>
        </w:tc>
        <w:tc>
          <w:tcPr>
            <w:tcW w:w="502" w:type="dxa"/>
            <w:tcBorders>
              <w:top w:val="nil"/>
              <w:left w:val="nil"/>
              <w:bottom w:val="single" w:sz="4" w:space="0" w:color="auto"/>
              <w:right w:val="single" w:sz="4" w:space="0" w:color="auto"/>
            </w:tcBorders>
            <w:shd w:val="clear" w:color="auto" w:fill="auto"/>
            <w:noWrap/>
            <w:vAlign w:val="bottom"/>
            <w:hideMark/>
          </w:tcPr>
          <w:p w14:paraId="15B76AD5"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72%</w:t>
            </w:r>
          </w:p>
        </w:tc>
      </w:tr>
      <w:tr w:rsidR="00852C93" w:rsidRPr="00752A5B" w14:paraId="15B76ADE" w14:textId="77777777" w:rsidTr="003172F3">
        <w:trPr>
          <w:trHeight w:val="300"/>
          <w:jc w:val="center"/>
        </w:trPr>
        <w:tc>
          <w:tcPr>
            <w:tcW w:w="26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AD7" w14:textId="77777777" w:rsidR="00852C93" w:rsidRPr="00752A5B" w:rsidRDefault="00852C93" w:rsidP="008C6227">
            <w:pPr>
              <w:rPr>
                <w:rFonts w:ascii="Calibri" w:hAnsi="Calibri"/>
                <w:bCs/>
                <w:sz w:val="20"/>
                <w:szCs w:val="20"/>
                <w:lang w:val="es-PE" w:eastAsia="es-PE"/>
              </w:rPr>
            </w:pPr>
            <w:r w:rsidRPr="00752A5B">
              <w:rPr>
                <w:rFonts w:ascii="Calibri" w:hAnsi="Calibri"/>
                <w:bCs/>
                <w:sz w:val="20"/>
                <w:szCs w:val="20"/>
                <w:lang w:val="es-PE" w:eastAsia="es-PE"/>
              </w:rPr>
              <w:t>M</w:t>
            </w:r>
            <w:r w:rsidR="00AE0567" w:rsidRPr="00752A5B">
              <w:rPr>
                <w:rFonts w:ascii="Calibri" w:hAnsi="Calibri"/>
                <w:bCs/>
                <w:sz w:val="20"/>
                <w:szCs w:val="20"/>
                <w:lang w:val="es-PE" w:eastAsia="es-PE"/>
              </w:rPr>
              <w:t>ollendo</w:t>
            </w:r>
          </w:p>
        </w:tc>
        <w:tc>
          <w:tcPr>
            <w:tcW w:w="874" w:type="dxa"/>
            <w:tcBorders>
              <w:top w:val="nil"/>
              <w:left w:val="nil"/>
              <w:bottom w:val="single" w:sz="4" w:space="0" w:color="auto"/>
              <w:right w:val="single" w:sz="4" w:space="0" w:color="auto"/>
            </w:tcBorders>
            <w:shd w:val="clear" w:color="auto" w:fill="auto"/>
            <w:noWrap/>
            <w:vAlign w:val="bottom"/>
            <w:hideMark/>
          </w:tcPr>
          <w:p w14:paraId="15B76AD8"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154</w:t>
            </w:r>
          </w:p>
        </w:tc>
        <w:tc>
          <w:tcPr>
            <w:tcW w:w="645" w:type="dxa"/>
            <w:vMerge/>
            <w:tcBorders>
              <w:top w:val="nil"/>
              <w:left w:val="single" w:sz="4" w:space="0" w:color="auto"/>
              <w:bottom w:val="single" w:sz="4" w:space="0" w:color="auto"/>
              <w:right w:val="single" w:sz="4" w:space="0" w:color="auto"/>
            </w:tcBorders>
            <w:shd w:val="clear" w:color="auto" w:fill="auto"/>
            <w:vAlign w:val="center"/>
            <w:hideMark/>
          </w:tcPr>
          <w:p w14:paraId="15B76AD9" w14:textId="77777777" w:rsidR="00852C93" w:rsidRPr="00752A5B" w:rsidRDefault="00852C93" w:rsidP="008C6227">
            <w:pPr>
              <w:rPr>
                <w:rFonts w:ascii="Calibri" w:hAnsi="Calibri"/>
                <w:sz w:val="20"/>
                <w:szCs w:val="20"/>
                <w:lang w:val="es-PE" w:eastAsia="es-PE"/>
              </w:rPr>
            </w:pPr>
          </w:p>
        </w:tc>
        <w:tc>
          <w:tcPr>
            <w:tcW w:w="1391" w:type="dxa"/>
            <w:tcBorders>
              <w:top w:val="nil"/>
              <w:left w:val="nil"/>
              <w:bottom w:val="single" w:sz="4" w:space="0" w:color="auto"/>
              <w:right w:val="single" w:sz="4" w:space="0" w:color="auto"/>
            </w:tcBorders>
            <w:shd w:val="clear" w:color="auto" w:fill="auto"/>
            <w:noWrap/>
            <w:vAlign w:val="center"/>
            <w:hideMark/>
          </w:tcPr>
          <w:p w14:paraId="15B76ADA"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23</w:t>
            </w:r>
          </w:p>
        </w:tc>
        <w:tc>
          <w:tcPr>
            <w:tcW w:w="502" w:type="dxa"/>
            <w:tcBorders>
              <w:top w:val="nil"/>
              <w:left w:val="nil"/>
              <w:bottom w:val="single" w:sz="4" w:space="0" w:color="auto"/>
              <w:right w:val="single" w:sz="4" w:space="0" w:color="auto"/>
            </w:tcBorders>
            <w:shd w:val="clear" w:color="auto" w:fill="auto"/>
            <w:noWrap/>
            <w:vAlign w:val="bottom"/>
            <w:hideMark/>
          </w:tcPr>
          <w:p w14:paraId="15B76ADB"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15%</w:t>
            </w:r>
          </w:p>
        </w:tc>
        <w:tc>
          <w:tcPr>
            <w:tcW w:w="1612" w:type="dxa"/>
            <w:tcBorders>
              <w:top w:val="nil"/>
              <w:left w:val="nil"/>
              <w:bottom w:val="single" w:sz="4" w:space="0" w:color="auto"/>
              <w:right w:val="single" w:sz="4" w:space="0" w:color="auto"/>
            </w:tcBorders>
            <w:shd w:val="clear" w:color="auto" w:fill="auto"/>
            <w:noWrap/>
            <w:vAlign w:val="center"/>
            <w:hideMark/>
          </w:tcPr>
          <w:p w14:paraId="15B76ADC"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131</w:t>
            </w:r>
          </w:p>
        </w:tc>
        <w:tc>
          <w:tcPr>
            <w:tcW w:w="502" w:type="dxa"/>
            <w:tcBorders>
              <w:top w:val="nil"/>
              <w:left w:val="nil"/>
              <w:bottom w:val="single" w:sz="4" w:space="0" w:color="auto"/>
              <w:right w:val="single" w:sz="4" w:space="0" w:color="auto"/>
            </w:tcBorders>
            <w:shd w:val="clear" w:color="auto" w:fill="auto"/>
            <w:noWrap/>
            <w:vAlign w:val="bottom"/>
            <w:hideMark/>
          </w:tcPr>
          <w:p w14:paraId="15B76ADD"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85%</w:t>
            </w:r>
          </w:p>
        </w:tc>
      </w:tr>
      <w:tr w:rsidR="00852C93" w:rsidRPr="00752A5B" w14:paraId="15B76AE6" w14:textId="77777777" w:rsidTr="003172F3">
        <w:trPr>
          <w:trHeight w:val="300"/>
          <w:jc w:val="center"/>
        </w:trPr>
        <w:tc>
          <w:tcPr>
            <w:tcW w:w="26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ADF" w14:textId="77777777" w:rsidR="00852C93" w:rsidRPr="00752A5B" w:rsidRDefault="00852C93" w:rsidP="008C6227">
            <w:pPr>
              <w:rPr>
                <w:rFonts w:ascii="Calibri" w:hAnsi="Calibri"/>
                <w:bCs/>
                <w:sz w:val="20"/>
                <w:szCs w:val="20"/>
                <w:lang w:val="es-PE" w:eastAsia="es-PE"/>
              </w:rPr>
            </w:pPr>
            <w:r w:rsidRPr="00752A5B">
              <w:rPr>
                <w:rFonts w:ascii="Calibri" w:hAnsi="Calibri"/>
                <w:bCs/>
                <w:sz w:val="20"/>
                <w:szCs w:val="20"/>
                <w:lang w:val="es-PE" w:eastAsia="es-PE"/>
              </w:rPr>
              <w:t>A</w:t>
            </w:r>
            <w:r w:rsidR="00AE0567" w:rsidRPr="00752A5B">
              <w:rPr>
                <w:rFonts w:ascii="Calibri" w:hAnsi="Calibri"/>
                <w:bCs/>
                <w:sz w:val="20"/>
                <w:szCs w:val="20"/>
                <w:lang w:val="es-PE" w:eastAsia="es-PE"/>
              </w:rPr>
              <w:t>requipa</w:t>
            </w:r>
          </w:p>
        </w:tc>
        <w:tc>
          <w:tcPr>
            <w:tcW w:w="874" w:type="dxa"/>
            <w:tcBorders>
              <w:top w:val="nil"/>
              <w:left w:val="nil"/>
              <w:bottom w:val="single" w:sz="4" w:space="0" w:color="auto"/>
              <w:right w:val="single" w:sz="4" w:space="0" w:color="auto"/>
            </w:tcBorders>
            <w:shd w:val="clear" w:color="auto" w:fill="auto"/>
            <w:noWrap/>
            <w:vAlign w:val="bottom"/>
            <w:hideMark/>
          </w:tcPr>
          <w:p w14:paraId="15B76AE0"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5549</w:t>
            </w:r>
          </w:p>
        </w:tc>
        <w:tc>
          <w:tcPr>
            <w:tcW w:w="645" w:type="dxa"/>
            <w:vMerge/>
            <w:tcBorders>
              <w:top w:val="nil"/>
              <w:left w:val="single" w:sz="4" w:space="0" w:color="auto"/>
              <w:bottom w:val="single" w:sz="4" w:space="0" w:color="auto"/>
              <w:right w:val="single" w:sz="4" w:space="0" w:color="auto"/>
            </w:tcBorders>
            <w:shd w:val="clear" w:color="auto" w:fill="auto"/>
            <w:vAlign w:val="center"/>
            <w:hideMark/>
          </w:tcPr>
          <w:p w14:paraId="15B76AE1" w14:textId="77777777" w:rsidR="00852C93" w:rsidRPr="00752A5B" w:rsidRDefault="00852C93" w:rsidP="008C6227">
            <w:pPr>
              <w:rPr>
                <w:rFonts w:ascii="Calibri" w:hAnsi="Calibri"/>
                <w:sz w:val="20"/>
                <w:szCs w:val="20"/>
                <w:lang w:val="es-PE" w:eastAsia="es-PE"/>
              </w:rPr>
            </w:pPr>
          </w:p>
        </w:tc>
        <w:tc>
          <w:tcPr>
            <w:tcW w:w="1391" w:type="dxa"/>
            <w:tcBorders>
              <w:top w:val="nil"/>
              <w:left w:val="nil"/>
              <w:bottom w:val="single" w:sz="4" w:space="0" w:color="auto"/>
              <w:right w:val="single" w:sz="4" w:space="0" w:color="auto"/>
            </w:tcBorders>
            <w:shd w:val="clear" w:color="auto" w:fill="auto"/>
            <w:noWrap/>
            <w:vAlign w:val="center"/>
            <w:hideMark/>
          </w:tcPr>
          <w:p w14:paraId="15B76AE2"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1699</w:t>
            </w:r>
          </w:p>
        </w:tc>
        <w:tc>
          <w:tcPr>
            <w:tcW w:w="502" w:type="dxa"/>
            <w:tcBorders>
              <w:top w:val="nil"/>
              <w:left w:val="nil"/>
              <w:bottom w:val="single" w:sz="4" w:space="0" w:color="auto"/>
              <w:right w:val="single" w:sz="4" w:space="0" w:color="auto"/>
            </w:tcBorders>
            <w:shd w:val="clear" w:color="auto" w:fill="auto"/>
            <w:noWrap/>
            <w:vAlign w:val="bottom"/>
            <w:hideMark/>
          </w:tcPr>
          <w:p w14:paraId="15B76AE3"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31%</w:t>
            </w:r>
          </w:p>
        </w:tc>
        <w:tc>
          <w:tcPr>
            <w:tcW w:w="1612" w:type="dxa"/>
            <w:tcBorders>
              <w:top w:val="nil"/>
              <w:left w:val="nil"/>
              <w:bottom w:val="single" w:sz="4" w:space="0" w:color="auto"/>
              <w:right w:val="single" w:sz="4" w:space="0" w:color="auto"/>
            </w:tcBorders>
            <w:shd w:val="clear" w:color="auto" w:fill="auto"/>
            <w:noWrap/>
            <w:vAlign w:val="center"/>
            <w:hideMark/>
          </w:tcPr>
          <w:p w14:paraId="15B76AE4"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3850</w:t>
            </w:r>
          </w:p>
        </w:tc>
        <w:tc>
          <w:tcPr>
            <w:tcW w:w="502" w:type="dxa"/>
            <w:tcBorders>
              <w:top w:val="nil"/>
              <w:left w:val="nil"/>
              <w:bottom w:val="single" w:sz="4" w:space="0" w:color="auto"/>
              <w:right w:val="single" w:sz="4" w:space="0" w:color="auto"/>
            </w:tcBorders>
            <w:shd w:val="clear" w:color="auto" w:fill="auto"/>
            <w:noWrap/>
            <w:vAlign w:val="bottom"/>
            <w:hideMark/>
          </w:tcPr>
          <w:p w14:paraId="15B76AE5"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69%</w:t>
            </w:r>
          </w:p>
        </w:tc>
      </w:tr>
      <w:tr w:rsidR="00852C93" w:rsidRPr="00752A5B" w14:paraId="15B76AEE" w14:textId="77777777" w:rsidTr="003172F3">
        <w:trPr>
          <w:trHeight w:val="300"/>
          <w:jc w:val="center"/>
        </w:trPr>
        <w:tc>
          <w:tcPr>
            <w:tcW w:w="26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AE7" w14:textId="77777777" w:rsidR="00852C93"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Tacna</w:t>
            </w:r>
          </w:p>
        </w:tc>
        <w:tc>
          <w:tcPr>
            <w:tcW w:w="874" w:type="dxa"/>
            <w:tcBorders>
              <w:top w:val="nil"/>
              <w:left w:val="nil"/>
              <w:bottom w:val="single" w:sz="4" w:space="0" w:color="auto"/>
              <w:right w:val="single" w:sz="4" w:space="0" w:color="auto"/>
            </w:tcBorders>
            <w:shd w:val="clear" w:color="auto" w:fill="auto"/>
            <w:noWrap/>
            <w:vAlign w:val="bottom"/>
            <w:hideMark/>
          </w:tcPr>
          <w:p w14:paraId="15B76AE8"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843</w:t>
            </w:r>
          </w:p>
        </w:tc>
        <w:tc>
          <w:tcPr>
            <w:tcW w:w="645" w:type="dxa"/>
            <w:vMerge/>
            <w:tcBorders>
              <w:top w:val="nil"/>
              <w:left w:val="single" w:sz="4" w:space="0" w:color="auto"/>
              <w:bottom w:val="single" w:sz="4" w:space="0" w:color="auto"/>
              <w:right w:val="single" w:sz="4" w:space="0" w:color="auto"/>
            </w:tcBorders>
            <w:shd w:val="clear" w:color="auto" w:fill="auto"/>
            <w:vAlign w:val="center"/>
            <w:hideMark/>
          </w:tcPr>
          <w:p w14:paraId="15B76AE9" w14:textId="77777777" w:rsidR="00852C93" w:rsidRPr="00752A5B" w:rsidRDefault="00852C93" w:rsidP="008C6227">
            <w:pPr>
              <w:rPr>
                <w:rFonts w:ascii="Calibri" w:hAnsi="Calibri"/>
                <w:sz w:val="20"/>
                <w:szCs w:val="20"/>
                <w:lang w:val="es-PE" w:eastAsia="es-PE"/>
              </w:rPr>
            </w:pPr>
          </w:p>
        </w:tc>
        <w:tc>
          <w:tcPr>
            <w:tcW w:w="1391" w:type="dxa"/>
            <w:tcBorders>
              <w:top w:val="nil"/>
              <w:left w:val="nil"/>
              <w:bottom w:val="single" w:sz="4" w:space="0" w:color="auto"/>
              <w:right w:val="single" w:sz="4" w:space="0" w:color="auto"/>
            </w:tcBorders>
            <w:shd w:val="clear" w:color="auto" w:fill="auto"/>
            <w:noWrap/>
            <w:vAlign w:val="center"/>
            <w:hideMark/>
          </w:tcPr>
          <w:p w14:paraId="15B76AEA"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207</w:t>
            </w:r>
          </w:p>
        </w:tc>
        <w:tc>
          <w:tcPr>
            <w:tcW w:w="502" w:type="dxa"/>
            <w:tcBorders>
              <w:top w:val="nil"/>
              <w:left w:val="nil"/>
              <w:bottom w:val="single" w:sz="4" w:space="0" w:color="auto"/>
              <w:right w:val="single" w:sz="4" w:space="0" w:color="auto"/>
            </w:tcBorders>
            <w:shd w:val="clear" w:color="auto" w:fill="auto"/>
            <w:noWrap/>
            <w:vAlign w:val="bottom"/>
            <w:hideMark/>
          </w:tcPr>
          <w:p w14:paraId="15B76AEB"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25%</w:t>
            </w:r>
          </w:p>
        </w:tc>
        <w:tc>
          <w:tcPr>
            <w:tcW w:w="1612" w:type="dxa"/>
            <w:tcBorders>
              <w:top w:val="nil"/>
              <w:left w:val="nil"/>
              <w:bottom w:val="single" w:sz="4" w:space="0" w:color="auto"/>
              <w:right w:val="single" w:sz="4" w:space="0" w:color="auto"/>
            </w:tcBorders>
            <w:shd w:val="clear" w:color="auto" w:fill="auto"/>
            <w:noWrap/>
            <w:vAlign w:val="center"/>
            <w:hideMark/>
          </w:tcPr>
          <w:p w14:paraId="15B76AEC"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636</w:t>
            </w:r>
          </w:p>
        </w:tc>
        <w:tc>
          <w:tcPr>
            <w:tcW w:w="502" w:type="dxa"/>
            <w:tcBorders>
              <w:top w:val="nil"/>
              <w:left w:val="nil"/>
              <w:bottom w:val="single" w:sz="4" w:space="0" w:color="auto"/>
              <w:right w:val="single" w:sz="4" w:space="0" w:color="auto"/>
            </w:tcBorders>
            <w:shd w:val="clear" w:color="auto" w:fill="auto"/>
            <w:noWrap/>
            <w:vAlign w:val="bottom"/>
            <w:hideMark/>
          </w:tcPr>
          <w:p w14:paraId="15B76AED"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75%</w:t>
            </w:r>
          </w:p>
        </w:tc>
      </w:tr>
      <w:tr w:rsidR="00852C93" w:rsidRPr="00752A5B" w14:paraId="15B76AF6" w14:textId="77777777" w:rsidTr="003172F3">
        <w:trPr>
          <w:trHeight w:val="300"/>
          <w:jc w:val="center"/>
        </w:trPr>
        <w:tc>
          <w:tcPr>
            <w:tcW w:w="26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AEF" w14:textId="77777777" w:rsidR="00852C93" w:rsidRPr="00752A5B" w:rsidRDefault="00852C93" w:rsidP="008C6227">
            <w:pPr>
              <w:rPr>
                <w:rFonts w:ascii="Calibri" w:hAnsi="Calibri"/>
                <w:bCs/>
                <w:sz w:val="20"/>
                <w:szCs w:val="20"/>
                <w:lang w:val="es-PE" w:eastAsia="es-PE"/>
              </w:rPr>
            </w:pPr>
            <w:r w:rsidRPr="00752A5B">
              <w:rPr>
                <w:rFonts w:ascii="Calibri" w:hAnsi="Calibri"/>
                <w:bCs/>
                <w:sz w:val="20"/>
                <w:szCs w:val="20"/>
                <w:lang w:val="es-PE" w:eastAsia="es-PE"/>
              </w:rPr>
              <w:t>P</w:t>
            </w:r>
            <w:r w:rsidR="00AE0567" w:rsidRPr="00752A5B">
              <w:rPr>
                <w:rFonts w:ascii="Calibri" w:hAnsi="Calibri"/>
                <w:bCs/>
                <w:sz w:val="20"/>
                <w:szCs w:val="20"/>
                <w:lang w:val="es-PE" w:eastAsia="es-PE"/>
              </w:rPr>
              <w:t>uno</w:t>
            </w:r>
          </w:p>
        </w:tc>
        <w:tc>
          <w:tcPr>
            <w:tcW w:w="874" w:type="dxa"/>
            <w:tcBorders>
              <w:top w:val="nil"/>
              <w:left w:val="nil"/>
              <w:bottom w:val="single" w:sz="4" w:space="0" w:color="auto"/>
              <w:right w:val="single" w:sz="4" w:space="0" w:color="auto"/>
            </w:tcBorders>
            <w:shd w:val="clear" w:color="auto" w:fill="auto"/>
            <w:noWrap/>
            <w:vAlign w:val="bottom"/>
            <w:hideMark/>
          </w:tcPr>
          <w:p w14:paraId="15B76AF0"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271</w:t>
            </w:r>
          </w:p>
        </w:tc>
        <w:tc>
          <w:tcPr>
            <w:tcW w:w="645" w:type="dxa"/>
            <w:vMerge/>
            <w:tcBorders>
              <w:top w:val="nil"/>
              <w:left w:val="single" w:sz="4" w:space="0" w:color="auto"/>
              <w:bottom w:val="single" w:sz="4" w:space="0" w:color="auto"/>
              <w:right w:val="single" w:sz="4" w:space="0" w:color="auto"/>
            </w:tcBorders>
            <w:shd w:val="clear" w:color="auto" w:fill="auto"/>
            <w:vAlign w:val="center"/>
            <w:hideMark/>
          </w:tcPr>
          <w:p w14:paraId="15B76AF1" w14:textId="77777777" w:rsidR="00852C93" w:rsidRPr="00752A5B" w:rsidRDefault="00852C93" w:rsidP="008C6227">
            <w:pPr>
              <w:rPr>
                <w:rFonts w:ascii="Calibri" w:hAnsi="Calibri"/>
                <w:sz w:val="20"/>
                <w:szCs w:val="20"/>
                <w:lang w:val="es-PE" w:eastAsia="es-PE"/>
              </w:rPr>
            </w:pPr>
          </w:p>
        </w:tc>
        <w:tc>
          <w:tcPr>
            <w:tcW w:w="1391" w:type="dxa"/>
            <w:tcBorders>
              <w:top w:val="nil"/>
              <w:left w:val="nil"/>
              <w:bottom w:val="single" w:sz="4" w:space="0" w:color="auto"/>
              <w:right w:val="single" w:sz="4" w:space="0" w:color="auto"/>
            </w:tcBorders>
            <w:shd w:val="clear" w:color="auto" w:fill="auto"/>
            <w:noWrap/>
            <w:vAlign w:val="center"/>
            <w:hideMark/>
          </w:tcPr>
          <w:p w14:paraId="15B76AF2"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49</w:t>
            </w:r>
          </w:p>
        </w:tc>
        <w:tc>
          <w:tcPr>
            <w:tcW w:w="502" w:type="dxa"/>
            <w:tcBorders>
              <w:top w:val="nil"/>
              <w:left w:val="nil"/>
              <w:bottom w:val="single" w:sz="4" w:space="0" w:color="auto"/>
              <w:right w:val="single" w:sz="4" w:space="0" w:color="auto"/>
            </w:tcBorders>
            <w:shd w:val="clear" w:color="auto" w:fill="auto"/>
            <w:noWrap/>
            <w:vAlign w:val="bottom"/>
            <w:hideMark/>
          </w:tcPr>
          <w:p w14:paraId="15B76AF3"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18%</w:t>
            </w:r>
          </w:p>
        </w:tc>
        <w:tc>
          <w:tcPr>
            <w:tcW w:w="1612" w:type="dxa"/>
            <w:tcBorders>
              <w:top w:val="nil"/>
              <w:left w:val="nil"/>
              <w:bottom w:val="single" w:sz="4" w:space="0" w:color="auto"/>
              <w:right w:val="single" w:sz="4" w:space="0" w:color="auto"/>
            </w:tcBorders>
            <w:shd w:val="clear" w:color="auto" w:fill="auto"/>
            <w:noWrap/>
            <w:vAlign w:val="center"/>
            <w:hideMark/>
          </w:tcPr>
          <w:p w14:paraId="15B76AF4"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222</w:t>
            </w:r>
          </w:p>
        </w:tc>
        <w:tc>
          <w:tcPr>
            <w:tcW w:w="502" w:type="dxa"/>
            <w:tcBorders>
              <w:top w:val="nil"/>
              <w:left w:val="nil"/>
              <w:bottom w:val="single" w:sz="4" w:space="0" w:color="auto"/>
              <w:right w:val="single" w:sz="4" w:space="0" w:color="auto"/>
            </w:tcBorders>
            <w:shd w:val="clear" w:color="auto" w:fill="auto"/>
            <w:noWrap/>
            <w:vAlign w:val="bottom"/>
            <w:hideMark/>
          </w:tcPr>
          <w:p w14:paraId="15B76AF5"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82%</w:t>
            </w:r>
          </w:p>
        </w:tc>
      </w:tr>
      <w:tr w:rsidR="00852C93" w:rsidRPr="00752A5B" w14:paraId="15B76AFE" w14:textId="77777777" w:rsidTr="003172F3">
        <w:trPr>
          <w:trHeight w:val="300"/>
          <w:jc w:val="center"/>
        </w:trPr>
        <w:tc>
          <w:tcPr>
            <w:tcW w:w="26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AF7" w14:textId="77777777" w:rsidR="00852C93" w:rsidRPr="00752A5B" w:rsidRDefault="00852C93" w:rsidP="008C6227">
            <w:pPr>
              <w:rPr>
                <w:rFonts w:ascii="Calibri" w:hAnsi="Calibri"/>
                <w:bCs/>
                <w:sz w:val="20"/>
                <w:szCs w:val="20"/>
                <w:lang w:val="es-PE" w:eastAsia="es-PE"/>
              </w:rPr>
            </w:pPr>
            <w:r w:rsidRPr="00752A5B">
              <w:rPr>
                <w:rFonts w:ascii="Calibri" w:hAnsi="Calibri"/>
                <w:bCs/>
                <w:sz w:val="20"/>
                <w:szCs w:val="20"/>
                <w:lang w:val="es-PE" w:eastAsia="es-PE"/>
              </w:rPr>
              <w:t>C</w:t>
            </w:r>
            <w:r w:rsidR="00AE0567" w:rsidRPr="00752A5B">
              <w:rPr>
                <w:rFonts w:ascii="Calibri" w:hAnsi="Calibri"/>
                <w:bCs/>
                <w:sz w:val="20"/>
                <w:szCs w:val="20"/>
                <w:lang w:val="es-PE" w:eastAsia="es-PE"/>
              </w:rPr>
              <w:t>usco</w:t>
            </w:r>
          </w:p>
        </w:tc>
        <w:tc>
          <w:tcPr>
            <w:tcW w:w="874" w:type="dxa"/>
            <w:tcBorders>
              <w:top w:val="nil"/>
              <w:left w:val="nil"/>
              <w:bottom w:val="single" w:sz="4" w:space="0" w:color="auto"/>
              <w:right w:val="single" w:sz="4" w:space="0" w:color="auto"/>
            </w:tcBorders>
            <w:shd w:val="clear" w:color="auto" w:fill="auto"/>
            <w:noWrap/>
            <w:vAlign w:val="bottom"/>
            <w:hideMark/>
          </w:tcPr>
          <w:p w14:paraId="15B76AF8"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4112</w:t>
            </w:r>
          </w:p>
        </w:tc>
        <w:tc>
          <w:tcPr>
            <w:tcW w:w="645" w:type="dxa"/>
            <w:vMerge/>
            <w:tcBorders>
              <w:top w:val="nil"/>
              <w:left w:val="single" w:sz="4" w:space="0" w:color="auto"/>
              <w:bottom w:val="single" w:sz="4" w:space="0" w:color="auto"/>
              <w:right w:val="single" w:sz="4" w:space="0" w:color="auto"/>
            </w:tcBorders>
            <w:shd w:val="clear" w:color="auto" w:fill="auto"/>
            <w:vAlign w:val="center"/>
            <w:hideMark/>
          </w:tcPr>
          <w:p w14:paraId="15B76AF9" w14:textId="77777777" w:rsidR="00852C93" w:rsidRPr="00752A5B" w:rsidRDefault="00852C93" w:rsidP="008C6227">
            <w:pPr>
              <w:rPr>
                <w:rFonts w:ascii="Calibri" w:hAnsi="Calibri"/>
                <w:sz w:val="20"/>
                <w:szCs w:val="20"/>
                <w:lang w:val="es-PE" w:eastAsia="es-PE"/>
              </w:rPr>
            </w:pPr>
          </w:p>
        </w:tc>
        <w:tc>
          <w:tcPr>
            <w:tcW w:w="1391" w:type="dxa"/>
            <w:tcBorders>
              <w:top w:val="nil"/>
              <w:left w:val="nil"/>
              <w:bottom w:val="single" w:sz="4" w:space="0" w:color="auto"/>
              <w:right w:val="single" w:sz="4" w:space="0" w:color="auto"/>
            </w:tcBorders>
            <w:shd w:val="clear" w:color="auto" w:fill="auto"/>
            <w:noWrap/>
            <w:vAlign w:val="center"/>
            <w:hideMark/>
          </w:tcPr>
          <w:p w14:paraId="15B76AFA"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916</w:t>
            </w:r>
          </w:p>
        </w:tc>
        <w:tc>
          <w:tcPr>
            <w:tcW w:w="502" w:type="dxa"/>
            <w:tcBorders>
              <w:top w:val="nil"/>
              <w:left w:val="nil"/>
              <w:bottom w:val="single" w:sz="4" w:space="0" w:color="auto"/>
              <w:right w:val="single" w:sz="4" w:space="0" w:color="auto"/>
            </w:tcBorders>
            <w:shd w:val="clear" w:color="auto" w:fill="auto"/>
            <w:noWrap/>
            <w:vAlign w:val="bottom"/>
            <w:hideMark/>
          </w:tcPr>
          <w:p w14:paraId="15B76AFB"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22%</w:t>
            </w:r>
          </w:p>
        </w:tc>
        <w:tc>
          <w:tcPr>
            <w:tcW w:w="1612" w:type="dxa"/>
            <w:tcBorders>
              <w:top w:val="nil"/>
              <w:left w:val="nil"/>
              <w:bottom w:val="single" w:sz="4" w:space="0" w:color="auto"/>
              <w:right w:val="single" w:sz="4" w:space="0" w:color="auto"/>
            </w:tcBorders>
            <w:shd w:val="clear" w:color="auto" w:fill="auto"/>
            <w:noWrap/>
            <w:vAlign w:val="center"/>
            <w:hideMark/>
          </w:tcPr>
          <w:p w14:paraId="15B76AFC"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3196</w:t>
            </w:r>
          </w:p>
        </w:tc>
        <w:tc>
          <w:tcPr>
            <w:tcW w:w="502" w:type="dxa"/>
            <w:tcBorders>
              <w:top w:val="nil"/>
              <w:left w:val="nil"/>
              <w:bottom w:val="single" w:sz="4" w:space="0" w:color="auto"/>
              <w:right w:val="single" w:sz="4" w:space="0" w:color="auto"/>
            </w:tcBorders>
            <w:shd w:val="clear" w:color="auto" w:fill="auto"/>
            <w:noWrap/>
            <w:vAlign w:val="bottom"/>
            <w:hideMark/>
          </w:tcPr>
          <w:p w14:paraId="15B76AFD"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78%</w:t>
            </w:r>
          </w:p>
        </w:tc>
      </w:tr>
      <w:tr w:rsidR="00852C93" w:rsidRPr="00752A5B" w14:paraId="15B76B06" w14:textId="77777777" w:rsidTr="003172F3">
        <w:trPr>
          <w:trHeight w:val="300"/>
          <w:jc w:val="center"/>
        </w:trPr>
        <w:tc>
          <w:tcPr>
            <w:tcW w:w="26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AFF" w14:textId="77777777" w:rsidR="00852C93" w:rsidRPr="00752A5B" w:rsidRDefault="00852C93" w:rsidP="008C6227">
            <w:pPr>
              <w:rPr>
                <w:rFonts w:ascii="Calibri" w:hAnsi="Calibri"/>
                <w:bCs/>
                <w:sz w:val="20"/>
                <w:szCs w:val="20"/>
                <w:lang w:val="es-PE" w:eastAsia="es-PE"/>
              </w:rPr>
            </w:pPr>
            <w:r w:rsidRPr="00752A5B">
              <w:rPr>
                <w:rFonts w:ascii="Calibri" w:hAnsi="Calibri"/>
                <w:bCs/>
                <w:sz w:val="20"/>
                <w:szCs w:val="20"/>
                <w:lang w:val="es-PE" w:eastAsia="es-PE"/>
              </w:rPr>
              <w:t>P</w:t>
            </w:r>
            <w:r w:rsidR="00AE0567" w:rsidRPr="00752A5B">
              <w:rPr>
                <w:rFonts w:ascii="Calibri" w:hAnsi="Calibri"/>
                <w:bCs/>
                <w:sz w:val="20"/>
                <w:szCs w:val="20"/>
                <w:lang w:val="es-PE" w:eastAsia="es-PE"/>
              </w:rPr>
              <w:t>ucallpa</w:t>
            </w:r>
          </w:p>
        </w:tc>
        <w:tc>
          <w:tcPr>
            <w:tcW w:w="874" w:type="dxa"/>
            <w:tcBorders>
              <w:top w:val="nil"/>
              <w:left w:val="nil"/>
              <w:bottom w:val="single" w:sz="4" w:space="0" w:color="auto"/>
              <w:right w:val="single" w:sz="4" w:space="0" w:color="auto"/>
            </w:tcBorders>
            <w:shd w:val="clear" w:color="auto" w:fill="auto"/>
            <w:noWrap/>
            <w:vAlign w:val="bottom"/>
            <w:hideMark/>
          </w:tcPr>
          <w:p w14:paraId="15B76B00"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709</w:t>
            </w:r>
          </w:p>
        </w:tc>
        <w:tc>
          <w:tcPr>
            <w:tcW w:w="645" w:type="dxa"/>
            <w:vMerge/>
            <w:tcBorders>
              <w:top w:val="nil"/>
              <w:left w:val="single" w:sz="4" w:space="0" w:color="auto"/>
              <w:bottom w:val="single" w:sz="4" w:space="0" w:color="auto"/>
              <w:right w:val="single" w:sz="4" w:space="0" w:color="auto"/>
            </w:tcBorders>
            <w:shd w:val="clear" w:color="auto" w:fill="auto"/>
            <w:vAlign w:val="center"/>
            <w:hideMark/>
          </w:tcPr>
          <w:p w14:paraId="15B76B01" w14:textId="77777777" w:rsidR="00852C93" w:rsidRPr="00752A5B" w:rsidRDefault="00852C93" w:rsidP="008C6227">
            <w:pPr>
              <w:rPr>
                <w:rFonts w:ascii="Calibri" w:hAnsi="Calibri"/>
                <w:sz w:val="20"/>
                <w:szCs w:val="20"/>
                <w:lang w:val="es-PE" w:eastAsia="es-PE"/>
              </w:rPr>
            </w:pPr>
          </w:p>
        </w:tc>
        <w:tc>
          <w:tcPr>
            <w:tcW w:w="1391" w:type="dxa"/>
            <w:tcBorders>
              <w:top w:val="nil"/>
              <w:left w:val="nil"/>
              <w:bottom w:val="single" w:sz="4" w:space="0" w:color="auto"/>
              <w:right w:val="single" w:sz="4" w:space="0" w:color="auto"/>
            </w:tcBorders>
            <w:shd w:val="clear" w:color="auto" w:fill="auto"/>
            <w:noWrap/>
            <w:vAlign w:val="center"/>
            <w:hideMark/>
          </w:tcPr>
          <w:p w14:paraId="15B76B02"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102</w:t>
            </w:r>
          </w:p>
        </w:tc>
        <w:tc>
          <w:tcPr>
            <w:tcW w:w="502" w:type="dxa"/>
            <w:tcBorders>
              <w:top w:val="nil"/>
              <w:left w:val="nil"/>
              <w:bottom w:val="single" w:sz="4" w:space="0" w:color="auto"/>
              <w:right w:val="single" w:sz="4" w:space="0" w:color="auto"/>
            </w:tcBorders>
            <w:shd w:val="clear" w:color="auto" w:fill="auto"/>
            <w:noWrap/>
            <w:vAlign w:val="bottom"/>
            <w:hideMark/>
          </w:tcPr>
          <w:p w14:paraId="15B76B03"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14%</w:t>
            </w:r>
          </w:p>
        </w:tc>
        <w:tc>
          <w:tcPr>
            <w:tcW w:w="1612" w:type="dxa"/>
            <w:tcBorders>
              <w:top w:val="nil"/>
              <w:left w:val="nil"/>
              <w:bottom w:val="single" w:sz="4" w:space="0" w:color="auto"/>
              <w:right w:val="single" w:sz="4" w:space="0" w:color="auto"/>
            </w:tcBorders>
            <w:shd w:val="clear" w:color="auto" w:fill="auto"/>
            <w:noWrap/>
            <w:vAlign w:val="center"/>
            <w:hideMark/>
          </w:tcPr>
          <w:p w14:paraId="15B76B04"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607</w:t>
            </w:r>
          </w:p>
        </w:tc>
        <w:tc>
          <w:tcPr>
            <w:tcW w:w="502" w:type="dxa"/>
            <w:tcBorders>
              <w:top w:val="nil"/>
              <w:left w:val="nil"/>
              <w:bottom w:val="single" w:sz="4" w:space="0" w:color="auto"/>
              <w:right w:val="single" w:sz="4" w:space="0" w:color="auto"/>
            </w:tcBorders>
            <w:shd w:val="clear" w:color="auto" w:fill="auto"/>
            <w:noWrap/>
            <w:vAlign w:val="bottom"/>
            <w:hideMark/>
          </w:tcPr>
          <w:p w14:paraId="15B76B05"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86%</w:t>
            </w:r>
          </w:p>
        </w:tc>
      </w:tr>
      <w:tr w:rsidR="00852C93" w:rsidRPr="00752A5B" w14:paraId="15B76B0E" w14:textId="77777777" w:rsidTr="003172F3">
        <w:trPr>
          <w:trHeight w:val="300"/>
          <w:jc w:val="center"/>
        </w:trPr>
        <w:tc>
          <w:tcPr>
            <w:tcW w:w="26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07" w14:textId="77777777" w:rsidR="00852C93" w:rsidRPr="00752A5B" w:rsidRDefault="00852C93" w:rsidP="008C6227">
            <w:pPr>
              <w:rPr>
                <w:rFonts w:ascii="Calibri" w:hAnsi="Calibri"/>
                <w:bCs/>
                <w:sz w:val="20"/>
                <w:szCs w:val="20"/>
                <w:lang w:val="es-PE" w:eastAsia="es-PE"/>
              </w:rPr>
            </w:pPr>
            <w:r w:rsidRPr="00752A5B">
              <w:rPr>
                <w:rFonts w:ascii="Calibri" w:hAnsi="Calibri"/>
                <w:bCs/>
                <w:sz w:val="20"/>
                <w:szCs w:val="20"/>
                <w:lang w:val="es-PE" w:eastAsia="es-PE"/>
              </w:rPr>
              <w:t>I</w:t>
            </w:r>
            <w:r w:rsidR="00AE0567" w:rsidRPr="00752A5B">
              <w:rPr>
                <w:rFonts w:ascii="Calibri" w:hAnsi="Calibri"/>
                <w:bCs/>
                <w:sz w:val="20"/>
                <w:szCs w:val="20"/>
                <w:lang w:val="es-PE" w:eastAsia="es-PE"/>
              </w:rPr>
              <w:t>quitos</w:t>
            </w:r>
          </w:p>
        </w:tc>
        <w:tc>
          <w:tcPr>
            <w:tcW w:w="874" w:type="dxa"/>
            <w:tcBorders>
              <w:top w:val="nil"/>
              <w:left w:val="nil"/>
              <w:bottom w:val="single" w:sz="4" w:space="0" w:color="auto"/>
              <w:right w:val="single" w:sz="4" w:space="0" w:color="auto"/>
            </w:tcBorders>
            <w:shd w:val="clear" w:color="auto" w:fill="auto"/>
            <w:noWrap/>
            <w:vAlign w:val="bottom"/>
            <w:hideMark/>
          </w:tcPr>
          <w:p w14:paraId="15B76B08"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1311</w:t>
            </w:r>
          </w:p>
        </w:tc>
        <w:tc>
          <w:tcPr>
            <w:tcW w:w="645" w:type="dxa"/>
            <w:vMerge/>
            <w:tcBorders>
              <w:top w:val="nil"/>
              <w:left w:val="single" w:sz="4" w:space="0" w:color="auto"/>
              <w:bottom w:val="single" w:sz="4" w:space="0" w:color="auto"/>
              <w:right w:val="single" w:sz="4" w:space="0" w:color="auto"/>
            </w:tcBorders>
            <w:shd w:val="clear" w:color="auto" w:fill="auto"/>
            <w:vAlign w:val="center"/>
            <w:hideMark/>
          </w:tcPr>
          <w:p w14:paraId="15B76B09" w14:textId="77777777" w:rsidR="00852C93" w:rsidRPr="00752A5B" w:rsidRDefault="00852C93" w:rsidP="008C6227">
            <w:pPr>
              <w:rPr>
                <w:rFonts w:ascii="Calibri" w:hAnsi="Calibri"/>
                <w:sz w:val="20"/>
                <w:szCs w:val="20"/>
                <w:lang w:val="es-PE" w:eastAsia="es-PE"/>
              </w:rPr>
            </w:pPr>
          </w:p>
        </w:tc>
        <w:tc>
          <w:tcPr>
            <w:tcW w:w="1391" w:type="dxa"/>
            <w:tcBorders>
              <w:top w:val="nil"/>
              <w:left w:val="nil"/>
              <w:bottom w:val="single" w:sz="4" w:space="0" w:color="auto"/>
              <w:right w:val="single" w:sz="4" w:space="0" w:color="auto"/>
            </w:tcBorders>
            <w:shd w:val="clear" w:color="auto" w:fill="auto"/>
            <w:noWrap/>
            <w:vAlign w:val="center"/>
            <w:hideMark/>
          </w:tcPr>
          <w:p w14:paraId="15B76B0A"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178</w:t>
            </w:r>
          </w:p>
        </w:tc>
        <w:tc>
          <w:tcPr>
            <w:tcW w:w="502" w:type="dxa"/>
            <w:tcBorders>
              <w:top w:val="nil"/>
              <w:left w:val="nil"/>
              <w:bottom w:val="single" w:sz="4" w:space="0" w:color="auto"/>
              <w:right w:val="single" w:sz="4" w:space="0" w:color="auto"/>
            </w:tcBorders>
            <w:shd w:val="clear" w:color="auto" w:fill="auto"/>
            <w:noWrap/>
            <w:vAlign w:val="bottom"/>
            <w:hideMark/>
          </w:tcPr>
          <w:p w14:paraId="15B76B0B"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14%</w:t>
            </w:r>
          </w:p>
        </w:tc>
        <w:tc>
          <w:tcPr>
            <w:tcW w:w="1612" w:type="dxa"/>
            <w:tcBorders>
              <w:top w:val="nil"/>
              <w:left w:val="nil"/>
              <w:bottom w:val="single" w:sz="4" w:space="0" w:color="auto"/>
              <w:right w:val="single" w:sz="4" w:space="0" w:color="auto"/>
            </w:tcBorders>
            <w:shd w:val="clear" w:color="auto" w:fill="auto"/>
            <w:noWrap/>
            <w:vAlign w:val="center"/>
            <w:hideMark/>
          </w:tcPr>
          <w:p w14:paraId="15B76B0C"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1133</w:t>
            </w:r>
          </w:p>
        </w:tc>
        <w:tc>
          <w:tcPr>
            <w:tcW w:w="502" w:type="dxa"/>
            <w:tcBorders>
              <w:top w:val="nil"/>
              <w:left w:val="nil"/>
              <w:bottom w:val="single" w:sz="4" w:space="0" w:color="auto"/>
              <w:right w:val="single" w:sz="4" w:space="0" w:color="auto"/>
            </w:tcBorders>
            <w:shd w:val="clear" w:color="auto" w:fill="auto"/>
            <w:noWrap/>
            <w:vAlign w:val="bottom"/>
            <w:hideMark/>
          </w:tcPr>
          <w:p w14:paraId="15B76B0D"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86%</w:t>
            </w:r>
          </w:p>
        </w:tc>
      </w:tr>
      <w:tr w:rsidR="00852C93" w:rsidRPr="00752A5B" w14:paraId="15B76B16" w14:textId="77777777" w:rsidTr="003172F3">
        <w:trPr>
          <w:trHeight w:val="300"/>
          <w:jc w:val="center"/>
        </w:trPr>
        <w:tc>
          <w:tcPr>
            <w:tcW w:w="26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0F" w14:textId="77777777" w:rsidR="00852C93" w:rsidRPr="00752A5B" w:rsidRDefault="00852C93" w:rsidP="008C6227">
            <w:pPr>
              <w:rPr>
                <w:rFonts w:ascii="Calibri" w:hAnsi="Calibri"/>
                <w:bCs/>
                <w:sz w:val="20"/>
                <w:szCs w:val="20"/>
                <w:lang w:val="es-PE" w:eastAsia="es-PE"/>
              </w:rPr>
            </w:pPr>
            <w:r w:rsidRPr="00752A5B">
              <w:rPr>
                <w:rFonts w:ascii="Calibri" w:hAnsi="Calibri"/>
                <w:bCs/>
                <w:sz w:val="20"/>
                <w:szCs w:val="20"/>
                <w:lang w:val="es-PE" w:eastAsia="es-PE"/>
              </w:rPr>
              <w:t>T</w:t>
            </w:r>
            <w:r w:rsidR="00AE0567" w:rsidRPr="00752A5B">
              <w:rPr>
                <w:rFonts w:ascii="Calibri" w:hAnsi="Calibri"/>
                <w:bCs/>
                <w:sz w:val="20"/>
                <w:szCs w:val="20"/>
                <w:lang w:val="es-PE" w:eastAsia="es-PE"/>
              </w:rPr>
              <w:t>arapoto</w:t>
            </w:r>
          </w:p>
        </w:tc>
        <w:tc>
          <w:tcPr>
            <w:tcW w:w="874" w:type="dxa"/>
            <w:tcBorders>
              <w:top w:val="nil"/>
              <w:left w:val="nil"/>
              <w:bottom w:val="single" w:sz="4" w:space="0" w:color="auto"/>
              <w:right w:val="single" w:sz="4" w:space="0" w:color="auto"/>
            </w:tcBorders>
            <w:shd w:val="clear" w:color="auto" w:fill="auto"/>
            <w:noWrap/>
            <w:vAlign w:val="bottom"/>
            <w:hideMark/>
          </w:tcPr>
          <w:p w14:paraId="15B76B10"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480</w:t>
            </w:r>
          </w:p>
        </w:tc>
        <w:tc>
          <w:tcPr>
            <w:tcW w:w="645" w:type="dxa"/>
            <w:vMerge/>
            <w:tcBorders>
              <w:top w:val="nil"/>
              <w:left w:val="single" w:sz="4" w:space="0" w:color="auto"/>
              <w:bottom w:val="single" w:sz="4" w:space="0" w:color="auto"/>
              <w:right w:val="single" w:sz="4" w:space="0" w:color="auto"/>
            </w:tcBorders>
            <w:shd w:val="clear" w:color="auto" w:fill="auto"/>
            <w:vAlign w:val="center"/>
            <w:hideMark/>
          </w:tcPr>
          <w:p w14:paraId="15B76B11" w14:textId="77777777" w:rsidR="00852C93" w:rsidRPr="00752A5B" w:rsidRDefault="00852C93" w:rsidP="008C6227">
            <w:pPr>
              <w:rPr>
                <w:rFonts w:ascii="Calibri" w:hAnsi="Calibri"/>
                <w:sz w:val="20"/>
                <w:szCs w:val="20"/>
                <w:lang w:val="es-PE" w:eastAsia="es-PE"/>
              </w:rPr>
            </w:pPr>
          </w:p>
        </w:tc>
        <w:tc>
          <w:tcPr>
            <w:tcW w:w="1391" w:type="dxa"/>
            <w:tcBorders>
              <w:top w:val="nil"/>
              <w:left w:val="nil"/>
              <w:bottom w:val="single" w:sz="4" w:space="0" w:color="auto"/>
              <w:right w:val="single" w:sz="4" w:space="0" w:color="auto"/>
            </w:tcBorders>
            <w:shd w:val="clear" w:color="auto" w:fill="auto"/>
            <w:noWrap/>
            <w:vAlign w:val="center"/>
            <w:hideMark/>
          </w:tcPr>
          <w:p w14:paraId="15B76B12"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103</w:t>
            </w:r>
          </w:p>
        </w:tc>
        <w:tc>
          <w:tcPr>
            <w:tcW w:w="502" w:type="dxa"/>
            <w:tcBorders>
              <w:top w:val="nil"/>
              <w:left w:val="nil"/>
              <w:bottom w:val="single" w:sz="4" w:space="0" w:color="auto"/>
              <w:right w:val="single" w:sz="4" w:space="0" w:color="auto"/>
            </w:tcBorders>
            <w:shd w:val="clear" w:color="auto" w:fill="auto"/>
            <w:noWrap/>
            <w:vAlign w:val="bottom"/>
            <w:hideMark/>
          </w:tcPr>
          <w:p w14:paraId="15B76B13"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21%</w:t>
            </w:r>
          </w:p>
        </w:tc>
        <w:tc>
          <w:tcPr>
            <w:tcW w:w="1612" w:type="dxa"/>
            <w:tcBorders>
              <w:top w:val="nil"/>
              <w:left w:val="nil"/>
              <w:bottom w:val="single" w:sz="4" w:space="0" w:color="auto"/>
              <w:right w:val="single" w:sz="4" w:space="0" w:color="auto"/>
            </w:tcBorders>
            <w:shd w:val="clear" w:color="auto" w:fill="auto"/>
            <w:noWrap/>
            <w:vAlign w:val="center"/>
            <w:hideMark/>
          </w:tcPr>
          <w:p w14:paraId="15B76B14"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377</w:t>
            </w:r>
          </w:p>
        </w:tc>
        <w:tc>
          <w:tcPr>
            <w:tcW w:w="502" w:type="dxa"/>
            <w:tcBorders>
              <w:top w:val="nil"/>
              <w:left w:val="nil"/>
              <w:bottom w:val="single" w:sz="4" w:space="0" w:color="auto"/>
              <w:right w:val="single" w:sz="4" w:space="0" w:color="auto"/>
            </w:tcBorders>
            <w:shd w:val="clear" w:color="auto" w:fill="auto"/>
            <w:noWrap/>
            <w:vAlign w:val="bottom"/>
            <w:hideMark/>
          </w:tcPr>
          <w:p w14:paraId="15B76B15"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79%</w:t>
            </w:r>
          </w:p>
        </w:tc>
      </w:tr>
      <w:tr w:rsidR="00852C93" w:rsidRPr="00752A5B" w14:paraId="15B76B1E" w14:textId="77777777" w:rsidTr="003172F3">
        <w:trPr>
          <w:trHeight w:val="300"/>
          <w:jc w:val="center"/>
        </w:trPr>
        <w:tc>
          <w:tcPr>
            <w:tcW w:w="26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17" w14:textId="77777777" w:rsidR="00852C93"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Puerto Maldonado</w:t>
            </w:r>
          </w:p>
        </w:tc>
        <w:tc>
          <w:tcPr>
            <w:tcW w:w="874" w:type="dxa"/>
            <w:tcBorders>
              <w:top w:val="nil"/>
              <w:left w:val="nil"/>
              <w:bottom w:val="single" w:sz="4" w:space="0" w:color="auto"/>
              <w:right w:val="single" w:sz="4" w:space="0" w:color="auto"/>
            </w:tcBorders>
            <w:shd w:val="clear" w:color="auto" w:fill="auto"/>
            <w:noWrap/>
            <w:vAlign w:val="bottom"/>
            <w:hideMark/>
          </w:tcPr>
          <w:p w14:paraId="15B76B18"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262</w:t>
            </w:r>
          </w:p>
        </w:tc>
        <w:tc>
          <w:tcPr>
            <w:tcW w:w="645" w:type="dxa"/>
            <w:vMerge/>
            <w:tcBorders>
              <w:top w:val="nil"/>
              <w:left w:val="single" w:sz="4" w:space="0" w:color="auto"/>
              <w:bottom w:val="single" w:sz="4" w:space="0" w:color="auto"/>
              <w:right w:val="single" w:sz="4" w:space="0" w:color="auto"/>
            </w:tcBorders>
            <w:shd w:val="clear" w:color="auto" w:fill="auto"/>
            <w:vAlign w:val="center"/>
            <w:hideMark/>
          </w:tcPr>
          <w:p w14:paraId="15B76B19" w14:textId="77777777" w:rsidR="00852C93" w:rsidRPr="00752A5B" w:rsidRDefault="00852C93" w:rsidP="008C6227">
            <w:pPr>
              <w:rPr>
                <w:rFonts w:ascii="Calibri" w:hAnsi="Calibri"/>
                <w:sz w:val="20"/>
                <w:szCs w:val="20"/>
                <w:lang w:val="es-PE" w:eastAsia="es-PE"/>
              </w:rPr>
            </w:pPr>
          </w:p>
        </w:tc>
        <w:tc>
          <w:tcPr>
            <w:tcW w:w="1391" w:type="dxa"/>
            <w:tcBorders>
              <w:top w:val="nil"/>
              <w:left w:val="nil"/>
              <w:bottom w:val="single" w:sz="4" w:space="0" w:color="auto"/>
              <w:right w:val="single" w:sz="4" w:space="0" w:color="auto"/>
            </w:tcBorders>
            <w:shd w:val="clear" w:color="auto" w:fill="auto"/>
            <w:noWrap/>
            <w:vAlign w:val="center"/>
            <w:hideMark/>
          </w:tcPr>
          <w:p w14:paraId="15B76B1A"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12</w:t>
            </w:r>
          </w:p>
        </w:tc>
        <w:tc>
          <w:tcPr>
            <w:tcW w:w="502" w:type="dxa"/>
            <w:tcBorders>
              <w:top w:val="nil"/>
              <w:left w:val="nil"/>
              <w:bottom w:val="single" w:sz="4" w:space="0" w:color="auto"/>
              <w:right w:val="single" w:sz="4" w:space="0" w:color="auto"/>
            </w:tcBorders>
            <w:shd w:val="clear" w:color="auto" w:fill="auto"/>
            <w:noWrap/>
            <w:vAlign w:val="bottom"/>
            <w:hideMark/>
          </w:tcPr>
          <w:p w14:paraId="15B76B1B"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5%</w:t>
            </w:r>
          </w:p>
        </w:tc>
        <w:tc>
          <w:tcPr>
            <w:tcW w:w="1612" w:type="dxa"/>
            <w:tcBorders>
              <w:top w:val="nil"/>
              <w:left w:val="nil"/>
              <w:bottom w:val="single" w:sz="4" w:space="0" w:color="auto"/>
              <w:right w:val="single" w:sz="4" w:space="0" w:color="auto"/>
            </w:tcBorders>
            <w:shd w:val="clear" w:color="auto" w:fill="auto"/>
            <w:noWrap/>
            <w:vAlign w:val="center"/>
            <w:hideMark/>
          </w:tcPr>
          <w:p w14:paraId="15B76B1C"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250</w:t>
            </w:r>
          </w:p>
        </w:tc>
        <w:tc>
          <w:tcPr>
            <w:tcW w:w="502" w:type="dxa"/>
            <w:tcBorders>
              <w:top w:val="nil"/>
              <w:left w:val="nil"/>
              <w:bottom w:val="single" w:sz="4" w:space="0" w:color="auto"/>
              <w:right w:val="single" w:sz="4" w:space="0" w:color="auto"/>
            </w:tcBorders>
            <w:shd w:val="clear" w:color="auto" w:fill="auto"/>
            <w:noWrap/>
            <w:vAlign w:val="bottom"/>
            <w:hideMark/>
          </w:tcPr>
          <w:p w14:paraId="15B76B1D"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95%</w:t>
            </w:r>
          </w:p>
        </w:tc>
      </w:tr>
      <w:tr w:rsidR="00852C93" w:rsidRPr="00752A5B" w14:paraId="15B76B26" w14:textId="77777777" w:rsidTr="003172F3">
        <w:trPr>
          <w:trHeight w:val="300"/>
          <w:jc w:val="center"/>
        </w:trPr>
        <w:tc>
          <w:tcPr>
            <w:tcW w:w="26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1F" w14:textId="77777777" w:rsidR="00852C93"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Postal del Callao</w:t>
            </w:r>
          </w:p>
        </w:tc>
        <w:tc>
          <w:tcPr>
            <w:tcW w:w="874" w:type="dxa"/>
            <w:tcBorders>
              <w:top w:val="nil"/>
              <w:left w:val="nil"/>
              <w:bottom w:val="single" w:sz="4" w:space="0" w:color="auto"/>
              <w:right w:val="single" w:sz="4" w:space="0" w:color="auto"/>
            </w:tcBorders>
            <w:shd w:val="clear" w:color="auto" w:fill="auto"/>
            <w:noWrap/>
            <w:vAlign w:val="bottom"/>
            <w:hideMark/>
          </w:tcPr>
          <w:p w14:paraId="15B76B20"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82334</w:t>
            </w:r>
          </w:p>
        </w:tc>
        <w:tc>
          <w:tcPr>
            <w:tcW w:w="645" w:type="dxa"/>
            <w:tcBorders>
              <w:top w:val="nil"/>
              <w:left w:val="nil"/>
              <w:bottom w:val="single" w:sz="4" w:space="0" w:color="auto"/>
              <w:right w:val="single" w:sz="4" w:space="0" w:color="auto"/>
            </w:tcBorders>
            <w:shd w:val="clear" w:color="auto" w:fill="auto"/>
            <w:noWrap/>
            <w:vAlign w:val="bottom"/>
            <w:hideMark/>
          </w:tcPr>
          <w:p w14:paraId="15B76B21"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78%</w:t>
            </w:r>
          </w:p>
        </w:tc>
        <w:tc>
          <w:tcPr>
            <w:tcW w:w="1391" w:type="dxa"/>
            <w:tcBorders>
              <w:top w:val="nil"/>
              <w:left w:val="nil"/>
              <w:bottom w:val="single" w:sz="4" w:space="0" w:color="auto"/>
              <w:right w:val="single" w:sz="4" w:space="0" w:color="auto"/>
            </w:tcBorders>
            <w:shd w:val="clear" w:color="auto" w:fill="auto"/>
            <w:noWrap/>
            <w:vAlign w:val="bottom"/>
            <w:hideMark/>
          </w:tcPr>
          <w:p w14:paraId="15B76B22"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22143</w:t>
            </w:r>
          </w:p>
        </w:tc>
        <w:tc>
          <w:tcPr>
            <w:tcW w:w="502" w:type="dxa"/>
            <w:tcBorders>
              <w:top w:val="nil"/>
              <w:left w:val="nil"/>
              <w:bottom w:val="single" w:sz="4" w:space="0" w:color="auto"/>
              <w:right w:val="single" w:sz="4" w:space="0" w:color="auto"/>
            </w:tcBorders>
            <w:shd w:val="clear" w:color="auto" w:fill="auto"/>
            <w:noWrap/>
            <w:vAlign w:val="bottom"/>
            <w:hideMark/>
          </w:tcPr>
          <w:p w14:paraId="15B76B23"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27%</w:t>
            </w:r>
          </w:p>
        </w:tc>
        <w:tc>
          <w:tcPr>
            <w:tcW w:w="1612" w:type="dxa"/>
            <w:tcBorders>
              <w:top w:val="nil"/>
              <w:left w:val="nil"/>
              <w:bottom w:val="single" w:sz="4" w:space="0" w:color="auto"/>
              <w:right w:val="single" w:sz="4" w:space="0" w:color="auto"/>
            </w:tcBorders>
            <w:shd w:val="clear" w:color="auto" w:fill="auto"/>
            <w:noWrap/>
            <w:vAlign w:val="bottom"/>
            <w:hideMark/>
          </w:tcPr>
          <w:p w14:paraId="15B76B24"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60196</w:t>
            </w:r>
          </w:p>
        </w:tc>
        <w:tc>
          <w:tcPr>
            <w:tcW w:w="502" w:type="dxa"/>
            <w:tcBorders>
              <w:top w:val="nil"/>
              <w:left w:val="nil"/>
              <w:bottom w:val="single" w:sz="4" w:space="0" w:color="auto"/>
              <w:right w:val="single" w:sz="4" w:space="0" w:color="auto"/>
            </w:tcBorders>
            <w:shd w:val="clear" w:color="auto" w:fill="auto"/>
            <w:noWrap/>
            <w:vAlign w:val="bottom"/>
            <w:hideMark/>
          </w:tcPr>
          <w:p w14:paraId="15B76B25"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73%</w:t>
            </w:r>
          </w:p>
        </w:tc>
      </w:tr>
      <w:tr w:rsidR="00852C93" w:rsidRPr="00752A5B" w14:paraId="15B76B2E" w14:textId="77777777" w:rsidTr="003172F3">
        <w:trPr>
          <w:trHeight w:val="300"/>
          <w:jc w:val="center"/>
        </w:trPr>
        <w:tc>
          <w:tcPr>
            <w:tcW w:w="26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27" w14:textId="77777777" w:rsidR="00852C93" w:rsidRPr="00752A5B" w:rsidRDefault="00852C93" w:rsidP="008C6227">
            <w:pPr>
              <w:rPr>
                <w:rFonts w:ascii="Calibri" w:hAnsi="Calibri"/>
                <w:b/>
                <w:bCs/>
                <w:sz w:val="20"/>
                <w:szCs w:val="20"/>
                <w:lang w:val="es-PE" w:eastAsia="es-PE"/>
              </w:rPr>
            </w:pPr>
            <w:r w:rsidRPr="00752A5B">
              <w:rPr>
                <w:rFonts w:ascii="Calibri" w:hAnsi="Calibri"/>
                <w:b/>
                <w:bCs/>
                <w:sz w:val="20"/>
                <w:szCs w:val="20"/>
                <w:lang w:val="es-PE" w:eastAsia="es-PE"/>
              </w:rPr>
              <w:t>TOTAL</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14:paraId="15B76B28"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105557</w:t>
            </w:r>
          </w:p>
        </w:tc>
        <w:tc>
          <w:tcPr>
            <w:tcW w:w="645" w:type="dxa"/>
            <w:tcBorders>
              <w:top w:val="single" w:sz="4" w:space="0" w:color="auto"/>
              <w:left w:val="nil"/>
              <w:bottom w:val="single" w:sz="4" w:space="0" w:color="auto"/>
              <w:right w:val="single" w:sz="4" w:space="0" w:color="auto"/>
            </w:tcBorders>
            <w:shd w:val="clear" w:color="auto" w:fill="auto"/>
            <w:noWrap/>
            <w:vAlign w:val="bottom"/>
            <w:hideMark/>
          </w:tcPr>
          <w:p w14:paraId="15B76B29"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100%</w:t>
            </w:r>
          </w:p>
        </w:tc>
        <w:tc>
          <w:tcPr>
            <w:tcW w:w="1391" w:type="dxa"/>
            <w:tcBorders>
              <w:top w:val="single" w:sz="4" w:space="0" w:color="auto"/>
              <w:left w:val="nil"/>
              <w:bottom w:val="single" w:sz="4" w:space="0" w:color="auto"/>
              <w:right w:val="single" w:sz="4" w:space="0" w:color="auto"/>
            </w:tcBorders>
            <w:shd w:val="clear" w:color="auto" w:fill="auto"/>
            <w:noWrap/>
            <w:vAlign w:val="bottom"/>
            <w:hideMark/>
          </w:tcPr>
          <w:p w14:paraId="15B76B2A"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27498</w:t>
            </w:r>
          </w:p>
        </w:tc>
        <w:tc>
          <w:tcPr>
            <w:tcW w:w="502" w:type="dxa"/>
            <w:tcBorders>
              <w:top w:val="single" w:sz="4" w:space="0" w:color="auto"/>
              <w:left w:val="nil"/>
              <w:bottom w:val="single" w:sz="4" w:space="0" w:color="auto"/>
              <w:right w:val="single" w:sz="4" w:space="0" w:color="auto"/>
            </w:tcBorders>
            <w:shd w:val="clear" w:color="auto" w:fill="auto"/>
            <w:noWrap/>
            <w:vAlign w:val="bottom"/>
            <w:hideMark/>
          </w:tcPr>
          <w:p w14:paraId="15B76B2B"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26%</w:t>
            </w:r>
          </w:p>
        </w:tc>
        <w:tc>
          <w:tcPr>
            <w:tcW w:w="1612" w:type="dxa"/>
            <w:tcBorders>
              <w:top w:val="single" w:sz="4" w:space="0" w:color="auto"/>
              <w:left w:val="nil"/>
              <w:bottom w:val="single" w:sz="4" w:space="0" w:color="auto"/>
              <w:right w:val="single" w:sz="4" w:space="0" w:color="auto"/>
            </w:tcBorders>
            <w:shd w:val="clear" w:color="auto" w:fill="auto"/>
            <w:noWrap/>
            <w:vAlign w:val="bottom"/>
            <w:hideMark/>
          </w:tcPr>
          <w:p w14:paraId="15B76B2C"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78064</w:t>
            </w:r>
          </w:p>
        </w:tc>
        <w:tc>
          <w:tcPr>
            <w:tcW w:w="502" w:type="dxa"/>
            <w:tcBorders>
              <w:top w:val="single" w:sz="4" w:space="0" w:color="auto"/>
              <w:left w:val="nil"/>
              <w:bottom w:val="single" w:sz="4" w:space="0" w:color="auto"/>
              <w:right w:val="single" w:sz="4" w:space="0" w:color="auto"/>
            </w:tcBorders>
            <w:shd w:val="clear" w:color="auto" w:fill="auto"/>
            <w:noWrap/>
            <w:vAlign w:val="bottom"/>
            <w:hideMark/>
          </w:tcPr>
          <w:p w14:paraId="15B76B2D"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74%</w:t>
            </w:r>
          </w:p>
        </w:tc>
      </w:tr>
    </w:tbl>
    <w:p w14:paraId="15B76B2F" w14:textId="77777777" w:rsidR="00852C93" w:rsidRPr="00752A5B" w:rsidRDefault="00852C93" w:rsidP="008C6227">
      <w:pPr>
        <w:spacing w:after="120"/>
        <w:rPr>
          <w:rFonts w:cs="Arial"/>
          <w:b/>
          <w:sz w:val="20"/>
          <w:szCs w:val="20"/>
          <w:lang w:val="es-PE"/>
        </w:rPr>
      </w:pPr>
    </w:p>
    <w:p w14:paraId="15B76B30" w14:textId="77777777" w:rsidR="003A3A8F" w:rsidRPr="00752A5B" w:rsidRDefault="003A3A8F" w:rsidP="008C6227">
      <w:pPr>
        <w:spacing w:after="120"/>
        <w:rPr>
          <w:rFonts w:cs="Arial"/>
          <w:b/>
          <w:sz w:val="20"/>
          <w:szCs w:val="20"/>
          <w:lang w:val="es-PE"/>
        </w:rPr>
      </w:pPr>
    </w:p>
    <w:p w14:paraId="15B76B31" w14:textId="77777777" w:rsidR="003A3A8F" w:rsidRPr="00752A5B" w:rsidRDefault="003A3A8F" w:rsidP="008C6227">
      <w:pPr>
        <w:spacing w:after="120"/>
        <w:rPr>
          <w:rFonts w:cs="Arial"/>
          <w:b/>
          <w:sz w:val="20"/>
          <w:szCs w:val="20"/>
          <w:lang w:val="es-PE"/>
        </w:rPr>
      </w:pPr>
    </w:p>
    <w:tbl>
      <w:tblPr>
        <w:tblW w:w="8228" w:type="dxa"/>
        <w:jc w:val="center"/>
        <w:tblInd w:w="65" w:type="dxa"/>
        <w:tblCellMar>
          <w:left w:w="70" w:type="dxa"/>
          <w:right w:w="70" w:type="dxa"/>
        </w:tblCellMar>
        <w:tblLook w:val="04A0" w:firstRow="1" w:lastRow="0" w:firstColumn="1" w:lastColumn="0" w:noHBand="0" w:noVBand="1"/>
      </w:tblPr>
      <w:tblGrid>
        <w:gridCol w:w="2700"/>
        <w:gridCol w:w="809"/>
        <w:gridCol w:w="650"/>
        <w:gridCol w:w="1402"/>
        <w:gridCol w:w="521"/>
        <w:gridCol w:w="1625"/>
        <w:gridCol w:w="521"/>
      </w:tblGrid>
      <w:tr w:rsidR="00852C93" w:rsidRPr="00752A5B" w14:paraId="15B76B33" w14:textId="77777777" w:rsidTr="003172F3">
        <w:trPr>
          <w:trHeight w:val="300"/>
          <w:jc w:val="center"/>
        </w:trPr>
        <w:tc>
          <w:tcPr>
            <w:tcW w:w="8228"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32" w14:textId="77777777" w:rsidR="00852C93" w:rsidRPr="00752A5B" w:rsidRDefault="00852C93" w:rsidP="008C6227">
            <w:pPr>
              <w:jc w:val="center"/>
              <w:rPr>
                <w:rFonts w:ascii="Calibri" w:hAnsi="Calibri"/>
                <w:b/>
                <w:bCs/>
                <w:sz w:val="20"/>
                <w:szCs w:val="20"/>
                <w:lang w:val="es-PE" w:eastAsia="es-PE"/>
              </w:rPr>
            </w:pPr>
            <w:r w:rsidRPr="00752A5B">
              <w:rPr>
                <w:rFonts w:ascii="Calibri" w:hAnsi="Calibri"/>
                <w:b/>
                <w:bCs/>
                <w:sz w:val="20"/>
                <w:szCs w:val="20"/>
                <w:lang w:val="es-PE" w:eastAsia="es-PE"/>
              </w:rPr>
              <w:t xml:space="preserve">DS </w:t>
            </w:r>
            <w:r w:rsidR="00AE0567" w:rsidRPr="00752A5B">
              <w:rPr>
                <w:rFonts w:ascii="Calibri" w:hAnsi="Calibri"/>
                <w:b/>
                <w:bCs/>
                <w:sz w:val="20"/>
                <w:szCs w:val="20"/>
                <w:lang w:val="es-PE" w:eastAsia="es-PE"/>
              </w:rPr>
              <w:t>Numeradas</w:t>
            </w:r>
            <w:r w:rsidRPr="00752A5B">
              <w:rPr>
                <w:rFonts w:ascii="Calibri" w:hAnsi="Calibri"/>
                <w:b/>
                <w:bCs/>
                <w:sz w:val="20"/>
                <w:szCs w:val="20"/>
                <w:lang w:val="es-PE" w:eastAsia="es-PE"/>
              </w:rPr>
              <w:t xml:space="preserve"> </w:t>
            </w:r>
            <w:r w:rsidR="00AE0567" w:rsidRPr="00752A5B">
              <w:rPr>
                <w:rFonts w:ascii="Calibri" w:hAnsi="Calibri"/>
                <w:b/>
                <w:bCs/>
                <w:sz w:val="20"/>
                <w:szCs w:val="20"/>
                <w:lang w:val="es-PE" w:eastAsia="es-PE"/>
              </w:rPr>
              <w:t>de</w:t>
            </w:r>
            <w:r w:rsidRPr="00752A5B">
              <w:rPr>
                <w:rFonts w:ascii="Calibri" w:hAnsi="Calibri"/>
                <w:b/>
                <w:bCs/>
                <w:sz w:val="20"/>
                <w:szCs w:val="20"/>
                <w:lang w:val="es-PE" w:eastAsia="es-PE"/>
              </w:rPr>
              <w:t xml:space="preserve"> US $ 0-200</w:t>
            </w:r>
          </w:p>
        </w:tc>
      </w:tr>
      <w:tr w:rsidR="00852C93" w:rsidRPr="00752A5B" w14:paraId="15B76B3B" w14:textId="77777777" w:rsidTr="003172F3">
        <w:trPr>
          <w:trHeight w:val="300"/>
          <w:jc w:val="center"/>
        </w:trPr>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34" w14:textId="77777777" w:rsidR="00852C93" w:rsidRPr="00752A5B" w:rsidRDefault="00852C93" w:rsidP="008C6227">
            <w:pPr>
              <w:rPr>
                <w:rFonts w:ascii="Calibri" w:hAnsi="Calibri"/>
                <w:b/>
                <w:bCs/>
                <w:sz w:val="20"/>
                <w:szCs w:val="20"/>
                <w:lang w:val="es-PE" w:eastAsia="es-PE"/>
              </w:rPr>
            </w:pPr>
            <w:r w:rsidRPr="00752A5B">
              <w:rPr>
                <w:rFonts w:ascii="Calibri" w:hAnsi="Calibri"/>
                <w:b/>
                <w:bCs/>
                <w:sz w:val="20"/>
                <w:szCs w:val="20"/>
                <w:lang w:val="es-PE" w:eastAsia="es-PE"/>
              </w:rPr>
              <w:t>ADUANAS</w:t>
            </w:r>
          </w:p>
        </w:tc>
        <w:tc>
          <w:tcPr>
            <w:tcW w:w="809" w:type="dxa"/>
            <w:tcBorders>
              <w:top w:val="single" w:sz="4" w:space="0" w:color="auto"/>
              <w:left w:val="nil"/>
              <w:bottom w:val="single" w:sz="4" w:space="0" w:color="auto"/>
              <w:right w:val="single" w:sz="4" w:space="0" w:color="auto"/>
            </w:tcBorders>
            <w:shd w:val="clear" w:color="auto" w:fill="auto"/>
            <w:noWrap/>
            <w:vAlign w:val="bottom"/>
            <w:hideMark/>
          </w:tcPr>
          <w:p w14:paraId="15B76B35" w14:textId="77777777" w:rsidR="00852C93" w:rsidRPr="00752A5B" w:rsidRDefault="00852C93" w:rsidP="008C6227">
            <w:pPr>
              <w:jc w:val="center"/>
              <w:rPr>
                <w:rFonts w:ascii="Calibri" w:hAnsi="Calibri"/>
                <w:b/>
                <w:bCs/>
                <w:sz w:val="20"/>
                <w:szCs w:val="20"/>
                <w:lang w:val="es-PE" w:eastAsia="es-PE"/>
              </w:rPr>
            </w:pPr>
            <w:r w:rsidRPr="00752A5B">
              <w:rPr>
                <w:rFonts w:ascii="Calibri" w:hAnsi="Calibri"/>
                <w:b/>
                <w:bCs/>
                <w:sz w:val="20"/>
                <w:szCs w:val="20"/>
                <w:lang w:val="es-PE" w:eastAsia="es-PE"/>
              </w:rPr>
              <w:t>2011</w:t>
            </w:r>
          </w:p>
        </w:tc>
        <w:tc>
          <w:tcPr>
            <w:tcW w:w="650" w:type="dxa"/>
            <w:tcBorders>
              <w:top w:val="single" w:sz="4" w:space="0" w:color="auto"/>
              <w:left w:val="nil"/>
              <w:bottom w:val="single" w:sz="4" w:space="0" w:color="auto"/>
              <w:right w:val="single" w:sz="4" w:space="0" w:color="auto"/>
            </w:tcBorders>
            <w:shd w:val="clear" w:color="auto" w:fill="auto"/>
            <w:noWrap/>
            <w:vAlign w:val="bottom"/>
            <w:hideMark/>
          </w:tcPr>
          <w:p w14:paraId="15B76B36" w14:textId="77777777" w:rsidR="00852C93" w:rsidRPr="00752A5B" w:rsidRDefault="00852C93" w:rsidP="008C6227">
            <w:pPr>
              <w:jc w:val="center"/>
              <w:rPr>
                <w:rFonts w:ascii="Calibri" w:hAnsi="Calibri"/>
                <w:b/>
                <w:bCs/>
                <w:sz w:val="20"/>
                <w:szCs w:val="20"/>
                <w:lang w:val="es-PE" w:eastAsia="es-PE"/>
              </w:rPr>
            </w:pPr>
            <w:r w:rsidRPr="00752A5B">
              <w:rPr>
                <w:rFonts w:ascii="Calibri" w:hAnsi="Calibri"/>
                <w:b/>
                <w:bCs/>
                <w:sz w:val="20"/>
                <w:szCs w:val="20"/>
                <w:lang w:val="es-PE" w:eastAsia="es-PE"/>
              </w:rPr>
              <w:t>IAPC</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15B76B37" w14:textId="77777777" w:rsidR="00852C93" w:rsidRPr="00752A5B" w:rsidRDefault="00852C93" w:rsidP="008C6227">
            <w:pPr>
              <w:jc w:val="center"/>
              <w:rPr>
                <w:rFonts w:ascii="Calibri" w:hAnsi="Calibri"/>
                <w:b/>
                <w:bCs/>
                <w:sz w:val="20"/>
                <w:szCs w:val="20"/>
                <w:lang w:val="es-PE" w:eastAsia="es-PE"/>
              </w:rPr>
            </w:pPr>
            <w:r w:rsidRPr="00752A5B">
              <w:rPr>
                <w:rFonts w:ascii="Calibri" w:hAnsi="Calibri"/>
                <w:b/>
                <w:bCs/>
                <w:sz w:val="20"/>
                <w:szCs w:val="20"/>
                <w:lang w:val="es-PE" w:eastAsia="es-PE"/>
              </w:rPr>
              <w:t>afecto 2011</w:t>
            </w:r>
          </w:p>
        </w:tc>
        <w:tc>
          <w:tcPr>
            <w:tcW w:w="521" w:type="dxa"/>
            <w:tcBorders>
              <w:top w:val="single" w:sz="4" w:space="0" w:color="auto"/>
              <w:left w:val="nil"/>
              <w:bottom w:val="single" w:sz="4" w:space="0" w:color="auto"/>
              <w:right w:val="single" w:sz="4" w:space="0" w:color="auto"/>
            </w:tcBorders>
            <w:shd w:val="clear" w:color="auto" w:fill="auto"/>
            <w:noWrap/>
            <w:vAlign w:val="bottom"/>
            <w:hideMark/>
          </w:tcPr>
          <w:p w14:paraId="15B76B38" w14:textId="77777777" w:rsidR="00852C93" w:rsidRPr="00752A5B" w:rsidRDefault="00852C93" w:rsidP="008C6227">
            <w:pPr>
              <w:jc w:val="center"/>
              <w:rPr>
                <w:rFonts w:ascii="Calibri" w:hAnsi="Calibri"/>
                <w:b/>
                <w:bCs/>
                <w:sz w:val="20"/>
                <w:szCs w:val="20"/>
                <w:lang w:val="es-PE" w:eastAsia="es-PE"/>
              </w:rPr>
            </w:pPr>
            <w:r w:rsidRPr="00752A5B">
              <w:rPr>
                <w:rFonts w:ascii="Calibri" w:hAnsi="Calibri"/>
                <w:b/>
                <w:bCs/>
                <w:sz w:val="20"/>
                <w:szCs w:val="20"/>
                <w:lang w:val="es-PE" w:eastAsia="es-PE"/>
              </w:rPr>
              <w:t>%</w:t>
            </w:r>
          </w:p>
        </w:tc>
        <w:tc>
          <w:tcPr>
            <w:tcW w:w="1625" w:type="dxa"/>
            <w:tcBorders>
              <w:top w:val="single" w:sz="4" w:space="0" w:color="auto"/>
              <w:left w:val="nil"/>
              <w:bottom w:val="single" w:sz="4" w:space="0" w:color="auto"/>
              <w:right w:val="single" w:sz="4" w:space="0" w:color="auto"/>
            </w:tcBorders>
            <w:shd w:val="clear" w:color="auto" w:fill="auto"/>
            <w:noWrap/>
            <w:vAlign w:val="bottom"/>
            <w:hideMark/>
          </w:tcPr>
          <w:p w14:paraId="15B76B39" w14:textId="77777777" w:rsidR="00852C93" w:rsidRPr="00752A5B" w:rsidRDefault="00852C93" w:rsidP="008C6227">
            <w:pPr>
              <w:jc w:val="center"/>
              <w:rPr>
                <w:rFonts w:ascii="Calibri" w:hAnsi="Calibri"/>
                <w:b/>
                <w:bCs/>
                <w:sz w:val="20"/>
                <w:szCs w:val="20"/>
                <w:lang w:val="es-PE" w:eastAsia="es-PE"/>
              </w:rPr>
            </w:pPr>
            <w:r w:rsidRPr="00752A5B">
              <w:rPr>
                <w:rFonts w:ascii="Calibri" w:hAnsi="Calibri"/>
                <w:b/>
                <w:bCs/>
                <w:sz w:val="20"/>
                <w:szCs w:val="20"/>
                <w:lang w:val="es-PE" w:eastAsia="es-PE"/>
              </w:rPr>
              <w:t>inafecto 2011</w:t>
            </w:r>
          </w:p>
        </w:tc>
        <w:tc>
          <w:tcPr>
            <w:tcW w:w="521" w:type="dxa"/>
            <w:tcBorders>
              <w:top w:val="single" w:sz="4" w:space="0" w:color="auto"/>
              <w:left w:val="nil"/>
              <w:bottom w:val="single" w:sz="4" w:space="0" w:color="auto"/>
              <w:right w:val="single" w:sz="4" w:space="0" w:color="auto"/>
            </w:tcBorders>
            <w:shd w:val="clear" w:color="auto" w:fill="auto"/>
            <w:noWrap/>
            <w:vAlign w:val="bottom"/>
            <w:hideMark/>
          </w:tcPr>
          <w:p w14:paraId="15B76B3A" w14:textId="77777777" w:rsidR="00852C93" w:rsidRPr="00752A5B" w:rsidRDefault="00852C93" w:rsidP="008C6227">
            <w:pPr>
              <w:jc w:val="center"/>
              <w:rPr>
                <w:rFonts w:ascii="Calibri" w:hAnsi="Calibri"/>
                <w:b/>
                <w:bCs/>
                <w:sz w:val="20"/>
                <w:szCs w:val="20"/>
                <w:lang w:val="es-PE" w:eastAsia="es-PE"/>
              </w:rPr>
            </w:pPr>
            <w:r w:rsidRPr="00752A5B">
              <w:rPr>
                <w:rFonts w:ascii="Calibri" w:hAnsi="Calibri"/>
                <w:b/>
                <w:bCs/>
                <w:sz w:val="20"/>
                <w:szCs w:val="20"/>
                <w:lang w:val="es-PE" w:eastAsia="es-PE"/>
              </w:rPr>
              <w:t>%</w:t>
            </w:r>
          </w:p>
        </w:tc>
      </w:tr>
      <w:tr w:rsidR="00AE0567" w:rsidRPr="00752A5B" w14:paraId="15B76B43" w14:textId="77777777" w:rsidTr="003172F3">
        <w:trPr>
          <w:trHeight w:val="300"/>
          <w:jc w:val="center"/>
        </w:trPr>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3C"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Paita</w:t>
            </w:r>
          </w:p>
        </w:tc>
        <w:tc>
          <w:tcPr>
            <w:tcW w:w="809" w:type="dxa"/>
            <w:tcBorders>
              <w:top w:val="nil"/>
              <w:left w:val="nil"/>
              <w:bottom w:val="single" w:sz="4" w:space="0" w:color="auto"/>
              <w:right w:val="single" w:sz="4" w:space="0" w:color="auto"/>
            </w:tcBorders>
            <w:shd w:val="clear" w:color="auto" w:fill="auto"/>
            <w:noWrap/>
            <w:vAlign w:val="bottom"/>
            <w:hideMark/>
          </w:tcPr>
          <w:p w14:paraId="15B76B3D" w14:textId="77777777" w:rsidR="00AE0567" w:rsidRPr="00752A5B" w:rsidRDefault="00AE0567" w:rsidP="008C6227">
            <w:pPr>
              <w:jc w:val="right"/>
              <w:rPr>
                <w:rFonts w:ascii="Calibri" w:hAnsi="Calibri"/>
                <w:sz w:val="20"/>
                <w:szCs w:val="20"/>
                <w:lang w:val="es-PE" w:eastAsia="es-PE"/>
              </w:rPr>
            </w:pPr>
            <w:r w:rsidRPr="00752A5B">
              <w:rPr>
                <w:rFonts w:ascii="Calibri" w:hAnsi="Calibri"/>
                <w:sz w:val="20"/>
                <w:szCs w:val="20"/>
                <w:lang w:val="es-PE" w:eastAsia="es-PE"/>
              </w:rPr>
              <w:t>101</w:t>
            </w:r>
          </w:p>
        </w:tc>
        <w:tc>
          <w:tcPr>
            <w:tcW w:w="65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5B76B3E"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23%</w:t>
            </w:r>
          </w:p>
        </w:tc>
        <w:tc>
          <w:tcPr>
            <w:tcW w:w="1402" w:type="dxa"/>
            <w:tcBorders>
              <w:top w:val="nil"/>
              <w:left w:val="nil"/>
              <w:bottom w:val="single" w:sz="4" w:space="0" w:color="auto"/>
              <w:right w:val="single" w:sz="4" w:space="0" w:color="auto"/>
            </w:tcBorders>
            <w:shd w:val="clear" w:color="auto" w:fill="auto"/>
            <w:noWrap/>
            <w:vAlign w:val="center"/>
            <w:hideMark/>
          </w:tcPr>
          <w:p w14:paraId="15B76B3F"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29</w:t>
            </w:r>
          </w:p>
        </w:tc>
        <w:tc>
          <w:tcPr>
            <w:tcW w:w="521" w:type="dxa"/>
            <w:tcBorders>
              <w:top w:val="nil"/>
              <w:left w:val="nil"/>
              <w:bottom w:val="single" w:sz="4" w:space="0" w:color="auto"/>
              <w:right w:val="single" w:sz="4" w:space="0" w:color="auto"/>
            </w:tcBorders>
            <w:shd w:val="clear" w:color="auto" w:fill="auto"/>
            <w:noWrap/>
            <w:vAlign w:val="bottom"/>
            <w:hideMark/>
          </w:tcPr>
          <w:p w14:paraId="15B76B40"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29%</w:t>
            </w:r>
          </w:p>
        </w:tc>
        <w:tc>
          <w:tcPr>
            <w:tcW w:w="1625" w:type="dxa"/>
            <w:tcBorders>
              <w:top w:val="nil"/>
              <w:left w:val="nil"/>
              <w:bottom w:val="single" w:sz="4" w:space="0" w:color="auto"/>
              <w:right w:val="single" w:sz="4" w:space="0" w:color="auto"/>
            </w:tcBorders>
            <w:shd w:val="clear" w:color="auto" w:fill="auto"/>
            <w:noWrap/>
            <w:vAlign w:val="center"/>
            <w:hideMark/>
          </w:tcPr>
          <w:p w14:paraId="15B76B41"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72</w:t>
            </w:r>
          </w:p>
        </w:tc>
        <w:tc>
          <w:tcPr>
            <w:tcW w:w="521" w:type="dxa"/>
            <w:tcBorders>
              <w:top w:val="nil"/>
              <w:left w:val="nil"/>
              <w:bottom w:val="single" w:sz="4" w:space="0" w:color="auto"/>
              <w:right w:val="single" w:sz="4" w:space="0" w:color="auto"/>
            </w:tcBorders>
            <w:shd w:val="clear" w:color="auto" w:fill="auto"/>
            <w:noWrap/>
            <w:vAlign w:val="bottom"/>
            <w:hideMark/>
          </w:tcPr>
          <w:p w14:paraId="15B76B42"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71%</w:t>
            </w:r>
          </w:p>
        </w:tc>
      </w:tr>
      <w:tr w:rsidR="00AE0567" w:rsidRPr="00752A5B" w14:paraId="15B76B4B" w14:textId="77777777" w:rsidTr="003172F3">
        <w:trPr>
          <w:trHeight w:val="300"/>
          <w:jc w:val="center"/>
        </w:trPr>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44"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Chiclayo</w:t>
            </w:r>
          </w:p>
        </w:tc>
        <w:tc>
          <w:tcPr>
            <w:tcW w:w="809" w:type="dxa"/>
            <w:tcBorders>
              <w:top w:val="nil"/>
              <w:left w:val="nil"/>
              <w:bottom w:val="single" w:sz="4" w:space="0" w:color="auto"/>
              <w:right w:val="single" w:sz="4" w:space="0" w:color="auto"/>
            </w:tcBorders>
            <w:shd w:val="clear" w:color="auto" w:fill="auto"/>
            <w:noWrap/>
            <w:vAlign w:val="bottom"/>
            <w:hideMark/>
          </w:tcPr>
          <w:p w14:paraId="15B76B45" w14:textId="77777777" w:rsidR="00AE0567" w:rsidRPr="00752A5B" w:rsidRDefault="00AE0567" w:rsidP="008C6227">
            <w:pPr>
              <w:jc w:val="right"/>
              <w:rPr>
                <w:rFonts w:ascii="Calibri" w:hAnsi="Calibri"/>
                <w:sz w:val="20"/>
                <w:szCs w:val="20"/>
                <w:lang w:val="es-PE" w:eastAsia="es-PE"/>
              </w:rPr>
            </w:pPr>
            <w:r w:rsidRPr="00752A5B">
              <w:rPr>
                <w:rFonts w:ascii="Calibri" w:hAnsi="Calibri"/>
                <w:sz w:val="20"/>
                <w:szCs w:val="20"/>
                <w:lang w:val="es-PE" w:eastAsia="es-PE"/>
              </w:rPr>
              <w:t>2.018</w:t>
            </w:r>
          </w:p>
        </w:tc>
        <w:tc>
          <w:tcPr>
            <w:tcW w:w="650" w:type="dxa"/>
            <w:vMerge/>
            <w:tcBorders>
              <w:top w:val="nil"/>
              <w:left w:val="single" w:sz="4" w:space="0" w:color="auto"/>
              <w:bottom w:val="single" w:sz="4" w:space="0" w:color="auto"/>
              <w:right w:val="single" w:sz="4" w:space="0" w:color="auto"/>
            </w:tcBorders>
            <w:vAlign w:val="center"/>
            <w:hideMark/>
          </w:tcPr>
          <w:p w14:paraId="15B76B46" w14:textId="77777777" w:rsidR="00AE0567" w:rsidRPr="00752A5B" w:rsidRDefault="00AE0567" w:rsidP="008C6227">
            <w:pPr>
              <w:rPr>
                <w:rFonts w:ascii="Calibri" w:hAnsi="Calibri"/>
                <w:sz w:val="20"/>
                <w:szCs w:val="20"/>
                <w:lang w:val="es-PE" w:eastAsia="es-PE"/>
              </w:rPr>
            </w:pPr>
          </w:p>
        </w:tc>
        <w:tc>
          <w:tcPr>
            <w:tcW w:w="1402" w:type="dxa"/>
            <w:tcBorders>
              <w:top w:val="nil"/>
              <w:left w:val="nil"/>
              <w:bottom w:val="single" w:sz="4" w:space="0" w:color="auto"/>
              <w:right w:val="single" w:sz="4" w:space="0" w:color="auto"/>
            </w:tcBorders>
            <w:shd w:val="clear" w:color="auto" w:fill="auto"/>
            <w:noWrap/>
            <w:vAlign w:val="center"/>
            <w:hideMark/>
          </w:tcPr>
          <w:p w14:paraId="15B76B47"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366</w:t>
            </w:r>
          </w:p>
        </w:tc>
        <w:tc>
          <w:tcPr>
            <w:tcW w:w="521" w:type="dxa"/>
            <w:tcBorders>
              <w:top w:val="nil"/>
              <w:left w:val="nil"/>
              <w:bottom w:val="single" w:sz="4" w:space="0" w:color="auto"/>
              <w:right w:val="single" w:sz="4" w:space="0" w:color="auto"/>
            </w:tcBorders>
            <w:shd w:val="clear" w:color="auto" w:fill="auto"/>
            <w:noWrap/>
            <w:vAlign w:val="bottom"/>
            <w:hideMark/>
          </w:tcPr>
          <w:p w14:paraId="15B76B48"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18%</w:t>
            </w:r>
          </w:p>
        </w:tc>
        <w:tc>
          <w:tcPr>
            <w:tcW w:w="1625" w:type="dxa"/>
            <w:tcBorders>
              <w:top w:val="nil"/>
              <w:left w:val="nil"/>
              <w:bottom w:val="single" w:sz="4" w:space="0" w:color="auto"/>
              <w:right w:val="single" w:sz="4" w:space="0" w:color="auto"/>
            </w:tcBorders>
            <w:shd w:val="clear" w:color="auto" w:fill="auto"/>
            <w:noWrap/>
            <w:vAlign w:val="center"/>
            <w:hideMark/>
          </w:tcPr>
          <w:p w14:paraId="15B76B49"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1652</w:t>
            </w:r>
          </w:p>
        </w:tc>
        <w:tc>
          <w:tcPr>
            <w:tcW w:w="521" w:type="dxa"/>
            <w:tcBorders>
              <w:top w:val="nil"/>
              <w:left w:val="nil"/>
              <w:bottom w:val="single" w:sz="4" w:space="0" w:color="auto"/>
              <w:right w:val="single" w:sz="4" w:space="0" w:color="auto"/>
            </w:tcBorders>
            <w:shd w:val="clear" w:color="auto" w:fill="auto"/>
            <w:noWrap/>
            <w:vAlign w:val="bottom"/>
            <w:hideMark/>
          </w:tcPr>
          <w:p w14:paraId="15B76B4A"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82%</w:t>
            </w:r>
          </w:p>
        </w:tc>
      </w:tr>
      <w:tr w:rsidR="00AE0567" w:rsidRPr="00752A5B" w14:paraId="15B76B53" w14:textId="77777777" w:rsidTr="003172F3">
        <w:trPr>
          <w:trHeight w:val="300"/>
          <w:jc w:val="center"/>
        </w:trPr>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4C"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Salaverry</w:t>
            </w:r>
          </w:p>
        </w:tc>
        <w:tc>
          <w:tcPr>
            <w:tcW w:w="809" w:type="dxa"/>
            <w:tcBorders>
              <w:top w:val="nil"/>
              <w:left w:val="nil"/>
              <w:bottom w:val="single" w:sz="4" w:space="0" w:color="auto"/>
              <w:right w:val="single" w:sz="4" w:space="0" w:color="auto"/>
            </w:tcBorders>
            <w:shd w:val="clear" w:color="auto" w:fill="auto"/>
            <w:noWrap/>
            <w:vAlign w:val="bottom"/>
            <w:hideMark/>
          </w:tcPr>
          <w:p w14:paraId="15B76B4D" w14:textId="77777777" w:rsidR="00AE0567" w:rsidRPr="00752A5B" w:rsidRDefault="00AE0567" w:rsidP="008C6227">
            <w:pPr>
              <w:jc w:val="right"/>
              <w:rPr>
                <w:rFonts w:ascii="Calibri" w:hAnsi="Calibri"/>
                <w:sz w:val="20"/>
                <w:szCs w:val="20"/>
                <w:lang w:val="es-PE" w:eastAsia="es-PE"/>
              </w:rPr>
            </w:pPr>
            <w:r w:rsidRPr="00752A5B">
              <w:rPr>
                <w:rFonts w:ascii="Calibri" w:hAnsi="Calibri"/>
                <w:sz w:val="20"/>
                <w:szCs w:val="20"/>
                <w:lang w:val="es-PE" w:eastAsia="es-PE"/>
              </w:rPr>
              <w:t>5.183</w:t>
            </w:r>
          </w:p>
        </w:tc>
        <w:tc>
          <w:tcPr>
            <w:tcW w:w="650" w:type="dxa"/>
            <w:vMerge/>
            <w:tcBorders>
              <w:top w:val="nil"/>
              <w:left w:val="single" w:sz="4" w:space="0" w:color="auto"/>
              <w:bottom w:val="single" w:sz="4" w:space="0" w:color="auto"/>
              <w:right w:val="single" w:sz="4" w:space="0" w:color="auto"/>
            </w:tcBorders>
            <w:vAlign w:val="center"/>
            <w:hideMark/>
          </w:tcPr>
          <w:p w14:paraId="15B76B4E" w14:textId="77777777" w:rsidR="00AE0567" w:rsidRPr="00752A5B" w:rsidRDefault="00AE0567" w:rsidP="008C6227">
            <w:pPr>
              <w:rPr>
                <w:rFonts w:ascii="Calibri" w:hAnsi="Calibri"/>
                <w:sz w:val="20"/>
                <w:szCs w:val="20"/>
                <w:lang w:val="es-PE" w:eastAsia="es-PE"/>
              </w:rPr>
            </w:pPr>
          </w:p>
        </w:tc>
        <w:tc>
          <w:tcPr>
            <w:tcW w:w="1402" w:type="dxa"/>
            <w:tcBorders>
              <w:top w:val="nil"/>
              <w:left w:val="nil"/>
              <w:bottom w:val="single" w:sz="4" w:space="0" w:color="auto"/>
              <w:right w:val="single" w:sz="4" w:space="0" w:color="auto"/>
            </w:tcBorders>
            <w:shd w:val="clear" w:color="auto" w:fill="auto"/>
            <w:noWrap/>
            <w:vAlign w:val="center"/>
            <w:hideMark/>
          </w:tcPr>
          <w:p w14:paraId="15B76B4F"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631</w:t>
            </w:r>
          </w:p>
        </w:tc>
        <w:tc>
          <w:tcPr>
            <w:tcW w:w="521" w:type="dxa"/>
            <w:tcBorders>
              <w:top w:val="nil"/>
              <w:left w:val="nil"/>
              <w:bottom w:val="single" w:sz="4" w:space="0" w:color="auto"/>
              <w:right w:val="single" w:sz="4" w:space="0" w:color="auto"/>
            </w:tcBorders>
            <w:shd w:val="clear" w:color="auto" w:fill="auto"/>
            <w:noWrap/>
            <w:vAlign w:val="bottom"/>
            <w:hideMark/>
          </w:tcPr>
          <w:p w14:paraId="15B76B50"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12%</w:t>
            </w:r>
          </w:p>
        </w:tc>
        <w:tc>
          <w:tcPr>
            <w:tcW w:w="1625" w:type="dxa"/>
            <w:tcBorders>
              <w:top w:val="nil"/>
              <w:left w:val="nil"/>
              <w:bottom w:val="single" w:sz="4" w:space="0" w:color="auto"/>
              <w:right w:val="single" w:sz="4" w:space="0" w:color="auto"/>
            </w:tcBorders>
            <w:shd w:val="clear" w:color="auto" w:fill="auto"/>
            <w:noWrap/>
            <w:vAlign w:val="center"/>
            <w:hideMark/>
          </w:tcPr>
          <w:p w14:paraId="15B76B51"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4552</w:t>
            </w:r>
          </w:p>
        </w:tc>
        <w:tc>
          <w:tcPr>
            <w:tcW w:w="521" w:type="dxa"/>
            <w:tcBorders>
              <w:top w:val="nil"/>
              <w:left w:val="nil"/>
              <w:bottom w:val="single" w:sz="4" w:space="0" w:color="auto"/>
              <w:right w:val="single" w:sz="4" w:space="0" w:color="auto"/>
            </w:tcBorders>
            <w:shd w:val="clear" w:color="auto" w:fill="auto"/>
            <w:noWrap/>
            <w:vAlign w:val="bottom"/>
            <w:hideMark/>
          </w:tcPr>
          <w:p w14:paraId="15B76B52"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88%</w:t>
            </w:r>
          </w:p>
        </w:tc>
      </w:tr>
      <w:tr w:rsidR="00AE0567" w:rsidRPr="00752A5B" w14:paraId="15B76B5B" w14:textId="77777777" w:rsidTr="003172F3">
        <w:trPr>
          <w:trHeight w:val="300"/>
          <w:jc w:val="center"/>
        </w:trPr>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54"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Chimbote</w:t>
            </w:r>
          </w:p>
        </w:tc>
        <w:tc>
          <w:tcPr>
            <w:tcW w:w="809" w:type="dxa"/>
            <w:tcBorders>
              <w:top w:val="nil"/>
              <w:left w:val="nil"/>
              <w:bottom w:val="single" w:sz="4" w:space="0" w:color="auto"/>
              <w:right w:val="single" w:sz="4" w:space="0" w:color="auto"/>
            </w:tcBorders>
            <w:shd w:val="clear" w:color="auto" w:fill="auto"/>
            <w:noWrap/>
            <w:vAlign w:val="bottom"/>
            <w:hideMark/>
          </w:tcPr>
          <w:p w14:paraId="15B76B55" w14:textId="77777777" w:rsidR="00AE0567" w:rsidRPr="00752A5B" w:rsidRDefault="00AE0567" w:rsidP="008C6227">
            <w:pPr>
              <w:jc w:val="right"/>
              <w:rPr>
                <w:rFonts w:ascii="Calibri" w:hAnsi="Calibri"/>
                <w:sz w:val="20"/>
                <w:szCs w:val="20"/>
                <w:lang w:val="es-PE" w:eastAsia="es-PE"/>
              </w:rPr>
            </w:pPr>
            <w:r w:rsidRPr="00752A5B">
              <w:rPr>
                <w:rFonts w:ascii="Calibri" w:hAnsi="Calibri"/>
                <w:sz w:val="20"/>
                <w:szCs w:val="20"/>
                <w:lang w:val="es-PE" w:eastAsia="es-PE"/>
              </w:rPr>
              <w:t>1.430</w:t>
            </w:r>
          </w:p>
        </w:tc>
        <w:tc>
          <w:tcPr>
            <w:tcW w:w="650" w:type="dxa"/>
            <w:vMerge/>
            <w:tcBorders>
              <w:top w:val="nil"/>
              <w:left w:val="single" w:sz="4" w:space="0" w:color="auto"/>
              <w:bottom w:val="single" w:sz="4" w:space="0" w:color="auto"/>
              <w:right w:val="single" w:sz="4" w:space="0" w:color="auto"/>
            </w:tcBorders>
            <w:vAlign w:val="center"/>
            <w:hideMark/>
          </w:tcPr>
          <w:p w14:paraId="15B76B56" w14:textId="77777777" w:rsidR="00AE0567" w:rsidRPr="00752A5B" w:rsidRDefault="00AE0567" w:rsidP="008C6227">
            <w:pPr>
              <w:rPr>
                <w:rFonts w:ascii="Calibri" w:hAnsi="Calibri"/>
                <w:sz w:val="20"/>
                <w:szCs w:val="20"/>
                <w:lang w:val="es-PE" w:eastAsia="es-PE"/>
              </w:rPr>
            </w:pPr>
          </w:p>
        </w:tc>
        <w:tc>
          <w:tcPr>
            <w:tcW w:w="1402" w:type="dxa"/>
            <w:tcBorders>
              <w:top w:val="nil"/>
              <w:left w:val="nil"/>
              <w:bottom w:val="single" w:sz="4" w:space="0" w:color="auto"/>
              <w:right w:val="single" w:sz="4" w:space="0" w:color="auto"/>
            </w:tcBorders>
            <w:shd w:val="clear" w:color="auto" w:fill="auto"/>
            <w:noWrap/>
            <w:vAlign w:val="center"/>
            <w:hideMark/>
          </w:tcPr>
          <w:p w14:paraId="15B76B57"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293</w:t>
            </w:r>
          </w:p>
        </w:tc>
        <w:tc>
          <w:tcPr>
            <w:tcW w:w="521" w:type="dxa"/>
            <w:tcBorders>
              <w:top w:val="nil"/>
              <w:left w:val="nil"/>
              <w:bottom w:val="single" w:sz="4" w:space="0" w:color="auto"/>
              <w:right w:val="single" w:sz="4" w:space="0" w:color="auto"/>
            </w:tcBorders>
            <w:shd w:val="clear" w:color="auto" w:fill="auto"/>
            <w:noWrap/>
            <w:vAlign w:val="bottom"/>
            <w:hideMark/>
          </w:tcPr>
          <w:p w14:paraId="15B76B58"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20%</w:t>
            </w:r>
          </w:p>
        </w:tc>
        <w:tc>
          <w:tcPr>
            <w:tcW w:w="1625" w:type="dxa"/>
            <w:tcBorders>
              <w:top w:val="nil"/>
              <w:left w:val="nil"/>
              <w:bottom w:val="single" w:sz="4" w:space="0" w:color="auto"/>
              <w:right w:val="single" w:sz="4" w:space="0" w:color="auto"/>
            </w:tcBorders>
            <w:shd w:val="clear" w:color="auto" w:fill="auto"/>
            <w:noWrap/>
            <w:vAlign w:val="center"/>
            <w:hideMark/>
          </w:tcPr>
          <w:p w14:paraId="15B76B59"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1137</w:t>
            </w:r>
          </w:p>
        </w:tc>
        <w:tc>
          <w:tcPr>
            <w:tcW w:w="521" w:type="dxa"/>
            <w:tcBorders>
              <w:top w:val="nil"/>
              <w:left w:val="nil"/>
              <w:bottom w:val="single" w:sz="4" w:space="0" w:color="auto"/>
              <w:right w:val="single" w:sz="4" w:space="0" w:color="auto"/>
            </w:tcBorders>
            <w:shd w:val="clear" w:color="auto" w:fill="auto"/>
            <w:noWrap/>
            <w:vAlign w:val="bottom"/>
            <w:hideMark/>
          </w:tcPr>
          <w:p w14:paraId="15B76B5A"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80%</w:t>
            </w:r>
          </w:p>
        </w:tc>
      </w:tr>
      <w:tr w:rsidR="00AE0567" w:rsidRPr="00752A5B" w14:paraId="15B76B63" w14:textId="77777777" w:rsidTr="003172F3">
        <w:trPr>
          <w:trHeight w:val="300"/>
          <w:jc w:val="center"/>
        </w:trPr>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5C"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Mollendo</w:t>
            </w:r>
          </w:p>
        </w:tc>
        <w:tc>
          <w:tcPr>
            <w:tcW w:w="809" w:type="dxa"/>
            <w:tcBorders>
              <w:top w:val="nil"/>
              <w:left w:val="nil"/>
              <w:bottom w:val="single" w:sz="4" w:space="0" w:color="auto"/>
              <w:right w:val="single" w:sz="4" w:space="0" w:color="auto"/>
            </w:tcBorders>
            <w:shd w:val="clear" w:color="auto" w:fill="auto"/>
            <w:noWrap/>
            <w:vAlign w:val="bottom"/>
            <w:hideMark/>
          </w:tcPr>
          <w:p w14:paraId="15B76B5D" w14:textId="77777777" w:rsidR="00AE0567" w:rsidRPr="00752A5B" w:rsidRDefault="00AE0567" w:rsidP="008C6227">
            <w:pPr>
              <w:jc w:val="right"/>
              <w:rPr>
                <w:rFonts w:ascii="Calibri" w:hAnsi="Calibri"/>
                <w:sz w:val="20"/>
                <w:szCs w:val="20"/>
                <w:lang w:val="es-PE" w:eastAsia="es-PE"/>
              </w:rPr>
            </w:pPr>
            <w:r w:rsidRPr="00752A5B">
              <w:rPr>
                <w:rFonts w:ascii="Calibri" w:hAnsi="Calibri"/>
                <w:sz w:val="20"/>
                <w:szCs w:val="20"/>
                <w:lang w:val="es-PE" w:eastAsia="es-PE"/>
              </w:rPr>
              <w:t>146</w:t>
            </w:r>
          </w:p>
        </w:tc>
        <w:tc>
          <w:tcPr>
            <w:tcW w:w="650" w:type="dxa"/>
            <w:vMerge/>
            <w:tcBorders>
              <w:top w:val="nil"/>
              <w:left w:val="single" w:sz="4" w:space="0" w:color="auto"/>
              <w:bottom w:val="single" w:sz="4" w:space="0" w:color="auto"/>
              <w:right w:val="single" w:sz="4" w:space="0" w:color="auto"/>
            </w:tcBorders>
            <w:vAlign w:val="center"/>
            <w:hideMark/>
          </w:tcPr>
          <w:p w14:paraId="15B76B5E" w14:textId="77777777" w:rsidR="00AE0567" w:rsidRPr="00752A5B" w:rsidRDefault="00AE0567" w:rsidP="008C6227">
            <w:pPr>
              <w:rPr>
                <w:rFonts w:ascii="Calibri" w:hAnsi="Calibri"/>
                <w:sz w:val="20"/>
                <w:szCs w:val="20"/>
                <w:lang w:val="es-PE" w:eastAsia="es-PE"/>
              </w:rPr>
            </w:pPr>
          </w:p>
        </w:tc>
        <w:tc>
          <w:tcPr>
            <w:tcW w:w="1402" w:type="dxa"/>
            <w:tcBorders>
              <w:top w:val="nil"/>
              <w:left w:val="nil"/>
              <w:bottom w:val="single" w:sz="4" w:space="0" w:color="auto"/>
              <w:right w:val="single" w:sz="4" w:space="0" w:color="auto"/>
            </w:tcBorders>
            <w:shd w:val="clear" w:color="auto" w:fill="auto"/>
            <w:noWrap/>
            <w:vAlign w:val="center"/>
            <w:hideMark/>
          </w:tcPr>
          <w:p w14:paraId="15B76B5F"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15</w:t>
            </w:r>
          </w:p>
        </w:tc>
        <w:tc>
          <w:tcPr>
            <w:tcW w:w="521" w:type="dxa"/>
            <w:tcBorders>
              <w:top w:val="nil"/>
              <w:left w:val="nil"/>
              <w:bottom w:val="single" w:sz="4" w:space="0" w:color="auto"/>
              <w:right w:val="single" w:sz="4" w:space="0" w:color="auto"/>
            </w:tcBorders>
            <w:shd w:val="clear" w:color="auto" w:fill="auto"/>
            <w:noWrap/>
            <w:vAlign w:val="bottom"/>
            <w:hideMark/>
          </w:tcPr>
          <w:p w14:paraId="15B76B60"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10%</w:t>
            </w:r>
          </w:p>
        </w:tc>
        <w:tc>
          <w:tcPr>
            <w:tcW w:w="1625" w:type="dxa"/>
            <w:tcBorders>
              <w:top w:val="nil"/>
              <w:left w:val="nil"/>
              <w:bottom w:val="single" w:sz="4" w:space="0" w:color="auto"/>
              <w:right w:val="single" w:sz="4" w:space="0" w:color="auto"/>
            </w:tcBorders>
            <w:shd w:val="clear" w:color="auto" w:fill="auto"/>
            <w:noWrap/>
            <w:vAlign w:val="center"/>
            <w:hideMark/>
          </w:tcPr>
          <w:p w14:paraId="15B76B61"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131</w:t>
            </w:r>
          </w:p>
        </w:tc>
        <w:tc>
          <w:tcPr>
            <w:tcW w:w="521" w:type="dxa"/>
            <w:tcBorders>
              <w:top w:val="nil"/>
              <w:left w:val="nil"/>
              <w:bottom w:val="single" w:sz="4" w:space="0" w:color="auto"/>
              <w:right w:val="single" w:sz="4" w:space="0" w:color="auto"/>
            </w:tcBorders>
            <w:shd w:val="clear" w:color="auto" w:fill="auto"/>
            <w:noWrap/>
            <w:vAlign w:val="bottom"/>
            <w:hideMark/>
          </w:tcPr>
          <w:p w14:paraId="15B76B62"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90%</w:t>
            </w:r>
          </w:p>
        </w:tc>
      </w:tr>
      <w:tr w:rsidR="00AE0567" w:rsidRPr="00752A5B" w14:paraId="15B76B6B" w14:textId="77777777" w:rsidTr="003172F3">
        <w:trPr>
          <w:trHeight w:val="300"/>
          <w:jc w:val="center"/>
        </w:trPr>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64"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Arequipa</w:t>
            </w:r>
          </w:p>
        </w:tc>
        <w:tc>
          <w:tcPr>
            <w:tcW w:w="809" w:type="dxa"/>
            <w:tcBorders>
              <w:top w:val="nil"/>
              <w:left w:val="nil"/>
              <w:bottom w:val="single" w:sz="4" w:space="0" w:color="auto"/>
              <w:right w:val="single" w:sz="4" w:space="0" w:color="auto"/>
            </w:tcBorders>
            <w:shd w:val="clear" w:color="auto" w:fill="auto"/>
            <w:noWrap/>
            <w:vAlign w:val="bottom"/>
            <w:hideMark/>
          </w:tcPr>
          <w:p w14:paraId="15B76B65" w14:textId="77777777" w:rsidR="00AE0567" w:rsidRPr="00752A5B" w:rsidRDefault="00AE0567" w:rsidP="008C6227">
            <w:pPr>
              <w:jc w:val="right"/>
              <w:rPr>
                <w:rFonts w:ascii="Calibri" w:hAnsi="Calibri"/>
                <w:sz w:val="20"/>
                <w:szCs w:val="20"/>
                <w:lang w:val="es-PE" w:eastAsia="es-PE"/>
              </w:rPr>
            </w:pPr>
            <w:r w:rsidRPr="00752A5B">
              <w:rPr>
                <w:rFonts w:ascii="Calibri" w:hAnsi="Calibri"/>
                <w:sz w:val="20"/>
                <w:szCs w:val="20"/>
                <w:lang w:val="es-PE" w:eastAsia="es-PE"/>
              </w:rPr>
              <w:t>4.712</w:t>
            </w:r>
          </w:p>
        </w:tc>
        <w:tc>
          <w:tcPr>
            <w:tcW w:w="650" w:type="dxa"/>
            <w:vMerge/>
            <w:tcBorders>
              <w:top w:val="nil"/>
              <w:left w:val="single" w:sz="4" w:space="0" w:color="auto"/>
              <w:bottom w:val="single" w:sz="4" w:space="0" w:color="auto"/>
              <w:right w:val="single" w:sz="4" w:space="0" w:color="auto"/>
            </w:tcBorders>
            <w:vAlign w:val="center"/>
            <w:hideMark/>
          </w:tcPr>
          <w:p w14:paraId="15B76B66" w14:textId="77777777" w:rsidR="00AE0567" w:rsidRPr="00752A5B" w:rsidRDefault="00AE0567" w:rsidP="008C6227">
            <w:pPr>
              <w:rPr>
                <w:rFonts w:ascii="Calibri" w:hAnsi="Calibri"/>
                <w:sz w:val="20"/>
                <w:szCs w:val="20"/>
                <w:lang w:val="es-PE" w:eastAsia="es-PE"/>
              </w:rPr>
            </w:pPr>
          </w:p>
        </w:tc>
        <w:tc>
          <w:tcPr>
            <w:tcW w:w="1402" w:type="dxa"/>
            <w:tcBorders>
              <w:top w:val="nil"/>
              <w:left w:val="nil"/>
              <w:bottom w:val="single" w:sz="4" w:space="0" w:color="auto"/>
              <w:right w:val="single" w:sz="4" w:space="0" w:color="auto"/>
            </w:tcBorders>
            <w:shd w:val="clear" w:color="auto" w:fill="auto"/>
            <w:noWrap/>
            <w:vAlign w:val="center"/>
            <w:hideMark/>
          </w:tcPr>
          <w:p w14:paraId="15B76B67"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900</w:t>
            </w:r>
          </w:p>
        </w:tc>
        <w:tc>
          <w:tcPr>
            <w:tcW w:w="521" w:type="dxa"/>
            <w:tcBorders>
              <w:top w:val="nil"/>
              <w:left w:val="nil"/>
              <w:bottom w:val="single" w:sz="4" w:space="0" w:color="auto"/>
              <w:right w:val="single" w:sz="4" w:space="0" w:color="auto"/>
            </w:tcBorders>
            <w:shd w:val="clear" w:color="auto" w:fill="auto"/>
            <w:noWrap/>
            <w:vAlign w:val="bottom"/>
            <w:hideMark/>
          </w:tcPr>
          <w:p w14:paraId="15B76B68"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19%</w:t>
            </w:r>
          </w:p>
        </w:tc>
        <w:tc>
          <w:tcPr>
            <w:tcW w:w="1625" w:type="dxa"/>
            <w:tcBorders>
              <w:top w:val="nil"/>
              <w:left w:val="nil"/>
              <w:bottom w:val="single" w:sz="4" w:space="0" w:color="auto"/>
              <w:right w:val="single" w:sz="4" w:space="0" w:color="auto"/>
            </w:tcBorders>
            <w:shd w:val="clear" w:color="auto" w:fill="auto"/>
            <w:noWrap/>
            <w:vAlign w:val="center"/>
            <w:hideMark/>
          </w:tcPr>
          <w:p w14:paraId="15B76B69"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3812</w:t>
            </w:r>
          </w:p>
        </w:tc>
        <w:tc>
          <w:tcPr>
            <w:tcW w:w="521" w:type="dxa"/>
            <w:tcBorders>
              <w:top w:val="nil"/>
              <w:left w:val="nil"/>
              <w:bottom w:val="single" w:sz="4" w:space="0" w:color="auto"/>
              <w:right w:val="single" w:sz="4" w:space="0" w:color="auto"/>
            </w:tcBorders>
            <w:shd w:val="clear" w:color="auto" w:fill="auto"/>
            <w:noWrap/>
            <w:vAlign w:val="bottom"/>
            <w:hideMark/>
          </w:tcPr>
          <w:p w14:paraId="15B76B6A"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81%</w:t>
            </w:r>
          </w:p>
        </w:tc>
      </w:tr>
      <w:tr w:rsidR="00AE0567" w:rsidRPr="00752A5B" w14:paraId="15B76B73" w14:textId="77777777" w:rsidTr="003172F3">
        <w:trPr>
          <w:trHeight w:val="300"/>
          <w:jc w:val="center"/>
        </w:trPr>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6C"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Tacna</w:t>
            </w:r>
          </w:p>
        </w:tc>
        <w:tc>
          <w:tcPr>
            <w:tcW w:w="809" w:type="dxa"/>
            <w:tcBorders>
              <w:top w:val="nil"/>
              <w:left w:val="nil"/>
              <w:bottom w:val="single" w:sz="4" w:space="0" w:color="auto"/>
              <w:right w:val="single" w:sz="4" w:space="0" w:color="auto"/>
            </w:tcBorders>
            <w:shd w:val="clear" w:color="auto" w:fill="auto"/>
            <w:noWrap/>
            <w:vAlign w:val="bottom"/>
            <w:hideMark/>
          </w:tcPr>
          <w:p w14:paraId="15B76B6D" w14:textId="77777777" w:rsidR="00AE0567" w:rsidRPr="00752A5B" w:rsidRDefault="00AE0567" w:rsidP="008C6227">
            <w:pPr>
              <w:jc w:val="right"/>
              <w:rPr>
                <w:rFonts w:ascii="Calibri" w:hAnsi="Calibri"/>
                <w:sz w:val="20"/>
                <w:szCs w:val="20"/>
                <w:lang w:val="es-PE" w:eastAsia="es-PE"/>
              </w:rPr>
            </w:pPr>
            <w:r w:rsidRPr="00752A5B">
              <w:rPr>
                <w:rFonts w:ascii="Calibri" w:hAnsi="Calibri"/>
                <w:sz w:val="20"/>
                <w:szCs w:val="20"/>
                <w:lang w:val="es-PE" w:eastAsia="es-PE"/>
              </w:rPr>
              <w:t>755</w:t>
            </w:r>
          </w:p>
        </w:tc>
        <w:tc>
          <w:tcPr>
            <w:tcW w:w="650" w:type="dxa"/>
            <w:vMerge/>
            <w:tcBorders>
              <w:top w:val="nil"/>
              <w:left w:val="single" w:sz="4" w:space="0" w:color="auto"/>
              <w:bottom w:val="single" w:sz="4" w:space="0" w:color="auto"/>
              <w:right w:val="single" w:sz="4" w:space="0" w:color="auto"/>
            </w:tcBorders>
            <w:vAlign w:val="center"/>
            <w:hideMark/>
          </w:tcPr>
          <w:p w14:paraId="15B76B6E" w14:textId="77777777" w:rsidR="00AE0567" w:rsidRPr="00752A5B" w:rsidRDefault="00AE0567" w:rsidP="008C6227">
            <w:pPr>
              <w:rPr>
                <w:rFonts w:ascii="Calibri" w:hAnsi="Calibri"/>
                <w:sz w:val="20"/>
                <w:szCs w:val="20"/>
                <w:lang w:val="es-PE" w:eastAsia="es-PE"/>
              </w:rPr>
            </w:pPr>
          </w:p>
        </w:tc>
        <w:tc>
          <w:tcPr>
            <w:tcW w:w="1402" w:type="dxa"/>
            <w:tcBorders>
              <w:top w:val="nil"/>
              <w:left w:val="nil"/>
              <w:bottom w:val="single" w:sz="4" w:space="0" w:color="auto"/>
              <w:right w:val="single" w:sz="4" w:space="0" w:color="auto"/>
            </w:tcBorders>
            <w:shd w:val="clear" w:color="auto" w:fill="auto"/>
            <w:noWrap/>
            <w:vAlign w:val="center"/>
            <w:hideMark/>
          </w:tcPr>
          <w:p w14:paraId="15B76B6F"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126</w:t>
            </w:r>
          </w:p>
        </w:tc>
        <w:tc>
          <w:tcPr>
            <w:tcW w:w="521" w:type="dxa"/>
            <w:tcBorders>
              <w:top w:val="nil"/>
              <w:left w:val="nil"/>
              <w:bottom w:val="single" w:sz="4" w:space="0" w:color="auto"/>
              <w:right w:val="single" w:sz="4" w:space="0" w:color="auto"/>
            </w:tcBorders>
            <w:shd w:val="clear" w:color="auto" w:fill="auto"/>
            <w:noWrap/>
            <w:vAlign w:val="bottom"/>
            <w:hideMark/>
          </w:tcPr>
          <w:p w14:paraId="15B76B70"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17%</w:t>
            </w:r>
          </w:p>
        </w:tc>
        <w:tc>
          <w:tcPr>
            <w:tcW w:w="1625" w:type="dxa"/>
            <w:tcBorders>
              <w:top w:val="nil"/>
              <w:left w:val="nil"/>
              <w:bottom w:val="single" w:sz="4" w:space="0" w:color="auto"/>
              <w:right w:val="single" w:sz="4" w:space="0" w:color="auto"/>
            </w:tcBorders>
            <w:shd w:val="clear" w:color="auto" w:fill="auto"/>
            <w:noWrap/>
            <w:vAlign w:val="center"/>
            <w:hideMark/>
          </w:tcPr>
          <w:p w14:paraId="15B76B71"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629</w:t>
            </w:r>
          </w:p>
        </w:tc>
        <w:tc>
          <w:tcPr>
            <w:tcW w:w="521" w:type="dxa"/>
            <w:tcBorders>
              <w:top w:val="nil"/>
              <w:left w:val="nil"/>
              <w:bottom w:val="single" w:sz="4" w:space="0" w:color="auto"/>
              <w:right w:val="single" w:sz="4" w:space="0" w:color="auto"/>
            </w:tcBorders>
            <w:shd w:val="clear" w:color="auto" w:fill="auto"/>
            <w:noWrap/>
            <w:vAlign w:val="bottom"/>
            <w:hideMark/>
          </w:tcPr>
          <w:p w14:paraId="15B76B72"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83%</w:t>
            </w:r>
          </w:p>
        </w:tc>
      </w:tr>
      <w:tr w:rsidR="00AE0567" w:rsidRPr="00752A5B" w14:paraId="15B76B7B" w14:textId="77777777" w:rsidTr="003172F3">
        <w:trPr>
          <w:trHeight w:val="300"/>
          <w:jc w:val="center"/>
        </w:trPr>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74"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Puno</w:t>
            </w:r>
          </w:p>
        </w:tc>
        <w:tc>
          <w:tcPr>
            <w:tcW w:w="809" w:type="dxa"/>
            <w:tcBorders>
              <w:top w:val="nil"/>
              <w:left w:val="nil"/>
              <w:bottom w:val="single" w:sz="4" w:space="0" w:color="auto"/>
              <w:right w:val="single" w:sz="4" w:space="0" w:color="auto"/>
            </w:tcBorders>
            <w:shd w:val="clear" w:color="auto" w:fill="auto"/>
            <w:noWrap/>
            <w:vAlign w:val="bottom"/>
            <w:hideMark/>
          </w:tcPr>
          <w:p w14:paraId="15B76B75" w14:textId="77777777" w:rsidR="00AE0567" w:rsidRPr="00752A5B" w:rsidRDefault="00AE0567" w:rsidP="008C6227">
            <w:pPr>
              <w:jc w:val="right"/>
              <w:rPr>
                <w:rFonts w:ascii="Calibri" w:hAnsi="Calibri"/>
                <w:sz w:val="20"/>
                <w:szCs w:val="20"/>
                <w:lang w:val="es-PE" w:eastAsia="es-PE"/>
              </w:rPr>
            </w:pPr>
            <w:r w:rsidRPr="00752A5B">
              <w:rPr>
                <w:rFonts w:ascii="Calibri" w:hAnsi="Calibri"/>
                <w:sz w:val="20"/>
                <w:szCs w:val="20"/>
                <w:lang w:val="es-PE" w:eastAsia="es-PE"/>
              </w:rPr>
              <w:t>237</w:t>
            </w:r>
          </w:p>
        </w:tc>
        <w:tc>
          <w:tcPr>
            <w:tcW w:w="650" w:type="dxa"/>
            <w:vMerge/>
            <w:tcBorders>
              <w:top w:val="nil"/>
              <w:left w:val="single" w:sz="4" w:space="0" w:color="auto"/>
              <w:bottom w:val="single" w:sz="4" w:space="0" w:color="auto"/>
              <w:right w:val="single" w:sz="4" w:space="0" w:color="auto"/>
            </w:tcBorders>
            <w:vAlign w:val="center"/>
            <w:hideMark/>
          </w:tcPr>
          <w:p w14:paraId="15B76B76" w14:textId="77777777" w:rsidR="00AE0567" w:rsidRPr="00752A5B" w:rsidRDefault="00AE0567" w:rsidP="008C6227">
            <w:pPr>
              <w:rPr>
                <w:rFonts w:ascii="Calibri" w:hAnsi="Calibri"/>
                <w:sz w:val="20"/>
                <w:szCs w:val="20"/>
                <w:lang w:val="es-PE" w:eastAsia="es-PE"/>
              </w:rPr>
            </w:pPr>
          </w:p>
        </w:tc>
        <w:tc>
          <w:tcPr>
            <w:tcW w:w="1402" w:type="dxa"/>
            <w:tcBorders>
              <w:top w:val="nil"/>
              <w:left w:val="nil"/>
              <w:bottom w:val="single" w:sz="4" w:space="0" w:color="auto"/>
              <w:right w:val="single" w:sz="4" w:space="0" w:color="auto"/>
            </w:tcBorders>
            <w:shd w:val="clear" w:color="auto" w:fill="auto"/>
            <w:noWrap/>
            <w:vAlign w:val="center"/>
            <w:hideMark/>
          </w:tcPr>
          <w:p w14:paraId="15B76B77"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25</w:t>
            </w:r>
          </w:p>
        </w:tc>
        <w:tc>
          <w:tcPr>
            <w:tcW w:w="521" w:type="dxa"/>
            <w:tcBorders>
              <w:top w:val="nil"/>
              <w:left w:val="nil"/>
              <w:bottom w:val="single" w:sz="4" w:space="0" w:color="auto"/>
              <w:right w:val="single" w:sz="4" w:space="0" w:color="auto"/>
            </w:tcBorders>
            <w:shd w:val="clear" w:color="auto" w:fill="auto"/>
            <w:noWrap/>
            <w:vAlign w:val="bottom"/>
            <w:hideMark/>
          </w:tcPr>
          <w:p w14:paraId="15B76B78"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11%</w:t>
            </w:r>
          </w:p>
        </w:tc>
        <w:tc>
          <w:tcPr>
            <w:tcW w:w="1625" w:type="dxa"/>
            <w:tcBorders>
              <w:top w:val="nil"/>
              <w:left w:val="nil"/>
              <w:bottom w:val="single" w:sz="4" w:space="0" w:color="auto"/>
              <w:right w:val="single" w:sz="4" w:space="0" w:color="auto"/>
            </w:tcBorders>
            <w:shd w:val="clear" w:color="auto" w:fill="auto"/>
            <w:noWrap/>
            <w:vAlign w:val="center"/>
            <w:hideMark/>
          </w:tcPr>
          <w:p w14:paraId="15B76B79"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212</w:t>
            </w:r>
          </w:p>
        </w:tc>
        <w:tc>
          <w:tcPr>
            <w:tcW w:w="521" w:type="dxa"/>
            <w:tcBorders>
              <w:top w:val="nil"/>
              <w:left w:val="nil"/>
              <w:bottom w:val="single" w:sz="4" w:space="0" w:color="auto"/>
              <w:right w:val="single" w:sz="4" w:space="0" w:color="auto"/>
            </w:tcBorders>
            <w:shd w:val="clear" w:color="auto" w:fill="auto"/>
            <w:noWrap/>
            <w:vAlign w:val="bottom"/>
            <w:hideMark/>
          </w:tcPr>
          <w:p w14:paraId="15B76B7A"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89%</w:t>
            </w:r>
          </w:p>
        </w:tc>
      </w:tr>
      <w:tr w:rsidR="00AE0567" w:rsidRPr="00752A5B" w14:paraId="15B76B83" w14:textId="77777777" w:rsidTr="003172F3">
        <w:trPr>
          <w:trHeight w:val="300"/>
          <w:jc w:val="center"/>
        </w:trPr>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7C"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Cusco</w:t>
            </w:r>
          </w:p>
        </w:tc>
        <w:tc>
          <w:tcPr>
            <w:tcW w:w="809" w:type="dxa"/>
            <w:tcBorders>
              <w:top w:val="nil"/>
              <w:left w:val="nil"/>
              <w:bottom w:val="single" w:sz="4" w:space="0" w:color="auto"/>
              <w:right w:val="single" w:sz="4" w:space="0" w:color="auto"/>
            </w:tcBorders>
            <w:shd w:val="clear" w:color="auto" w:fill="auto"/>
            <w:noWrap/>
            <w:vAlign w:val="bottom"/>
            <w:hideMark/>
          </w:tcPr>
          <w:p w14:paraId="15B76B7D" w14:textId="77777777" w:rsidR="00AE0567" w:rsidRPr="00752A5B" w:rsidRDefault="00AE0567" w:rsidP="008C6227">
            <w:pPr>
              <w:jc w:val="right"/>
              <w:rPr>
                <w:rFonts w:ascii="Calibri" w:hAnsi="Calibri"/>
                <w:sz w:val="20"/>
                <w:szCs w:val="20"/>
                <w:lang w:val="es-PE" w:eastAsia="es-PE"/>
              </w:rPr>
            </w:pPr>
            <w:r w:rsidRPr="00752A5B">
              <w:rPr>
                <w:rFonts w:ascii="Calibri" w:hAnsi="Calibri"/>
                <w:sz w:val="20"/>
                <w:szCs w:val="20"/>
                <w:lang w:val="es-PE" w:eastAsia="es-PE"/>
              </w:rPr>
              <w:t>3.800</w:t>
            </w:r>
          </w:p>
        </w:tc>
        <w:tc>
          <w:tcPr>
            <w:tcW w:w="650" w:type="dxa"/>
            <w:vMerge/>
            <w:tcBorders>
              <w:top w:val="nil"/>
              <w:left w:val="single" w:sz="4" w:space="0" w:color="auto"/>
              <w:bottom w:val="single" w:sz="4" w:space="0" w:color="auto"/>
              <w:right w:val="single" w:sz="4" w:space="0" w:color="auto"/>
            </w:tcBorders>
            <w:vAlign w:val="center"/>
            <w:hideMark/>
          </w:tcPr>
          <w:p w14:paraId="15B76B7E" w14:textId="77777777" w:rsidR="00AE0567" w:rsidRPr="00752A5B" w:rsidRDefault="00AE0567" w:rsidP="008C6227">
            <w:pPr>
              <w:rPr>
                <w:rFonts w:ascii="Calibri" w:hAnsi="Calibri"/>
                <w:sz w:val="20"/>
                <w:szCs w:val="20"/>
                <w:lang w:val="es-PE" w:eastAsia="es-PE"/>
              </w:rPr>
            </w:pPr>
          </w:p>
        </w:tc>
        <w:tc>
          <w:tcPr>
            <w:tcW w:w="1402" w:type="dxa"/>
            <w:tcBorders>
              <w:top w:val="nil"/>
              <w:left w:val="nil"/>
              <w:bottom w:val="single" w:sz="4" w:space="0" w:color="auto"/>
              <w:right w:val="single" w:sz="4" w:space="0" w:color="auto"/>
            </w:tcBorders>
            <w:shd w:val="clear" w:color="auto" w:fill="auto"/>
            <w:noWrap/>
            <w:vAlign w:val="center"/>
            <w:hideMark/>
          </w:tcPr>
          <w:p w14:paraId="15B76B7F"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617</w:t>
            </w:r>
          </w:p>
        </w:tc>
        <w:tc>
          <w:tcPr>
            <w:tcW w:w="521" w:type="dxa"/>
            <w:tcBorders>
              <w:top w:val="nil"/>
              <w:left w:val="nil"/>
              <w:bottom w:val="single" w:sz="4" w:space="0" w:color="auto"/>
              <w:right w:val="single" w:sz="4" w:space="0" w:color="auto"/>
            </w:tcBorders>
            <w:shd w:val="clear" w:color="auto" w:fill="auto"/>
            <w:noWrap/>
            <w:vAlign w:val="bottom"/>
            <w:hideMark/>
          </w:tcPr>
          <w:p w14:paraId="15B76B80"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16%</w:t>
            </w:r>
          </w:p>
        </w:tc>
        <w:tc>
          <w:tcPr>
            <w:tcW w:w="1625" w:type="dxa"/>
            <w:tcBorders>
              <w:top w:val="nil"/>
              <w:left w:val="nil"/>
              <w:bottom w:val="single" w:sz="4" w:space="0" w:color="auto"/>
              <w:right w:val="single" w:sz="4" w:space="0" w:color="auto"/>
            </w:tcBorders>
            <w:shd w:val="clear" w:color="auto" w:fill="auto"/>
            <w:noWrap/>
            <w:vAlign w:val="center"/>
            <w:hideMark/>
          </w:tcPr>
          <w:p w14:paraId="15B76B81"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3183</w:t>
            </w:r>
          </w:p>
        </w:tc>
        <w:tc>
          <w:tcPr>
            <w:tcW w:w="521" w:type="dxa"/>
            <w:tcBorders>
              <w:top w:val="nil"/>
              <w:left w:val="nil"/>
              <w:bottom w:val="single" w:sz="4" w:space="0" w:color="auto"/>
              <w:right w:val="single" w:sz="4" w:space="0" w:color="auto"/>
            </w:tcBorders>
            <w:shd w:val="clear" w:color="auto" w:fill="auto"/>
            <w:noWrap/>
            <w:vAlign w:val="bottom"/>
            <w:hideMark/>
          </w:tcPr>
          <w:p w14:paraId="15B76B82"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84%</w:t>
            </w:r>
          </w:p>
        </w:tc>
      </w:tr>
      <w:tr w:rsidR="00AE0567" w:rsidRPr="00752A5B" w14:paraId="15B76B8B" w14:textId="77777777" w:rsidTr="003172F3">
        <w:trPr>
          <w:trHeight w:val="300"/>
          <w:jc w:val="center"/>
        </w:trPr>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84"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Pucallpa</w:t>
            </w:r>
          </w:p>
        </w:tc>
        <w:tc>
          <w:tcPr>
            <w:tcW w:w="809" w:type="dxa"/>
            <w:tcBorders>
              <w:top w:val="nil"/>
              <w:left w:val="nil"/>
              <w:bottom w:val="single" w:sz="4" w:space="0" w:color="auto"/>
              <w:right w:val="single" w:sz="4" w:space="0" w:color="auto"/>
            </w:tcBorders>
            <w:shd w:val="clear" w:color="auto" w:fill="auto"/>
            <w:noWrap/>
            <w:vAlign w:val="bottom"/>
            <w:hideMark/>
          </w:tcPr>
          <w:p w14:paraId="15B76B85" w14:textId="77777777" w:rsidR="00AE0567" w:rsidRPr="00752A5B" w:rsidRDefault="00AE0567" w:rsidP="008C6227">
            <w:pPr>
              <w:jc w:val="right"/>
              <w:rPr>
                <w:rFonts w:ascii="Calibri" w:hAnsi="Calibri"/>
                <w:sz w:val="20"/>
                <w:szCs w:val="20"/>
                <w:lang w:val="es-PE" w:eastAsia="es-PE"/>
              </w:rPr>
            </w:pPr>
            <w:r w:rsidRPr="00752A5B">
              <w:rPr>
                <w:rFonts w:ascii="Calibri" w:hAnsi="Calibri"/>
                <w:sz w:val="20"/>
                <w:szCs w:val="20"/>
                <w:lang w:val="es-PE" w:eastAsia="es-PE"/>
              </w:rPr>
              <w:t>653</w:t>
            </w:r>
          </w:p>
        </w:tc>
        <w:tc>
          <w:tcPr>
            <w:tcW w:w="650" w:type="dxa"/>
            <w:vMerge/>
            <w:tcBorders>
              <w:top w:val="nil"/>
              <w:left w:val="single" w:sz="4" w:space="0" w:color="auto"/>
              <w:bottom w:val="single" w:sz="4" w:space="0" w:color="auto"/>
              <w:right w:val="single" w:sz="4" w:space="0" w:color="auto"/>
            </w:tcBorders>
            <w:vAlign w:val="center"/>
            <w:hideMark/>
          </w:tcPr>
          <w:p w14:paraId="15B76B86" w14:textId="77777777" w:rsidR="00AE0567" w:rsidRPr="00752A5B" w:rsidRDefault="00AE0567" w:rsidP="008C6227">
            <w:pPr>
              <w:rPr>
                <w:rFonts w:ascii="Calibri" w:hAnsi="Calibri"/>
                <w:sz w:val="20"/>
                <w:szCs w:val="20"/>
                <w:lang w:val="es-PE" w:eastAsia="es-PE"/>
              </w:rPr>
            </w:pPr>
          </w:p>
        </w:tc>
        <w:tc>
          <w:tcPr>
            <w:tcW w:w="1402" w:type="dxa"/>
            <w:tcBorders>
              <w:top w:val="nil"/>
              <w:left w:val="nil"/>
              <w:bottom w:val="single" w:sz="4" w:space="0" w:color="auto"/>
              <w:right w:val="single" w:sz="4" w:space="0" w:color="auto"/>
            </w:tcBorders>
            <w:shd w:val="clear" w:color="auto" w:fill="auto"/>
            <w:noWrap/>
            <w:vAlign w:val="center"/>
            <w:hideMark/>
          </w:tcPr>
          <w:p w14:paraId="15B76B87"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47</w:t>
            </w:r>
          </w:p>
        </w:tc>
        <w:tc>
          <w:tcPr>
            <w:tcW w:w="521" w:type="dxa"/>
            <w:tcBorders>
              <w:top w:val="nil"/>
              <w:left w:val="nil"/>
              <w:bottom w:val="single" w:sz="4" w:space="0" w:color="auto"/>
              <w:right w:val="single" w:sz="4" w:space="0" w:color="auto"/>
            </w:tcBorders>
            <w:shd w:val="clear" w:color="auto" w:fill="auto"/>
            <w:noWrap/>
            <w:vAlign w:val="bottom"/>
            <w:hideMark/>
          </w:tcPr>
          <w:p w14:paraId="15B76B88"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7%</w:t>
            </w:r>
          </w:p>
        </w:tc>
        <w:tc>
          <w:tcPr>
            <w:tcW w:w="1625" w:type="dxa"/>
            <w:tcBorders>
              <w:top w:val="nil"/>
              <w:left w:val="nil"/>
              <w:bottom w:val="single" w:sz="4" w:space="0" w:color="auto"/>
              <w:right w:val="single" w:sz="4" w:space="0" w:color="auto"/>
            </w:tcBorders>
            <w:shd w:val="clear" w:color="auto" w:fill="auto"/>
            <w:noWrap/>
            <w:vAlign w:val="center"/>
            <w:hideMark/>
          </w:tcPr>
          <w:p w14:paraId="15B76B89"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606</w:t>
            </w:r>
          </w:p>
        </w:tc>
        <w:tc>
          <w:tcPr>
            <w:tcW w:w="521" w:type="dxa"/>
            <w:tcBorders>
              <w:top w:val="nil"/>
              <w:left w:val="nil"/>
              <w:bottom w:val="single" w:sz="4" w:space="0" w:color="auto"/>
              <w:right w:val="single" w:sz="4" w:space="0" w:color="auto"/>
            </w:tcBorders>
            <w:shd w:val="clear" w:color="auto" w:fill="auto"/>
            <w:noWrap/>
            <w:vAlign w:val="bottom"/>
            <w:hideMark/>
          </w:tcPr>
          <w:p w14:paraId="15B76B8A"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93%</w:t>
            </w:r>
          </w:p>
        </w:tc>
      </w:tr>
      <w:tr w:rsidR="00AE0567" w:rsidRPr="00752A5B" w14:paraId="15B76B93" w14:textId="77777777" w:rsidTr="003172F3">
        <w:trPr>
          <w:trHeight w:val="300"/>
          <w:jc w:val="center"/>
        </w:trPr>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8C"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Iquitos</w:t>
            </w:r>
          </w:p>
        </w:tc>
        <w:tc>
          <w:tcPr>
            <w:tcW w:w="809" w:type="dxa"/>
            <w:tcBorders>
              <w:top w:val="nil"/>
              <w:left w:val="nil"/>
              <w:bottom w:val="single" w:sz="4" w:space="0" w:color="auto"/>
              <w:right w:val="single" w:sz="4" w:space="0" w:color="auto"/>
            </w:tcBorders>
            <w:shd w:val="clear" w:color="auto" w:fill="auto"/>
            <w:noWrap/>
            <w:vAlign w:val="bottom"/>
            <w:hideMark/>
          </w:tcPr>
          <w:p w14:paraId="15B76B8D" w14:textId="77777777" w:rsidR="00AE0567" w:rsidRPr="00752A5B" w:rsidRDefault="00AE0567" w:rsidP="008C6227">
            <w:pPr>
              <w:jc w:val="right"/>
              <w:rPr>
                <w:rFonts w:ascii="Calibri" w:hAnsi="Calibri"/>
                <w:sz w:val="20"/>
                <w:szCs w:val="20"/>
                <w:lang w:val="es-PE" w:eastAsia="es-PE"/>
              </w:rPr>
            </w:pPr>
            <w:r w:rsidRPr="00752A5B">
              <w:rPr>
                <w:rFonts w:ascii="Calibri" w:hAnsi="Calibri"/>
                <w:sz w:val="20"/>
                <w:szCs w:val="20"/>
                <w:lang w:val="es-PE" w:eastAsia="es-PE"/>
              </w:rPr>
              <w:t>1.230</w:t>
            </w:r>
          </w:p>
        </w:tc>
        <w:tc>
          <w:tcPr>
            <w:tcW w:w="650" w:type="dxa"/>
            <w:vMerge/>
            <w:tcBorders>
              <w:top w:val="nil"/>
              <w:left w:val="single" w:sz="4" w:space="0" w:color="auto"/>
              <w:bottom w:val="single" w:sz="4" w:space="0" w:color="auto"/>
              <w:right w:val="single" w:sz="4" w:space="0" w:color="auto"/>
            </w:tcBorders>
            <w:vAlign w:val="center"/>
            <w:hideMark/>
          </w:tcPr>
          <w:p w14:paraId="15B76B8E" w14:textId="77777777" w:rsidR="00AE0567" w:rsidRPr="00752A5B" w:rsidRDefault="00AE0567" w:rsidP="008C6227">
            <w:pPr>
              <w:rPr>
                <w:rFonts w:ascii="Calibri" w:hAnsi="Calibri"/>
                <w:sz w:val="20"/>
                <w:szCs w:val="20"/>
                <w:lang w:val="es-PE" w:eastAsia="es-PE"/>
              </w:rPr>
            </w:pPr>
          </w:p>
        </w:tc>
        <w:tc>
          <w:tcPr>
            <w:tcW w:w="1402" w:type="dxa"/>
            <w:tcBorders>
              <w:top w:val="nil"/>
              <w:left w:val="nil"/>
              <w:bottom w:val="single" w:sz="4" w:space="0" w:color="auto"/>
              <w:right w:val="single" w:sz="4" w:space="0" w:color="auto"/>
            </w:tcBorders>
            <w:shd w:val="clear" w:color="auto" w:fill="auto"/>
            <w:noWrap/>
            <w:vAlign w:val="center"/>
            <w:hideMark/>
          </w:tcPr>
          <w:p w14:paraId="15B76B8F"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105</w:t>
            </w:r>
          </w:p>
        </w:tc>
        <w:tc>
          <w:tcPr>
            <w:tcW w:w="521" w:type="dxa"/>
            <w:tcBorders>
              <w:top w:val="nil"/>
              <w:left w:val="nil"/>
              <w:bottom w:val="single" w:sz="4" w:space="0" w:color="auto"/>
              <w:right w:val="single" w:sz="4" w:space="0" w:color="auto"/>
            </w:tcBorders>
            <w:shd w:val="clear" w:color="auto" w:fill="auto"/>
            <w:noWrap/>
            <w:vAlign w:val="bottom"/>
            <w:hideMark/>
          </w:tcPr>
          <w:p w14:paraId="15B76B90"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9%</w:t>
            </w:r>
          </w:p>
        </w:tc>
        <w:tc>
          <w:tcPr>
            <w:tcW w:w="1625" w:type="dxa"/>
            <w:tcBorders>
              <w:top w:val="nil"/>
              <w:left w:val="nil"/>
              <w:bottom w:val="single" w:sz="4" w:space="0" w:color="auto"/>
              <w:right w:val="single" w:sz="4" w:space="0" w:color="auto"/>
            </w:tcBorders>
            <w:shd w:val="clear" w:color="auto" w:fill="auto"/>
            <w:noWrap/>
            <w:vAlign w:val="center"/>
            <w:hideMark/>
          </w:tcPr>
          <w:p w14:paraId="15B76B91"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1125</w:t>
            </w:r>
          </w:p>
        </w:tc>
        <w:tc>
          <w:tcPr>
            <w:tcW w:w="521" w:type="dxa"/>
            <w:tcBorders>
              <w:top w:val="nil"/>
              <w:left w:val="nil"/>
              <w:bottom w:val="single" w:sz="4" w:space="0" w:color="auto"/>
              <w:right w:val="single" w:sz="4" w:space="0" w:color="auto"/>
            </w:tcBorders>
            <w:shd w:val="clear" w:color="auto" w:fill="auto"/>
            <w:noWrap/>
            <w:vAlign w:val="bottom"/>
            <w:hideMark/>
          </w:tcPr>
          <w:p w14:paraId="15B76B92"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91%</w:t>
            </w:r>
          </w:p>
        </w:tc>
      </w:tr>
      <w:tr w:rsidR="00AE0567" w:rsidRPr="00752A5B" w14:paraId="15B76B9B" w14:textId="77777777" w:rsidTr="003172F3">
        <w:trPr>
          <w:trHeight w:val="300"/>
          <w:jc w:val="center"/>
        </w:trPr>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94"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Tarapoto</w:t>
            </w:r>
          </w:p>
        </w:tc>
        <w:tc>
          <w:tcPr>
            <w:tcW w:w="809" w:type="dxa"/>
            <w:tcBorders>
              <w:top w:val="nil"/>
              <w:left w:val="nil"/>
              <w:bottom w:val="single" w:sz="4" w:space="0" w:color="auto"/>
              <w:right w:val="single" w:sz="4" w:space="0" w:color="auto"/>
            </w:tcBorders>
            <w:shd w:val="clear" w:color="auto" w:fill="auto"/>
            <w:noWrap/>
            <w:vAlign w:val="bottom"/>
            <w:hideMark/>
          </w:tcPr>
          <w:p w14:paraId="15B76B95" w14:textId="77777777" w:rsidR="00AE0567" w:rsidRPr="00752A5B" w:rsidRDefault="00AE0567" w:rsidP="008C6227">
            <w:pPr>
              <w:jc w:val="right"/>
              <w:rPr>
                <w:rFonts w:ascii="Calibri" w:hAnsi="Calibri"/>
                <w:sz w:val="20"/>
                <w:szCs w:val="20"/>
                <w:lang w:val="es-PE" w:eastAsia="es-PE"/>
              </w:rPr>
            </w:pPr>
            <w:r w:rsidRPr="00752A5B">
              <w:rPr>
                <w:rFonts w:ascii="Calibri" w:hAnsi="Calibri"/>
                <w:sz w:val="20"/>
                <w:szCs w:val="20"/>
                <w:lang w:val="es-PE" w:eastAsia="es-PE"/>
              </w:rPr>
              <w:t>446</w:t>
            </w:r>
          </w:p>
        </w:tc>
        <w:tc>
          <w:tcPr>
            <w:tcW w:w="650" w:type="dxa"/>
            <w:vMerge/>
            <w:tcBorders>
              <w:top w:val="nil"/>
              <w:left w:val="single" w:sz="4" w:space="0" w:color="auto"/>
              <w:bottom w:val="single" w:sz="4" w:space="0" w:color="auto"/>
              <w:right w:val="single" w:sz="4" w:space="0" w:color="auto"/>
            </w:tcBorders>
            <w:vAlign w:val="center"/>
            <w:hideMark/>
          </w:tcPr>
          <w:p w14:paraId="15B76B96" w14:textId="77777777" w:rsidR="00AE0567" w:rsidRPr="00752A5B" w:rsidRDefault="00AE0567" w:rsidP="008C6227">
            <w:pPr>
              <w:rPr>
                <w:rFonts w:ascii="Calibri" w:hAnsi="Calibri"/>
                <w:sz w:val="20"/>
                <w:szCs w:val="20"/>
                <w:lang w:val="es-PE" w:eastAsia="es-PE"/>
              </w:rPr>
            </w:pPr>
          </w:p>
        </w:tc>
        <w:tc>
          <w:tcPr>
            <w:tcW w:w="1402" w:type="dxa"/>
            <w:tcBorders>
              <w:top w:val="nil"/>
              <w:left w:val="nil"/>
              <w:bottom w:val="single" w:sz="4" w:space="0" w:color="auto"/>
              <w:right w:val="single" w:sz="4" w:space="0" w:color="auto"/>
            </w:tcBorders>
            <w:shd w:val="clear" w:color="auto" w:fill="auto"/>
            <w:noWrap/>
            <w:vAlign w:val="center"/>
            <w:hideMark/>
          </w:tcPr>
          <w:p w14:paraId="15B76B97"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69</w:t>
            </w:r>
          </w:p>
        </w:tc>
        <w:tc>
          <w:tcPr>
            <w:tcW w:w="521" w:type="dxa"/>
            <w:tcBorders>
              <w:top w:val="nil"/>
              <w:left w:val="nil"/>
              <w:bottom w:val="single" w:sz="4" w:space="0" w:color="auto"/>
              <w:right w:val="single" w:sz="4" w:space="0" w:color="auto"/>
            </w:tcBorders>
            <w:shd w:val="clear" w:color="auto" w:fill="auto"/>
            <w:noWrap/>
            <w:vAlign w:val="bottom"/>
            <w:hideMark/>
          </w:tcPr>
          <w:p w14:paraId="15B76B98"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15%</w:t>
            </w:r>
          </w:p>
        </w:tc>
        <w:tc>
          <w:tcPr>
            <w:tcW w:w="1625" w:type="dxa"/>
            <w:tcBorders>
              <w:top w:val="nil"/>
              <w:left w:val="nil"/>
              <w:bottom w:val="single" w:sz="4" w:space="0" w:color="auto"/>
              <w:right w:val="single" w:sz="4" w:space="0" w:color="auto"/>
            </w:tcBorders>
            <w:shd w:val="clear" w:color="auto" w:fill="auto"/>
            <w:noWrap/>
            <w:vAlign w:val="center"/>
            <w:hideMark/>
          </w:tcPr>
          <w:p w14:paraId="15B76B99"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377</w:t>
            </w:r>
          </w:p>
        </w:tc>
        <w:tc>
          <w:tcPr>
            <w:tcW w:w="521" w:type="dxa"/>
            <w:tcBorders>
              <w:top w:val="nil"/>
              <w:left w:val="nil"/>
              <w:bottom w:val="single" w:sz="4" w:space="0" w:color="auto"/>
              <w:right w:val="single" w:sz="4" w:space="0" w:color="auto"/>
            </w:tcBorders>
            <w:shd w:val="clear" w:color="auto" w:fill="auto"/>
            <w:noWrap/>
            <w:vAlign w:val="bottom"/>
            <w:hideMark/>
          </w:tcPr>
          <w:p w14:paraId="15B76B9A"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85%</w:t>
            </w:r>
          </w:p>
        </w:tc>
      </w:tr>
      <w:tr w:rsidR="00AE0567" w:rsidRPr="00752A5B" w14:paraId="15B76BA3" w14:textId="77777777" w:rsidTr="003172F3">
        <w:trPr>
          <w:trHeight w:val="300"/>
          <w:jc w:val="center"/>
        </w:trPr>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9C"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Puerto Maldonado</w:t>
            </w:r>
          </w:p>
        </w:tc>
        <w:tc>
          <w:tcPr>
            <w:tcW w:w="809" w:type="dxa"/>
            <w:tcBorders>
              <w:top w:val="nil"/>
              <w:left w:val="nil"/>
              <w:bottom w:val="single" w:sz="4" w:space="0" w:color="auto"/>
              <w:right w:val="single" w:sz="4" w:space="0" w:color="auto"/>
            </w:tcBorders>
            <w:shd w:val="clear" w:color="auto" w:fill="auto"/>
            <w:noWrap/>
            <w:vAlign w:val="bottom"/>
            <w:hideMark/>
          </w:tcPr>
          <w:p w14:paraId="15B76B9D" w14:textId="77777777" w:rsidR="00AE0567" w:rsidRPr="00752A5B" w:rsidRDefault="00AE0567" w:rsidP="008C6227">
            <w:pPr>
              <w:jc w:val="right"/>
              <w:rPr>
                <w:rFonts w:ascii="Calibri" w:hAnsi="Calibri"/>
                <w:sz w:val="20"/>
                <w:szCs w:val="20"/>
                <w:lang w:val="es-PE" w:eastAsia="es-PE"/>
              </w:rPr>
            </w:pPr>
            <w:r w:rsidRPr="00752A5B">
              <w:rPr>
                <w:rFonts w:ascii="Calibri" w:hAnsi="Calibri"/>
                <w:sz w:val="20"/>
                <w:szCs w:val="20"/>
                <w:lang w:val="es-PE" w:eastAsia="es-PE"/>
              </w:rPr>
              <w:t>255</w:t>
            </w:r>
          </w:p>
        </w:tc>
        <w:tc>
          <w:tcPr>
            <w:tcW w:w="650" w:type="dxa"/>
            <w:vMerge/>
            <w:tcBorders>
              <w:top w:val="nil"/>
              <w:left w:val="single" w:sz="4" w:space="0" w:color="auto"/>
              <w:bottom w:val="single" w:sz="4" w:space="0" w:color="auto"/>
              <w:right w:val="single" w:sz="4" w:space="0" w:color="auto"/>
            </w:tcBorders>
            <w:vAlign w:val="center"/>
            <w:hideMark/>
          </w:tcPr>
          <w:p w14:paraId="15B76B9E" w14:textId="77777777" w:rsidR="00AE0567" w:rsidRPr="00752A5B" w:rsidRDefault="00AE0567" w:rsidP="008C6227">
            <w:pPr>
              <w:rPr>
                <w:rFonts w:ascii="Calibri" w:hAnsi="Calibri"/>
                <w:sz w:val="20"/>
                <w:szCs w:val="20"/>
                <w:lang w:val="es-PE" w:eastAsia="es-PE"/>
              </w:rPr>
            </w:pPr>
          </w:p>
        </w:tc>
        <w:tc>
          <w:tcPr>
            <w:tcW w:w="1402" w:type="dxa"/>
            <w:tcBorders>
              <w:top w:val="nil"/>
              <w:left w:val="nil"/>
              <w:bottom w:val="single" w:sz="4" w:space="0" w:color="auto"/>
              <w:right w:val="single" w:sz="4" w:space="0" w:color="auto"/>
            </w:tcBorders>
            <w:shd w:val="clear" w:color="auto" w:fill="auto"/>
            <w:noWrap/>
            <w:vAlign w:val="center"/>
            <w:hideMark/>
          </w:tcPr>
          <w:p w14:paraId="15B76B9F"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5</w:t>
            </w:r>
          </w:p>
        </w:tc>
        <w:tc>
          <w:tcPr>
            <w:tcW w:w="521" w:type="dxa"/>
            <w:tcBorders>
              <w:top w:val="nil"/>
              <w:left w:val="nil"/>
              <w:bottom w:val="single" w:sz="4" w:space="0" w:color="auto"/>
              <w:right w:val="single" w:sz="4" w:space="0" w:color="auto"/>
            </w:tcBorders>
            <w:shd w:val="clear" w:color="auto" w:fill="auto"/>
            <w:noWrap/>
            <w:vAlign w:val="bottom"/>
            <w:hideMark/>
          </w:tcPr>
          <w:p w14:paraId="15B76BA0"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2%</w:t>
            </w:r>
          </w:p>
        </w:tc>
        <w:tc>
          <w:tcPr>
            <w:tcW w:w="1625" w:type="dxa"/>
            <w:tcBorders>
              <w:top w:val="nil"/>
              <w:left w:val="nil"/>
              <w:bottom w:val="single" w:sz="4" w:space="0" w:color="auto"/>
              <w:right w:val="single" w:sz="4" w:space="0" w:color="auto"/>
            </w:tcBorders>
            <w:shd w:val="clear" w:color="auto" w:fill="auto"/>
            <w:noWrap/>
            <w:vAlign w:val="center"/>
            <w:hideMark/>
          </w:tcPr>
          <w:p w14:paraId="15B76BA1"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250</w:t>
            </w:r>
          </w:p>
        </w:tc>
        <w:tc>
          <w:tcPr>
            <w:tcW w:w="521" w:type="dxa"/>
            <w:tcBorders>
              <w:top w:val="nil"/>
              <w:left w:val="nil"/>
              <w:bottom w:val="single" w:sz="4" w:space="0" w:color="auto"/>
              <w:right w:val="single" w:sz="4" w:space="0" w:color="auto"/>
            </w:tcBorders>
            <w:shd w:val="clear" w:color="auto" w:fill="auto"/>
            <w:noWrap/>
            <w:vAlign w:val="bottom"/>
            <w:hideMark/>
          </w:tcPr>
          <w:p w14:paraId="15B76BA2"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98%</w:t>
            </w:r>
          </w:p>
        </w:tc>
      </w:tr>
      <w:tr w:rsidR="00AE0567" w:rsidRPr="00752A5B" w14:paraId="15B76BAB" w14:textId="77777777" w:rsidTr="003172F3">
        <w:trPr>
          <w:trHeight w:val="300"/>
          <w:jc w:val="center"/>
        </w:trPr>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A4"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Postal del Callao</w:t>
            </w:r>
          </w:p>
        </w:tc>
        <w:tc>
          <w:tcPr>
            <w:tcW w:w="809" w:type="dxa"/>
            <w:tcBorders>
              <w:top w:val="nil"/>
              <w:left w:val="nil"/>
              <w:bottom w:val="single" w:sz="4" w:space="0" w:color="auto"/>
              <w:right w:val="single" w:sz="4" w:space="0" w:color="auto"/>
            </w:tcBorders>
            <w:shd w:val="clear" w:color="auto" w:fill="auto"/>
            <w:noWrap/>
            <w:vAlign w:val="bottom"/>
            <w:hideMark/>
          </w:tcPr>
          <w:p w14:paraId="15B76BA5" w14:textId="77777777" w:rsidR="00AE0567" w:rsidRPr="00752A5B" w:rsidRDefault="00AE0567" w:rsidP="008C6227">
            <w:pPr>
              <w:jc w:val="right"/>
              <w:rPr>
                <w:rFonts w:ascii="Calibri" w:hAnsi="Calibri"/>
                <w:sz w:val="20"/>
                <w:szCs w:val="20"/>
                <w:lang w:val="es-PE" w:eastAsia="es-PE"/>
              </w:rPr>
            </w:pPr>
            <w:r w:rsidRPr="00752A5B">
              <w:rPr>
                <w:rFonts w:ascii="Calibri" w:hAnsi="Calibri"/>
                <w:sz w:val="20"/>
                <w:szCs w:val="20"/>
                <w:lang w:val="es-PE" w:eastAsia="es-PE"/>
              </w:rPr>
              <w:t>70.832</w:t>
            </w:r>
          </w:p>
        </w:tc>
        <w:tc>
          <w:tcPr>
            <w:tcW w:w="650" w:type="dxa"/>
            <w:tcBorders>
              <w:top w:val="nil"/>
              <w:left w:val="nil"/>
              <w:bottom w:val="single" w:sz="4" w:space="0" w:color="auto"/>
              <w:right w:val="single" w:sz="4" w:space="0" w:color="auto"/>
            </w:tcBorders>
            <w:shd w:val="clear" w:color="auto" w:fill="auto"/>
            <w:noWrap/>
            <w:vAlign w:val="bottom"/>
            <w:hideMark/>
          </w:tcPr>
          <w:p w14:paraId="15B76BA6"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77%</w:t>
            </w:r>
          </w:p>
        </w:tc>
        <w:tc>
          <w:tcPr>
            <w:tcW w:w="1402" w:type="dxa"/>
            <w:tcBorders>
              <w:top w:val="nil"/>
              <w:left w:val="nil"/>
              <w:bottom w:val="single" w:sz="4" w:space="0" w:color="auto"/>
              <w:right w:val="single" w:sz="4" w:space="0" w:color="auto"/>
            </w:tcBorders>
            <w:shd w:val="clear" w:color="auto" w:fill="auto"/>
            <w:noWrap/>
            <w:vAlign w:val="bottom"/>
            <w:hideMark/>
          </w:tcPr>
          <w:p w14:paraId="15B76BA7"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11493</w:t>
            </w:r>
          </w:p>
        </w:tc>
        <w:tc>
          <w:tcPr>
            <w:tcW w:w="521" w:type="dxa"/>
            <w:tcBorders>
              <w:top w:val="nil"/>
              <w:left w:val="nil"/>
              <w:bottom w:val="single" w:sz="4" w:space="0" w:color="auto"/>
              <w:right w:val="single" w:sz="4" w:space="0" w:color="auto"/>
            </w:tcBorders>
            <w:shd w:val="clear" w:color="auto" w:fill="auto"/>
            <w:noWrap/>
            <w:vAlign w:val="bottom"/>
            <w:hideMark/>
          </w:tcPr>
          <w:p w14:paraId="15B76BA8"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16%</w:t>
            </w:r>
          </w:p>
        </w:tc>
        <w:tc>
          <w:tcPr>
            <w:tcW w:w="1625" w:type="dxa"/>
            <w:tcBorders>
              <w:top w:val="nil"/>
              <w:left w:val="nil"/>
              <w:bottom w:val="single" w:sz="4" w:space="0" w:color="auto"/>
              <w:right w:val="single" w:sz="4" w:space="0" w:color="auto"/>
            </w:tcBorders>
            <w:shd w:val="clear" w:color="auto" w:fill="auto"/>
            <w:noWrap/>
            <w:vAlign w:val="bottom"/>
            <w:hideMark/>
          </w:tcPr>
          <w:p w14:paraId="15B76BA9"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59339</w:t>
            </w:r>
          </w:p>
        </w:tc>
        <w:tc>
          <w:tcPr>
            <w:tcW w:w="521" w:type="dxa"/>
            <w:tcBorders>
              <w:top w:val="nil"/>
              <w:left w:val="nil"/>
              <w:bottom w:val="single" w:sz="4" w:space="0" w:color="auto"/>
              <w:right w:val="single" w:sz="4" w:space="0" w:color="auto"/>
            </w:tcBorders>
            <w:shd w:val="clear" w:color="auto" w:fill="auto"/>
            <w:noWrap/>
            <w:vAlign w:val="bottom"/>
            <w:hideMark/>
          </w:tcPr>
          <w:p w14:paraId="15B76BAA"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84%</w:t>
            </w:r>
          </w:p>
        </w:tc>
      </w:tr>
      <w:tr w:rsidR="00852C93" w:rsidRPr="00752A5B" w14:paraId="15B76BB3" w14:textId="77777777" w:rsidTr="003172F3">
        <w:trPr>
          <w:trHeight w:val="300"/>
          <w:jc w:val="center"/>
        </w:trPr>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AC" w14:textId="77777777" w:rsidR="00852C93" w:rsidRPr="00752A5B" w:rsidRDefault="00852C93" w:rsidP="008C6227">
            <w:pPr>
              <w:rPr>
                <w:rFonts w:ascii="Calibri" w:hAnsi="Calibri"/>
                <w:b/>
                <w:bCs/>
                <w:sz w:val="20"/>
                <w:szCs w:val="20"/>
                <w:lang w:val="es-PE" w:eastAsia="es-PE"/>
              </w:rPr>
            </w:pPr>
            <w:r w:rsidRPr="00752A5B">
              <w:rPr>
                <w:rFonts w:ascii="Calibri" w:hAnsi="Calibri"/>
                <w:b/>
                <w:bCs/>
                <w:sz w:val="20"/>
                <w:szCs w:val="20"/>
                <w:lang w:val="es-PE" w:eastAsia="es-PE"/>
              </w:rPr>
              <w:t>TOTAL</w:t>
            </w:r>
          </w:p>
        </w:tc>
        <w:tc>
          <w:tcPr>
            <w:tcW w:w="809" w:type="dxa"/>
            <w:tcBorders>
              <w:top w:val="single" w:sz="4" w:space="0" w:color="auto"/>
              <w:left w:val="nil"/>
              <w:bottom w:val="single" w:sz="4" w:space="0" w:color="auto"/>
              <w:right w:val="single" w:sz="4" w:space="0" w:color="auto"/>
            </w:tcBorders>
            <w:shd w:val="clear" w:color="auto" w:fill="auto"/>
            <w:noWrap/>
            <w:vAlign w:val="bottom"/>
            <w:hideMark/>
          </w:tcPr>
          <w:p w14:paraId="15B76BAD" w14:textId="77777777" w:rsidR="00852C93" w:rsidRPr="00752A5B" w:rsidRDefault="00852C93" w:rsidP="008C6227">
            <w:pPr>
              <w:jc w:val="right"/>
              <w:rPr>
                <w:rFonts w:ascii="Calibri" w:hAnsi="Calibri"/>
                <w:sz w:val="20"/>
                <w:szCs w:val="20"/>
                <w:lang w:val="es-PE" w:eastAsia="es-PE"/>
              </w:rPr>
            </w:pPr>
            <w:r w:rsidRPr="00752A5B">
              <w:rPr>
                <w:rFonts w:ascii="Calibri" w:hAnsi="Calibri"/>
                <w:sz w:val="20"/>
                <w:szCs w:val="20"/>
                <w:lang w:val="es-PE" w:eastAsia="es-PE"/>
              </w:rPr>
              <w:t>91.798</w:t>
            </w:r>
          </w:p>
        </w:tc>
        <w:tc>
          <w:tcPr>
            <w:tcW w:w="650" w:type="dxa"/>
            <w:tcBorders>
              <w:top w:val="single" w:sz="4" w:space="0" w:color="auto"/>
              <w:left w:val="nil"/>
              <w:bottom w:val="single" w:sz="4" w:space="0" w:color="auto"/>
              <w:right w:val="single" w:sz="4" w:space="0" w:color="auto"/>
            </w:tcBorders>
            <w:shd w:val="clear" w:color="auto" w:fill="auto"/>
            <w:noWrap/>
            <w:vAlign w:val="bottom"/>
            <w:hideMark/>
          </w:tcPr>
          <w:p w14:paraId="15B76BAE"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100%</w:t>
            </w:r>
          </w:p>
        </w:tc>
        <w:tc>
          <w:tcPr>
            <w:tcW w:w="1402" w:type="dxa"/>
            <w:tcBorders>
              <w:top w:val="single" w:sz="4" w:space="0" w:color="auto"/>
              <w:left w:val="nil"/>
              <w:bottom w:val="single" w:sz="4" w:space="0" w:color="auto"/>
              <w:right w:val="single" w:sz="4" w:space="0" w:color="auto"/>
            </w:tcBorders>
            <w:shd w:val="clear" w:color="auto" w:fill="auto"/>
            <w:noWrap/>
            <w:vAlign w:val="bottom"/>
            <w:hideMark/>
          </w:tcPr>
          <w:p w14:paraId="15B76BAF"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14721</w:t>
            </w:r>
          </w:p>
        </w:tc>
        <w:tc>
          <w:tcPr>
            <w:tcW w:w="521" w:type="dxa"/>
            <w:tcBorders>
              <w:top w:val="single" w:sz="4" w:space="0" w:color="auto"/>
              <w:left w:val="nil"/>
              <w:bottom w:val="single" w:sz="4" w:space="0" w:color="auto"/>
              <w:right w:val="single" w:sz="4" w:space="0" w:color="auto"/>
            </w:tcBorders>
            <w:shd w:val="clear" w:color="auto" w:fill="auto"/>
            <w:noWrap/>
            <w:vAlign w:val="bottom"/>
            <w:hideMark/>
          </w:tcPr>
          <w:p w14:paraId="15B76BB0"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16%</w:t>
            </w:r>
          </w:p>
        </w:tc>
        <w:tc>
          <w:tcPr>
            <w:tcW w:w="1625" w:type="dxa"/>
            <w:tcBorders>
              <w:top w:val="single" w:sz="4" w:space="0" w:color="auto"/>
              <w:left w:val="nil"/>
              <w:bottom w:val="single" w:sz="4" w:space="0" w:color="auto"/>
              <w:right w:val="single" w:sz="4" w:space="0" w:color="auto"/>
            </w:tcBorders>
            <w:shd w:val="clear" w:color="auto" w:fill="auto"/>
            <w:noWrap/>
            <w:vAlign w:val="bottom"/>
            <w:hideMark/>
          </w:tcPr>
          <w:p w14:paraId="15B76BB1"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77077</w:t>
            </w:r>
          </w:p>
        </w:tc>
        <w:tc>
          <w:tcPr>
            <w:tcW w:w="521" w:type="dxa"/>
            <w:tcBorders>
              <w:top w:val="single" w:sz="4" w:space="0" w:color="auto"/>
              <w:left w:val="nil"/>
              <w:bottom w:val="single" w:sz="4" w:space="0" w:color="auto"/>
              <w:right w:val="single" w:sz="4" w:space="0" w:color="auto"/>
            </w:tcBorders>
            <w:shd w:val="clear" w:color="auto" w:fill="auto"/>
            <w:noWrap/>
            <w:vAlign w:val="bottom"/>
            <w:hideMark/>
          </w:tcPr>
          <w:p w14:paraId="15B76BB2"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84%</w:t>
            </w:r>
          </w:p>
        </w:tc>
      </w:tr>
    </w:tbl>
    <w:p w14:paraId="15B76BB4" w14:textId="77777777" w:rsidR="00852C93" w:rsidRPr="00752A5B" w:rsidRDefault="00852C93" w:rsidP="008C6227">
      <w:pPr>
        <w:spacing w:after="120"/>
        <w:rPr>
          <w:rFonts w:cs="Arial"/>
          <w:b/>
          <w:sz w:val="20"/>
          <w:szCs w:val="20"/>
          <w:lang w:val="es-PE"/>
        </w:rPr>
      </w:pPr>
    </w:p>
    <w:p w14:paraId="15B76BB5" w14:textId="77777777" w:rsidR="003A3A8F" w:rsidRPr="00752A5B" w:rsidRDefault="003A3A8F" w:rsidP="008C6227">
      <w:pPr>
        <w:spacing w:after="120"/>
        <w:rPr>
          <w:rFonts w:cs="Arial"/>
          <w:b/>
          <w:sz w:val="20"/>
          <w:szCs w:val="20"/>
          <w:lang w:val="es-PE"/>
        </w:rPr>
      </w:pPr>
    </w:p>
    <w:p w14:paraId="15B76BB6" w14:textId="77777777" w:rsidR="003A3A8F" w:rsidRPr="00752A5B" w:rsidRDefault="003A3A8F" w:rsidP="008C6227">
      <w:pPr>
        <w:spacing w:after="120"/>
        <w:rPr>
          <w:rFonts w:cs="Arial"/>
          <w:b/>
          <w:sz w:val="20"/>
          <w:szCs w:val="20"/>
          <w:lang w:val="es-PE"/>
        </w:rPr>
      </w:pPr>
    </w:p>
    <w:p w14:paraId="15B76BB7" w14:textId="77777777" w:rsidR="003A3A8F" w:rsidRPr="00752A5B" w:rsidRDefault="003A3A8F" w:rsidP="008C6227">
      <w:pPr>
        <w:spacing w:after="120"/>
        <w:rPr>
          <w:rFonts w:cs="Arial"/>
          <w:b/>
          <w:sz w:val="20"/>
          <w:szCs w:val="20"/>
          <w:lang w:val="es-PE"/>
        </w:rPr>
      </w:pPr>
    </w:p>
    <w:p w14:paraId="15B76BB8" w14:textId="77777777" w:rsidR="003A3A8F" w:rsidRPr="00752A5B" w:rsidRDefault="003A3A8F" w:rsidP="008C6227">
      <w:pPr>
        <w:spacing w:after="120"/>
        <w:rPr>
          <w:rFonts w:cs="Arial"/>
          <w:b/>
          <w:sz w:val="20"/>
          <w:szCs w:val="20"/>
          <w:lang w:val="es-PE"/>
        </w:rPr>
      </w:pPr>
    </w:p>
    <w:p w14:paraId="15B76BB9" w14:textId="77777777" w:rsidR="003A3A8F" w:rsidRPr="00752A5B" w:rsidRDefault="003A3A8F" w:rsidP="008C6227">
      <w:pPr>
        <w:spacing w:after="120"/>
        <w:rPr>
          <w:rFonts w:cs="Arial"/>
          <w:b/>
          <w:sz w:val="20"/>
          <w:szCs w:val="20"/>
          <w:lang w:val="es-PE"/>
        </w:rPr>
      </w:pPr>
    </w:p>
    <w:tbl>
      <w:tblPr>
        <w:tblW w:w="8218" w:type="dxa"/>
        <w:jc w:val="center"/>
        <w:tblInd w:w="65" w:type="dxa"/>
        <w:tblCellMar>
          <w:left w:w="70" w:type="dxa"/>
          <w:right w:w="70" w:type="dxa"/>
        </w:tblCellMar>
        <w:tblLook w:val="04A0" w:firstRow="1" w:lastRow="0" w:firstColumn="1" w:lastColumn="0" w:noHBand="0" w:noVBand="1"/>
      </w:tblPr>
      <w:tblGrid>
        <w:gridCol w:w="2675"/>
        <w:gridCol w:w="730"/>
        <w:gridCol w:w="645"/>
        <w:gridCol w:w="1390"/>
        <w:gridCol w:w="645"/>
        <w:gridCol w:w="1612"/>
        <w:gridCol w:w="521"/>
      </w:tblGrid>
      <w:tr w:rsidR="00852C93" w:rsidRPr="00752A5B" w14:paraId="15B76BBB" w14:textId="77777777" w:rsidTr="003172F3">
        <w:trPr>
          <w:trHeight w:val="300"/>
          <w:jc w:val="center"/>
        </w:trPr>
        <w:tc>
          <w:tcPr>
            <w:tcW w:w="8218" w:type="dxa"/>
            <w:gridSpan w:val="7"/>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BA" w14:textId="77777777" w:rsidR="00852C93" w:rsidRPr="00752A5B" w:rsidRDefault="00852C93" w:rsidP="008C6227">
            <w:pPr>
              <w:jc w:val="center"/>
              <w:rPr>
                <w:rFonts w:ascii="Calibri" w:hAnsi="Calibri"/>
                <w:b/>
                <w:bCs/>
                <w:sz w:val="20"/>
                <w:szCs w:val="20"/>
                <w:lang w:val="es-PE" w:eastAsia="es-PE"/>
              </w:rPr>
            </w:pPr>
            <w:r w:rsidRPr="00752A5B">
              <w:rPr>
                <w:rFonts w:ascii="Calibri" w:hAnsi="Calibri"/>
                <w:b/>
                <w:bCs/>
                <w:sz w:val="20"/>
                <w:szCs w:val="20"/>
                <w:lang w:val="es-PE" w:eastAsia="es-PE"/>
              </w:rPr>
              <w:t xml:space="preserve">DS </w:t>
            </w:r>
            <w:r w:rsidR="00AE0567" w:rsidRPr="00752A5B">
              <w:rPr>
                <w:rFonts w:ascii="Calibri" w:hAnsi="Calibri"/>
                <w:b/>
                <w:bCs/>
                <w:sz w:val="20"/>
                <w:szCs w:val="20"/>
                <w:lang w:val="es-PE" w:eastAsia="es-PE"/>
              </w:rPr>
              <w:t>Numeradas de</w:t>
            </w:r>
            <w:r w:rsidRPr="00752A5B">
              <w:rPr>
                <w:rFonts w:ascii="Calibri" w:hAnsi="Calibri"/>
                <w:b/>
                <w:bCs/>
                <w:sz w:val="20"/>
                <w:szCs w:val="20"/>
                <w:lang w:val="es-PE" w:eastAsia="es-PE"/>
              </w:rPr>
              <w:t xml:space="preserve"> US $ 201-2000</w:t>
            </w:r>
          </w:p>
        </w:tc>
      </w:tr>
      <w:tr w:rsidR="00852C93" w:rsidRPr="00752A5B" w14:paraId="15B76BC3" w14:textId="77777777" w:rsidTr="003172F3">
        <w:trPr>
          <w:trHeight w:val="300"/>
          <w:jc w:val="center"/>
        </w:trPr>
        <w:tc>
          <w:tcPr>
            <w:tcW w:w="26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BC" w14:textId="77777777" w:rsidR="00852C93" w:rsidRPr="00752A5B" w:rsidRDefault="00852C93" w:rsidP="008C6227">
            <w:pPr>
              <w:rPr>
                <w:rFonts w:ascii="Calibri" w:hAnsi="Calibri"/>
                <w:b/>
                <w:bCs/>
                <w:sz w:val="20"/>
                <w:szCs w:val="20"/>
                <w:lang w:val="es-PE" w:eastAsia="es-PE"/>
              </w:rPr>
            </w:pPr>
            <w:r w:rsidRPr="00752A5B">
              <w:rPr>
                <w:rFonts w:ascii="Calibri" w:hAnsi="Calibri"/>
                <w:b/>
                <w:bCs/>
                <w:sz w:val="20"/>
                <w:szCs w:val="20"/>
                <w:lang w:val="es-PE" w:eastAsia="es-PE"/>
              </w:rPr>
              <w:t>ADUANAS</w:t>
            </w:r>
          </w:p>
        </w:tc>
        <w:tc>
          <w:tcPr>
            <w:tcW w:w="730" w:type="dxa"/>
            <w:tcBorders>
              <w:top w:val="single" w:sz="4" w:space="0" w:color="auto"/>
              <w:left w:val="nil"/>
              <w:bottom w:val="single" w:sz="4" w:space="0" w:color="auto"/>
              <w:right w:val="single" w:sz="4" w:space="0" w:color="auto"/>
            </w:tcBorders>
            <w:shd w:val="clear" w:color="auto" w:fill="auto"/>
            <w:noWrap/>
            <w:vAlign w:val="bottom"/>
            <w:hideMark/>
          </w:tcPr>
          <w:p w14:paraId="15B76BBD" w14:textId="77777777" w:rsidR="00852C93" w:rsidRPr="00752A5B" w:rsidRDefault="00852C93" w:rsidP="008C6227">
            <w:pPr>
              <w:jc w:val="center"/>
              <w:rPr>
                <w:rFonts w:ascii="Calibri" w:hAnsi="Calibri"/>
                <w:b/>
                <w:bCs/>
                <w:sz w:val="20"/>
                <w:szCs w:val="20"/>
                <w:lang w:val="es-PE" w:eastAsia="es-PE"/>
              </w:rPr>
            </w:pPr>
            <w:r w:rsidRPr="00752A5B">
              <w:rPr>
                <w:rFonts w:ascii="Calibri" w:hAnsi="Calibri"/>
                <w:b/>
                <w:bCs/>
                <w:sz w:val="20"/>
                <w:szCs w:val="20"/>
                <w:lang w:val="es-PE" w:eastAsia="es-PE"/>
              </w:rPr>
              <w:t>2011</w:t>
            </w:r>
          </w:p>
        </w:tc>
        <w:tc>
          <w:tcPr>
            <w:tcW w:w="645" w:type="dxa"/>
            <w:tcBorders>
              <w:top w:val="single" w:sz="4" w:space="0" w:color="auto"/>
              <w:left w:val="nil"/>
              <w:bottom w:val="single" w:sz="4" w:space="0" w:color="auto"/>
              <w:right w:val="single" w:sz="4" w:space="0" w:color="auto"/>
            </w:tcBorders>
            <w:shd w:val="clear" w:color="auto" w:fill="auto"/>
            <w:noWrap/>
            <w:vAlign w:val="bottom"/>
            <w:hideMark/>
          </w:tcPr>
          <w:p w14:paraId="15B76BBE" w14:textId="77777777" w:rsidR="00852C93" w:rsidRPr="00752A5B" w:rsidRDefault="00852C93" w:rsidP="008C6227">
            <w:pPr>
              <w:jc w:val="center"/>
              <w:rPr>
                <w:rFonts w:ascii="Calibri" w:hAnsi="Calibri"/>
                <w:b/>
                <w:bCs/>
                <w:sz w:val="20"/>
                <w:szCs w:val="20"/>
                <w:lang w:val="es-PE" w:eastAsia="es-PE"/>
              </w:rPr>
            </w:pPr>
            <w:r w:rsidRPr="00752A5B">
              <w:rPr>
                <w:rFonts w:ascii="Calibri" w:hAnsi="Calibri"/>
                <w:b/>
                <w:bCs/>
                <w:sz w:val="20"/>
                <w:szCs w:val="20"/>
                <w:lang w:val="es-PE" w:eastAsia="es-PE"/>
              </w:rPr>
              <w:t>IAPC</w:t>
            </w:r>
          </w:p>
        </w:tc>
        <w:tc>
          <w:tcPr>
            <w:tcW w:w="1390" w:type="dxa"/>
            <w:tcBorders>
              <w:top w:val="single" w:sz="4" w:space="0" w:color="auto"/>
              <w:left w:val="nil"/>
              <w:bottom w:val="single" w:sz="4" w:space="0" w:color="auto"/>
              <w:right w:val="single" w:sz="4" w:space="0" w:color="auto"/>
            </w:tcBorders>
            <w:shd w:val="clear" w:color="auto" w:fill="auto"/>
            <w:noWrap/>
            <w:vAlign w:val="bottom"/>
            <w:hideMark/>
          </w:tcPr>
          <w:p w14:paraId="15B76BBF" w14:textId="77777777" w:rsidR="00852C93" w:rsidRPr="00752A5B" w:rsidRDefault="00852C93" w:rsidP="008C6227">
            <w:pPr>
              <w:jc w:val="center"/>
              <w:rPr>
                <w:rFonts w:ascii="Calibri" w:hAnsi="Calibri"/>
                <w:b/>
                <w:bCs/>
                <w:sz w:val="20"/>
                <w:szCs w:val="20"/>
                <w:lang w:val="es-PE" w:eastAsia="es-PE"/>
              </w:rPr>
            </w:pPr>
            <w:r w:rsidRPr="00752A5B">
              <w:rPr>
                <w:rFonts w:ascii="Calibri" w:hAnsi="Calibri"/>
                <w:b/>
                <w:bCs/>
                <w:sz w:val="20"/>
                <w:szCs w:val="20"/>
                <w:lang w:val="es-PE" w:eastAsia="es-PE"/>
              </w:rPr>
              <w:t>afecto 2011</w:t>
            </w:r>
          </w:p>
        </w:tc>
        <w:tc>
          <w:tcPr>
            <w:tcW w:w="645" w:type="dxa"/>
            <w:tcBorders>
              <w:top w:val="single" w:sz="4" w:space="0" w:color="auto"/>
              <w:left w:val="nil"/>
              <w:bottom w:val="single" w:sz="4" w:space="0" w:color="auto"/>
              <w:right w:val="single" w:sz="4" w:space="0" w:color="auto"/>
            </w:tcBorders>
            <w:shd w:val="clear" w:color="auto" w:fill="auto"/>
            <w:noWrap/>
            <w:vAlign w:val="bottom"/>
            <w:hideMark/>
          </w:tcPr>
          <w:p w14:paraId="15B76BC0" w14:textId="77777777" w:rsidR="00852C93" w:rsidRPr="00752A5B" w:rsidRDefault="00852C93" w:rsidP="008C6227">
            <w:pPr>
              <w:jc w:val="center"/>
              <w:rPr>
                <w:rFonts w:ascii="Calibri" w:hAnsi="Calibri"/>
                <w:b/>
                <w:bCs/>
                <w:sz w:val="20"/>
                <w:szCs w:val="20"/>
                <w:lang w:val="es-PE" w:eastAsia="es-PE"/>
              </w:rPr>
            </w:pPr>
            <w:r w:rsidRPr="00752A5B">
              <w:rPr>
                <w:rFonts w:ascii="Calibri" w:hAnsi="Calibri"/>
                <w:b/>
                <w:bCs/>
                <w:sz w:val="20"/>
                <w:szCs w:val="20"/>
                <w:lang w:val="es-PE" w:eastAsia="es-PE"/>
              </w:rPr>
              <w:t>%</w:t>
            </w:r>
          </w:p>
        </w:tc>
        <w:tc>
          <w:tcPr>
            <w:tcW w:w="1612" w:type="dxa"/>
            <w:tcBorders>
              <w:top w:val="single" w:sz="4" w:space="0" w:color="auto"/>
              <w:left w:val="nil"/>
              <w:bottom w:val="single" w:sz="4" w:space="0" w:color="auto"/>
              <w:right w:val="single" w:sz="4" w:space="0" w:color="auto"/>
            </w:tcBorders>
            <w:shd w:val="clear" w:color="auto" w:fill="auto"/>
            <w:noWrap/>
            <w:vAlign w:val="bottom"/>
            <w:hideMark/>
          </w:tcPr>
          <w:p w14:paraId="15B76BC1" w14:textId="77777777" w:rsidR="00852C93" w:rsidRPr="00752A5B" w:rsidRDefault="00852C93" w:rsidP="008C6227">
            <w:pPr>
              <w:jc w:val="center"/>
              <w:rPr>
                <w:rFonts w:ascii="Calibri" w:hAnsi="Calibri"/>
                <w:b/>
                <w:bCs/>
                <w:sz w:val="20"/>
                <w:szCs w:val="20"/>
                <w:lang w:val="es-PE" w:eastAsia="es-PE"/>
              </w:rPr>
            </w:pPr>
            <w:r w:rsidRPr="00752A5B">
              <w:rPr>
                <w:rFonts w:ascii="Calibri" w:hAnsi="Calibri"/>
                <w:b/>
                <w:bCs/>
                <w:sz w:val="20"/>
                <w:szCs w:val="20"/>
                <w:lang w:val="es-PE" w:eastAsia="es-PE"/>
              </w:rPr>
              <w:t>inafecto 2011</w:t>
            </w:r>
          </w:p>
        </w:tc>
        <w:tc>
          <w:tcPr>
            <w:tcW w:w="521" w:type="dxa"/>
            <w:tcBorders>
              <w:top w:val="single" w:sz="4" w:space="0" w:color="auto"/>
              <w:left w:val="nil"/>
              <w:bottom w:val="single" w:sz="4" w:space="0" w:color="auto"/>
              <w:right w:val="single" w:sz="4" w:space="0" w:color="auto"/>
            </w:tcBorders>
            <w:shd w:val="clear" w:color="auto" w:fill="auto"/>
            <w:noWrap/>
            <w:vAlign w:val="bottom"/>
            <w:hideMark/>
          </w:tcPr>
          <w:p w14:paraId="15B76BC2" w14:textId="77777777" w:rsidR="00852C93" w:rsidRPr="00752A5B" w:rsidRDefault="00852C93" w:rsidP="008C6227">
            <w:pPr>
              <w:jc w:val="center"/>
              <w:rPr>
                <w:rFonts w:ascii="Calibri" w:hAnsi="Calibri"/>
                <w:b/>
                <w:bCs/>
                <w:sz w:val="20"/>
                <w:szCs w:val="20"/>
                <w:lang w:val="es-PE" w:eastAsia="es-PE"/>
              </w:rPr>
            </w:pPr>
            <w:r w:rsidRPr="00752A5B">
              <w:rPr>
                <w:rFonts w:ascii="Calibri" w:hAnsi="Calibri"/>
                <w:b/>
                <w:bCs/>
                <w:sz w:val="20"/>
                <w:szCs w:val="20"/>
                <w:lang w:val="es-PE" w:eastAsia="es-PE"/>
              </w:rPr>
              <w:t>%</w:t>
            </w:r>
          </w:p>
        </w:tc>
      </w:tr>
      <w:tr w:rsidR="00AE0567" w:rsidRPr="00752A5B" w14:paraId="15B76BCB" w14:textId="77777777" w:rsidTr="003172F3">
        <w:trPr>
          <w:trHeight w:val="300"/>
          <w:jc w:val="center"/>
        </w:trPr>
        <w:tc>
          <w:tcPr>
            <w:tcW w:w="26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C4"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Paita</w:t>
            </w:r>
          </w:p>
        </w:tc>
        <w:tc>
          <w:tcPr>
            <w:tcW w:w="730" w:type="dxa"/>
            <w:tcBorders>
              <w:top w:val="nil"/>
              <w:left w:val="nil"/>
              <w:bottom w:val="single" w:sz="4" w:space="0" w:color="auto"/>
              <w:right w:val="single" w:sz="4" w:space="0" w:color="auto"/>
            </w:tcBorders>
            <w:shd w:val="clear" w:color="auto" w:fill="auto"/>
            <w:noWrap/>
            <w:vAlign w:val="bottom"/>
            <w:hideMark/>
          </w:tcPr>
          <w:p w14:paraId="15B76BC5"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30</w:t>
            </w:r>
          </w:p>
        </w:tc>
        <w:tc>
          <w:tcPr>
            <w:tcW w:w="64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5B76BC6"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16%</w:t>
            </w:r>
          </w:p>
        </w:tc>
        <w:tc>
          <w:tcPr>
            <w:tcW w:w="1390" w:type="dxa"/>
            <w:tcBorders>
              <w:top w:val="nil"/>
              <w:left w:val="nil"/>
              <w:bottom w:val="single" w:sz="4" w:space="0" w:color="auto"/>
              <w:right w:val="single" w:sz="4" w:space="0" w:color="auto"/>
            </w:tcBorders>
            <w:shd w:val="clear" w:color="auto" w:fill="auto"/>
            <w:noWrap/>
            <w:vAlign w:val="center"/>
            <w:hideMark/>
          </w:tcPr>
          <w:p w14:paraId="15B76BC7"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28</w:t>
            </w:r>
          </w:p>
        </w:tc>
        <w:tc>
          <w:tcPr>
            <w:tcW w:w="645" w:type="dxa"/>
            <w:tcBorders>
              <w:top w:val="nil"/>
              <w:left w:val="nil"/>
              <w:bottom w:val="single" w:sz="4" w:space="0" w:color="auto"/>
              <w:right w:val="single" w:sz="4" w:space="0" w:color="auto"/>
            </w:tcBorders>
            <w:shd w:val="clear" w:color="auto" w:fill="auto"/>
            <w:noWrap/>
            <w:vAlign w:val="bottom"/>
            <w:hideMark/>
          </w:tcPr>
          <w:p w14:paraId="15B76BC8"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93%</w:t>
            </w:r>
          </w:p>
        </w:tc>
        <w:tc>
          <w:tcPr>
            <w:tcW w:w="1612" w:type="dxa"/>
            <w:tcBorders>
              <w:top w:val="nil"/>
              <w:left w:val="nil"/>
              <w:bottom w:val="single" w:sz="4" w:space="0" w:color="auto"/>
              <w:right w:val="single" w:sz="4" w:space="0" w:color="auto"/>
            </w:tcBorders>
            <w:shd w:val="clear" w:color="auto" w:fill="auto"/>
            <w:noWrap/>
            <w:vAlign w:val="center"/>
            <w:hideMark/>
          </w:tcPr>
          <w:p w14:paraId="15B76BC9"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2</w:t>
            </w:r>
          </w:p>
        </w:tc>
        <w:tc>
          <w:tcPr>
            <w:tcW w:w="521" w:type="dxa"/>
            <w:tcBorders>
              <w:top w:val="nil"/>
              <w:left w:val="nil"/>
              <w:bottom w:val="single" w:sz="4" w:space="0" w:color="auto"/>
              <w:right w:val="single" w:sz="4" w:space="0" w:color="auto"/>
            </w:tcBorders>
            <w:shd w:val="clear" w:color="auto" w:fill="auto"/>
            <w:noWrap/>
            <w:vAlign w:val="bottom"/>
            <w:hideMark/>
          </w:tcPr>
          <w:p w14:paraId="15B76BCA"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7%</w:t>
            </w:r>
          </w:p>
        </w:tc>
      </w:tr>
      <w:tr w:rsidR="00AE0567" w:rsidRPr="00752A5B" w14:paraId="15B76BD3" w14:textId="77777777" w:rsidTr="003172F3">
        <w:trPr>
          <w:trHeight w:val="300"/>
          <w:jc w:val="center"/>
        </w:trPr>
        <w:tc>
          <w:tcPr>
            <w:tcW w:w="26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CC"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Chiclayo</w:t>
            </w:r>
          </w:p>
        </w:tc>
        <w:tc>
          <w:tcPr>
            <w:tcW w:w="730" w:type="dxa"/>
            <w:tcBorders>
              <w:top w:val="nil"/>
              <w:left w:val="nil"/>
              <w:bottom w:val="single" w:sz="4" w:space="0" w:color="auto"/>
              <w:right w:val="single" w:sz="4" w:space="0" w:color="auto"/>
            </w:tcBorders>
            <w:shd w:val="clear" w:color="auto" w:fill="auto"/>
            <w:noWrap/>
            <w:vAlign w:val="bottom"/>
            <w:hideMark/>
          </w:tcPr>
          <w:p w14:paraId="15B76BCD"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177</w:t>
            </w:r>
          </w:p>
        </w:tc>
        <w:tc>
          <w:tcPr>
            <w:tcW w:w="645" w:type="dxa"/>
            <w:vMerge/>
            <w:tcBorders>
              <w:top w:val="nil"/>
              <w:left w:val="single" w:sz="4" w:space="0" w:color="auto"/>
              <w:bottom w:val="single" w:sz="4" w:space="0" w:color="auto"/>
              <w:right w:val="single" w:sz="4" w:space="0" w:color="auto"/>
            </w:tcBorders>
            <w:vAlign w:val="center"/>
            <w:hideMark/>
          </w:tcPr>
          <w:p w14:paraId="15B76BCE" w14:textId="77777777" w:rsidR="00AE0567" w:rsidRPr="00752A5B" w:rsidRDefault="00AE0567" w:rsidP="008C6227">
            <w:pPr>
              <w:rPr>
                <w:rFonts w:ascii="Calibri" w:hAnsi="Calibri"/>
                <w:sz w:val="20"/>
                <w:szCs w:val="20"/>
                <w:lang w:val="es-PE" w:eastAsia="es-PE"/>
              </w:rPr>
            </w:pPr>
          </w:p>
        </w:tc>
        <w:tc>
          <w:tcPr>
            <w:tcW w:w="1390" w:type="dxa"/>
            <w:tcBorders>
              <w:top w:val="nil"/>
              <w:left w:val="nil"/>
              <w:bottom w:val="single" w:sz="4" w:space="0" w:color="auto"/>
              <w:right w:val="single" w:sz="4" w:space="0" w:color="auto"/>
            </w:tcBorders>
            <w:shd w:val="clear" w:color="auto" w:fill="auto"/>
            <w:noWrap/>
            <w:vAlign w:val="center"/>
            <w:hideMark/>
          </w:tcPr>
          <w:p w14:paraId="15B76BCF"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152</w:t>
            </w:r>
          </w:p>
        </w:tc>
        <w:tc>
          <w:tcPr>
            <w:tcW w:w="645" w:type="dxa"/>
            <w:tcBorders>
              <w:top w:val="nil"/>
              <w:left w:val="nil"/>
              <w:bottom w:val="single" w:sz="4" w:space="0" w:color="auto"/>
              <w:right w:val="single" w:sz="4" w:space="0" w:color="auto"/>
            </w:tcBorders>
            <w:shd w:val="clear" w:color="auto" w:fill="auto"/>
            <w:noWrap/>
            <w:vAlign w:val="bottom"/>
            <w:hideMark/>
          </w:tcPr>
          <w:p w14:paraId="15B76BD0"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86%</w:t>
            </w:r>
          </w:p>
        </w:tc>
        <w:tc>
          <w:tcPr>
            <w:tcW w:w="1612" w:type="dxa"/>
            <w:tcBorders>
              <w:top w:val="nil"/>
              <w:left w:val="nil"/>
              <w:bottom w:val="single" w:sz="4" w:space="0" w:color="auto"/>
              <w:right w:val="single" w:sz="4" w:space="0" w:color="auto"/>
            </w:tcBorders>
            <w:shd w:val="clear" w:color="auto" w:fill="auto"/>
            <w:noWrap/>
            <w:vAlign w:val="center"/>
            <w:hideMark/>
          </w:tcPr>
          <w:p w14:paraId="15B76BD1"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25</w:t>
            </w:r>
          </w:p>
        </w:tc>
        <w:tc>
          <w:tcPr>
            <w:tcW w:w="521" w:type="dxa"/>
            <w:tcBorders>
              <w:top w:val="nil"/>
              <w:left w:val="nil"/>
              <w:bottom w:val="single" w:sz="4" w:space="0" w:color="auto"/>
              <w:right w:val="single" w:sz="4" w:space="0" w:color="auto"/>
            </w:tcBorders>
            <w:shd w:val="clear" w:color="auto" w:fill="auto"/>
            <w:noWrap/>
            <w:vAlign w:val="bottom"/>
            <w:hideMark/>
          </w:tcPr>
          <w:p w14:paraId="15B76BD2"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14%</w:t>
            </w:r>
          </w:p>
        </w:tc>
      </w:tr>
      <w:tr w:rsidR="00AE0567" w:rsidRPr="00752A5B" w14:paraId="15B76BDB" w14:textId="77777777" w:rsidTr="003172F3">
        <w:trPr>
          <w:trHeight w:val="300"/>
          <w:jc w:val="center"/>
        </w:trPr>
        <w:tc>
          <w:tcPr>
            <w:tcW w:w="26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D4"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Salaverry</w:t>
            </w:r>
          </w:p>
        </w:tc>
        <w:tc>
          <w:tcPr>
            <w:tcW w:w="730" w:type="dxa"/>
            <w:tcBorders>
              <w:top w:val="nil"/>
              <w:left w:val="nil"/>
              <w:bottom w:val="single" w:sz="4" w:space="0" w:color="auto"/>
              <w:right w:val="single" w:sz="4" w:space="0" w:color="auto"/>
            </w:tcBorders>
            <w:shd w:val="clear" w:color="auto" w:fill="auto"/>
            <w:noWrap/>
            <w:vAlign w:val="bottom"/>
            <w:hideMark/>
          </w:tcPr>
          <w:p w14:paraId="15B76BD5"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434</w:t>
            </w:r>
          </w:p>
        </w:tc>
        <w:tc>
          <w:tcPr>
            <w:tcW w:w="645" w:type="dxa"/>
            <w:vMerge/>
            <w:tcBorders>
              <w:top w:val="nil"/>
              <w:left w:val="single" w:sz="4" w:space="0" w:color="auto"/>
              <w:bottom w:val="single" w:sz="4" w:space="0" w:color="auto"/>
              <w:right w:val="single" w:sz="4" w:space="0" w:color="auto"/>
            </w:tcBorders>
            <w:vAlign w:val="center"/>
            <w:hideMark/>
          </w:tcPr>
          <w:p w14:paraId="15B76BD6" w14:textId="77777777" w:rsidR="00AE0567" w:rsidRPr="00752A5B" w:rsidRDefault="00AE0567" w:rsidP="008C6227">
            <w:pPr>
              <w:rPr>
                <w:rFonts w:ascii="Calibri" w:hAnsi="Calibri"/>
                <w:sz w:val="20"/>
                <w:szCs w:val="20"/>
                <w:lang w:val="es-PE" w:eastAsia="es-PE"/>
              </w:rPr>
            </w:pPr>
          </w:p>
        </w:tc>
        <w:tc>
          <w:tcPr>
            <w:tcW w:w="1390" w:type="dxa"/>
            <w:tcBorders>
              <w:top w:val="nil"/>
              <w:left w:val="nil"/>
              <w:bottom w:val="single" w:sz="4" w:space="0" w:color="auto"/>
              <w:right w:val="single" w:sz="4" w:space="0" w:color="auto"/>
            </w:tcBorders>
            <w:shd w:val="clear" w:color="auto" w:fill="auto"/>
            <w:noWrap/>
            <w:vAlign w:val="center"/>
            <w:hideMark/>
          </w:tcPr>
          <w:p w14:paraId="15B76BD7"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410</w:t>
            </w:r>
          </w:p>
        </w:tc>
        <w:tc>
          <w:tcPr>
            <w:tcW w:w="645" w:type="dxa"/>
            <w:tcBorders>
              <w:top w:val="nil"/>
              <w:left w:val="nil"/>
              <w:bottom w:val="single" w:sz="4" w:space="0" w:color="auto"/>
              <w:right w:val="single" w:sz="4" w:space="0" w:color="auto"/>
            </w:tcBorders>
            <w:shd w:val="clear" w:color="auto" w:fill="auto"/>
            <w:noWrap/>
            <w:vAlign w:val="bottom"/>
            <w:hideMark/>
          </w:tcPr>
          <w:p w14:paraId="15B76BD8"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94%</w:t>
            </w:r>
          </w:p>
        </w:tc>
        <w:tc>
          <w:tcPr>
            <w:tcW w:w="1612" w:type="dxa"/>
            <w:tcBorders>
              <w:top w:val="nil"/>
              <w:left w:val="nil"/>
              <w:bottom w:val="single" w:sz="4" w:space="0" w:color="auto"/>
              <w:right w:val="single" w:sz="4" w:space="0" w:color="auto"/>
            </w:tcBorders>
            <w:shd w:val="clear" w:color="auto" w:fill="auto"/>
            <w:noWrap/>
            <w:vAlign w:val="center"/>
            <w:hideMark/>
          </w:tcPr>
          <w:p w14:paraId="15B76BD9"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24</w:t>
            </w:r>
          </w:p>
        </w:tc>
        <w:tc>
          <w:tcPr>
            <w:tcW w:w="521" w:type="dxa"/>
            <w:tcBorders>
              <w:top w:val="nil"/>
              <w:left w:val="nil"/>
              <w:bottom w:val="single" w:sz="4" w:space="0" w:color="auto"/>
              <w:right w:val="single" w:sz="4" w:space="0" w:color="auto"/>
            </w:tcBorders>
            <w:shd w:val="clear" w:color="auto" w:fill="auto"/>
            <w:noWrap/>
            <w:vAlign w:val="bottom"/>
            <w:hideMark/>
          </w:tcPr>
          <w:p w14:paraId="15B76BDA"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6%</w:t>
            </w:r>
          </w:p>
        </w:tc>
      </w:tr>
      <w:tr w:rsidR="00AE0567" w:rsidRPr="00752A5B" w14:paraId="15B76BE3" w14:textId="77777777" w:rsidTr="003172F3">
        <w:trPr>
          <w:trHeight w:val="300"/>
          <w:jc w:val="center"/>
        </w:trPr>
        <w:tc>
          <w:tcPr>
            <w:tcW w:w="26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DC"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Chimbote</w:t>
            </w:r>
          </w:p>
        </w:tc>
        <w:tc>
          <w:tcPr>
            <w:tcW w:w="730" w:type="dxa"/>
            <w:tcBorders>
              <w:top w:val="nil"/>
              <w:left w:val="nil"/>
              <w:bottom w:val="single" w:sz="4" w:space="0" w:color="auto"/>
              <w:right w:val="single" w:sz="4" w:space="0" w:color="auto"/>
            </w:tcBorders>
            <w:shd w:val="clear" w:color="auto" w:fill="auto"/>
            <w:noWrap/>
            <w:vAlign w:val="bottom"/>
            <w:hideMark/>
          </w:tcPr>
          <w:p w14:paraId="15B76BDD"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158</w:t>
            </w:r>
          </w:p>
        </w:tc>
        <w:tc>
          <w:tcPr>
            <w:tcW w:w="645" w:type="dxa"/>
            <w:vMerge/>
            <w:tcBorders>
              <w:top w:val="nil"/>
              <w:left w:val="single" w:sz="4" w:space="0" w:color="auto"/>
              <w:bottom w:val="single" w:sz="4" w:space="0" w:color="auto"/>
              <w:right w:val="single" w:sz="4" w:space="0" w:color="auto"/>
            </w:tcBorders>
            <w:vAlign w:val="center"/>
            <w:hideMark/>
          </w:tcPr>
          <w:p w14:paraId="15B76BDE" w14:textId="77777777" w:rsidR="00AE0567" w:rsidRPr="00752A5B" w:rsidRDefault="00AE0567" w:rsidP="008C6227">
            <w:pPr>
              <w:rPr>
                <w:rFonts w:ascii="Calibri" w:hAnsi="Calibri"/>
                <w:sz w:val="20"/>
                <w:szCs w:val="20"/>
                <w:lang w:val="es-PE" w:eastAsia="es-PE"/>
              </w:rPr>
            </w:pPr>
          </w:p>
        </w:tc>
        <w:tc>
          <w:tcPr>
            <w:tcW w:w="1390" w:type="dxa"/>
            <w:tcBorders>
              <w:top w:val="nil"/>
              <w:left w:val="nil"/>
              <w:bottom w:val="single" w:sz="4" w:space="0" w:color="auto"/>
              <w:right w:val="single" w:sz="4" w:space="0" w:color="auto"/>
            </w:tcBorders>
            <w:shd w:val="clear" w:color="auto" w:fill="auto"/>
            <w:noWrap/>
            <w:vAlign w:val="center"/>
            <w:hideMark/>
          </w:tcPr>
          <w:p w14:paraId="15B76BDF"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156</w:t>
            </w:r>
          </w:p>
        </w:tc>
        <w:tc>
          <w:tcPr>
            <w:tcW w:w="645" w:type="dxa"/>
            <w:tcBorders>
              <w:top w:val="nil"/>
              <w:left w:val="nil"/>
              <w:bottom w:val="single" w:sz="4" w:space="0" w:color="auto"/>
              <w:right w:val="single" w:sz="4" w:space="0" w:color="auto"/>
            </w:tcBorders>
            <w:shd w:val="clear" w:color="auto" w:fill="auto"/>
            <w:noWrap/>
            <w:vAlign w:val="bottom"/>
            <w:hideMark/>
          </w:tcPr>
          <w:p w14:paraId="15B76BE0"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99%</w:t>
            </w:r>
          </w:p>
        </w:tc>
        <w:tc>
          <w:tcPr>
            <w:tcW w:w="1612" w:type="dxa"/>
            <w:tcBorders>
              <w:top w:val="nil"/>
              <w:left w:val="nil"/>
              <w:bottom w:val="single" w:sz="4" w:space="0" w:color="auto"/>
              <w:right w:val="single" w:sz="4" w:space="0" w:color="auto"/>
            </w:tcBorders>
            <w:shd w:val="clear" w:color="auto" w:fill="auto"/>
            <w:noWrap/>
            <w:vAlign w:val="center"/>
            <w:hideMark/>
          </w:tcPr>
          <w:p w14:paraId="15B76BE1"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2</w:t>
            </w:r>
          </w:p>
        </w:tc>
        <w:tc>
          <w:tcPr>
            <w:tcW w:w="521" w:type="dxa"/>
            <w:tcBorders>
              <w:top w:val="nil"/>
              <w:left w:val="nil"/>
              <w:bottom w:val="single" w:sz="4" w:space="0" w:color="auto"/>
              <w:right w:val="single" w:sz="4" w:space="0" w:color="auto"/>
            </w:tcBorders>
            <w:shd w:val="clear" w:color="auto" w:fill="auto"/>
            <w:noWrap/>
            <w:vAlign w:val="bottom"/>
            <w:hideMark/>
          </w:tcPr>
          <w:p w14:paraId="15B76BE2"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w:t>
            </w:r>
          </w:p>
        </w:tc>
      </w:tr>
      <w:tr w:rsidR="00AE0567" w:rsidRPr="00752A5B" w14:paraId="15B76BEB" w14:textId="77777777" w:rsidTr="003172F3">
        <w:trPr>
          <w:trHeight w:val="300"/>
          <w:jc w:val="center"/>
        </w:trPr>
        <w:tc>
          <w:tcPr>
            <w:tcW w:w="26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E4"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Mollendo</w:t>
            </w:r>
          </w:p>
        </w:tc>
        <w:tc>
          <w:tcPr>
            <w:tcW w:w="730" w:type="dxa"/>
            <w:tcBorders>
              <w:top w:val="nil"/>
              <w:left w:val="nil"/>
              <w:bottom w:val="single" w:sz="4" w:space="0" w:color="auto"/>
              <w:right w:val="single" w:sz="4" w:space="0" w:color="auto"/>
            </w:tcBorders>
            <w:shd w:val="clear" w:color="auto" w:fill="auto"/>
            <w:noWrap/>
            <w:vAlign w:val="bottom"/>
            <w:hideMark/>
          </w:tcPr>
          <w:p w14:paraId="15B76BE5"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8</w:t>
            </w:r>
          </w:p>
        </w:tc>
        <w:tc>
          <w:tcPr>
            <w:tcW w:w="645" w:type="dxa"/>
            <w:vMerge/>
            <w:tcBorders>
              <w:top w:val="nil"/>
              <w:left w:val="single" w:sz="4" w:space="0" w:color="auto"/>
              <w:bottom w:val="single" w:sz="4" w:space="0" w:color="auto"/>
              <w:right w:val="single" w:sz="4" w:space="0" w:color="auto"/>
            </w:tcBorders>
            <w:vAlign w:val="center"/>
            <w:hideMark/>
          </w:tcPr>
          <w:p w14:paraId="15B76BE6" w14:textId="77777777" w:rsidR="00AE0567" w:rsidRPr="00752A5B" w:rsidRDefault="00AE0567" w:rsidP="008C6227">
            <w:pPr>
              <w:rPr>
                <w:rFonts w:ascii="Calibri" w:hAnsi="Calibri"/>
                <w:sz w:val="20"/>
                <w:szCs w:val="20"/>
                <w:lang w:val="es-PE" w:eastAsia="es-PE"/>
              </w:rPr>
            </w:pPr>
          </w:p>
        </w:tc>
        <w:tc>
          <w:tcPr>
            <w:tcW w:w="1390" w:type="dxa"/>
            <w:tcBorders>
              <w:top w:val="nil"/>
              <w:left w:val="nil"/>
              <w:bottom w:val="single" w:sz="4" w:space="0" w:color="auto"/>
              <w:right w:val="single" w:sz="4" w:space="0" w:color="auto"/>
            </w:tcBorders>
            <w:shd w:val="clear" w:color="auto" w:fill="auto"/>
            <w:noWrap/>
            <w:vAlign w:val="center"/>
            <w:hideMark/>
          </w:tcPr>
          <w:p w14:paraId="15B76BE7"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8</w:t>
            </w:r>
          </w:p>
        </w:tc>
        <w:tc>
          <w:tcPr>
            <w:tcW w:w="645" w:type="dxa"/>
            <w:tcBorders>
              <w:top w:val="nil"/>
              <w:left w:val="nil"/>
              <w:bottom w:val="single" w:sz="4" w:space="0" w:color="auto"/>
              <w:right w:val="single" w:sz="4" w:space="0" w:color="auto"/>
            </w:tcBorders>
            <w:shd w:val="clear" w:color="auto" w:fill="auto"/>
            <w:noWrap/>
            <w:vAlign w:val="bottom"/>
            <w:hideMark/>
          </w:tcPr>
          <w:p w14:paraId="15B76BE8"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100%</w:t>
            </w:r>
          </w:p>
        </w:tc>
        <w:tc>
          <w:tcPr>
            <w:tcW w:w="1612" w:type="dxa"/>
            <w:tcBorders>
              <w:top w:val="nil"/>
              <w:left w:val="nil"/>
              <w:bottom w:val="single" w:sz="4" w:space="0" w:color="auto"/>
              <w:right w:val="single" w:sz="4" w:space="0" w:color="auto"/>
            </w:tcBorders>
            <w:shd w:val="clear" w:color="auto" w:fill="auto"/>
            <w:noWrap/>
            <w:vAlign w:val="center"/>
            <w:hideMark/>
          </w:tcPr>
          <w:p w14:paraId="15B76BE9"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0</w:t>
            </w:r>
          </w:p>
        </w:tc>
        <w:tc>
          <w:tcPr>
            <w:tcW w:w="521" w:type="dxa"/>
            <w:tcBorders>
              <w:top w:val="nil"/>
              <w:left w:val="nil"/>
              <w:bottom w:val="single" w:sz="4" w:space="0" w:color="auto"/>
              <w:right w:val="single" w:sz="4" w:space="0" w:color="auto"/>
            </w:tcBorders>
            <w:shd w:val="clear" w:color="auto" w:fill="auto"/>
            <w:noWrap/>
            <w:vAlign w:val="bottom"/>
            <w:hideMark/>
          </w:tcPr>
          <w:p w14:paraId="15B76BEA"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0%</w:t>
            </w:r>
          </w:p>
        </w:tc>
      </w:tr>
      <w:tr w:rsidR="00AE0567" w:rsidRPr="00752A5B" w14:paraId="15B76BF3" w14:textId="77777777" w:rsidTr="003172F3">
        <w:trPr>
          <w:trHeight w:val="300"/>
          <w:jc w:val="center"/>
        </w:trPr>
        <w:tc>
          <w:tcPr>
            <w:tcW w:w="26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EC"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Arequipa</w:t>
            </w:r>
          </w:p>
        </w:tc>
        <w:tc>
          <w:tcPr>
            <w:tcW w:w="730" w:type="dxa"/>
            <w:tcBorders>
              <w:top w:val="nil"/>
              <w:left w:val="nil"/>
              <w:bottom w:val="single" w:sz="4" w:space="0" w:color="auto"/>
              <w:right w:val="single" w:sz="4" w:space="0" w:color="auto"/>
            </w:tcBorders>
            <w:shd w:val="clear" w:color="auto" w:fill="auto"/>
            <w:noWrap/>
            <w:vAlign w:val="bottom"/>
            <w:hideMark/>
          </w:tcPr>
          <w:p w14:paraId="15B76BED"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837</w:t>
            </w:r>
          </w:p>
        </w:tc>
        <w:tc>
          <w:tcPr>
            <w:tcW w:w="645" w:type="dxa"/>
            <w:vMerge/>
            <w:tcBorders>
              <w:top w:val="nil"/>
              <w:left w:val="single" w:sz="4" w:space="0" w:color="auto"/>
              <w:bottom w:val="single" w:sz="4" w:space="0" w:color="auto"/>
              <w:right w:val="single" w:sz="4" w:space="0" w:color="auto"/>
            </w:tcBorders>
            <w:vAlign w:val="center"/>
            <w:hideMark/>
          </w:tcPr>
          <w:p w14:paraId="15B76BEE" w14:textId="77777777" w:rsidR="00AE0567" w:rsidRPr="00752A5B" w:rsidRDefault="00AE0567" w:rsidP="008C6227">
            <w:pPr>
              <w:rPr>
                <w:rFonts w:ascii="Calibri" w:hAnsi="Calibri"/>
                <w:sz w:val="20"/>
                <w:szCs w:val="20"/>
                <w:lang w:val="es-PE" w:eastAsia="es-PE"/>
              </w:rPr>
            </w:pPr>
          </w:p>
        </w:tc>
        <w:tc>
          <w:tcPr>
            <w:tcW w:w="1390" w:type="dxa"/>
            <w:tcBorders>
              <w:top w:val="nil"/>
              <w:left w:val="nil"/>
              <w:bottom w:val="single" w:sz="4" w:space="0" w:color="auto"/>
              <w:right w:val="single" w:sz="4" w:space="0" w:color="auto"/>
            </w:tcBorders>
            <w:shd w:val="clear" w:color="auto" w:fill="auto"/>
            <w:noWrap/>
            <w:vAlign w:val="center"/>
            <w:hideMark/>
          </w:tcPr>
          <w:p w14:paraId="15B76BEF"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799</w:t>
            </w:r>
          </w:p>
        </w:tc>
        <w:tc>
          <w:tcPr>
            <w:tcW w:w="645" w:type="dxa"/>
            <w:tcBorders>
              <w:top w:val="nil"/>
              <w:left w:val="nil"/>
              <w:bottom w:val="single" w:sz="4" w:space="0" w:color="auto"/>
              <w:right w:val="single" w:sz="4" w:space="0" w:color="auto"/>
            </w:tcBorders>
            <w:shd w:val="clear" w:color="auto" w:fill="auto"/>
            <w:noWrap/>
            <w:vAlign w:val="bottom"/>
            <w:hideMark/>
          </w:tcPr>
          <w:p w14:paraId="15B76BF0"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95%</w:t>
            </w:r>
          </w:p>
        </w:tc>
        <w:tc>
          <w:tcPr>
            <w:tcW w:w="1612" w:type="dxa"/>
            <w:tcBorders>
              <w:top w:val="nil"/>
              <w:left w:val="nil"/>
              <w:bottom w:val="single" w:sz="4" w:space="0" w:color="auto"/>
              <w:right w:val="single" w:sz="4" w:space="0" w:color="auto"/>
            </w:tcBorders>
            <w:shd w:val="clear" w:color="auto" w:fill="auto"/>
            <w:noWrap/>
            <w:vAlign w:val="center"/>
            <w:hideMark/>
          </w:tcPr>
          <w:p w14:paraId="15B76BF1"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38</w:t>
            </w:r>
          </w:p>
        </w:tc>
        <w:tc>
          <w:tcPr>
            <w:tcW w:w="521" w:type="dxa"/>
            <w:tcBorders>
              <w:top w:val="nil"/>
              <w:left w:val="nil"/>
              <w:bottom w:val="single" w:sz="4" w:space="0" w:color="auto"/>
              <w:right w:val="single" w:sz="4" w:space="0" w:color="auto"/>
            </w:tcBorders>
            <w:shd w:val="clear" w:color="auto" w:fill="auto"/>
            <w:noWrap/>
            <w:vAlign w:val="bottom"/>
            <w:hideMark/>
          </w:tcPr>
          <w:p w14:paraId="15B76BF2"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5%</w:t>
            </w:r>
          </w:p>
        </w:tc>
      </w:tr>
      <w:tr w:rsidR="00AE0567" w:rsidRPr="00752A5B" w14:paraId="15B76BFB" w14:textId="77777777" w:rsidTr="003172F3">
        <w:trPr>
          <w:trHeight w:val="300"/>
          <w:jc w:val="center"/>
        </w:trPr>
        <w:tc>
          <w:tcPr>
            <w:tcW w:w="26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F4"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Tacna</w:t>
            </w:r>
          </w:p>
        </w:tc>
        <w:tc>
          <w:tcPr>
            <w:tcW w:w="730" w:type="dxa"/>
            <w:tcBorders>
              <w:top w:val="nil"/>
              <w:left w:val="nil"/>
              <w:bottom w:val="single" w:sz="4" w:space="0" w:color="auto"/>
              <w:right w:val="single" w:sz="4" w:space="0" w:color="auto"/>
            </w:tcBorders>
            <w:shd w:val="clear" w:color="auto" w:fill="auto"/>
            <w:noWrap/>
            <w:vAlign w:val="bottom"/>
            <w:hideMark/>
          </w:tcPr>
          <w:p w14:paraId="15B76BF5"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88</w:t>
            </w:r>
          </w:p>
        </w:tc>
        <w:tc>
          <w:tcPr>
            <w:tcW w:w="645" w:type="dxa"/>
            <w:vMerge/>
            <w:tcBorders>
              <w:top w:val="nil"/>
              <w:left w:val="single" w:sz="4" w:space="0" w:color="auto"/>
              <w:bottom w:val="single" w:sz="4" w:space="0" w:color="auto"/>
              <w:right w:val="single" w:sz="4" w:space="0" w:color="auto"/>
            </w:tcBorders>
            <w:vAlign w:val="center"/>
            <w:hideMark/>
          </w:tcPr>
          <w:p w14:paraId="15B76BF6" w14:textId="77777777" w:rsidR="00AE0567" w:rsidRPr="00752A5B" w:rsidRDefault="00AE0567" w:rsidP="008C6227">
            <w:pPr>
              <w:rPr>
                <w:rFonts w:ascii="Calibri" w:hAnsi="Calibri"/>
                <w:sz w:val="20"/>
                <w:szCs w:val="20"/>
                <w:lang w:val="es-PE" w:eastAsia="es-PE"/>
              </w:rPr>
            </w:pPr>
          </w:p>
        </w:tc>
        <w:tc>
          <w:tcPr>
            <w:tcW w:w="1390" w:type="dxa"/>
            <w:tcBorders>
              <w:top w:val="nil"/>
              <w:left w:val="nil"/>
              <w:bottom w:val="single" w:sz="4" w:space="0" w:color="auto"/>
              <w:right w:val="single" w:sz="4" w:space="0" w:color="auto"/>
            </w:tcBorders>
            <w:shd w:val="clear" w:color="auto" w:fill="auto"/>
            <w:noWrap/>
            <w:vAlign w:val="center"/>
            <w:hideMark/>
          </w:tcPr>
          <w:p w14:paraId="15B76BF7"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81</w:t>
            </w:r>
          </w:p>
        </w:tc>
        <w:tc>
          <w:tcPr>
            <w:tcW w:w="645" w:type="dxa"/>
            <w:tcBorders>
              <w:top w:val="nil"/>
              <w:left w:val="nil"/>
              <w:bottom w:val="single" w:sz="4" w:space="0" w:color="auto"/>
              <w:right w:val="single" w:sz="4" w:space="0" w:color="auto"/>
            </w:tcBorders>
            <w:shd w:val="clear" w:color="auto" w:fill="auto"/>
            <w:noWrap/>
            <w:vAlign w:val="bottom"/>
            <w:hideMark/>
          </w:tcPr>
          <w:p w14:paraId="15B76BF8"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92%</w:t>
            </w:r>
          </w:p>
        </w:tc>
        <w:tc>
          <w:tcPr>
            <w:tcW w:w="1612" w:type="dxa"/>
            <w:tcBorders>
              <w:top w:val="nil"/>
              <w:left w:val="nil"/>
              <w:bottom w:val="single" w:sz="4" w:space="0" w:color="auto"/>
              <w:right w:val="single" w:sz="4" w:space="0" w:color="auto"/>
            </w:tcBorders>
            <w:shd w:val="clear" w:color="auto" w:fill="auto"/>
            <w:noWrap/>
            <w:vAlign w:val="center"/>
            <w:hideMark/>
          </w:tcPr>
          <w:p w14:paraId="15B76BF9"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7</w:t>
            </w:r>
          </w:p>
        </w:tc>
        <w:tc>
          <w:tcPr>
            <w:tcW w:w="521" w:type="dxa"/>
            <w:tcBorders>
              <w:top w:val="nil"/>
              <w:left w:val="nil"/>
              <w:bottom w:val="single" w:sz="4" w:space="0" w:color="auto"/>
              <w:right w:val="single" w:sz="4" w:space="0" w:color="auto"/>
            </w:tcBorders>
            <w:shd w:val="clear" w:color="auto" w:fill="auto"/>
            <w:noWrap/>
            <w:vAlign w:val="bottom"/>
            <w:hideMark/>
          </w:tcPr>
          <w:p w14:paraId="15B76BFA"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8%</w:t>
            </w:r>
          </w:p>
        </w:tc>
      </w:tr>
      <w:tr w:rsidR="00AE0567" w:rsidRPr="00752A5B" w14:paraId="15B76C03" w14:textId="77777777" w:rsidTr="003172F3">
        <w:trPr>
          <w:trHeight w:val="300"/>
          <w:jc w:val="center"/>
        </w:trPr>
        <w:tc>
          <w:tcPr>
            <w:tcW w:w="26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BFC"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Puno</w:t>
            </w:r>
          </w:p>
        </w:tc>
        <w:tc>
          <w:tcPr>
            <w:tcW w:w="730" w:type="dxa"/>
            <w:tcBorders>
              <w:top w:val="nil"/>
              <w:left w:val="nil"/>
              <w:bottom w:val="single" w:sz="4" w:space="0" w:color="auto"/>
              <w:right w:val="single" w:sz="4" w:space="0" w:color="auto"/>
            </w:tcBorders>
            <w:shd w:val="clear" w:color="auto" w:fill="auto"/>
            <w:noWrap/>
            <w:vAlign w:val="bottom"/>
            <w:hideMark/>
          </w:tcPr>
          <w:p w14:paraId="15B76BFD"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34</w:t>
            </w:r>
          </w:p>
        </w:tc>
        <w:tc>
          <w:tcPr>
            <w:tcW w:w="645" w:type="dxa"/>
            <w:vMerge/>
            <w:tcBorders>
              <w:top w:val="nil"/>
              <w:left w:val="single" w:sz="4" w:space="0" w:color="auto"/>
              <w:bottom w:val="single" w:sz="4" w:space="0" w:color="auto"/>
              <w:right w:val="single" w:sz="4" w:space="0" w:color="auto"/>
            </w:tcBorders>
            <w:vAlign w:val="center"/>
            <w:hideMark/>
          </w:tcPr>
          <w:p w14:paraId="15B76BFE" w14:textId="77777777" w:rsidR="00AE0567" w:rsidRPr="00752A5B" w:rsidRDefault="00AE0567" w:rsidP="008C6227">
            <w:pPr>
              <w:rPr>
                <w:rFonts w:ascii="Calibri" w:hAnsi="Calibri"/>
                <w:sz w:val="20"/>
                <w:szCs w:val="20"/>
                <w:lang w:val="es-PE" w:eastAsia="es-PE"/>
              </w:rPr>
            </w:pPr>
          </w:p>
        </w:tc>
        <w:tc>
          <w:tcPr>
            <w:tcW w:w="1390" w:type="dxa"/>
            <w:tcBorders>
              <w:top w:val="nil"/>
              <w:left w:val="nil"/>
              <w:bottom w:val="single" w:sz="4" w:space="0" w:color="auto"/>
              <w:right w:val="single" w:sz="4" w:space="0" w:color="auto"/>
            </w:tcBorders>
            <w:shd w:val="clear" w:color="auto" w:fill="auto"/>
            <w:noWrap/>
            <w:vAlign w:val="center"/>
            <w:hideMark/>
          </w:tcPr>
          <w:p w14:paraId="15B76BFF"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24</w:t>
            </w:r>
          </w:p>
        </w:tc>
        <w:tc>
          <w:tcPr>
            <w:tcW w:w="645" w:type="dxa"/>
            <w:tcBorders>
              <w:top w:val="nil"/>
              <w:left w:val="nil"/>
              <w:bottom w:val="single" w:sz="4" w:space="0" w:color="auto"/>
              <w:right w:val="single" w:sz="4" w:space="0" w:color="auto"/>
            </w:tcBorders>
            <w:shd w:val="clear" w:color="auto" w:fill="auto"/>
            <w:noWrap/>
            <w:vAlign w:val="bottom"/>
            <w:hideMark/>
          </w:tcPr>
          <w:p w14:paraId="15B76C00"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71%</w:t>
            </w:r>
          </w:p>
        </w:tc>
        <w:tc>
          <w:tcPr>
            <w:tcW w:w="1612" w:type="dxa"/>
            <w:tcBorders>
              <w:top w:val="nil"/>
              <w:left w:val="nil"/>
              <w:bottom w:val="single" w:sz="4" w:space="0" w:color="auto"/>
              <w:right w:val="single" w:sz="4" w:space="0" w:color="auto"/>
            </w:tcBorders>
            <w:shd w:val="clear" w:color="auto" w:fill="auto"/>
            <w:noWrap/>
            <w:vAlign w:val="center"/>
            <w:hideMark/>
          </w:tcPr>
          <w:p w14:paraId="15B76C01"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10</w:t>
            </w:r>
          </w:p>
        </w:tc>
        <w:tc>
          <w:tcPr>
            <w:tcW w:w="521" w:type="dxa"/>
            <w:tcBorders>
              <w:top w:val="nil"/>
              <w:left w:val="nil"/>
              <w:bottom w:val="single" w:sz="4" w:space="0" w:color="auto"/>
              <w:right w:val="single" w:sz="4" w:space="0" w:color="auto"/>
            </w:tcBorders>
            <w:shd w:val="clear" w:color="auto" w:fill="auto"/>
            <w:noWrap/>
            <w:vAlign w:val="bottom"/>
            <w:hideMark/>
          </w:tcPr>
          <w:p w14:paraId="15B76C02"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29%</w:t>
            </w:r>
          </w:p>
        </w:tc>
      </w:tr>
      <w:tr w:rsidR="00AE0567" w:rsidRPr="00752A5B" w14:paraId="15B76C0B" w14:textId="77777777" w:rsidTr="003172F3">
        <w:trPr>
          <w:trHeight w:val="300"/>
          <w:jc w:val="center"/>
        </w:trPr>
        <w:tc>
          <w:tcPr>
            <w:tcW w:w="26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C04"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Cusco</w:t>
            </w:r>
          </w:p>
        </w:tc>
        <w:tc>
          <w:tcPr>
            <w:tcW w:w="730" w:type="dxa"/>
            <w:tcBorders>
              <w:top w:val="nil"/>
              <w:left w:val="nil"/>
              <w:bottom w:val="single" w:sz="4" w:space="0" w:color="auto"/>
              <w:right w:val="single" w:sz="4" w:space="0" w:color="auto"/>
            </w:tcBorders>
            <w:shd w:val="clear" w:color="auto" w:fill="auto"/>
            <w:noWrap/>
            <w:vAlign w:val="bottom"/>
            <w:hideMark/>
          </w:tcPr>
          <w:p w14:paraId="15B76C05"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311</w:t>
            </w:r>
          </w:p>
        </w:tc>
        <w:tc>
          <w:tcPr>
            <w:tcW w:w="645" w:type="dxa"/>
            <w:vMerge/>
            <w:tcBorders>
              <w:top w:val="nil"/>
              <w:left w:val="single" w:sz="4" w:space="0" w:color="auto"/>
              <w:bottom w:val="single" w:sz="4" w:space="0" w:color="auto"/>
              <w:right w:val="single" w:sz="4" w:space="0" w:color="auto"/>
            </w:tcBorders>
            <w:vAlign w:val="center"/>
            <w:hideMark/>
          </w:tcPr>
          <w:p w14:paraId="15B76C06" w14:textId="77777777" w:rsidR="00AE0567" w:rsidRPr="00752A5B" w:rsidRDefault="00AE0567" w:rsidP="008C6227">
            <w:pPr>
              <w:rPr>
                <w:rFonts w:ascii="Calibri" w:hAnsi="Calibri"/>
                <w:sz w:val="20"/>
                <w:szCs w:val="20"/>
                <w:lang w:val="es-PE" w:eastAsia="es-PE"/>
              </w:rPr>
            </w:pPr>
          </w:p>
        </w:tc>
        <w:tc>
          <w:tcPr>
            <w:tcW w:w="1390" w:type="dxa"/>
            <w:tcBorders>
              <w:top w:val="nil"/>
              <w:left w:val="nil"/>
              <w:bottom w:val="single" w:sz="4" w:space="0" w:color="auto"/>
              <w:right w:val="single" w:sz="4" w:space="0" w:color="auto"/>
            </w:tcBorders>
            <w:shd w:val="clear" w:color="auto" w:fill="auto"/>
            <w:noWrap/>
            <w:vAlign w:val="center"/>
            <w:hideMark/>
          </w:tcPr>
          <w:p w14:paraId="15B76C07"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298</w:t>
            </w:r>
          </w:p>
        </w:tc>
        <w:tc>
          <w:tcPr>
            <w:tcW w:w="645" w:type="dxa"/>
            <w:tcBorders>
              <w:top w:val="nil"/>
              <w:left w:val="nil"/>
              <w:bottom w:val="single" w:sz="4" w:space="0" w:color="auto"/>
              <w:right w:val="single" w:sz="4" w:space="0" w:color="auto"/>
            </w:tcBorders>
            <w:shd w:val="clear" w:color="auto" w:fill="auto"/>
            <w:noWrap/>
            <w:vAlign w:val="bottom"/>
            <w:hideMark/>
          </w:tcPr>
          <w:p w14:paraId="15B76C08"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96%</w:t>
            </w:r>
          </w:p>
        </w:tc>
        <w:tc>
          <w:tcPr>
            <w:tcW w:w="1612" w:type="dxa"/>
            <w:tcBorders>
              <w:top w:val="nil"/>
              <w:left w:val="nil"/>
              <w:bottom w:val="single" w:sz="4" w:space="0" w:color="auto"/>
              <w:right w:val="single" w:sz="4" w:space="0" w:color="auto"/>
            </w:tcBorders>
            <w:shd w:val="clear" w:color="auto" w:fill="auto"/>
            <w:noWrap/>
            <w:vAlign w:val="center"/>
            <w:hideMark/>
          </w:tcPr>
          <w:p w14:paraId="15B76C09"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13</w:t>
            </w:r>
          </w:p>
        </w:tc>
        <w:tc>
          <w:tcPr>
            <w:tcW w:w="521" w:type="dxa"/>
            <w:tcBorders>
              <w:top w:val="nil"/>
              <w:left w:val="nil"/>
              <w:bottom w:val="single" w:sz="4" w:space="0" w:color="auto"/>
              <w:right w:val="single" w:sz="4" w:space="0" w:color="auto"/>
            </w:tcBorders>
            <w:shd w:val="clear" w:color="auto" w:fill="auto"/>
            <w:noWrap/>
            <w:vAlign w:val="bottom"/>
            <w:hideMark/>
          </w:tcPr>
          <w:p w14:paraId="15B76C0A"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4%</w:t>
            </w:r>
          </w:p>
        </w:tc>
      </w:tr>
      <w:tr w:rsidR="00AE0567" w:rsidRPr="00752A5B" w14:paraId="15B76C13" w14:textId="77777777" w:rsidTr="003172F3">
        <w:trPr>
          <w:trHeight w:val="300"/>
          <w:jc w:val="center"/>
        </w:trPr>
        <w:tc>
          <w:tcPr>
            <w:tcW w:w="26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C0C"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Pucallpa</w:t>
            </w:r>
          </w:p>
        </w:tc>
        <w:tc>
          <w:tcPr>
            <w:tcW w:w="730" w:type="dxa"/>
            <w:tcBorders>
              <w:top w:val="nil"/>
              <w:left w:val="nil"/>
              <w:bottom w:val="single" w:sz="4" w:space="0" w:color="auto"/>
              <w:right w:val="single" w:sz="4" w:space="0" w:color="auto"/>
            </w:tcBorders>
            <w:shd w:val="clear" w:color="auto" w:fill="auto"/>
            <w:noWrap/>
            <w:vAlign w:val="bottom"/>
            <w:hideMark/>
          </w:tcPr>
          <w:p w14:paraId="15B76C0D"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56</w:t>
            </w:r>
          </w:p>
        </w:tc>
        <w:tc>
          <w:tcPr>
            <w:tcW w:w="645" w:type="dxa"/>
            <w:vMerge/>
            <w:tcBorders>
              <w:top w:val="nil"/>
              <w:left w:val="single" w:sz="4" w:space="0" w:color="auto"/>
              <w:bottom w:val="single" w:sz="4" w:space="0" w:color="auto"/>
              <w:right w:val="single" w:sz="4" w:space="0" w:color="auto"/>
            </w:tcBorders>
            <w:vAlign w:val="center"/>
            <w:hideMark/>
          </w:tcPr>
          <w:p w14:paraId="15B76C0E" w14:textId="77777777" w:rsidR="00AE0567" w:rsidRPr="00752A5B" w:rsidRDefault="00AE0567" w:rsidP="008C6227">
            <w:pPr>
              <w:rPr>
                <w:rFonts w:ascii="Calibri" w:hAnsi="Calibri"/>
                <w:sz w:val="20"/>
                <w:szCs w:val="20"/>
                <w:lang w:val="es-PE" w:eastAsia="es-PE"/>
              </w:rPr>
            </w:pPr>
          </w:p>
        </w:tc>
        <w:tc>
          <w:tcPr>
            <w:tcW w:w="1390" w:type="dxa"/>
            <w:tcBorders>
              <w:top w:val="nil"/>
              <w:left w:val="nil"/>
              <w:bottom w:val="single" w:sz="4" w:space="0" w:color="auto"/>
              <w:right w:val="single" w:sz="4" w:space="0" w:color="auto"/>
            </w:tcBorders>
            <w:shd w:val="clear" w:color="auto" w:fill="auto"/>
            <w:noWrap/>
            <w:vAlign w:val="center"/>
            <w:hideMark/>
          </w:tcPr>
          <w:p w14:paraId="15B76C0F"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55</w:t>
            </w:r>
          </w:p>
        </w:tc>
        <w:tc>
          <w:tcPr>
            <w:tcW w:w="645" w:type="dxa"/>
            <w:tcBorders>
              <w:top w:val="nil"/>
              <w:left w:val="nil"/>
              <w:bottom w:val="single" w:sz="4" w:space="0" w:color="auto"/>
              <w:right w:val="single" w:sz="4" w:space="0" w:color="auto"/>
            </w:tcBorders>
            <w:shd w:val="clear" w:color="auto" w:fill="auto"/>
            <w:noWrap/>
            <w:vAlign w:val="bottom"/>
            <w:hideMark/>
          </w:tcPr>
          <w:p w14:paraId="15B76C10"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98%</w:t>
            </w:r>
          </w:p>
        </w:tc>
        <w:tc>
          <w:tcPr>
            <w:tcW w:w="1612" w:type="dxa"/>
            <w:tcBorders>
              <w:top w:val="nil"/>
              <w:left w:val="nil"/>
              <w:bottom w:val="single" w:sz="4" w:space="0" w:color="auto"/>
              <w:right w:val="single" w:sz="4" w:space="0" w:color="auto"/>
            </w:tcBorders>
            <w:shd w:val="clear" w:color="auto" w:fill="auto"/>
            <w:noWrap/>
            <w:vAlign w:val="center"/>
            <w:hideMark/>
          </w:tcPr>
          <w:p w14:paraId="15B76C11"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w:t>
            </w:r>
          </w:p>
        </w:tc>
        <w:tc>
          <w:tcPr>
            <w:tcW w:w="521" w:type="dxa"/>
            <w:tcBorders>
              <w:top w:val="nil"/>
              <w:left w:val="nil"/>
              <w:bottom w:val="single" w:sz="4" w:space="0" w:color="auto"/>
              <w:right w:val="single" w:sz="4" w:space="0" w:color="auto"/>
            </w:tcBorders>
            <w:shd w:val="clear" w:color="auto" w:fill="auto"/>
            <w:noWrap/>
            <w:vAlign w:val="bottom"/>
            <w:hideMark/>
          </w:tcPr>
          <w:p w14:paraId="15B76C12"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2%</w:t>
            </w:r>
          </w:p>
        </w:tc>
      </w:tr>
      <w:tr w:rsidR="00AE0567" w:rsidRPr="00752A5B" w14:paraId="15B76C1B" w14:textId="77777777" w:rsidTr="003172F3">
        <w:trPr>
          <w:trHeight w:val="300"/>
          <w:jc w:val="center"/>
        </w:trPr>
        <w:tc>
          <w:tcPr>
            <w:tcW w:w="26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C14"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Iquitos</w:t>
            </w:r>
          </w:p>
        </w:tc>
        <w:tc>
          <w:tcPr>
            <w:tcW w:w="730" w:type="dxa"/>
            <w:tcBorders>
              <w:top w:val="nil"/>
              <w:left w:val="nil"/>
              <w:bottom w:val="single" w:sz="4" w:space="0" w:color="auto"/>
              <w:right w:val="single" w:sz="4" w:space="0" w:color="auto"/>
            </w:tcBorders>
            <w:shd w:val="clear" w:color="auto" w:fill="auto"/>
            <w:noWrap/>
            <w:vAlign w:val="bottom"/>
            <w:hideMark/>
          </w:tcPr>
          <w:p w14:paraId="15B76C15"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81</w:t>
            </w:r>
          </w:p>
        </w:tc>
        <w:tc>
          <w:tcPr>
            <w:tcW w:w="645" w:type="dxa"/>
            <w:vMerge/>
            <w:tcBorders>
              <w:top w:val="nil"/>
              <w:left w:val="single" w:sz="4" w:space="0" w:color="auto"/>
              <w:bottom w:val="single" w:sz="4" w:space="0" w:color="auto"/>
              <w:right w:val="single" w:sz="4" w:space="0" w:color="auto"/>
            </w:tcBorders>
            <w:vAlign w:val="center"/>
            <w:hideMark/>
          </w:tcPr>
          <w:p w14:paraId="15B76C16" w14:textId="77777777" w:rsidR="00AE0567" w:rsidRPr="00752A5B" w:rsidRDefault="00AE0567" w:rsidP="008C6227">
            <w:pPr>
              <w:rPr>
                <w:rFonts w:ascii="Calibri" w:hAnsi="Calibri"/>
                <w:sz w:val="20"/>
                <w:szCs w:val="20"/>
                <w:lang w:val="es-PE" w:eastAsia="es-PE"/>
              </w:rPr>
            </w:pPr>
          </w:p>
        </w:tc>
        <w:tc>
          <w:tcPr>
            <w:tcW w:w="1390" w:type="dxa"/>
            <w:tcBorders>
              <w:top w:val="nil"/>
              <w:left w:val="nil"/>
              <w:bottom w:val="single" w:sz="4" w:space="0" w:color="auto"/>
              <w:right w:val="single" w:sz="4" w:space="0" w:color="auto"/>
            </w:tcBorders>
            <w:shd w:val="clear" w:color="auto" w:fill="auto"/>
            <w:noWrap/>
            <w:vAlign w:val="center"/>
            <w:hideMark/>
          </w:tcPr>
          <w:p w14:paraId="15B76C17"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73</w:t>
            </w:r>
          </w:p>
        </w:tc>
        <w:tc>
          <w:tcPr>
            <w:tcW w:w="645" w:type="dxa"/>
            <w:tcBorders>
              <w:top w:val="nil"/>
              <w:left w:val="nil"/>
              <w:bottom w:val="single" w:sz="4" w:space="0" w:color="auto"/>
              <w:right w:val="single" w:sz="4" w:space="0" w:color="auto"/>
            </w:tcBorders>
            <w:shd w:val="clear" w:color="auto" w:fill="auto"/>
            <w:noWrap/>
            <w:vAlign w:val="bottom"/>
            <w:hideMark/>
          </w:tcPr>
          <w:p w14:paraId="15B76C18"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90%</w:t>
            </w:r>
          </w:p>
        </w:tc>
        <w:tc>
          <w:tcPr>
            <w:tcW w:w="1612" w:type="dxa"/>
            <w:tcBorders>
              <w:top w:val="nil"/>
              <w:left w:val="nil"/>
              <w:bottom w:val="single" w:sz="4" w:space="0" w:color="auto"/>
              <w:right w:val="single" w:sz="4" w:space="0" w:color="auto"/>
            </w:tcBorders>
            <w:shd w:val="clear" w:color="auto" w:fill="auto"/>
            <w:noWrap/>
            <w:vAlign w:val="center"/>
            <w:hideMark/>
          </w:tcPr>
          <w:p w14:paraId="15B76C19"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8</w:t>
            </w:r>
          </w:p>
        </w:tc>
        <w:tc>
          <w:tcPr>
            <w:tcW w:w="521" w:type="dxa"/>
            <w:tcBorders>
              <w:top w:val="nil"/>
              <w:left w:val="nil"/>
              <w:bottom w:val="single" w:sz="4" w:space="0" w:color="auto"/>
              <w:right w:val="single" w:sz="4" w:space="0" w:color="auto"/>
            </w:tcBorders>
            <w:shd w:val="clear" w:color="auto" w:fill="auto"/>
            <w:noWrap/>
            <w:vAlign w:val="bottom"/>
            <w:hideMark/>
          </w:tcPr>
          <w:p w14:paraId="15B76C1A"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10%</w:t>
            </w:r>
          </w:p>
        </w:tc>
      </w:tr>
      <w:tr w:rsidR="00AE0567" w:rsidRPr="00752A5B" w14:paraId="15B76C23" w14:textId="77777777" w:rsidTr="003172F3">
        <w:trPr>
          <w:trHeight w:val="300"/>
          <w:jc w:val="center"/>
        </w:trPr>
        <w:tc>
          <w:tcPr>
            <w:tcW w:w="26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C1C"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Tarapoto</w:t>
            </w:r>
          </w:p>
        </w:tc>
        <w:tc>
          <w:tcPr>
            <w:tcW w:w="730" w:type="dxa"/>
            <w:tcBorders>
              <w:top w:val="nil"/>
              <w:left w:val="nil"/>
              <w:bottom w:val="single" w:sz="4" w:space="0" w:color="auto"/>
              <w:right w:val="single" w:sz="4" w:space="0" w:color="auto"/>
            </w:tcBorders>
            <w:shd w:val="clear" w:color="auto" w:fill="auto"/>
            <w:noWrap/>
            <w:vAlign w:val="bottom"/>
            <w:hideMark/>
          </w:tcPr>
          <w:p w14:paraId="15B76C1D"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34</w:t>
            </w:r>
          </w:p>
        </w:tc>
        <w:tc>
          <w:tcPr>
            <w:tcW w:w="645" w:type="dxa"/>
            <w:vMerge/>
            <w:tcBorders>
              <w:top w:val="nil"/>
              <w:left w:val="single" w:sz="4" w:space="0" w:color="auto"/>
              <w:bottom w:val="single" w:sz="4" w:space="0" w:color="auto"/>
              <w:right w:val="single" w:sz="4" w:space="0" w:color="auto"/>
            </w:tcBorders>
            <w:vAlign w:val="center"/>
            <w:hideMark/>
          </w:tcPr>
          <w:p w14:paraId="15B76C1E" w14:textId="77777777" w:rsidR="00AE0567" w:rsidRPr="00752A5B" w:rsidRDefault="00AE0567" w:rsidP="008C6227">
            <w:pPr>
              <w:rPr>
                <w:rFonts w:ascii="Calibri" w:hAnsi="Calibri"/>
                <w:sz w:val="20"/>
                <w:szCs w:val="20"/>
                <w:lang w:val="es-PE" w:eastAsia="es-PE"/>
              </w:rPr>
            </w:pPr>
          </w:p>
        </w:tc>
        <w:tc>
          <w:tcPr>
            <w:tcW w:w="1390" w:type="dxa"/>
            <w:tcBorders>
              <w:top w:val="nil"/>
              <w:left w:val="nil"/>
              <w:bottom w:val="single" w:sz="4" w:space="0" w:color="auto"/>
              <w:right w:val="single" w:sz="4" w:space="0" w:color="auto"/>
            </w:tcBorders>
            <w:shd w:val="clear" w:color="auto" w:fill="auto"/>
            <w:noWrap/>
            <w:vAlign w:val="center"/>
            <w:hideMark/>
          </w:tcPr>
          <w:p w14:paraId="15B76C1F"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34</w:t>
            </w:r>
          </w:p>
        </w:tc>
        <w:tc>
          <w:tcPr>
            <w:tcW w:w="645" w:type="dxa"/>
            <w:tcBorders>
              <w:top w:val="nil"/>
              <w:left w:val="nil"/>
              <w:bottom w:val="single" w:sz="4" w:space="0" w:color="auto"/>
              <w:right w:val="single" w:sz="4" w:space="0" w:color="auto"/>
            </w:tcBorders>
            <w:shd w:val="clear" w:color="auto" w:fill="auto"/>
            <w:noWrap/>
            <w:vAlign w:val="bottom"/>
            <w:hideMark/>
          </w:tcPr>
          <w:p w14:paraId="15B76C20"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100%</w:t>
            </w:r>
          </w:p>
        </w:tc>
        <w:tc>
          <w:tcPr>
            <w:tcW w:w="1612" w:type="dxa"/>
            <w:tcBorders>
              <w:top w:val="nil"/>
              <w:left w:val="nil"/>
              <w:bottom w:val="single" w:sz="4" w:space="0" w:color="auto"/>
              <w:right w:val="single" w:sz="4" w:space="0" w:color="auto"/>
            </w:tcBorders>
            <w:shd w:val="clear" w:color="auto" w:fill="auto"/>
            <w:noWrap/>
            <w:vAlign w:val="center"/>
            <w:hideMark/>
          </w:tcPr>
          <w:p w14:paraId="15B76C21"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0</w:t>
            </w:r>
          </w:p>
        </w:tc>
        <w:tc>
          <w:tcPr>
            <w:tcW w:w="521" w:type="dxa"/>
            <w:tcBorders>
              <w:top w:val="nil"/>
              <w:left w:val="nil"/>
              <w:bottom w:val="single" w:sz="4" w:space="0" w:color="auto"/>
              <w:right w:val="single" w:sz="4" w:space="0" w:color="auto"/>
            </w:tcBorders>
            <w:shd w:val="clear" w:color="auto" w:fill="auto"/>
            <w:noWrap/>
            <w:vAlign w:val="bottom"/>
            <w:hideMark/>
          </w:tcPr>
          <w:p w14:paraId="15B76C22"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0%</w:t>
            </w:r>
          </w:p>
        </w:tc>
      </w:tr>
      <w:tr w:rsidR="00AE0567" w:rsidRPr="00752A5B" w14:paraId="15B76C2B" w14:textId="77777777" w:rsidTr="003172F3">
        <w:trPr>
          <w:trHeight w:val="300"/>
          <w:jc w:val="center"/>
        </w:trPr>
        <w:tc>
          <w:tcPr>
            <w:tcW w:w="26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C24"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Puerto Maldonado</w:t>
            </w:r>
          </w:p>
        </w:tc>
        <w:tc>
          <w:tcPr>
            <w:tcW w:w="730" w:type="dxa"/>
            <w:tcBorders>
              <w:top w:val="nil"/>
              <w:left w:val="nil"/>
              <w:bottom w:val="single" w:sz="4" w:space="0" w:color="auto"/>
              <w:right w:val="single" w:sz="4" w:space="0" w:color="auto"/>
            </w:tcBorders>
            <w:shd w:val="clear" w:color="auto" w:fill="auto"/>
            <w:noWrap/>
            <w:vAlign w:val="bottom"/>
            <w:hideMark/>
          </w:tcPr>
          <w:p w14:paraId="15B76C25"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7</w:t>
            </w:r>
          </w:p>
        </w:tc>
        <w:tc>
          <w:tcPr>
            <w:tcW w:w="645" w:type="dxa"/>
            <w:vMerge/>
            <w:tcBorders>
              <w:top w:val="nil"/>
              <w:left w:val="single" w:sz="4" w:space="0" w:color="auto"/>
              <w:bottom w:val="single" w:sz="4" w:space="0" w:color="auto"/>
              <w:right w:val="single" w:sz="4" w:space="0" w:color="auto"/>
            </w:tcBorders>
            <w:vAlign w:val="center"/>
            <w:hideMark/>
          </w:tcPr>
          <w:p w14:paraId="15B76C26" w14:textId="77777777" w:rsidR="00AE0567" w:rsidRPr="00752A5B" w:rsidRDefault="00AE0567" w:rsidP="008C6227">
            <w:pPr>
              <w:rPr>
                <w:rFonts w:ascii="Calibri" w:hAnsi="Calibri"/>
                <w:sz w:val="20"/>
                <w:szCs w:val="20"/>
                <w:lang w:val="es-PE" w:eastAsia="es-PE"/>
              </w:rPr>
            </w:pPr>
          </w:p>
        </w:tc>
        <w:tc>
          <w:tcPr>
            <w:tcW w:w="1390" w:type="dxa"/>
            <w:tcBorders>
              <w:top w:val="nil"/>
              <w:left w:val="nil"/>
              <w:bottom w:val="single" w:sz="4" w:space="0" w:color="auto"/>
              <w:right w:val="single" w:sz="4" w:space="0" w:color="auto"/>
            </w:tcBorders>
            <w:shd w:val="clear" w:color="auto" w:fill="auto"/>
            <w:noWrap/>
            <w:vAlign w:val="center"/>
            <w:hideMark/>
          </w:tcPr>
          <w:p w14:paraId="15B76C27"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7</w:t>
            </w:r>
          </w:p>
        </w:tc>
        <w:tc>
          <w:tcPr>
            <w:tcW w:w="645" w:type="dxa"/>
            <w:tcBorders>
              <w:top w:val="nil"/>
              <w:left w:val="nil"/>
              <w:bottom w:val="single" w:sz="4" w:space="0" w:color="auto"/>
              <w:right w:val="single" w:sz="4" w:space="0" w:color="auto"/>
            </w:tcBorders>
            <w:shd w:val="clear" w:color="auto" w:fill="auto"/>
            <w:noWrap/>
            <w:vAlign w:val="bottom"/>
            <w:hideMark/>
          </w:tcPr>
          <w:p w14:paraId="15B76C28"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100%</w:t>
            </w:r>
          </w:p>
        </w:tc>
        <w:tc>
          <w:tcPr>
            <w:tcW w:w="1612" w:type="dxa"/>
            <w:tcBorders>
              <w:top w:val="nil"/>
              <w:left w:val="nil"/>
              <w:bottom w:val="single" w:sz="4" w:space="0" w:color="auto"/>
              <w:right w:val="single" w:sz="4" w:space="0" w:color="auto"/>
            </w:tcBorders>
            <w:shd w:val="clear" w:color="auto" w:fill="auto"/>
            <w:noWrap/>
            <w:vAlign w:val="center"/>
            <w:hideMark/>
          </w:tcPr>
          <w:p w14:paraId="15B76C29"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0</w:t>
            </w:r>
          </w:p>
        </w:tc>
        <w:tc>
          <w:tcPr>
            <w:tcW w:w="521" w:type="dxa"/>
            <w:tcBorders>
              <w:top w:val="nil"/>
              <w:left w:val="nil"/>
              <w:bottom w:val="single" w:sz="4" w:space="0" w:color="auto"/>
              <w:right w:val="single" w:sz="4" w:space="0" w:color="auto"/>
            </w:tcBorders>
            <w:shd w:val="clear" w:color="auto" w:fill="auto"/>
            <w:noWrap/>
            <w:vAlign w:val="bottom"/>
            <w:hideMark/>
          </w:tcPr>
          <w:p w14:paraId="15B76C2A"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0%</w:t>
            </w:r>
          </w:p>
        </w:tc>
      </w:tr>
      <w:tr w:rsidR="00AE0567" w:rsidRPr="00752A5B" w14:paraId="15B76C33" w14:textId="77777777" w:rsidTr="003172F3">
        <w:trPr>
          <w:trHeight w:val="300"/>
          <w:jc w:val="center"/>
        </w:trPr>
        <w:tc>
          <w:tcPr>
            <w:tcW w:w="26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C2C" w14:textId="77777777" w:rsidR="00AE0567" w:rsidRPr="00752A5B" w:rsidRDefault="00AE0567" w:rsidP="008C6227">
            <w:pPr>
              <w:rPr>
                <w:rFonts w:ascii="Calibri" w:hAnsi="Calibri"/>
                <w:bCs/>
                <w:sz w:val="20"/>
                <w:szCs w:val="20"/>
                <w:lang w:val="es-PE" w:eastAsia="es-PE"/>
              </w:rPr>
            </w:pPr>
            <w:r w:rsidRPr="00752A5B">
              <w:rPr>
                <w:rFonts w:ascii="Calibri" w:hAnsi="Calibri"/>
                <w:bCs/>
                <w:sz w:val="20"/>
                <w:szCs w:val="20"/>
                <w:lang w:val="es-PE" w:eastAsia="es-PE"/>
              </w:rPr>
              <w:t>Postal del Callao</w:t>
            </w:r>
          </w:p>
        </w:tc>
        <w:tc>
          <w:tcPr>
            <w:tcW w:w="730" w:type="dxa"/>
            <w:tcBorders>
              <w:top w:val="nil"/>
              <w:left w:val="nil"/>
              <w:bottom w:val="single" w:sz="4" w:space="0" w:color="auto"/>
              <w:right w:val="single" w:sz="4" w:space="0" w:color="auto"/>
            </w:tcBorders>
            <w:shd w:val="clear" w:color="auto" w:fill="auto"/>
            <w:noWrap/>
            <w:vAlign w:val="bottom"/>
            <w:hideMark/>
          </w:tcPr>
          <w:p w14:paraId="15B76C2D"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11502</w:t>
            </w:r>
          </w:p>
        </w:tc>
        <w:tc>
          <w:tcPr>
            <w:tcW w:w="645" w:type="dxa"/>
            <w:tcBorders>
              <w:top w:val="nil"/>
              <w:left w:val="nil"/>
              <w:bottom w:val="single" w:sz="4" w:space="0" w:color="auto"/>
              <w:right w:val="single" w:sz="4" w:space="0" w:color="auto"/>
            </w:tcBorders>
            <w:shd w:val="clear" w:color="auto" w:fill="auto"/>
            <w:noWrap/>
            <w:vAlign w:val="bottom"/>
            <w:hideMark/>
          </w:tcPr>
          <w:p w14:paraId="15B76C2E"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84%</w:t>
            </w:r>
          </w:p>
        </w:tc>
        <w:tc>
          <w:tcPr>
            <w:tcW w:w="1390" w:type="dxa"/>
            <w:tcBorders>
              <w:top w:val="nil"/>
              <w:left w:val="nil"/>
              <w:bottom w:val="single" w:sz="4" w:space="0" w:color="auto"/>
              <w:right w:val="single" w:sz="4" w:space="0" w:color="auto"/>
            </w:tcBorders>
            <w:shd w:val="clear" w:color="auto" w:fill="auto"/>
            <w:noWrap/>
            <w:vAlign w:val="bottom"/>
            <w:hideMark/>
          </w:tcPr>
          <w:p w14:paraId="15B76C2F"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10646</w:t>
            </w:r>
          </w:p>
        </w:tc>
        <w:tc>
          <w:tcPr>
            <w:tcW w:w="645" w:type="dxa"/>
            <w:tcBorders>
              <w:top w:val="nil"/>
              <w:left w:val="nil"/>
              <w:bottom w:val="single" w:sz="4" w:space="0" w:color="auto"/>
              <w:right w:val="single" w:sz="4" w:space="0" w:color="auto"/>
            </w:tcBorders>
            <w:shd w:val="clear" w:color="auto" w:fill="auto"/>
            <w:noWrap/>
            <w:vAlign w:val="bottom"/>
            <w:hideMark/>
          </w:tcPr>
          <w:p w14:paraId="15B76C30"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93%</w:t>
            </w:r>
          </w:p>
        </w:tc>
        <w:tc>
          <w:tcPr>
            <w:tcW w:w="1612" w:type="dxa"/>
            <w:tcBorders>
              <w:top w:val="nil"/>
              <w:left w:val="nil"/>
              <w:bottom w:val="single" w:sz="4" w:space="0" w:color="auto"/>
              <w:right w:val="single" w:sz="4" w:space="0" w:color="auto"/>
            </w:tcBorders>
            <w:shd w:val="clear" w:color="auto" w:fill="auto"/>
            <w:noWrap/>
            <w:vAlign w:val="bottom"/>
            <w:hideMark/>
          </w:tcPr>
          <w:p w14:paraId="15B76C31"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856</w:t>
            </w:r>
          </w:p>
        </w:tc>
        <w:tc>
          <w:tcPr>
            <w:tcW w:w="521" w:type="dxa"/>
            <w:tcBorders>
              <w:top w:val="nil"/>
              <w:left w:val="nil"/>
              <w:bottom w:val="single" w:sz="4" w:space="0" w:color="auto"/>
              <w:right w:val="single" w:sz="4" w:space="0" w:color="auto"/>
            </w:tcBorders>
            <w:shd w:val="clear" w:color="auto" w:fill="auto"/>
            <w:noWrap/>
            <w:vAlign w:val="bottom"/>
            <w:hideMark/>
          </w:tcPr>
          <w:p w14:paraId="15B76C32" w14:textId="77777777" w:rsidR="00AE0567" w:rsidRPr="00752A5B" w:rsidRDefault="00AE0567" w:rsidP="008C6227">
            <w:pPr>
              <w:jc w:val="center"/>
              <w:rPr>
                <w:rFonts w:ascii="Calibri" w:hAnsi="Calibri"/>
                <w:sz w:val="20"/>
                <w:szCs w:val="20"/>
                <w:lang w:val="es-PE" w:eastAsia="es-PE"/>
              </w:rPr>
            </w:pPr>
            <w:r w:rsidRPr="00752A5B">
              <w:rPr>
                <w:rFonts w:ascii="Calibri" w:hAnsi="Calibri"/>
                <w:sz w:val="20"/>
                <w:szCs w:val="20"/>
                <w:lang w:val="es-PE" w:eastAsia="es-PE"/>
              </w:rPr>
              <w:t>7%</w:t>
            </w:r>
          </w:p>
        </w:tc>
      </w:tr>
      <w:tr w:rsidR="00852C93" w:rsidRPr="00752A5B" w14:paraId="15B76C3B" w14:textId="77777777" w:rsidTr="003172F3">
        <w:trPr>
          <w:trHeight w:val="300"/>
          <w:jc w:val="center"/>
        </w:trPr>
        <w:tc>
          <w:tcPr>
            <w:tcW w:w="267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B76C34" w14:textId="77777777" w:rsidR="00852C93" w:rsidRPr="00752A5B" w:rsidRDefault="00852C93" w:rsidP="008C6227">
            <w:pPr>
              <w:rPr>
                <w:rFonts w:ascii="Calibri" w:hAnsi="Calibri"/>
                <w:b/>
                <w:bCs/>
                <w:sz w:val="20"/>
                <w:szCs w:val="20"/>
                <w:lang w:val="es-PE" w:eastAsia="es-PE"/>
              </w:rPr>
            </w:pPr>
            <w:r w:rsidRPr="00752A5B">
              <w:rPr>
                <w:rFonts w:ascii="Calibri" w:hAnsi="Calibri"/>
                <w:b/>
                <w:bCs/>
                <w:sz w:val="20"/>
                <w:szCs w:val="20"/>
                <w:lang w:val="es-PE" w:eastAsia="es-PE"/>
              </w:rPr>
              <w:t>TOTAL</w:t>
            </w:r>
          </w:p>
        </w:tc>
        <w:tc>
          <w:tcPr>
            <w:tcW w:w="730" w:type="dxa"/>
            <w:tcBorders>
              <w:top w:val="single" w:sz="4" w:space="0" w:color="auto"/>
              <w:left w:val="nil"/>
              <w:bottom w:val="single" w:sz="4" w:space="0" w:color="auto"/>
              <w:right w:val="single" w:sz="4" w:space="0" w:color="auto"/>
            </w:tcBorders>
            <w:shd w:val="clear" w:color="auto" w:fill="auto"/>
            <w:noWrap/>
            <w:vAlign w:val="bottom"/>
            <w:hideMark/>
          </w:tcPr>
          <w:p w14:paraId="15B76C35"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13757</w:t>
            </w:r>
          </w:p>
        </w:tc>
        <w:tc>
          <w:tcPr>
            <w:tcW w:w="645" w:type="dxa"/>
            <w:tcBorders>
              <w:top w:val="single" w:sz="4" w:space="0" w:color="auto"/>
              <w:left w:val="nil"/>
              <w:bottom w:val="single" w:sz="4" w:space="0" w:color="auto"/>
              <w:right w:val="single" w:sz="4" w:space="0" w:color="auto"/>
            </w:tcBorders>
            <w:shd w:val="clear" w:color="auto" w:fill="auto"/>
            <w:noWrap/>
            <w:vAlign w:val="bottom"/>
            <w:hideMark/>
          </w:tcPr>
          <w:p w14:paraId="15B76C36"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100%</w:t>
            </w:r>
          </w:p>
        </w:tc>
        <w:tc>
          <w:tcPr>
            <w:tcW w:w="1390" w:type="dxa"/>
            <w:tcBorders>
              <w:top w:val="single" w:sz="4" w:space="0" w:color="auto"/>
              <w:left w:val="nil"/>
              <w:bottom w:val="single" w:sz="4" w:space="0" w:color="auto"/>
              <w:right w:val="single" w:sz="4" w:space="0" w:color="auto"/>
            </w:tcBorders>
            <w:shd w:val="clear" w:color="auto" w:fill="auto"/>
            <w:noWrap/>
            <w:vAlign w:val="bottom"/>
            <w:hideMark/>
          </w:tcPr>
          <w:p w14:paraId="15B76C37"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12771</w:t>
            </w:r>
          </w:p>
        </w:tc>
        <w:tc>
          <w:tcPr>
            <w:tcW w:w="645" w:type="dxa"/>
            <w:tcBorders>
              <w:top w:val="single" w:sz="4" w:space="0" w:color="auto"/>
              <w:left w:val="nil"/>
              <w:bottom w:val="single" w:sz="4" w:space="0" w:color="auto"/>
              <w:right w:val="single" w:sz="4" w:space="0" w:color="auto"/>
            </w:tcBorders>
            <w:shd w:val="clear" w:color="auto" w:fill="auto"/>
            <w:noWrap/>
            <w:vAlign w:val="bottom"/>
            <w:hideMark/>
          </w:tcPr>
          <w:p w14:paraId="15B76C38"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93%</w:t>
            </w:r>
          </w:p>
        </w:tc>
        <w:tc>
          <w:tcPr>
            <w:tcW w:w="1612" w:type="dxa"/>
            <w:tcBorders>
              <w:top w:val="single" w:sz="4" w:space="0" w:color="auto"/>
              <w:left w:val="nil"/>
              <w:bottom w:val="single" w:sz="4" w:space="0" w:color="auto"/>
              <w:right w:val="single" w:sz="4" w:space="0" w:color="auto"/>
            </w:tcBorders>
            <w:shd w:val="clear" w:color="auto" w:fill="auto"/>
            <w:noWrap/>
            <w:vAlign w:val="bottom"/>
            <w:hideMark/>
          </w:tcPr>
          <w:p w14:paraId="15B76C39"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986</w:t>
            </w:r>
          </w:p>
        </w:tc>
        <w:tc>
          <w:tcPr>
            <w:tcW w:w="521" w:type="dxa"/>
            <w:tcBorders>
              <w:top w:val="single" w:sz="4" w:space="0" w:color="auto"/>
              <w:left w:val="nil"/>
              <w:bottom w:val="single" w:sz="4" w:space="0" w:color="auto"/>
              <w:right w:val="single" w:sz="4" w:space="0" w:color="auto"/>
            </w:tcBorders>
            <w:shd w:val="clear" w:color="auto" w:fill="auto"/>
            <w:noWrap/>
            <w:vAlign w:val="bottom"/>
            <w:hideMark/>
          </w:tcPr>
          <w:p w14:paraId="15B76C3A" w14:textId="77777777" w:rsidR="00852C93" w:rsidRPr="00752A5B" w:rsidRDefault="00852C93" w:rsidP="008C6227">
            <w:pPr>
              <w:jc w:val="center"/>
              <w:rPr>
                <w:rFonts w:ascii="Calibri" w:hAnsi="Calibri"/>
                <w:sz w:val="20"/>
                <w:szCs w:val="20"/>
                <w:lang w:val="es-PE" w:eastAsia="es-PE"/>
              </w:rPr>
            </w:pPr>
            <w:r w:rsidRPr="00752A5B">
              <w:rPr>
                <w:rFonts w:ascii="Calibri" w:hAnsi="Calibri"/>
                <w:sz w:val="20"/>
                <w:szCs w:val="20"/>
                <w:lang w:val="es-PE" w:eastAsia="es-PE"/>
              </w:rPr>
              <w:t>7%</w:t>
            </w:r>
          </w:p>
        </w:tc>
      </w:tr>
    </w:tbl>
    <w:p w14:paraId="15B76C3C" w14:textId="77777777" w:rsidR="006134E4" w:rsidRPr="00752A5B" w:rsidRDefault="007A169C" w:rsidP="008C6227">
      <w:pPr>
        <w:rPr>
          <w:lang w:val="es-PE"/>
        </w:rPr>
      </w:pPr>
      <w:r w:rsidRPr="00752A5B">
        <w:rPr>
          <w:lang w:val="es-PE"/>
        </w:rPr>
        <w:br w:type="page"/>
      </w:r>
    </w:p>
    <w:p w14:paraId="15B76C3D" w14:textId="77777777" w:rsidR="006134E4" w:rsidRPr="00752A5B" w:rsidRDefault="006134E4" w:rsidP="008C6227">
      <w:pPr>
        <w:pStyle w:val="Ttulo1"/>
      </w:pPr>
      <w:bookmarkStart w:id="451" w:name="_Toc328651404"/>
      <w:r w:rsidRPr="00752A5B">
        <w:lastRenderedPageBreak/>
        <w:t>REQUERIMIENTOS DEL PROYECTO</w:t>
      </w:r>
      <w:bookmarkEnd w:id="451"/>
    </w:p>
    <w:p w14:paraId="15B76C3E" w14:textId="77777777" w:rsidR="004B1FC9" w:rsidRPr="00752A5B" w:rsidRDefault="004B1FC9" w:rsidP="008C6227">
      <w:pPr>
        <w:rPr>
          <w:lang w:val="es-PE"/>
        </w:rPr>
      </w:pPr>
    </w:p>
    <w:p w14:paraId="15B76C3F" w14:textId="77777777" w:rsidR="006134E4" w:rsidRPr="00752A5B" w:rsidRDefault="006134E4" w:rsidP="008C6227">
      <w:pPr>
        <w:pStyle w:val="Ttulo2"/>
        <w:ind w:left="578" w:hanging="578"/>
      </w:pPr>
      <w:bookmarkStart w:id="452" w:name="_Toc328651405"/>
      <w:r w:rsidRPr="00752A5B">
        <w:t>Requerimiento Norma Legal</w:t>
      </w:r>
      <w:bookmarkEnd w:id="452"/>
    </w:p>
    <w:p w14:paraId="15B76C40" w14:textId="77777777" w:rsidR="004B1FC9" w:rsidRPr="00752A5B" w:rsidRDefault="004B1FC9" w:rsidP="008C6227">
      <w:pPr>
        <w:tabs>
          <w:tab w:val="num" w:pos="1276"/>
        </w:tabs>
        <w:ind w:left="567"/>
        <w:rPr>
          <w:rFonts w:cs="Arial"/>
          <w:sz w:val="20"/>
          <w:szCs w:val="20"/>
        </w:rPr>
      </w:pPr>
    </w:p>
    <w:p w14:paraId="15B76C41" w14:textId="77777777" w:rsidR="004B1FC9" w:rsidRPr="00752A5B" w:rsidRDefault="004B1FC9" w:rsidP="008C6227">
      <w:pPr>
        <w:tabs>
          <w:tab w:val="num" w:pos="1276"/>
        </w:tabs>
        <w:ind w:left="567"/>
        <w:rPr>
          <w:rFonts w:cs="Arial"/>
          <w:b/>
          <w:sz w:val="20"/>
          <w:szCs w:val="20"/>
        </w:rPr>
      </w:pPr>
      <w:r w:rsidRPr="00752A5B">
        <w:rPr>
          <w:rFonts w:cs="Arial"/>
          <w:b/>
          <w:sz w:val="20"/>
          <w:szCs w:val="20"/>
        </w:rPr>
        <w:t>Nuevo Reglamento de Envíos Postales</w:t>
      </w:r>
    </w:p>
    <w:p w14:paraId="15B76C42" w14:textId="77777777" w:rsidR="004B1FC9" w:rsidRPr="00752A5B" w:rsidRDefault="004B1FC9" w:rsidP="008C6227">
      <w:pPr>
        <w:tabs>
          <w:tab w:val="num" w:pos="1276"/>
        </w:tabs>
        <w:ind w:left="567"/>
        <w:rPr>
          <w:rFonts w:cs="Arial"/>
          <w:sz w:val="20"/>
          <w:szCs w:val="20"/>
        </w:rPr>
      </w:pPr>
      <w:r w:rsidRPr="00752A5B">
        <w:rPr>
          <w:rFonts w:cs="Arial"/>
          <w:sz w:val="20"/>
          <w:szCs w:val="20"/>
        </w:rPr>
        <w:t>Proyecto de Decreto Supremo que contempla las modalidades de despacho postal de Oficio,  para los envíos postales con un valor declarado hasta US $ 2000.00 dólares, en el que la SUNAT procede de oficio a efectuar el despacho aduanero del envío postal en presencia de SERPOST S.A.</w:t>
      </w:r>
    </w:p>
    <w:p w14:paraId="15B76C43" w14:textId="77777777" w:rsidR="004B1FC9" w:rsidRPr="00752A5B" w:rsidRDefault="004B1FC9" w:rsidP="008C6227">
      <w:pPr>
        <w:tabs>
          <w:tab w:val="num" w:pos="1276"/>
        </w:tabs>
        <w:rPr>
          <w:rFonts w:cs="Arial"/>
          <w:sz w:val="20"/>
          <w:szCs w:val="20"/>
        </w:rPr>
      </w:pPr>
    </w:p>
    <w:p w14:paraId="15B76C44" w14:textId="77777777" w:rsidR="006134E4" w:rsidRPr="00752A5B" w:rsidRDefault="006134E4" w:rsidP="008C6227">
      <w:pPr>
        <w:pStyle w:val="Ttulo2"/>
        <w:ind w:left="578" w:hanging="578"/>
      </w:pPr>
      <w:bookmarkStart w:id="453" w:name="_Toc328651406"/>
      <w:r w:rsidRPr="00752A5B">
        <w:t>Requerimiento Elaboración de Procedimientos</w:t>
      </w:r>
      <w:bookmarkEnd w:id="453"/>
    </w:p>
    <w:p w14:paraId="15B76C45" w14:textId="77777777" w:rsidR="004B1FC9" w:rsidRPr="00752A5B" w:rsidRDefault="004B1FC9" w:rsidP="008C6227">
      <w:pPr>
        <w:pStyle w:val="Ttulo2"/>
        <w:numPr>
          <w:ilvl w:val="0"/>
          <w:numId w:val="0"/>
        </w:numPr>
        <w:ind w:left="578"/>
      </w:pPr>
    </w:p>
    <w:p w14:paraId="15B76C46" w14:textId="77777777" w:rsidR="004B1FC9" w:rsidRPr="00752A5B" w:rsidRDefault="004B1FC9" w:rsidP="008C6227">
      <w:pPr>
        <w:pStyle w:val="Ttulo2"/>
        <w:numPr>
          <w:ilvl w:val="0"/>
          <w:numId w:val="0"/>
        </w:numPr>
        <w:ind w:left="578"/>
        <w:rPr>
          <w:rFonts w:eastAsia="Times New Roman"/>
          <w:bCs w:val="0"/>
          <w:kern w:val="0"/>
          <w:sz w:val="20"/>
          <w:szCs w:val="20"/>
        </w:rPr>
      </w:pPr>
      <w:r w:rsidRPr="00752A5B">
        <w:rPr>
          <w:rFonts w:eastAsia="Times New Roman"/>
          <w:bCs w:val="0"/>
          <w:kern w:val="0"/>
          <w:sz w:val="20"/>
          <w:szCs w:val="20"/>
        </w:rPr>
        <w:t>Nuevo Procedimiento de Envíos Postales</w:t>
      </w:r>
    </w:p>
    <w:p w14:paraId="15B76C47" w14:textId="77777777" w:rsidR="004B1FC9" w:rsidRPr="00752A5B" w:rsidRDefault="004B1FC9" w:rsidP="008C6227">
      <w:pPr>
        <w:tabs>
          <w:tab w:val="num" w:pos="1276"/>
        </w:tabs>
        <w:ind w:left="567"/>
      </w:pPr>
      <w:r w:rsidRPr="00752A5B">
        <w:rPr>
          <w:rFonts w:cs="Arial"/>
          <w:sz w:val="20"/>
          <w:szCs w:val="20"/>
        </w:rPr>
        <w:t>Proyecto de RSNAA que contempla las modalidades de Despacho Postal Oficio, para envíos postales sin valor o con un valor declarado hasta US $ 2000.00 dólares, en el que la SUNAT procede de oficio a efectuar el despacho aduanero del envío postal en presencia de SERPOST S.A</w:t>
      </w:r>
    </w:p>
    <w:p w14:paraId="15B76C48" w14:textId="77777777" w:rsidR="004B1FC9" w:rsidRPr="00752A5B" w:rsidRDefault="004B1FC9" w:rsidP="008C6227">
      <w:pPr>
        <w:pStyle w:val="Ttulo2"/>
        <w:numPr>
          <w:ilvl w:val="0"/>
          <w:numId w:val="0"/>
        </w:numPr>
        <w:ind w:left="578"/>
      </w:pPr>
    </w:p>
    <w:p w14:paraId="15B76C49" w14:textId="77777777" w:rsidR="006134E4" w:rsidRPr="00752A5B" w:rsidRDefault="006134E4" w:rsidP="008C6227">
      <w:pPr>
        <w:pStyle w:val="Ttulo2"/>
        <w:ind w:left="578" w:hanging="578"/>
        <w:rPr>
          <w:lang w:val="es-PE"/>
        </w:rPr>
      </w:pPr>
      <w:bookmarkStart w:id="454" w:name="_Toc328651407"/>
      <w:r w:rsidRPr="00752A5B">
        <w:t>Requerimientos Informáticos de Negocio</w:t>
      </w:r>
      <w:r w:rsidR="007A169C" w:rsidRPr="00752A5B">
        <w:t xml:space="preserve"> (RIN)</w:t>
      </w:r>
      <w:bookmarkEnd w:id="454"/>
    </w:p>
    <w:p w14:paraId="15B76C4A" w14:textId="77777777" w:rsidR="00C27E16" w:rsidRPr="00752A5B" w:rsidRDefault="00C27E16" w:rsidP="008C6227">
      <w:pPr>
        <w:pStyle w:val="Ttulo4"/>
        <w:numPr>
          <w:ilvl w:val="0"/>
          <w:numId w:val="0"/>
        </w:numPr>
        <w:ind w:left="851"/>
      </w:pPr>
    </w:p>
    <w:p w14:paraId="15B76C4B" w14:textId="77777777" w:rsidR="00C27E16" w:rsidRPr="00752A5B" w:rsidRDefault="0092466F" w:rsidP="008C6227">
      <w:pPr>
        <w:pStyle w:val="Ttulo4"/>
      </w:pPr>
      <w:r w:rsidRPr="00752A5B">
        <w:t>P</w:t>
      </w:r>
      <w:r w:rsidR="002C0D62" w:rsidRPr="00752A5B">
        <w:t>roceso Control de Ingreso de Mercancías</w:t>
      </w:r>
    </w:p>
    <w:p w14:paraId="15B76C4C" w14:textId="77777777" w:rsidR="00C27E16" w:rsidRPr="00752A5B" w:rsidRDefault="00C27E16" w:rsidP="008C6227"/>
    <w:tbl>
      <w:tblPr>
        <w:tblW w:w="8789" w:type="dxa"/>
        <w:tblInd w:w="6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BF" w:firstRow="1" w:lastRow="0" w:firstColumn="1" w:lastColumn="0" w:noHBand="0" w:noVBand="0"/>
      </w:tblPr>
      <w:tblGrid>
        <w:gridCol w:w="709"/>
        <w:gridCol w:w="1418"/>
        <w:gridCol w:w="1134"/>
        <w:gridCol w:w="1275"/>
        <w:gridCol w:w="851"/>
        <w:gridCol w:w="425"/>
        <w:gridCol w:w="567"/>
        <w:gridCol w:w="425"/>
        <w:gridCol w:w="756"/>
        <w:gridCol w:w="378"/>
        <w:gridCol w:w="851"/>
      </w:tblGrid>
      <w:tr w:rsidR="00E015AA" w:rsidRPr="00CD6396" w14:paraId="15B76C4E" w14:textId="77777777" w:rsidTr="00081AD0">
        <w:trPr>
          <w:cantSplit/>
        </w:trPr>
        <w:tc>
          <w:tcPr>
            <w:tcW w:w="8789" w:type="dxa"/>
            <w:gridSpan w:val="11"/>
            <w:tcBorders>
              <w:bottom w:val="single" w:sz="6" w:space="0" w:color="000000"/>
            </w:tcBorders>
            <w:shd w:val="clear" w:color="auto" w:fill="BFBFBF"/>
          </w:tcPr>
          <w:p w14:paraId="15B76C4D" w14:textId="77777777" w:rsidR="00E015AA" w:rsidRPr="00CD6396" w:rsidRDefault="00E015AA" w:rsidP="008C6227">
            <w:pPr>
              <w:jc w:val="center"/>
              <w:rPr>
                <w:rFonts w:cs="Arial"/>
                <w:b/>
                <w:bCs/>
              </w:rPr>
            </w:pPr>
            <w:r w:rsidRPr="00CD6396">
              <w:rPr>
                <w:rFonts w:cs="Arial"/>
                <w:b/>
                <w:bCs/>
              </w:rPr>
              <w:t>REQUERIMIENTOS INFORMÁTICOS DE NEGOCIO (RIN)</w:t>
            </w:r>
          </w:p>
        </w:tc>
      </w:tr>
      <w:tr w:rsidR="00E015AA" w:rsidRPr="00CD6396" w14:paraId="15B76C53" w14:textId="77777777" w:rsidTr="00685D1D">
        <w:trPr>
          <w:cantSplit/>
        </w:trPr>
        <w:tc>
          <w:tcPr>
            <w:tcW w:w="2127" w:type="dxa"/>
            <w:gridSpan w:val="2"/>
            <w:shd w:val="clear" w:color="auto" w:fill="BFBFBF"/>
          </w:tcPr>
          <w:p w14:paraId="15B76C4F" w14:textId="77777777" w:rsidR="00E015AA" w:rsidRPr="000602F2" w:rsidRDefault="00E015AA" w:rsidP="008C6227">
            <w:pPr>
              <w:jc w:val="left"/>
              <w:rPr>
                <w:rFonts w:cs="Arial"/>
                <w:sz w:val="20"/>
                <w:szCs w:val="20"/>
              </w:rPr>
            </w:pPr>
            <w:r w:rsidRPr="000602F2">
              <w:rPr>
                <w:rFonts w:cs="Arial"/>
                <w:sz w:val="20"/>
                <w:szCs w:val="20"/>
              </w:rPr>
              <w:t>N° del RIN</w:t>
            </w:r>
          </w:p>
        </w:tc>
        <w:tc>
          <w:tcPr>
            <w:tcW w:w="3685" w:type="dxa"/>
            <w:gridSpan w:val="4"/>
            <w:shd w:val="clear" w:color="auto" w:fill="FFFFFF"/>
          </w:tcPr>
          <w:p w14:paraId="15B76C50" w14:textId="77777777" w:rsidR="00E015AA" w:rsidRPr="00CD6396" w:rsidRDefault="00E015AA" w:rsidP="008C6227">
            <w:pPr>
              <w:ind w:left="1010" w:hanging="1010"/>
              <w:rPr>
                <w:rFonts w:cs="Arial"/>
                <w:sz w:val="18"/>
              </w:rPr>
            </w:pPr>
            <w:r>
              <w:rPr>
                <w:rFonts w:cs="Arial"/>
                <w:sz w:val="18"/>
              </w:rPr>
              <w:t>1</w:t>
            </w:r>
          </w:p>
        </w:tc>
        <w:tc>
          <w:tcPr>
            <w:tcW w:w="992" w:type="dxa"/>
            <w:gridSpan w:val="2"/>
            <w:shd w:val="clear" w:color="auto" w:fill="BFBFBF"/>
          </w:tcPr>
          <w:p w14:paraId="15B76C51" w14:textId="77777777" w:rsidR="00E015AA" w:rsidRPr="000602F2" w:rsidRDefault="00E015AA" w:rsidP="008C6227">
            <w:pPr>
              <w:rPr>
                <w:rFonts w:cs="Arial"/>
                <w:sz w:val="20"/>
                <w:szCs w:val="20"/>
              </w:rPr>
            </w:pPr>
            <w:r w:rsidRPr="000602F2">
              <w:rPr>
                <w:rFonts w:cs="Arial"/>
                <w:sz w:val="20"/>
                <w:szCs w:val="20"/>
              </w:rPr>
              <w:t>Fecha</w:t>
            </w:r>
          </w:p>
        </w:tc>
        <w:tc>
          <w:tcPr>
            <w:tcW w:w="1985" w:type="dxa"/>
            <w:gridSpan w:val="3"/>
            <w:shd w:val="clear" w:color="auto" w:fill="FFFFFF"/>
          </w:tcPr>
          <w:p w14:paraId="15B76C52" w14:textId="77777777" w:rsidR="00E015AA" w:rsidRPr="000602F2" w:rsidRDefault="00E015AA" w:rsidP="008C6227">
            <w:pPr>
              <w:ind w:left="1010" w:hanging="1010"/>
              <w:rPr>
                <w:rFonts w:cs="Arial"/>
                <w:sz w:val="20"/>
                <w:szCs w:val="20"/>
              </w:rPr>
            </w:pPr>
            <w:r>
              <w:rPr>
                <w:rFonts w:cs="Arial"/>
                <w:sz w:val="20"/>
                <w:szCs w:val="20"/>
              </w:rPr>
              <w:t>16</w:t>
            </w:r>
            <w:r w:rsidRPr="000602F2">
              <w:rPr>
                <w:rFonts w:cs="Arial"/>
                <w:sz w:val="20"/>
                <w:szCs w:val="20"/>
              </w:rPr>
              <w:t>/</w:t>
            </w:r>
            <w:r>
              <w:rPr>
                <w:rFonts w:cs="Arial"/>
                <w:sz w:val="20"/>
                <w:szCs w:val="20"/>
              </w:rPr>
              <w:t>10</w:t>
            </w:r>
            <w:r w:rsidRPr="000602F2">
              <w:rPr>
                <w:rFonts w:cs="Arial"/>
                <w:sz w:val="20"/>
                <w:szCs w:val="20"/>
              </w:rPr>
              <w:t>/</w:t>
            </w:r>
            <w:r>
              <w:rPr>
                <w:rFonts w:cs="Arial"/>
                <w:sz w:val="20"/>
                <w:szCs w:val="20"/>
              </w:rPr>
              <w:t>2012</w:t>
            </w:r>
          </w:p>
        </w:tc>
      </w:tr>
      <w:tr w:rsidR="00E015AA" w:rsidRPr="00CD6396" w14:paraId="15B76C56" w14:textId="77777777" w:rsidTr="00685D1D">
        <w:trPr>
          <w:cantSplit/>
        </w:trPr>
        <w:tc>
          <w:tcPr>
            <w:tcW w:w="2127" w:type="dxa"/>
            <w:gridSpan w:val="2"/>
            <w:shd w:val="clear" w:color="auto" w:fill="BFBFBF"/>
          </w:tcPr>
          <w:p w14:paraId="15B76C54" w14:textId="77777777" w:rsidR="00E015AA" w:rsidRPr="000602F2" w:rsidRDefault="00E015AA" w:rsidP="008C6227">
            <w:pPr>
              <w:jc w:val="left"/>
              <w:rPr>
                <w:rFonts w:cs="Arial"/>
                <w:sz w:val="20"/>
                <w:szCs w:val="20"/>
              </w:rPr>
            </w:pPr>
            <w:r w:rsidRPr="000602F2">
              <w:rPr>
                <w:rFonts w:cs="Arial"/>
                <w:sz w:val="20"/>
                <w:szCs w:val="20"/>
              </w:rPr>
              <w:t>Nombre del RIN</w:t>
            </w:r>
          </w:p>
        </w:tc>
        <w:tc>
          <w:tcPr>
            <w:tcW w:w="6662" w:type="dxa"/>
            <w:gridSpan w:val="9"/>
            <w:shd w:val="clear" w:color="auto" w:fill="FFFFFF"/>
          </w:tcPr>
          <w:p w14:paraId="15B76C55" w14:textId="77777777" w:rsidR="00E015AA" w:rsidRPr="00CD6396" w:rsidRDefault="00E015AA" w:rsidP="008C6227">
            <w:pPr>
              <w:rPr>
                <w:rFonts w:cs="Arial"/>
                <w:sz w:val="18"/>
              </w:rPr>
            </w:pPr>
            <w:r w:rsidRPr="00FB73DD">
              <w:rPr>
                <w:rFonts w:ascii="Arial Narrow" w:hAnsi="Arial Narrow" w:cs="Arial Narrow"/>
                <w:sz w:val="20"/>
                <w:szCs w:val="20"/>
                <w:lang w:val="es-PE"/>
              </w:rPr>
              <w:t xml:space="preserve">NA.03.01 </w:t>
            </w:r>
            <w:r w:rsidRPr="00FB73DD">
              <w:rPr>
                <w:rFonts w:ascii="Arial Narrow" w:hAnsi="Arial Narrow" w:cs="Arial Narrow"/>
                <w:sz w:val="20"/>
                <w:szCs w:val="20"/>
              </w:rPr>
              <w:t xml:space="preserve">Control </w:t>
            </w:r>
            <w:r w:rsidR="00685D1D" w:rsidRPr="0056303E">
              <w:rPr>
                <w:rFonts w:ascii="Arial Narrow" w:hAnsi="Arial Narrow" w:cs="Arial Narrow"/>
                <w:sz w:val="20"/>
                <w:szCs w:val="20"/>
              </w:rPr>
              <w:t>del DEP</w:t>
            </w:r>
            <w:r w:rsidRPr="00FB73DD">
              <w:rPr>
                <w:rFonts w:ascii="Arial Narrow" w:hAnsi="Arial Narrow" w:cs="Arial Narrow"/>
                <w:sz w:val="20"/>
                <w:szCs w:val="20"/>
              </w:rPr>
              <w:t xml:space="preserve"> de Ingreso</w:t>
            </w:r>
            <w:r>
              <w:rPr>
                <w:rFonts w:ascii="Arial Narrow" w:hAnsi="Arial Narrow" w:cs="Arial Narrow"/>
                <w:sz w:val="20"/>
                <w:szCs w:val="20"/>
              </w:rPr>
              <w:t xml:space="preserve"> Postal - </w:t>
            </w:r>
            <w:r w:rsidRPr="00FB73DD">
              <w:rPr>
                <w:rFonts w:ascii="Arial Narrow" w:hAnsi="Arial Narrow" w:cs="Arial Narrow"/>
                <w:sz w:val="20"/>
                <w:szCs w:val="20"/>
              </w:rPr>
              <w:t>Importa Fácil</w:t>
            </w:r>
          </w:p>
        </w:tc>
      </w:tr>
      <w:tr w:rsidR="00E015AA" w:rsidRPr="00CD6396" w14:paraId="15B76C59" w14:textId="77777777" w:rsidTr="00685D1D">
        <w:trPr>
          <w:cantSplit/>
        </w:trPr>
        <w:tc>
          <w:tcPr>
            <w:tcW w:w="2127" w:type="dxa"/>
            <w:gridSpan w:val="2"/>
            <w:shd w:val="clear" w:color="auto" w:fill="BFBFBF"/>
          </w:tcPr>
          <w:p w14:paraId="15B76C57" w14:textId="77777777" w:rsidR="00E015AA" w:rsidRPr="000602F2" w:rsidRDefault="00E015AA" w:rsidP="008C6227">
            <w:pPr>
              <w:jc w:val="left"/>
              <w:rPr>
                <w:rFonts w:cs="Arial"/>
                <w:sz w:val="20"/>
                <w:szCs w:val="20"/>
              </w:rPr>
            </w:pPr>
            <w:r w:rsidRPr="000602F2">
              <w:rPr>
                <w:rFonts w:cs="Arial"/>
                <w:sz w:val="20"/>
                <w:szCs w:val="20"/>
              </w:rPr>
              <w:t>Proyecto</w:t>
            </w:r>
          </w:p>
        </w:tc>
        <w:tc>
          <w:tcPr>
            <w:tcW w:w="6662" w:type="dxa"/>
            <w:gridSpan w:val="9"/>
            <w:shd w:val="clear" w:color="auto" w:fill="FFFFFF"/>
          </w:tcPr>
          <w:p w14:paraId="15B76C58" w14:textId="77777777" w:rsidR="00E015AA" w:rsidRPr="00CD6396" w:rsidRDefault="00E015AA" w:rsidP="008C6227">
            <w:pPr>
              <w:ind w:left="1010" w:hanging="1010"/>
              <w:rPr>
                <w:rFonts w:cs="Arial"/>
                <w:sz w:val="18"/>
              </w:rPr>
            </w:pPr>
            <w:r w:rsidRPr="00FB73DD">
              <w:rPr>
                <w:rFonts w:ascii="Arial Narrow" w:hAnsi="Arial Narrow" w:cs="Arial Narrow"/>
                <w:sz w:val="20"/>
                <w:szCs w:val="20"/>
                <w:lang w:val="es-PE"/>
              </w:rPr>
              <w:t xml:space="preserve">Proyecto </w:t>
            </w:r>
            <w:r>
              <w:rPr>
                <w:rFonts w:ascii="Arial Narrow" w:hAnsi="Arial Narrow" w:cs="Arial Narrow"/>
                <w:sz w:val="20"/>
                <w:szCs w:val="20"/>
                <w:lang w:val="es-PE"/>
              </w:rPr>
              <w:t xml:space="preserve">de </w:t>
            </w:r>
            <w:r w:rsidRPr="00FB73DD">
              <w:rPr>
                <w:rFonts w:ascii="Arial Narrow" w:hAnsi="Arial Narrow" w:cs="Arial Narrow"/>
                <w:sz w:val="20"/>
                <w:szCs w:val="20"/>
                <w:lang w:val="es-PE"/>
              </w:rPr>
              <w:t>Mejora Importa Fácil</w:t>
            </w:r>
          </w:p>
        </w:tc>
      </w:tr>
      <w:tr w:rsidR="00E015AA" w:rsidRPr="00CD6396" w14:paraId="15B76C5C" w14:textId="77777777" w:rsidTr="00685D1D">
        <w:trPr>
          <w:cantSplit/>
        </w:trPr>
        <w:tc>
          <w:tcPr>
            <w:tcW w:w="2127" w:type="dxa"/>
            <w:gridSpan w:val="2"/>
            <w:shd w:val="clear" w:color="auto" w:fill="BFBFBF"/>
          </w:tcPr>
          <w:p w14:paraId="15B76C5A" w14:textId="77777777" w:rsidR="00E015AA" w:rsidRPr="00106D23" w:rsidRDefault="00E015AA" w:rsidP="008C6227">
            <w:pPr>
              <w:jc w:val="left"/>
              <w:rPr>
                <w:rFonts w:cs="Arial"/>
                <w:sz w:val="20"/>
              </w:rPr>
            </w:pPr>
            <w:r w:rsidRPr="00106D23">
              <w:rPr>
                <w:rFonts w:cs="Arial"/>
                <w:sz w:val="20"/>
              </w:rPr>
              <w:t>Entregable del Proyecto</w:t>
            </w:r>
          </w:p>
        </w:tc>
        <w:tc>
          <w:tcPr>
            <w:tcW w:w="6662" w:type="dxa"/>
            <w:gridSpan w:val="9"/>
            <w:shd w:val="clear" w:color="auto" w:fill="FFFFFF"/>
          </w:tcPr>
          <w:p w14:paraId="15B76C5B" w14:textId="77777777" w:rsidR="00E015AA" w:rsidRPr="00CD6396" w:rsidRDefault="00E015AA" w:rsidP="008C6227">
            <w:pPr>
              <w:rPr>
                <w:rFonts w:cs="Arial"/>
                <w:sz w:val="18"/>
              </w:rPr>
            </w:pPr>
            <w:r w:rsidRPr="00FB73DD">
              <w:rPr>
                <w:rFonts w:ascii="Arial Narrow" w:hAnsi="Arial Narrow" w:cs="Arial Narrow"/>
                <w:sz w:val="20"/>
                <w:szCs w:val="20"/>
                <w:lang w:val="es-PE"/>
              </w:rPr>
              <w:t xml:space="preserve">NA.03.01 </w:t>
            </w:r>
            <w:r w:rsidRPr="00FB73DD">
              <w:rPr>
                <w:rFonts w:ascii="Arial Narrow" w:hAnsi="Arial Narrow" w:cs="Arial Narrow"/>
                <w:sz w:val="20"/>
                <w:szCs w:val="20"/>
              </w:rPr>
              <w:t xml:space="preserve">Control </w:t>
            </w:r>
            <w:r w:rsidR="0056303E">
              <w:rPr>
                <w:rFonts w:ascii="Arial Narrow" w:hAnsi="Arial Narrow" w:cs="Arial Narrow"/>
                <w:sz w:val="20"/>
                <w:szCs w:val="20"/>
              </w:rPr>
              <w:t>DEP</w:t>
            </w:r>
            <w:r w:rsidRPr="00FB73DD">
              <w:rPr>
                <w:rFonts w:ascii="Arial Narrow" w:hAnsi="Arial Narrow" w:cs="Arial Narrow"/>
                <w:sz w:val="20"/>
                <w:szCs w:val="20"/>
              </w:rPr>
              <w:t xml:space="preserve"> de Ingreso Postal - Importa Fácil</w:t>
            </w:r>
          </w:p>
        </w:tc>
      </w:tr>
      <w:tr w:rsidR="00E015AA" w:rsidRPr="00CD6396" w14:paraId="15B76C5F" w14:textId="77777777" w:rsidTr="00685D1D">
        <w:trPr>
          <w:cantSplit/>
          <w:trHeight w:val="226"/>
        </w:trPr>
        <w:tc>
          <w:tcPr>
            <w:tcW w:w="2127" w:type="dxa"/>
            <w:gridSpan w:val="2"/>
            <w:tcBorders>
              <w:bottom w:val="single" w:sz="6" w:space="0" w:color="000000"/>
            </w:tcBorders>
            <w:shd w:val="clear" w:color="auto" w:fill="BFBFBF"/>
          </w:tcPr>
          <w:p w14:paraId="15B76C5D" w14:textId="77777777" w:rsidR="00E015AA" w:rsidRPr="00106D23" w:rsidRDefault="00E015AA" w:rsidP="008C6227">
            <w:pPr>
              <w:jc w:val="left"/>
              <w:rPr>
                <w:rFonts w:cs="Arial"/>
                <w:sz w:val="20"/>
              </w:rPr>
            </w:pPr>
            <w:r w:rsidRPr="00106D23">
              <w:rPr>
                <w:rFonts w:cs="Arial"/>
                <w:sz w:val="20"/>
              </w:rPr>
              <w:t>Responsable de la conformidad</w:t>
            </w:r>
          </w:p>
        </w:tc>
        <w:tc>
          <w:tcPr>
            <w:tcW w:w="6662" w:type="dxa"/>
            <w:gridSpan w:val="9"/>
            <w:tcBorders>
              <w:bottom w:val="single" w:sz="6" w:space="0" w:color="000000"/>
            </w:tcBorders>
          </w:tcPr>
          <w:p w14:paraId="15B76C5E" w14:textId="77777777" w:rsidR="00E015AA" w:rsidRPr="00CD6396" w:rsidRDefault="00E015AA" w:rsidP="008C6227">
            <w:pPr>
              <w:rPr>
                <w:rFonts w:cs="Arial"/>
                <w:sz w:val="18"/>
              </w:rPr>
            </w:pPr>
            <w:r>
              <w:rPr>
                <w:rFonts w:cs="Arial"/>
                <w:sz w:val="18"/>
              </w:rPr>
              <w:t xml:space="preserve">Juan Vivanco / </w:t>
            </w:r>
            <w:r w:rsidR="00685D1D" w:rsidRPr="00721425">
              <w:rPr>
                <w:rFonts w:cs="Arial"/>
                <w:sz w:val="18"/>
              </w:rPr>
              <w:t>Miguel Mestanza / Allan Estela</w:t>
            </w:r>
          </w:p>
        </w:tc>
      </w:tr>
      <w:tr w:rsidR="00E015AA" w:rsidRPr="00CD6396" w14:paraId="15B76C62" w14:textId="77777777" w:rsidTr="00685D1D">
        <w:trPr>
          <w:cantSplit/>
        </w:trPr>
        <w:tc>
          <w:tcPr>
            <w:tcW w:w="2127" w:type="dxa"/>
            <w:gridSpan w:val="2"/>
            <w:tcBorders>
              <w:bottom w:val="single" w:sz="6" w:space="0" w:color="000000"/>
            </w:tcBorders>
            <w:shd w:val="clear" w:color="auto" w:fill="BFBFBF"/>
          </w:tcPr>
          <w:p w14:paraId="15B76C60" w14:textId="77777777" w:rsidR="00E015AA" w:rsidRPr="00106D23" w:rsidRDefault="00E015AA" w:rsidP="008C6227">
            <w:pPr>
              <w:jc w:val="left"/>
              <w:rPr>
                <w:rFonts w:cs="Arial"/>
                <w:sz w:val="20"/>
              </w:rPr>
            </w:pPr>
            <w:r w:rsidRPr="00106D23">
              <w:rPr>
                <w:rFonts w:cs="Arial"/>
                <w:sz w:val="20"/>
              </w:rPr>
              <w:t>Sistema - Módulo relacionado</w:t>
            </w:r>
          </w:p>
        </w:tc>
        <w:tc>
          <w:tcPr>
            <w:tcW w:w="6662" w:type="dxa"/>
            <w:gridSpan w:val="9"/>
            <w:tcBorders>
              <w:bottom w:val="single" w:sz="6" w:space="0" w:color="000000"/>
            </w:tcBorders>
          </w:tcPr>
          <w:p w14:paraId="15B76C61" w14:textId="77777777" w:rsidR="00E015AA" w:rsidRPr="004E6532" w:rsidRDefault="00E015AA" w:rsidP="008C6227">
            <w:pPr>
              <w:rPr>
                <w:rFonts w:cs="Arial"/>
                <w:sz w:val="18"/>
              </w:rPr>
            </w:pPr>
            <w:r w:rsidRPr="004E6532">
              <w:rPr>
                <w:rFonts w:ascii="Arial Narrow" w:hAnsi="Arial Narrow" w:cs="Arial Narrow"/>
                <w:sz w:val="20"/>
                <w:szCs w:val="20"/>
                <w:lang w:val="es-PE"/>
              </w:rPr>
              <w:t xml:space="preserve">Teledespacho Regímenes, Portal SUNAT y </w:t>
            </w:r>
            <w:r w:rsidR="00685D1D">
              <w:rPr>
                <w:rFonts w:ascii="Arial Narrow" w:hAnsi="Arial Narrow" w:cs="Arial Narrow"/>
                <w:sz w:val="20"/>
                <w:szCs w:val="20"/>
                <w:lang w:val="es-PE"/>
              </w:rPr>
              <w:t>Portal del Funcionario Aduanero</w:t>
            </w:r>
          </w:p>
        </w:tc>
      </w:tr>
      <w:tr w:rsidR="00E015AA" w:rsidRPr="00CD6396" w14:paraId="15B76C6A" w14:textId="77777777" w:rsidTr="00685D1D">
        <w:trPr>
          <w:cantSplit/>
          <w:trHeight w:val="195"/>
        </w:trPr>
        <w:tc>
          <w:tcPr>
            <w:tcW w:w="2127" w:type="dxa"/>
            <w:gridSpan w:val="2"/>
            <w:vMerge w:val="restart"/>
            <w:shd w:val="clear" w:color="auto" w:fill="BFBFBF"/>
          </w:tcPr>
          <w:p w14:paraId="15B76C63" w14:textId="77777777" w:rsidR="00E015AA" w:rsidRPr="00106D23" w:rsidRDefault="00E015AA" w:rsidP="008C6227">
            <w:pPr>
              <w:jc w:val="left"/>
              <w:rPr>
                <w:rFonts w:cs="Arial"/>
                <w:sz w:val="20"/>
              </w:rPr>
            </w:pPr>
            <w:r w:rsidRPr="00106D23">
              <w:rPr>
                <w:rFonts w:cs="Arial"/>
                <w:sz w:val="20"/>
              </w:rPr>
              <w:t>Esfuerzo estimado (horas hombre)</w:t>
            </w:r>
          </w:p>
        </w:tc>
        <w:tc>
          <w:tcPr>
            <w:tcW w:w="1134" w:type="dxa"/>
            <w:tcBorders>
              <w:bottom w:val="single" w:sz="6" w:space="0" w:color="000000"/>
            </w:tcBorders>
            <w:shd w:val="clear" w:color="auto" w:fill="CCCCCC"/>
          </w:tcPr>
          <w:p w14:paraId="15B76C64" w14:textId="77777777" w:rsidR="00E015AA" w:rsidRPr="007A169C" w:rsidRDefault="00E015AA" w:rsidP="008C6227">
            <w:pPr>
              <w:jc w:val="center"/>
              <w:rPr>
                <w:rFonts w:cs="Arial"/>
                <w:sz w:val="14"/>
              </w:rPr>
            </w:pPr>
            <w:r w:rsidRPr="007A169C">
              <w:rPr>
                <w:rFonts w:cs="Arial"/>
                <w:sz w:val="14"/>
              </w:rPr>
              <w:t>Total Horas</w:t>
            </w:r>
          </w:p>
        </w:tc>
        <w:tc>
          <w:tcPr>
            <w:tcW w:w="1275" w:type="dxa"/>
            <w:tcBorders>
              <w:bottom w:val="single" w:sz="6" w:space="0" w:color="000000"/>
            </w:tcBorders>
            <w:shd w:val="clear" w:color="auto" w:fill="CCCCCC"/>
          </w:tcPr>
          <w:p w14:paraId="15B76C65" w14:textId="77777777" w:rsidR="00E015AA" w:rsidRPr="007A169C" w:rsidRDefault="00E015AA" w:rsidP="008C6227">
            <w:pPr>
              <w:jc w:val="center"/>
              <w:rPr>
                <w:rFonts w:cs="Arial"/>
                <w:sz w:val="14"/>
              </w:rPr>
            </w:pPr>
            <w:r w:rsidRPr="007A169C">
              <w:rPr>
                <w:rFonts w:cs="Arial"/>
                <w:sz w:val="14"/>
              </w:rPr>
              <w:t>A Requerimientos</w:t>
            </w:r>
          </w:p>
        </w:tc>
        <w:tc>
          <w:tcPr>
            <w:tcW w:w="851" w:type="dxa"/>
            <w:tcBorders>
              <w:bottom w:val="single" w:sz="6" w:space="0" w:color="000000"/>
            </w:tcBorders>
            <w:shd w:val="clear" w:color="auto" w:fill="CCCCCC"/>
          </w:tcPr>
          <w:p w14:paraId="15B76C66" w14:textId="77777777" w:rsidR="00E015AA" w:rsidRPr="007A169C" w:rsidRDefault="00E015AA" w:rsidP="008C6227">
            <w:pPr>
              <w:jc w:val="center"/>
              <w:rPr>
                <w:rFonts w:cs="Arial"/>
                <w:sz w:val="14"/>
              </w:rPr>
            </w:pPr>
            <w:r w:rsidRPr="007A169C">
              <w:rPr>
                <w:rFonts w:cs="Arial"/>
                <w:sz w:val="14"/>
              </w:rPr>
              <w:t>Diseño</w:t>
            </w:r>
          </w:p>
        </w:tc>
        <w:tc>
          <w:tcPr>
            <w:tcW w:w="992" w:type="dxa"/>
            <w:gridSpan w:val="2"/>
            <w:tcBorders>
              <w:bottom w:val="single" w:sz="6" w:space="0" w:color="000000"/>
            </w:tcBorders>
            <w:shd w:val="clear" w:color="auto" w:fill="CCCCCC"/>
          </w:tcPr>
          <w:p w14:paraId="15B76C67" w14:textId="77777777" w:rsidR="00E015AA" w:rsidRPr="007A169C" w:rsidRDefault="00E015AA" w:rsidP="008C6227">
            <w:pPr>
              <w:jc w:val="center"/>
              <w:rPr>
                <w:rFonts w:cs="Arial"/>
                <w:sz w:val="14"/>
              </w:rPr>
            </w:pPr>
            <w:r w:rsidRPr="007A169C">
              <w:rPr>
                <w:rFonts w:cs="Arial"/>
                <w:sz w:val="14"/>
              </w:rPr>
              <w:t>Construcción</w:t>
            </w:r>
          </w:p>
        </w:tc>
        <w:tc>
          <w:tcPr>
            <w:tcW w:w="1181" w:type="dxa"/>
            <w:gridSpan w:val="2"/>
            <w:tcBorders>
              <w:bottom w:val="single" w:sz="6" w:space="0" w:color="000000"/>
            </w:tcBorders>
            <w:shd w:val="clear" w:color="auto" w:fill="CCCCCC"/>
          </w:tcPr>
          <w:p w14:paraId="15B76C68" w14:textId="77777777" w:rsidR="00E015AA" w:rsidRPr="007A169C" w:rsidRDefault="00E015AA" w:rsidP="008C6227">
            <w:pPr>
              <w:jc w:val="center"/>
              <w:rPr>
                <w:rFonts w:cs="Arial"/>
                <w:sz w:val="14"/>
              </w:rPr>
            </w:pPr>
            <w:r w:rsidRPr="007A169C">
              <w:rPr>
                <w:rFonts w:cs="Arial"/>
                <w:sz w:val="14"/>
              </w:rPr>
              <w:t>Pruebas</w:t>
            </w:r>
          </w:p>
        </w:tc>
        <w:tc>
          <w:tcPr>
            <w:tcW w:w="1229" w:type="dxa"/>
            <w:gridSpan w:val="2"/>
            <w:tcBorders>
              <w:bottom w:val="single" w:sz="6" w:space="0" w:color="000000"/>
            </w:tcBorders>
            <w:shd w:val="clear" w:color="auto" w:fill="CCCCCC"/>
          </w:tcPr>
          <w:p w14:paraId="15B76C69" w14:textId="77777777" w:rsidR="00E015AA" w:rsidRPr="007A169C" w:rsidRDefault="00E015AA" w:rsidP="008C6227">
            <w:pPr>
              <w:jc w:val="center"/>
              <w:rPr>
                <w:rFonts w:cs="Arial"/>
                <w:sz w:val="14"/>
              </w:rPr>
            </w:pPr>
            <w:r w:rsidRPr="007A169C">
              <w:rPr>
                <w:rFonts w:cs="Arial"/>
                <w:sz w:val="14"/>
              </w:rPr>
              <w:t>Implantación</w:t>
            </w:r>
          </w:p>
        </w:tc>
      </w:tr>
      <w:tr w:rsidR="00E015AA" w:rsidRPr="00CD6396" w14:paraId="15B76C72" w14:textId="77777777" w:rsidTr="00685D1D">
        <w:trPr>
          <w:cantSplit/>
          <w:trHeight w:val="195"/>
        </w:trPr>
        <w:tc>
          <w:tcPr>
            <w:tcW w:w="2127" w:type="dxa"/>
            <w:gridSpan w:val="2"/>
            <w:vMerge/>
            <w:tcBorders>
              <w:bottom w:val="single" w:sz="6" w:space="0" w:color="000000"/>
            </w:tcBorders>
            <w:shd w:val="clear" w:color="auto" w:fill="BFBFBF"/>
          </w:tcPr>
          <w:p w14:paraId="15B76C6B" w14:textId="77777777" w:rsidR="00E015AA" w:rsidRPr="00106D23" w:rsidRDefault="00E015AA" w:rsidP="008C6227">
            <w:pPr>
              <w:jc w:val="left"/>
              <w:rPr>
                <w:rFonts w:cs="Arial"/>
                <w:sz w:val="20"/>
              </w:rPr>
            </w:pPr>
          </w:p>
        </w:tc>
        <w:tc>
          <w:tcPr>
            <w:tcW w:w="1134" w:type="dxa"/>
            <w:tcBorders>
              <w:bottom w:val="single" w:sz="6" w:space="0" w:color="000000"/>
            </w:tcBorders>
          </w:tcPr>
          <w:p w14:paraId="15B76C6C" w14:textId="77777777" w:rsidR="00E015AA" w:rsidRPr="00CD6396" w:rsidRDefault="00E015AA" w:rsidP="008C6227">
            <w:pPr>
              <w:jc w:val="center"/>
              <w:rPr>
                <w:rFonts w:cs="Arial"/>
                <w:sz w:val="16"/>
              </w:rPr>
            </w:pPr>
          </w:p>
        </w:tc>
        <w:tc>
          <w:tcPr>
            <w:tcW w:w="1275" w:type="dxa"/>
            <w:tcBorders>
              <w:bottom w:val="single" w:sz="6" w:space="0" w:color="000000"/>
            </w:tcBorders>
          </w:tcPr>
          <w:p w14:paraId="15B76C6D" w14:textId="77777777" w:rsidR="00E015AA" w:rsidRPr="00CD6396" w:rsidRDefault="00E015AA" w:rsidP="008C6227">
            <w:pPr>
              <w:jc w:val="center"/>
              <w:rPr>
                <w:rFonts w:cs="Arial"/>
                <w:sz w:val="16"/>
              </w:rPr>
            </w:pPr>
          </w:p>
        </w:tc>
        <w:tc>
          <w:tcPr>
            <w:tcW w:w="851" w:type="dxa"/>
            <w:tcBorders>
              <w:bottom w:val="single" w:sz="6" w:space="0" w:color="000000"/>
            </w:tcBorders>
          </w:tcPr>
          <w:p w14:paraId="15B76C6E" w14:textId="77777777" w:rsidR="00E015AA" w:rsidRPr="00CD6396" w:rsidRDefault="00E015AA" w:rsidP="008C6227">
            <w:pPr>
              <w:jc w:val="center"/>
              <w:rPr>
                <w:rFonts w:cs="Arial"/>
                <w:sz w:val="16"/>
              </w:rPr>
            </w:pPr>
          </w:p>
        </w:tc>
        <w:tc>
          <w:tcPr>
            <w:tcW w:w="992" w:type="dxa"/>
            <w:gridSpan w:val="2"/>
            <w:tcBorders>
              <w:bottom w:val="single" w:sz="6" w:space="0" w:color="000000"/>
            </w:tcBorders>
          </w:tcPr>
          <w:p w14:paraId="15B76C6F" w14:textId="77777777" w:rsidR="00E015AA" w:rsidRPr="00CD6396" w:rsidRDefault="00E015AA" w:rsidP="008C6227">
            <w:pPr>
              <w:jc w:val="center"/>
              <w:rPr>
                <w:rFonts w:cs="Arial"/>
                <w:sz w:val="16"/>
              </w:rPr>
            </w:pPr>
          </w:p>
        </w:tc>
        <w:tc>
          <w:tcPr>
            <w:tcW w:w="1181" w:type="dxa"/>
            <w:gridSpan w:val="2"/>
            <w:tcBorders>
              <w:bottom w:val="single" w:sz="6" w:space="0" w:color="000000"/>
            </w:tcBorders>
          </w:tcPr>
          <w:p w14:paraId="15B76C70" w14:textId="77777777" w:rsidR="00E015AA" w:rsidRPr="00CD6396" w:rsidRDefault="00E015AA" w:rsidP="008C6227">
            <w:pPr>
              <w:jc w:val="center"/>
              <w:rPr>
                <w:rFonts w:cs="Arial"/>
                <w:sz w:val="16"/>
              </w:rPr>
            </w:pPr>
          </w:p>
        </w:tc>
        <w:tc>
          <w:tcPr>
            <w:tcW w:w="1229" w:type="dxa"/>
            <w:gridSpan w:val="2"/>
            <w:tcBorders>
              <w:bottom w:val="single" w:sz="6" w:space="0" w:color="000000"/>
            </w:tcBorders>
          </w:tcPr>
          <w:p w14:paraId="15B76C71" w14:textId="77777777" w:rsidR="00E015AA" w:rsidRPr="00CD6396" w:rsidRDefault="00E015AA" w:rsidP="008C6227">
            <w:pPr>
              <w:jc w:val="center"/>
              <w:rPr>
                <w:rFonts w:cs="Arial"/>
                <w:sz w:val="16"/>
              </w:rPr>
            </w:pPr>
          </w:p>
        </w:tc>
      </w:tr>
      <w:tr w:rsidR="00E015AA" w:rsidRPr="00CD6396" w14:paraId="15B76C75" w14:textId="77777777" w:rsidTr="00685D1D">
        <w:trPr>
          <w:cantSplit/>
        </w:trPr>
        <w:tc>
          <w:tcPr>
            <w:tcW w:w="2127" w:type="dxa"/>
            <w:gridSpan w:val="2"/>
            <w:tcBorders>
              <w:bottom w:val="single" w:sz="6" w:space="0" w:color="000000"/>
            </w:tcBorders>
            <w:shd w:val="clear" w:color="auto" w:fill="BFBFBF"/>
          </w:tcPr>
          <w:p w14:paraId="15B76C73" w14:textId="77777777" w:rsidR="00E015AA" w:rsidRPr="00106D23" w:rsidRDefault="00E015AA" w:rsidP="008C6227">
            <w:pPr>
              <w:jc w:val="left"/>
              <w:rPr>
                <w:rFonts w:cs="Arial"/>
                <w:sz w:val="20"/>
              </w:rPr>
            </w:pPr>
            <w:r w:rsidRPr="00106D23">
              <w:rPr>
                <w:rFonts w:cs="Arial"/>
                <w:sz w:val="20"/>
              </w:rPr>
              <w:t>Duración estimada (días)</w:t>
            </w:r>
          </w:p>
        </w:tc>
        <w:tc>
          <w:tcPr>
            <w:tcW w:w="6662" w:type="dxa"/>
            <w:gridSpan w:val="9"/>
            <w:tcBorders>
              <w:bottom w:val="single" w:sz="6" w:space="0" w:color="000000"/>
            </w:tcBorders>
          </w:tcPr>
          <w:p w14:paraId="15B76C74" w14:textId="77777777" w:rsidR="00E015AA" w:rsidRPr="00CD6396" w:rsidRDefault="00E015AA" w:rsidP="008C6227">
            <w:pPr>
              <w:rPr>
                <w:rFonts w:cs="Arial"/>
                <w:sz w:val="18"/>
              </w:rPr>
            </w:pPr>
          </w:p>
        </w:tc>
      </w:tr>
      <w:tr w:rsidR="00E015AA" w:rsidRPr="00E53797" w14:paraId="15B76C7B" w14:textId="77777777" w:rsidTr="00791C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tcBorders>
              <w:bottom w:val="single" w:sz="4" w:space="0" w:color="auto"/>
            </w:tcBorders>
            <w:shd w:val="clear" w:color="auto" w:fill="BFBFBF"/>
          </w:tcPr>
          <w:p w14:paraId="15B76C76" w14:textId="77777777" w:rsidR="00E015AA" w:rsidRPr="007A169C" w:rsidRDefault="00E015AA" w:rsidP="008C6227">
            <w:pPr>
              <w:pStyle w:val="Textodeglobo"/>
              <w:spacing w:before="40" w:after="40"/>
              <w:jc w:val="center"/>
              <w:rPr>
                <w:rFonts w:ascii="Arial Narrow" w:hAnsi="Arial Narrow" w:cs="Arial"/>
                <w:b/>
                <w:szCs w:val="20"/>
                <w:lang w:eastAsia="es-ES"/>
              </w:rPr>
            </w:pPr>
            <w:r w:rsidRPr="007A169C">
              <w:rPr>
                <w:rFonts w:ascii="Arial Narrow" w:hAnsi="Arial Narrow" w:cs="Arial"/>
                <w:b/>
                <w:szCs w:val="20"/>
                <w:lang w:eastAsia="es-ES"/>
              </w:rPr>
              <w:t>Nro.</w:t>
            </w:r>
          </w:p>
        </w:tc>
        <w:tc>
          <w:tcPr>
            <w:tcW w:w="1418" w:type="dxa"/>
            <w:tcBorders>
              <w:bottom w:val="single" w:sz="4" w:space="0" w:color="auto"/>
            </w:tcBorders>
            <w:shd w:val="clear" w:color="auto" w:fill="BFBFBF"/>
          </w:tcPr>
          <w:p w14:paraId="15B76C77" w14:textId="77777777" w:rsidR="00E015AA" w:rsidRPr="007A169C" w:rsidRDefault="00E015AA" w:rsidP="008C6227">
            <w:pPr>
              <w:pStyle w:val="Textodeglobo"/>
              <w:spacing w:before="40" w:after="40"/>
              <w:jc w:val="center"/>
              <w:rPr>
                <w:rFonts w:ascii="Arial Narrow" w:hAnsi="Arial Narrow" w:cs="Arial"/>
                <w:b/>
                <w:szCs w:val="20"/>
                <w:lang w:eastAsia="es-ES"/>
              </w:rPr>
            </w:pPr>
            <w:r w:rsidRPr="007A169C">
              <w:rPr>
                <w:rFonts w:ascii="Arial Narrow" w:hAnsi="Arial Narrow" w:cs="Arial"/>
                <w:b/>
                <w:szCs w:val="20"/>
                <w:lang w:eastAsia="es-ES"/>
              </w:rPr>
              <w:t>Nombre de la Funcionalidad</w:t>
            </w:r>
            <w:r>
              <w:rPr>
                <w:rFonts w:ascii="Arial Narrow" w:hAnsi="Arial Narrow" w:cs="Arial"/>
                <w:b/>
                <w:szCs w:val="20"/>
                <w:lang w:eastAsia="es-ES"/>
              </w:rPr>
              <w:t xml:space="preserve"> (Actividad a automatizar)</w:t>
            </w:r>
          </w:p>
        </w:tc>
        <w:tc>
          <w:tcPr>
            <w:tcW w:w="4677" w:type="dxa"/>
            <w:gridSpan w:val="6"/>
            <w:tcBorders>
              <w:bottom w:val="single" w:sz="4" w:space="0" w:color="auto"/>
            </w:tcBorders>
            <w:shd w:val="clear" w:color="auto" w:fill="BFBFBF"/>
          </w:tcPr>
          <w:p w14:paraId="15B76C78" w14:textId="77777777" w:rsidR="00E015AA" w:rsidRPr="007A169C" w:rsidRDefault="00E015AA" w:rsidP="008C6227">
            <w:pPr>
              <w:pStyle w:val="Textodeglobo"/>
              <w:spacing w:before="40" w:after="40"/>
              <w:jc w:val="center"/>
              <w:rPr>
                <w:rFonts w:ascii="Arial Narrow" w:hAnsi="Arial Narrow" w:cs="Arial"/>
                <w:b/>
                <w:szCs w:val="20"/>
                <w:lang w:eastAsia="es-ES"/>
              </w:rPr>
            </w:pPr>
            <w:r w:rsidRPr="007A169C">
              <w:rPr>
                <w:rFonts w:ascii="Arial Narrow" w:hAnsi="Arial Narrow" w:cs="Arial"/>
                <w:b/>
                <w:szCs w:val="20"/>
                <w:lang w:eastAsia="es-ES"/>
              </w:rPr>
              <w:t>Descripción Detallada</w:t>
            </w:r>
          </w:p>
        </w:tc>
        <w:tc>
          <w:tcPr>
            <w:tcW w:w="1134" w:type="dxa"/>
            <w:gridSpan w:val="2"/>
            <w:tcBorders>
              <w:bottom w:val="single" w:sz="4" w:space="0" w:color="auto"/>
            </w:tcBorders>
            <w:shd w:val="clear" w:color="auto" w:fill="BFBFBF"/>
          </w:tcPr>
          <w:p w14:paraId="15B76C79" w14:textId="77777777" w:rsidR="00E015AA" w:rsidRPr="007A169C" w:rsidRDefault="00E015AA" w:rsidP="008C6227">
            <w:pPr>
              <w:pStyle w:val="Textodeglobo"/>
              <w:spacing w:before="40" w:after="40"/>
              <w:jc w:val="center"/>
              <w:rPr>
                <w:rFonts w:ascii="Arial Narrow" w:hAnsi="Arial Narrow" w:cs="Arial"/>
                <w:b/>
                <w:szCs w:val="20"/>
                <w:lang w:eastAsia="es-ES"/>
              </w:rPr>
            </w:pPr>
            <w:r>
              <w:rPr>
                <w:rFonts w:ascii="Arial Narrow" w:hAnsi="Arial Narrow" w:cs="Arial"/>
                <w:b/>
                <w:szCs w:val="20"/>
                <w:lang w:eastAsia="es-ES"/>
              </w:rPr>
              <w:t>N° de</w:t>
            </w:r>
            <w:r w:rsidRPr="007A169C">
              <w:rPr>
                <w:rFonts w:ascii="Arial Narrow" w:hAnsi="Arial Narrow" w:cs="Arial"/>
                <w:b/>
                <w:szCs w:val="20"/>
                <w:lang w:eastAsia="es-ES"/>
              </w:rPr>
              <w:t xml:space="preserve"> las reglas de negocio</w:t>
            </w:r>
          </w:p>
        </w:tc>
        <w:tc>
          <w:tcPr>
            <w:tcW w:w="851" w:type="dxa"/>
            <w:tcBorders>
              <w:bottom w:val="single" w:sz="4" w:space="0" w:color="auto"/>
            </w:tcBorders>
            <w:shd w:val="clear" w:color="auto" w:fill="BFBFBF"/>
          </w:tcPr>
          <w:p w14:paraId="15B76C7A" w14:textId="77777777" w:rsidR="00E015AA" w:rsidRPr="007A169C" w:rsidRDefault="00E015AA" w:rsidP="008C6227">
            <w:pPr>
              <w:pStyle w:val="Textodeglobo"/>
              <w:spacing w:before="40" w:after="40"/>
              <w:jc w:val="center"/>
              <w:rPr>
                <w:rFonts w:ascii="Arial Narrow" w:hAnsi="Arial Narrow" w:cs="Arial"/>
                <w:b/>
                <w:szCs w:val="20"/>
                <w:lang w:eastAsia="es-ES"/>
              </w:rPr>
            </w:pPr>
            <w:r w:rsidRPr="007A169C">
              <w:rPr>
                <w:rFonts w:ascii="Arial Narrow" w:hAnsi="Arial Narrow" w:cs="Arial"/>
                <w:b/>
                <w:szCs w:val="20"/>
                <w:lang w:eastAsia="es-ES"/>
              </w:rPr>
              <w:t>Datos relevantes</w:t>
            </w:r>
          </w:p>
        </w:tc>
      </w:tr>
      <w:tr w:rsidR="00E015AA" w:rsidRPr="00E53797" w14:paraId="15B76D1C" w14:textId="77777777" w:rsidTr="00791C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tcPr>
          <w:p w14:paraId="15B76C7C" w14:textId="77777777" w:rsidR="00E015AA" w:rsidRPr="00A77693" w:rsidRDefault="00E015AA" w:rsidP="008C6227">
            <w:pPr>
              <w:pStyle w:val="Textodeglobo"/>
              <w:spacing w:before="40" w:after="40"/>
              <w:ind w:left="73" w:hanging="73"/>
              <w:jc w:val="center"/>
              <w:rPr>
                <w:rFonts w:ascii="Arial Narrow" w:hAnsi="Arial Narrow" w:cs="Arial Narrow"/>
                <w:sz w:val="20"/>
                <w:szCs w:val="20"/>
                <w:lang w:eastAsia="es-ES"/>
              </w:rPr>
            </w:pPr>
            <w:r>
              <w:rPr>
                <w:rFonts w:ascii="Arial Narrow" w:hAnsi="Arial Narrow" w:cs="Arial Narrow"/>
                <w:sz w:val="20"/>
                <w:szCs w:val="20"/>
                <w:lang w:eastAsia="es-ES"/>
              </w:rPr>
              <w:t>RF01</w:t>
            </w:r>
          </w:p>
        </w:tc>
        <w:tc>
          <w:tcPr>
            <w:tcW w:w="1418" w:type="dxa"/>
            <w:shd w:val="clear" w:color="auto" w:fill="auto"/>
          </w:tcPr>
          <w:p w14:paraId="15B76C7D" w14:textId="77777777" w:rsidR="00E015AA" w:rsidRPr="00A77693" w:rsidRDefault="00E015AA" w:rsidP="008C6227">
            <w:pPr>
              <w:pStyle w:val="Textodeglobo"/>
              <w:spacing w:before="40" w:after="40"/>
              <w:jc w:val="center"/>
              <w:rPr>
                <w:rFonts w:ascii="Arial Narrow" w:hAnsi="Arial Narrow" w:cs="Arial Narrow"/>
                <w:sz w:val="20"/>
                <w:szCs w:val="20"/>
                <w:lang w:eastAsia="es-ES"/>
              </w:rPr>
            </w:pPr>
            <w:r w:rsidRPr="00A77693">
              <w:rPr>
                <w:rFonts w:ascii="Arial Narrow" w:hAnsi="Arial Narrow" w:cs="Arial Narrow"/>
                <w:sz w:val="20"/>
                <w:szCs w:val="20"/>
                <w:lang w:eastAsia="es-ES"/>
              </w:rPr>
              <w:t xml:space="preserve">Transmisión </w:t>
            </w:r>
            <w:r>
              <w:rPr>
                <w:rFonts w:ascii="Arial Narrow" w:hAnsi="Arial Narrow" w:cs="Arial Narrow"/>
                <w:sz w:val="20"/>
                <w:szCs w:val="20"/>
                <w:lang w:eastAsia="es-ES"/>
              </w:rPr>
              <w:t>Datos Generales del DEP</w:t>
            </w:r>
          </w:p>
        </w:tc>
        <w:tc>
          <w:tcPr>
            <w:tcW w:w="4677" w:type="dxa"/>
            <w:gridSpan w:val="6"/>
            <w:shd w:val="clear" w:color="auto" w:fill="auto"/>
          </w:tcPr>
          <w:p w14:paraId="15B76C7E" w14:textId="77777777" w:rsidR="00E015AA" w:rsidRDefault="00E015AA" w:rsidP="008C6227">
            <w:pPr>
              <w:rPr>
                <w:rFonts w:ascii="Arial Narrow" w:hAnsi="Arial Narrow" w:cs="Arial Narrow"/>
                <w:sz w:val="20"/>
                <w:szCs w:val="20"/>
                <w:lang w:val="es-PE"/>
              </w:rPr>
            </w:pPr>
            <w:r>
              <w:rPr>
                <w:rFonts w:ascii="Arial Narrow" w:hAnsi="Arial Narrow" w:cs="Arial Narrow"/>
                <w:sz w:val="20"/>
                <w:szCs w:val="20"/>
                <w:lang w:val="es-PE"/>
              </w:rPr>
              <w:t>SUNAT deberá poner a disposición de SERPOST medios electrónicos para la transmisión de los datos generales del DEP (Documento de Envío Postal), teniendo en cuenta lo siguiente:</w:t>
            </w:r>
          </w:p>
          <w:p w14:paraId="15B76C7F" w14:textId="77777777" w:rsidR="00E015AA" w:rsidRDefault="00E015AA" w:rsidP="008C6227">
            <w:pPr>
              <w:pStyle w:val="Prrafodelista"/>
              <w:numPr>
                <w:ilvl w:val="1"/>
                <w:numId w:val="10"/>
              </w:numPr>
              <w:ind w:left="214" w:hanging="214"/>
              <w:rPr>
                <w:rFonts w:ascii="Arial Narrow" w:hAnsi="Arial Narrow" w:cs="Arial Narrow"/>
                <w:sz w:val="20"/>
                <w:szCs w:val="20"/>
                <w:lang w:val="es-PE"/>
              </w:rPr>
            </w:pPr>
            <w:r>
              <w:rPr>
                <w:rFonts w:ascii="Arial Narrow" w:hAnsi="Arial Narrow" w:cs="Arial Narrow"/>
                <w:sz w:val="20"/>
                <w:szCs w:val="20"/>
                <w:lang w:val="es-PE"/>
              </w:rPr>
              <w:t>SERPOST es la única empresa de servicio postal autorizada a transmitir los DEPs.</w:t>
            </w:r>
          </w:p>
          <w:p w14:paraId="15B76C80" w14:textId="77777777" w:rsidR="00E015AA" w:rsidRDefault="00E015AA" w:rsidP="008C6227">
            <w:pPr>
              <w:pStyle w:val="Prrafodelista"/>
              <w:numPr>
                <w:ilvl w:val="1"/>
                <w:numId w:val="10"/>
              </w:numPr>
              <w:ind w:left="214" w:hanging="214"/>
              <w:rPr>
                <w:rFonts w:ascii="Arial Narrow" w:hAnsi="Arial Narrow" w:cs="Arial Narrow"/>
                <w:sz w:val="20"/>
                <w:szCs w:val="20"/>
                <w:lang w:val="es-PE"/>
              </w:rPr>
            </w:pPr>
            <w:r>
              <w:rPr>
                <w:rFonts w:ascii="Arial Narrow" w:hAnsi="Arial Narrow" w:cs="Arial Narrow"/>
                <w:sz w:val="20"/>
                <w:szCs w:val="20"/>
                <w:lang w:val="es-PE"/>
              </w:rPr>
              <w:t>Los datos consid</w:t>
            </w:r>
            <w:r w:rsidR="00791CFE">
              <w:rPr>
                <w:rFonts w:ascii="Arial Narrow" w:hAnsi="Arial Narrow" w:cs="Arial Narrow"/>
                <w:sz w:val="20"/>
                <w:szCs w:val="20"/>
                <w:lang w:val="es-PE"/>
              </w:rPr>
              <w:t>erados como datos generales del</w:t>
            </w:r>
            <w:r>
              <w:rPr>
                <w:rFonts w:ascii="Arial Narrow" w:hAnsi="Arial Narrow" w:cs="Arial Narrow"/>
                <w:sz w:val="20"/>
                <w:szCs w:val="20"/>
                <w:lang w:val="es-PE"/>
              </w:rPr>
              <w:t xml:space="preserve"> DEP tanto para el caso marítimo como aéreo son:</w:t>
            </w:r>
          </w:p>
          <w:p w14:paraId="15B76C81" w14:textId="77777777" w:rsidR="00E015AA" w:rsidRDefault="00E015AA" w:rsidP="008C6227">
            <w:pPr>
              <w:pStyle w:val="Prrafodelista"/>
              <w:numPr>
                <w:ilvl w:val="0"/>
                <w:numId w:val="14"/>
              </w:numPr>
              <w:ind w:left="356" w:hanging="142"/>
              <w:rPr>
                <w:rFonts w:ascii="Arial Narrow" w:hAnsi="Arial Narrow" w:cs="Arial Narrow"/>
                <w:sz w:val="20"/>
                <w:szCs w:val="20"/>
                <w:lang w:val="es-PE"/>
              </w:rPr>
            </w:pPr>
            <w:r>
              <w:rPr>
                <w:rFonts w:ascii="Arial Narrow" w:hAnsi="Arial Narrow" w:cs="Arial Narrow"/>
                <w:sz w:val="20"/>
                <w:szCs w:val="20"/>
                <w:lang w:val="es-PE"/>
              </w:rPr>
              <w:t>Año de DEP: dato de 4 dígitos que d</w:t>
            </w:r>
            <w:r w:rsidR="00D713FE">
              <w:rPr>
                <w:rFonts w:ascii="Arial Narrow" w:hAnsi="Arial Narrow" w:cs="Arial Narrow"/>
                <w:sz w:val="20"/>
                <w:szCs w:val="20"/>
                <w:lang w:val="es-PE"/>
              </w:rPr>
              <w:t>eberá</w:t>
            </w:r>
            <w:r>
              <w:rPr>
                <w:rFonts w:ascii="Arial Narrow" w:hAnsi="Arial Narrow" w:cs="Arial Narrow"/>
                <w:sz w:val="20"/>
                <w:szCs w:val="20"/>
                <w:lang w:val="es-PE"/>
              </w:rPr>
              <w:t xml:space="preserve"> corresponder al año de la fecha en que se está efectuando la transmisión, excepto el 1° de Enero en que podrá aceptarse el año anterior a la fecha de transmisión.</w:t>
            </w:r>
          </w:p>
          <w:p w14:paraId="15B76C82" w14:textId="77777777" w:rsidR="00E015AA" w:rsidRDefault="00E015AA" w:rsidP="008C6227">
            <w:pPr>
              <w:pStyle w:val="Prrafodelista"/>
              <w:ind w:left="356"/>
              <w:rPr>
                <w:rFonts w:ascii="Arial Narrow" w:hAnsi="Arial Narrow" w:cs="Arial Narrow"/>
                <w:sz w:val="20"/>
                <w:szCs w:val="20"/>
                <w:lang w:val="es-PE"/>
              </w:rPr>
            </w:pPr>
            <w:r>
              <w:rPr>
                <w:rFonts w:ascii="Arial Narrow" w:hAnsi="Arial Narrow" w:cs="Arial Narrow"/>
                <w:sz w:val="20"/>
                <w:szCs w:val="20"/>
                <w:lang w:val="es-PE"/>
              </w:rPr>
              <w:t>En caso el año no cumpla estas condiciones el sistema deberá rechazar el envío con el mensaje “Año de DEP no es válido”</w:t>
            </w:r>
          </w:p>
          <w:p w14:paraId="15B76C83" w14:textId="77777777" w:rsidR="00E015AA" w:rsidRDefault="00E015AA" w:rsidP="008C6227">
            <w:pPr>
              <w:pStyle w:val="Prrafodelista"/>
              <w:numPr>
                <w:ilvl w:val="0"/>
                <w:numId w:val="14"/>
              </w:numPr>
              <w:ind w:left="356" w:hanging="142"/>
              <w:rPr>
                <w:rFonts w:ascii="Arial Narrow" w:hAnsi="Arial Narrow" w:cs="Arial Narrow"/>
                <w:sz w:val="20"/>
                <w:szCs w:val="20"/>
                <w:lang w:val="es-PE"/>
              </w:rPr>
            </w:pPr>
            <w:r>
              <w:rPr>
                <w:rFonts w:ascii="Arial Narrow" w:hAnsi="Arial Narrow" w:cs="Arial Narrow"/>
                <w:sz w:val="20"/>
                <w:szCs w:val="20"/>
                <w:lang w:val="es-PE"/>
              </w:rPr>
              <w:t xml:space="preserve">Número de DEP: dato de hasta 5 dígitos que deberá transmitirse de manera obligatoria, en caso no se </w:t>
            </w:r>
            <w:r>
              <w:rPr>
                <w:rFonts w:ascii="Arial Narrow" w:hAnsi="Arial Narrow" w:cs="Arial Narrow"/>
                <w:sz w:val="20"/>
                <w:szCs w:val="20"/>
                <w:lang w:val="es-PE"/>
              </w:rPr>
              <w:lastRenderedPageBreak/>
              <w:t>transmita este dato deberá rechazarse el envío con el mensaje “Número de DEP debe ser declarado”.</w:t>
            </w:r>
          </w:p>
          <w:p w14:paraId="15B76C84" w14:textId="77777777" w:rsidR="00E015AA" w:rsidRDefault="00E015AA" w:rsidP="008C6227">
            <w:pPr>
              <w:pStyle w:val="Prrafodelista"/>
              <w:ind w:left="356"/>
              <w:rPr>
                <w:rFonts w:ascii="Arial Narrow" w:hAnsi="Arial Narrow" w:cs="Arial Narrow"/>
                <w:sz w:val="20"/>
                <w:szCs w:val="20"/>
                <w:lang w:val="es-PE"/>
              </w:rPr>
            </w:pPr>
            <w:r>
              <w:rPr>
                <w:rFonts w:ascii="Arial Narrow" w:hAnsi="Arial Narrow" w:cs="Arial Narrow"/>
                <w:sz w:val="20"/>
                <w:szCs w:val="20"/>
                <w:lang w:val="es-PE"/>
              </w:rPr>
              <w:t>El número de DEP es único por año, por tanto el sistema deberá verificar que la combinación Año de DEP-Número de DEP no se encuentre registrada, de encontrarse registrada deberá rechazar el envío con el mensaje “Año-Número de DEP ya fue transmitido anteriormente”</w:t>
            </w:r>
          </w:p>
          <w:p w14:paraId="15B76C85" w14:textId="77777777" w:rsidR="00E015AA" w:rsidRDefault="00E015AA" w:rsidP="008C6227">
            <w:pPr>
              <w:pStyle w:val="Prrafodelista"/>
              <w:numPr>
                <w:ilvl w:val="0"/>
                <w:numId w:val="14"/>
              </w:numPr>
              <w:ind w:left="356" w:hanging="142"/>
              <w:rPr>
                <w:rFonts w:ascii="Arial Narrow" w:hAnsi="Arial Narrow" w:cs="Arial Narrow"/>
                <w:sz w:val="20"/>
                <w:szCs w:val="20"/>
                <w:lang w:val="es-PE"/>
              </w:rPr>
            </w:pPr>
            <w:r>
              <w:rPr>
                <w:rFonts w:ascii="Arial Narrow" w:hAnsi="Arial Narrow" w:cs="Arial Narrow"/>
                <w:sz w:val="20"/>
                <w:szCs w:val="20"/>
                <w:lang w:val="es-PE"/>
              </w:rPr>
              <w:t>Tipo de Medio de Transporte: dato numérico de 1 dígito que debe ser transmitido de manera obligatoria, teniendo como únicos valores válidos el 4 (Transporte Aéreo), 1 (Transporte Marítimo); de no enviar este dato o enviar valores diferentes a 1 ó 4 el sistema deberá rechazar la transmisión con el mensaje “Tipo de medio de transporte no válido”</w:t>
            </w:r>
          </w:p>
          <w:p w14:paraId="15B76C86" w14:textId="77777777" w:rsidR="00E015AA" w:rsidRDefault="00E015AA" w:rsidP="008C6227">
            <w:pPr>
              <w:pStyle w:val="Prrafodelista"/>
              <w:numPr>
                <w:ilvl w:val="0"/>
                <w:numId w:val="14"/>
              </w:numPr>
              <w:ind w:left="356" w:hanging="142"/>
              <w:rPr>
                <w:rFonts w:ascii="Arial Narrow" w:hAnsi="Arial Narrow" w:cs="Arial Narrow"/>
                <w:sz w:val="20"/>
                <w:szCs w:val="20"/>
                <w:lang w:val="es-PE"/>
              </w:rPr>
            </w:pPr>
            <w:r>
              <w:rPr>
                <w:rFonts w:ascii="Arial Narrow" w:hAnsi="Arial Narrow" w:cs="Arial Narrow"/>
                <w:sz w:val="20"/>
                <w:szCs w:val="20"/>
                <w:lang w:val="es-PE"/>
              </w:rPr>
              <w:t xml:space="preserve">Código de Empresa de Transporte: debe ser transmitido obligatoriamente, cuando el tipo de medio de transporte es 1, el código de empresa de transporte debe ser un dato formado por 4 caracteres numéricos que debe encontrarse registrado con estado “Habilitado” en el catálogo de Agentes Marítimos; cuando el tipo de medio de transporte es 4, el código de empresa de transporte debe ser una dato formado por 2 caracteres alfanumérico que debe encontrarse vigente en el catálogo de Líneas Aéreas. De no transmitir este dato deberá rechazarse la transmisión con el mensaje “Código de Empresa de Transporte es dato obligatorio”; de transmitir el dato pero no existir en el catálogo correspondiente, el sistema deberá rechazar la transmisión con el mensaje “Código de Empresa de Transporte no registrado en SUNAT”, de existir el código pero no encontrarse habilitado/vigente, el sistema deberá rechazar la transmisión con el mensaje “Código de Empresa de Transporte no habilitado/vigente” </w:t>
            </w:r>
          </w:p>
          <w:p w14:paraId="15B76C87" w14:textId="77777777" w:rsidR="00E015AA" w:rsidRDefault="00E015AA" w:rsidP="008C6227">
            <w:pPr>
              <w:pStyle w:val="Prrafodelista"/>
              <w:numPr>
                <w:ilvl w:val="0"/>
                <w:numId w:val="14"/>
              </w:numPr>
              <w:ind w:left="356" w:hanging="142"/>
              <w:rPr>
                <w:rFonts w:ascii="Arial Narrow" w:hAnsi="Arial Narrow" w:cs="Arial Narrow"/>
                <w:sz w:val="20"/>
                <w:szCs w:val="20"/>
                <w:lang w:val="es-PE"/>
              </w:rPr>
            </w:pPr>
            <w:r>
              <w:rPr>
                <w:rFonts w:ascii="Arial Narrow" w:hAnsi="Arial Narrow" w:cs="Arial Narrow"/>
                <w:sz w:val="20"/>
                <w:szCs w:val="20"/>
                <w:lang w:val="es-PE"/>
              </w:rPr>
              <w:t>Código de Punto de Llegada: dato que debe ser transmitido en forma obligatoria siendo el único valor válido el correspondiente a SERPOST (actualmente código 3545), de no enviar este dato o enviar un código diferente al que le corresponde a SERPOST, el sistema rechazará la transmisión con el mensaje “Código de Punto de Llegada no es válido”</w:t>
            </w:r>
          </w:p>
          <w:p w14:paraId="15B76C88" w14:textId="77777777" w:rsidR="00E015AA" w:rsidRDefault="00E015AA" w:rsidP="008C6227">
            <w:pPr>
              <w:pStyle w:val="Prrafodelista"/>
              <w:numPr>
                <w:ilvl w:val="0"/>
                <w:numId w:val="14"/>
              </w:numPr>
              <w:ind w:left="356" w:hanging="142"/>
              <w:rPr>
                <w:rFonts w:ascii="Arial Narrow" w:hAnsi="Arial Narrow" w:cs="Arial Narrow"/>
                <w:sz w:val="20"/>
                <w:szCs w:val="20"/>
                <w:lang w:val="es-PE"/>
              </w:rPr>
            </w:pPr>
            <w:r>
              <w:rPr>
                <w:rFonts w:ascii="Arial Narrow" w:hAnsi="Arial Narrow" w:cs="Arial Narrow"/>
                <w:sz w:val="20"/>
                <w:szCs w:val="20"/>
                <w:lang w:val="es-PE"/>
              </w:rPr>
              <w:t>Número de Vuelo/Nave: dato alfanumérico de hasta 25 caracteres que debe ser transmitido en forma obligatoria, de no enviar este dato el sistema deberá rechazar la transmisión con el mensaje “Número de Vuelo/Número de Nave debe ser declarado”</w:t>
            </w:r>
          </w:p>
          <w:p w14:paraId="15B76C89" w14:textId="77777777" w:rsidR="00E015AA" w:rsidRDefault="00E015AA" w:rsidP="008C6227">
            <w:pPr>
              <w:pStyle w:val="Prrafodelista"/>
              <w:numPr>
                <w:ilvl w:val="0"/>
                <w:numId w:val="14"/>
              </w:numPr>
              <w:ind w:left="356" w:hanging="142"/>
              <w:rPr>
                <w:rFonts w:ascii="Arial Narrow" w:hAnsi="Arial Narrow" w:cs="Arial Narrow"/>
                <w:sz w:val="20"/>
                <w:szCs w:val="20"/>
                <w:lang w:val="es-PE"/>
              </w:rPr>
            </w:pPr>
            <w:r>
              <w:rPr>
                <w:rFonts w:ascii="Arial Narrow" w:hAnsi="Arial Narrow" w:cs="Arial Narrow"/>
                <w:sz w:val="20"/>
                <w:szCs w:val="20"/>
                <w:lang w:val="es-PE"/>
              </w:rPr>
              <w:t>Fecha de Arribo de Vuelo/Nave: dato en formato dd/mm/yyyy que debe ser transmitido en forma obligatoria, de no enviar este dato el sistema deberá rechazar la transmisión con el mensaje “Fecha de Arribo Vuelo/Nave es dato obligatorio”</w:t>
            </w:r>
          </w:p>
          <w:p w14:paraId="15B76C8A" w14:textId="77777777" w:rsidR="00E015AA" w:rsidRDefault="00E015AA" w:rsidP="008C6227">
            <w:pPr>
              <w:pStyle w:val="Prrafodelista"/>
              <w:numPr>
                <w:ilvl w:val="0"/>
                <w:numId w:val="14"/>
              </w:numPr>
              <w:ind w:left="356" w:hanging="142"/>
              <w:rPr>
                <w:rFonts w:ascii="Arial Narrow" w:hAnsi="Arial Narrow" w:cs="Arial Narrow"/>
                <w:sz w:val="20"/>
                <w:szCs w:val="20"/>
                <w:lang w:val="es-PE"/>
              </w:rPr>
            </w:pPr>
            <w:r>
              <w:rPr>
                <w:rFonts w:ascii="Arial Narrow" w:hAnsi="Arial Narrow" w:cs="Arial Narrow"/>
                <w:sz w:val="20"/>
                <w:szCs w:val="20"/>
                <w:lang w:val="es-PE"/>
              </w:rPr>
              <w:t>Hora de Arribo de Vuelo/Nave: dato en formato hh:mm que debe ser transmitido en forma obligatoria, de no enviar este dato el sistema deberá rechazar la transmisión con el mensaje “Hora de Arribo Vuelo/Nave debe ser declarado”</w:t>
            </w:r>
          </w:p>
          <w:p w14:paraId="15B76C8B" w14:textId="77777777" w:rsidR="00E015AA" w:rsidRDefault="00E015AA" w:rsidP="008C6227">
            <w:pPr>
              <w:pStyle w:val="Prrafodelista"/>
              <w:numPr>
                <w:ilvl w:val="0"/>
                <w:numId w:val="14"/>
              </w:numPr>
              <w:ind w:left="356" w:hanging="142"/>
              <w:rPr>
                <w:rFonts w:ascii="Arial Narrow" w:hAnsi="Arial Narrow" w:cs="Arial Narrow"/>
                <w:sz w:val="20"/>
                <w:szCs w:val="20"/>
                <w:lang w:val="es-PE"/>
              </w:rPr>
            </w:pPr>
            <w:r>
              <w:rPr>
                <w:rFonts w:ascii="Arial Narrow" w:hAnsi="Arial Narrow" w:cs="Arial Narrow"/>
                <w:sz w:val="20"/>
                <w:szCs w:val="20"/>
                <w:lang w:val="es-PE"/>
              </w:rPr>
              <w:t xml:space="preserve">Total Peso Recibido: el valor enviado debe ser mayor a 0, pudiendo enviar un dato numérico de 5 dígitos enteros y 2 dígitos decimales, en caso que el dato enviado no cumpla estas condiciones, el sistema deberá rechazar la transmisión con el mensaje “Peso Recibido debe ser </w:t>
            </w:r>
            <w:r>
              <w:rPr>
                <w:rFonts w:ascii="Arial Narrow" w:hAnsi="Arial Narrow" w:cs="Arial Narrow"/>
                <w:sz w:val="20"/>
                <w:szCs w:val="20"/>
                <w:lang w:val="es-PE"/>
              </w:rPr>
              <w:lastRenderedPageBreak/>
              <w:t>mayor a 0”</w:t>
            </w:r>
          </w:p>
          <w:p w14:paraId="15B76C8C" w14:textId="77777777" w:rsidR="00E015AA" w:rsidRDefault="00E015AA" w:rsidP="008C6227">
            <w:pPr>
              <w:pStyle w:val="Prrafodelista"/>
              <w:numPr>
                <w:ilvl w:val="0"/>
                <w:numId w:val="14"/>
              </w:numPr>
              <w:ind w:left="356" w:hanging="142"/>
              <w:rPr>
                <w:rFonts w:ascii="Arial Narrow" w:hAnsi="Arial Narrow" w:cs="Arial Narrow"/>
                <w:sz w:val="20"/>
                <w:szCs w:val="20"/>
                <w:lang w:val="es-PE"/>
              </w:rPr>
            </w:pPr>
            <w:r>
              <w:rPr>
                <w:rFonts w:ascii="Arial Narrow" w:hAnsi="Arial Narrow" w:cs="Arial Narrow"/>
                <w:sz w:val="20"/>
                <w:szCs w:val="20"/>
                <w:lang w:val="es-PE"/>
              </w:rPr>
              <w:t>Total Pe</w:t>
            </w:r>
            <w:r w:rsidR="00CB6BD3">
              <w:rPr>
                <w:rFonts w:ascii="Arial Narrow" w:hAnsi="Arial Narrow" w:cs="Arial Narrow"/>
                <w:sz w:val="20"/>
                <w:szCs w:val="20"/>
                <w:lang w:val="es-PE"/>
              </w:rPr>
              <w:t xml:space="preserve">so </w:t>
            </w:r>
            <w:r>
              <w:rPr>
                <w:rFonts w:ascii="Arial Narrow" w:hAnsi="Arial Narrow" w:cs="Arial Narrow"/>
                <w:sz w:val="20"/>
                <w:szCs w:val="20"/>
                <w:lang w:val="es-PE"/>
              </w:rPr>
              <w:t>Manifestado: el valor enviado debe ser mayor a 0, pudiendo enviar un dato numérico de 5 dígitos enteros y 2 dígitos decimales, en caso que el dato enviado no cumpla estas condiciones, el sistema deberá rechazar la transmisión con el mensaje “Peso Manifestado debe ser mayor a 0”</w:t>
            </w:r>
          </w:p>
          <w:p w14:paraId="15B76C8D" w14:textId="77777777" w:rsidR="00E015AA" w:rsidRDefault="00E015AA" w:rsidP="008C6227">
            <w:pPr>
              <w:pStyle w:val="Prrafodelista"/>
              <w:numPr>
                <w:ilvl w:val="0"/>
                <w:numId w:val="14"/>
              </w:numPr>
              <w:ind w:left="356" w:hanging="142"/>
              <w:rPr>
                <w:rFonts w:ascii="Arial Narrow" w:hAnsi="Arial Narrow" w:cs="Arial Narrow"/>
                <w:sz w:val="20"/>
                <w:szCs w:val="20"/>
                <w:lang w:val="es-PE"/>
              </w:rPr>
            </w:pPr>
            <w:r>
              <w:rPr>
                <w:rFonts w:ascii="Arial Narrow" w:hAnsi="Arial Narrow" w:cs="Arial Narrow"/>
                <w:sz w:val="20"/>
                <w:szCs w:val="20"/>
                <w:lang w:val="es-PE"/>
              </w:rPr>
              <w:t>Total Bultos Recibidos: dato tipo entero de hasta 5 dígitos y cuyo valor debe ser mayor a 0, de no cumplir esta condición el sistema rechazará la transmisión con el mensaje “Bultos Recibidos debe ser mayor a 0”</w:t>
            </w:r>
          </w:p>
          <w:p w14:paraId="15B76C8E" w14:textId="77777777" w:rsidR="00E015AA" w:rsidRDefault="00E015AA" w:rsidP="008C6227">
            <w:pPr>
              <w:pStyle w:val="Prrafodelista"/>
              <w:numPr>
                <w:ilvl w:val="0"/>
                <w:numId w:val="14"/>
              </w:numPr>
              <w:ind w:left="356" w:hanging="142"/>
              <w:rPr>
                <w:rFonts w:ascii="Arial Narrow" w:hAnsi="Arial Narrow" w:cs="Arial Narrow"/>
                <w:sz w:val="20"/>
                <w:szCs w:val="20"/>
                <w:lang w:val="es-PE"/>
              </w:rPr>
            </w:pPr>
            <w:r>
              <w:rPr>
                <w:rFonts w:ascii="Arial Narrow" w:hAnsi="Arial Narrow" w:cs="Arial Narrow"/>
                <w:sz w:val="20"/>
                <w:szCs w:val="20"/>
                <w:lang w:val="es-PE"/>
              </w:rPr>
              <w:t>Total Bultos Manifestados: dato tipo entero de hasta 5 díg</w:t>
            </w:r>
            <w:r w:rsidR="00CB6BD3">
              <w:rPr>
                <w:rFonts w:ascii="Arial Narrow" w:hAnsi="Arial Narrow" w:cs="Arial Narrow"/>
                <w:sz w:val="20"/>
                <w:szCs w:val="20"/>
                <w:lang w:val="es-PE"/>
              </w:rPr>
              <w:t>i</w:t>
            </w:r>
            <w:r>
              <w:rPr>
                <w:rFonts w:ascii="Arial Narrow" w:hAnsi="Arial Narrow" w:cs="Arial Narrow"/>
                <w:sz w:val="20"/>
                <w:szCs w:val="20"/>
                <w:lang w:val="es-PE"/>
              </w:rPr>
              <w:t>tos, cuyo valor deber ser mayor a 0, de no cumplir esta condición el sistema rechazará la transmisión con el mensaje “Bultos manifestados debe ser mayor a 0”</w:t>
            </w:r>
          </w:p>
          <w:p w14:paraId="15B76C8F" w14:textId="77777777" w:rsidR="00E015AA" w:rsidRDefault="00E015AA" w:rsidP="008C6227">
            <w:pPr>
              <w:pStyle w:val="Prrafodelista"/>
              <w:numPr>
                <w:ilvl w:val="1"/>
                <w:numId w:val="10"/>
              </w:numPr>
              <w:ind w:left="214" w:hanging="214"/>
              <w:rPr>
                <w:rFonts w:ascii="Arial Narrow" w:hAnsi="Arial Narrow" w:cs="Arial Narrow"/>
                <w:sz w:val="20"/>
                <w:szCs w:val="20"/>
                <w:lang w:val="es-PE"/>
              </w:rPr>
            </w:pPr>
            <w:r>
              <w:rPr>
                <w:rFonts w:ascii="Arial Narrow" w:hAnsi="Arial Narrow" w:cs="Arial Narrow"/>
                <w:sz w:val="20"/>
                <w:szCs w:val="20"/>
                <w:lang w:val="es-PE"/>
              </w:rPr>
              <w:t>Adicionalmente solo para el caso Marítimo también forman parte de los datos generales los siguientes:</w:t>
            </w:r>
          </w:p>
          <w:p w14:paraId="15B76C90" w14:textId="77777777" w:rsidR="00E015AA" w:rsidRPr="00B05108" w:rsidRDefault="00E015AA" w:rsidP="008C6227">
            <w:pPr>
              <w:pStyle w:val="Prrafodelista"/>
              <w:numPr>
                <w:ilvl w:val="0"/>
                <w:numId w:val="14"/>
              </w:numPr>
              <w:ind w:left="356" w:hanging="142"/>
              <w:rPr>
                <w:rFonts w:ascii="Arial Narrow" w:hAnsi="Arial Narrow" w:cs="Arial Narrow"/>
                <w:color w:val="000000"/>
                <w:sz w:val="20"/>
                <w:szCs w:val="20"/>
                <w:lang w:val="es-PE"/>
              </w:rPr>
            </w:pPr>
            <w:r>
              <w:rPr>
                <w:rFonts w:ascii="Arial Narrow" w:hAnsi="Arial Narrow" w:cs="Arial Narrow"/>
                <w:sz w:val="20"/>
                <w:szCs w:val="20"/>
                <w:lang w:val="es-PE"/>
              </w:rPr>
              <w:t xml:space="preserve">Número de Manifiesto de Carga: Dato a ser transmitido de manera obligatoria, mantendrá la estructura actual de los datos que identifican a un manifiesto de carga (Código de Aduana-Año del Manifiesto-Número de Manifiesto), el sistema deberá verificar que el manifiesto se encuentre registrado en SUNAT, de no enviar el dato el sistema deberá rechazar la transmisión con el siguiente mensaje “Número de Manifiesto de Carga es dato obligatorio”, de ser transmitido y no estar registrado </w:t>
            </w:r>
            <w:r w:rsidRPr="00B05108">
              <w:rPr>
                <w:rFonts w:ascii="Arial Narrow" w:hAnsi="Arial Narrow" w:cs="Arial Narrow"/>
                <w:color w:val="000000"/>
                <w:sz w:val="20"/>
                <w:szCs w:val="20"/>
                <w:lang w:val="es-PE"/>
              </w:rPr>
              <w:t>en SUNAT también se deberá rechazar la transmisión con el mensaje “Manifiesto de Carga no se encuentra registrado en SUNAT”</w:t>
            </w:r>
          </w:p>
          <w:p w14:paraId="15B76C91" w14:textId="77777777" w:rsidR="00E015AA" w:rsidRPr="00B05108" w:rsidRDefault="00E015AA" w:rsidP="008C6227">
            <w:pPr>
              <w:pStyle w:val="Prrafodelista"/>
              <w:numPr>
                <w:ilvl w:val="0"/>
                <w:numId w:val="14"/>
              </w:numPr>
              <w:ind w:left="356" w:hanging="142"/>
              <w:rPr>
                <w:rFonts w:ascii="Arial Narrow" w:hAnsi="Arial Narrow" w:cs="Arial Narrow"/>
                <w:color w:val="000000"/>
                <w:sz w:val="20"/>
                <w:szCs w:val="20"/>
                <w:lang w:val="es-PE"/>
              </w:rPr>
            </w:pPr>
            <w:r w:rsidRPr="00B05108">
              <w:rPr>
                <w:rFonts w:ascii="Arial Narrow" w:hAnsi="Arial Narrow" w:cs="Arial Narrow"/>
                <w:color w:val="000000"/>
                <w:sz w:val="20"/>
                <w:szCs w:val="20"/>
                <w:lang w:val="es-PE"/>
              </w:rPr>
              <w:t>N° de documentos de transporte: deberá remitir en forma obligatoria los números de documentos de transporte asociados al DEP, cada número debe corresponder a una cadena de hasta 25 caracteres alfanuméricos, de no enviar por lo menos un documento de transporte el sistema rechazará la transmisión con el mensaje “Número(s) de documento de transporte debe(n) ser declarado”</w:t>
            </w:r>
          </w:p>
          <w:p w14:paraId="15B76C92" w14:textId="77777777" w:rsidR="00E015AA" w:rsidRDefault="00E015AA" w:rsidP="008C6227">
            <w:pPr>
              <w:pStyle w:val="Prrafodelista"/>
              <w:numPr>
                <w:ilvl w:val="0"/>
                <w:numId w:val="14"/>
              </w:numPr>
              <w:ind w:left="356" w:hanging="142"/>
              <w:rPr>
                <w:rFonts w:ascii="Arial Narrow" w:hAnsi="Arial Narrow" w:cs="Arial Narrow"/>
                <w:sz w:val="20"/>
                <w:szCs w:val="20"/>
                <w:lang w:val="es-PE"/>
              </w:rPr>
            </w:pPr>
            <w:r>
              <w:rPr>
                <w:rFonts w:ascii="Arial Narrow" w:hAnsi="Arial Narrow" w:cs="Arial Narrow"/>
                <w:sz w:val="20"/>
                <w:szCs w:val="20"/>
                <w:lang w:val="es-PE"/>
              </w:rPr>
              <w:t xml:space="preserve">El sistema deberá validar que la sumatoria de los pesos recibidos por cada documento de transporte debe ser igual al total de peso recibido del DEP, en caso los valores no coincidan, el sistema rechazará la transmisión con el mensaje “Total de Peso Recibido del DEP no coincide con suma de parciales declarados en el manifiesto de carga”; se considera </w:t>
            </w:r>
            <w:r w:rsidRPr="00B40EFD">
              <w:rPr>
                <w:rFonts w:ascii="Arial Narrow" w:hAnsi="Arial Narrow" w:cs="Arial Narrow"/>
                <w:sz w:val="20"/>
                <w:szCs w:val="20"/>
                <w:lang w:val="es-PE"/>
              </w:rPr>
              <w:t>como peso parcial los valores registrados en la SUNAT como peso recibido para cada documento de transporte declarado en la transmisión del DEP.</w:t>
            </w:r>
          </w:p>
          <w:p w14:paraId="15B76C93" w14:textId="77777777" w:rsidR="00E015AA" w:rsidRDefault="00E015AA" w:rsidP="008C6227">
            <w:pPr>
              <w:pStyle w:val="Prrafodelista"/>
              <w:numPr>
                <w:ilvl w:val="0"/>
                <w:numId w:val="14"/>
              </w:numPr>
              <w:ind w:left="356" w:hanging="142"/>
              <w:rPr>
                <w:rFonts w:ascii="Arial Narrow" w:hAnsi="Arial Narrow" w:cs="Arial Narrow"/>
                <w:sz w:val="20"/>
                <w:szCs w:val="20"/>
                <w:lang w:val="es-PE"/>
              </w:rPr>
            </w:pPr>
            <w:r>
              <w:rPr>
                <w:rFonts w:ascii="Arial Narrow" w:hAnsi="Arial Narrow" w:cs="Arial Narrow"/>
                <w:sz w:val="20"/>
                <w:szCs w:val="20"/>
                <w:lang w:val="es-PE"/>
              </w:rPr>
              <w:t>El sistema deberá validar que la sumatoria de los bultos recibidos por cada documento de transporte debe ser igual al total de bultos recibidos del DEP, en caso los valores no coincidan el sistema rechazará la transmisión con el mensaje “Total de Bultos Recibidos del DEP no coincida con suma de parciales declarados en el manifiesto de car</w:t>
            </w:r>
            <w:r w:rsidR="00A46740">
              <w:rPr>
                <w:rFonts w:ascii="Arial Narrow" w:hAnsi="Arial Narrow" w:cs="Arial Narrow"/>
                <w:sz w:val="20"/>
                <w:szCs w:val="20"/>
                <w:lang w:val="es-PE"/>
              </w:rPr>
              <w:t>g</w:t>
            </w:r>
            <w:r>
              <w:rPr>
                <w:rFonts w:ascii="Arial Narrow" w:hAnsi="Arial Narrow" w:cs="Arial Narrow"/>
                <w:sz w:val="20"/>
                <w:szCs w:val="20"/>
                <w:lang w:val="es-PE"/>
              </w:rPr>
              <w:t>a”; se considera como bultos parciales los valores registrados en la SUNAT como bulto recibido para cada documento de transporte declarado en la transmisión del DEP.</w:t>
            </w:r>
          </w:p>
          <w:p w14:paraId="15B76C94" w14:textId="77777777" w:rsidR="00E015AA" w:rsidRDefault="00E015AA" w:rsidP="008C6227">
            <w:pPr>
              <w:pStyle w:val="Prrafodelista"/>
              <w:numPr>
                <w:ilvl w:val="1"/>
                <w:numId w:val="10"/>
              </w:numPr>
              <w:ind w:left="214" w:hanging="214"/>
              <w:rPr>
                <w:rFonts w:ascii="Arial Narrow" w:hAnsi="Arial Narrow" w:cs="Arial Narrow"/>
                <w:sz w:val="20"/>
                <w:szCs w:val="20"/>
                <w:lang w:val="es-PE"/>
              </w:rPr>
            </w:pPr>
            <w:r>
              <w:rPr>
                <w:rFonts w:ascii="Arial Narrow" w:hAnsi="Arial Narrow" w:cs="Arial Narrow"/>
                <w:sz w:val="20"/>
                <w:szCs w:val="20"/>
                <w:lang w:val="es-PE"/>
              </w:rPr>
              <w:t>De cumplir todas las validaciones, al término y aceptación de la transmisión el sistema registrará todos los datos transmitidos y adicionalmente los siguientes:</w:t>
            </w:r>
          </w:p>
          <w:p w14:paraId="15B76C95" w14:textId="77777777" w:rsidR="00E015AA" w:rsidRDefault="00E015AA" w:rsidP="008C6227">
            <w:pPr>
              <w:pStyle w:val="Prrafodelista"/>
              <w:numPr>
                <w:ilvl w:val="0"/>
                <w:numId w:val="14"/>
              </w:numPr>
              <w:ind w:left="356" w:hanging="142"/>
              <w:rPr>
                <w:rFonts w:ascii="Arial Narrow" w:hAnsi="Arial Narrow" w:cs="Arial Narrow"/>
                <w:sz w:val="20"/>
                <w:szCs w:val="20"/>
                <w:lang w:val="es-PE"/>
              </w:rPr>
            </w:pPr>
            <w:r>
              <w:rPr>
                <w:rFonts w:ascii="Arial Narrow" w:hAnsi="Arial Narrow" w:cs="Arial Narrow"/>
                <w:sz w:val="20"/>
                <w:szCs w:val="20"/>
                <w:lang w:val="es-PE"/>
              </w:rPr>
              <w:lastRenderedPageBreak/>
              <w:t>Código de Aduana, considerando el código 244</w:t>
            </w:r>
          </w:p>
          <w:p w14:paraId="15B76C96" w14:textId="77777777" w:rsidR="00E015AA" w:rsidRDefault="00E015AA" w:rsidP="008C6227">
            <w:pPr>
              <w:pStyle w:val="Prrafodelista"/>
              <w:numPr>
                <w:ilvl w:val="0"/>
                <w:numId w:val="14"/>
              </w:numPr>
              <w:ind w:left="356" w:hanging="142"/>
              <w:rPr>
                <w:rFonts w:ascii="Arial Narrow" w:hAnsi="Arial Narrow" w:cs="Arial Narrow"/>
                <w:sz w:val="20"/>
                <w:szCs w:val="20"/>
                <w:lang w:val="es-PE"/>
              </w:rPr>
            </w:pPr>
            <w:r>
              <w:rPr>
                <w:rFonts w:ascii="Arial Narrow" w:hAnsi="Arial Narrow" w:cs="Arial Narrow"/>
                <w:sz w:val="20"/>
                <w:szCs w:val="20"/>
                <w:lang w:val="es-PE"/>
              </w:rPr>
              <w:t>Vía de Transporte, considerando el valor 0 correspondiente a manifiesto postal.</w:t>
            </w:r>
          </w:p>
          <w:p w14:paraId="15B76C97" w14:textId="77777777" w:rsidR="00E015AA" w:rsidRDefault="00E015AA" w:rsidP="008C6227">
            <w:pPr>
              <w:pStyle w:val="Prrafodelista"/>
              <w:numPr>
                <w:ilvl w:val="0"/>
                <w:numId w:val="14"/>
              </w:numPr>
              <w:ind w:left="356" w:hanging="142"/>
              <w:rPr>
                <w:rFonts w:ascii="Arial Narrow" w:hAnsi="Arial Narrow" w:cs="Arial Narrow"/>
                <w:sz w:val="20"/>
                <w:szCs w:val="20"/>
                <w:lang w:val="es-PE"/>
              </w:rPr>
            </w:pPr>
            <w:r>
              <w:rPr>
                <w:rFonts w:ascii="Arial Narrow" w:hAnsi="Arial Narrow" w:cs="Arial Narrow"/>
                <w:sz w:val="20"/>
                <w:szCs w:val="20"/>
                <w:lang w:val="es-PE"/>
              </w:rPr>
              <w:t>Fecha de transmisión: debiendo registrar la fecha en que culminó la transmisión, considerando día, mes y año.</w:t>
            </w:r>
          </w:p>
          <w:p w14:paraId="15B76C98" w14:textId="77777777" w:rsidR="00E015AA" w:rsidRDefault="00E015AA" w:rsidP="008C6227">
            <w:pPr>
              <w:pStyle w:val="Prrafodelista"/>
              <w:numPr>
                <w:ilvl w:val="0"/>
                <w:numId w:val="14"/>
              </w:numPr>
              <w:ind w:left="356" w:hanging="142"/>
              <w:rPr>
                <w:rFonts w:ascii="Arial Narrow" w:hAnsi="Arial Narrow" w:cs="Arial Narrow"/>
                <w:sz w:val="20"/>
                <w:szCs w:val="20"/>
                <w:lang w:val="es-PE"/>
              </w:rPr>
            </w:pPr>
            <w:r>
              <w:rPr>
                <w:rFonts w:ascii="Arial Narrow" w:hAnsi="Arial Narrow" w:cs="Arial Narrow"/>
                <w:sz w:val="20"/>
                <w:szCs w:val="20"/>
                <w:lang w:val="es-PE"/>
              </w:rPr>
              <w:t>Hora de transmisión: debiendo registrar la hora en que culminó la transmisión, considerando hora, minutos y segundos.</w:t>
            </w:r>
          </w:p>
          <w:p w14:paraId="15B76C99" w14:textId="77777777" w:rsidR="00E015AA" w:rsidRDefault="00E015AA" w:rsidP="008C6227">
            <w:pPr>
              <w:pStyle w:val="Prrafodelista"/>
              <w:ind w:left="356"/>
              <w:rPr>
                <w:rFonts w:ascii="Arial Narrow" w:hAnsi="Arial Narrow" w:cs="Arial Narrow"/>
                <w:sz w:val="20"/>
                <w:szCs w:val="20"/>
                <w:lang w:val="es-PE"/>
              </w:rPr>
            </w:pPr>
            <w:r>
              <w:rPr>
                <w:rFonts w:ascii="Arial Narrow" w:hAnsi="Arial Narrow" w:cs="Arial Narrow"/>
                <w:sz w:val="20"/>
                <w:szCs w:val="20"/>
                <w:lang w:val="es-PE"/>
              </w:rPr>
              <w:t>Además el sistema deberá comunicar al transmisor que el proceso fue satisfactorio.</w:t>
            </w:r>
          </w:p>
          <w:p w14:paraId="15B76C9A" w14:textId="77777777" w:rsidR="00E015AA" w:rsidRDefault="00E015AA" w:rsidP="008C6227">
            <w:pPr>
              <w:pStyle w:val="Prrafodelista"/>
              <w:numPr>
                <w:ilvl w:val="1"/>
                <w:numId w:val="10"/>
              </w:numPr>
              <w:ind w:left="214" w:hanging="214"/>
              <w:rPr>
                <w:rFonts w:ascii="Arial Narrow" w:hAnsi="Arial Narrow" w:cs="Arial Narrow"/>
                <w:sz w:val="20"/>
                <w:szCs w:val="20"/>
                <w:lang w:val="es-PE"/>
              </w:rPr>
            </w:pPr>
            <w:r>
              <w:rPr>
                <w:rFonts w:ascii="Arial Narrow" w:hAnsi="Arial Narrow" w:cs="Arial Narrow"/>
                <w:sz w:val="20"/>
                <w:szCs w:val="20"/>
                <w:lang w:val="es-PE"/>
              </w:rPr>
              <w:t>De no cumplir todas las validaciones, al término del proceso el sistema deberá comunicar al transmisor todos los mensajes de rechazo originados por las validaciones que no se cumplieron</w:t>
            </w:r>
          </w:p>
          <w:p w14:paraId="15B76C9B" w14:textId="77777777" w:rsidR="00E015AA" w:rsidRPr="00A77693" w:rsidRDefault="00E015AA" w:rsidP="008C6227">
            <w:pPr>
              <w:rPr>
                <w:rFonts w:ascii="Arial Narrow" w:hAnsi="Arial Narrow" w:cs="Arial Narrow"/>
                <w:sz w:val="20"/>
                <w:szCs w:val="20"/>
                <w:lang w:val="es-PE"/>
              </w:rPr>
            </w:pPr>
            <w:r>
              <w:rPr>
                <w:rFonts w:ascii="Arial Narrow" w:hAnsi="Arial Narrow" w:cs="Arial Narrow"/>
                <w:sz w:val="20"/>
                <w:szCs w:val="20"/>
                <w:lang w:val="es-PE"/>
              </w:rPr>
              <w:t>A manera de resumen en el Anexo 6.1 se indica una tabla con información relacionada a los datos a transmitir.</w:t>
            </w:r>
          </w:p>
        </w:tc>
        <w:tc>
          <w:tcPr>
            <w:tcW w:w="1134" w:type="dxa"/>
            <w:gridSpan w:val="2"/>
            <w:shd w:val="clear" w:color="auto" w:fill="auto"/>
          </w:tcPr>
          <w:p w14:paraId="15B76C9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9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9E"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9F"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A0"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4</w:t>
            </w:r>
          </w:p>
          <w:p w14:paraId="15B76CA1"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A2"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A3"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A4"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w:t>
            </w:r>
          </w:p>
          <w:p w14:paraId="15B76CA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A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A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A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A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A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AB"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A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AD"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w:t>
            </w:r>
          </w:p>
          <w:p w14:paraId="15B76CAE"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AF"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B0"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B1"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B2"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7</w:t>
            </w:r>
          </w:p>
          <w:p w14:paraId="15B76CB3"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B4"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B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B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B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B8"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8</w:t>
            </w:r>
          </w:p>
          <w:p w14:paraId="15B76CB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B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BB"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B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B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BE"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BF"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C0"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C1"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C2"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C3"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C4"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C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C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C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C8"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9</w:t>
            </w:r>
          </w:p>
          <w:p w14:paraId="15B76CC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C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CB"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C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C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CE"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10</w:t>
            </w:r>
          </w:p>
          <w:p w14:paraId="15B76CCF"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D0"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D1"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D2"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D3"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10</w:t>
            </w:r>
          </w:p>
          <w:p w14:paraId="15B76CD4"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D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D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D7"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10</w:t>
            </w:r>
          </w:p>
          <w:p w14:paraId="15B76CD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D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D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DB"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10</w:t>
            </w:r>
          </w:p>
          <w:p w14:paraId="15B76CD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D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DE"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DF"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E0"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10</w:t>
            </w:r>
          </w:p>
          <w:p w14:paraId="15B76CE1"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E2"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E3"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E4"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10</w:t>
            </w:r>
          </w:p>
          <w:p w14:paraId="15B76CE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E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E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E8"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10</w:t>
            </w:r>
          </w:p>
          <w:p w14:paraId="15B76CE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E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EB"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EC"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11</w:t>
            </w:r>
          </w:p>
          <w:p w14:paraId="15B76CE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EE"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EF"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F0"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F1"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F2"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F3"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F4"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11</w:t>
            </w:r>
          </w:p>
          <w:p w14:paraId="15B76CF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F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F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F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F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F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FB"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F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F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FE"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CFF"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00"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12</w:t>
            </w:r>
          </w:p>
          <w:p w14:paraId="15B76D01"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02"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03"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04"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0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0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0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0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09"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12</w:t>
            </w:r>
          </w:p>
          <w:p w14:paraId="15B76D0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0B"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0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0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0E"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0F"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10"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11"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lastRenderedPageBreak/>
              <w:t>13</w:t>
            </w:r>
          </w:p>
          <w:p w14:paraId="15B76D12"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14</w:t>
            </w:r>
          </w:p>
          <w:p w14:paraId="15B76D13"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14"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15</w:t>
            </w:r>
          </w:p>
          <w:p w14:paraId="15B76D1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16"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16</w:t>
            </w:r>
          </w:p>
          <w:p w14:paraId="15B76D1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1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1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1A" w14:textId="77777777" w:rsidR="00E015AA" w:rsidRPr="00A77693"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3</w:t>
            </w:r>
          </w:p>
        </w:tc>
        <w:tc>
          <w:tcPr>
            <w:tcW w:w="851" w:type="dxa"/>
            <w:shd w:val="clear" w:color="auto" w:fill="auto"/>
          </w:tcPr>
          <w:p w14:paraId="15B76D1B" w14:textId="77777777" w:rsidR="00E015AA" w:rsidRPr="00A77693" w:rsidRDefault="00E015AA" w:rsidP="008C6227">
            <w:pPr>
              <w:pStyle w:val="Textodeglobo"/>
              <w:spacing w:before="40" w:after="40"/>
              <w:jc w:val="left"/>
              <w:rPr>
                <w:rFonts w:ascii="Arial Narrow" w:hAnsi="Arial Narrow" w:cs="Arial Narrow"/>
                <w:sz w:val="20"/>
                <w:szCs w:val="20"/>
                <w:lang w:eastAsia="es-ES"/>
              </w:rPr>
            </w:pPr>
          </w:p>
        </w:tc>
      </w:tr>
      <w:tr w:rsidR="00E015AA" w:rsidRPr="00E53797" w14:paraId="15B76D5F" w14:textId="77777777" w:rsidTr="00791C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tcPr>
          <w:p w14:paraId="15B76D1D" w14:textId="77777777" w:rsidR="00E015AA" w:rsidRPr="00A77693" w:rsidRDefault="00E015AA" w:rsidP="008C6227">
            <w:pPr>
              <w:pStyle w:val="Textodeglobo"/>
              <w:spacing w:before="40" w:after="40"/>
              <w:jc w:val="center"/>
              <w:rPr>
                <w:rFonts w:ascii="Arial Narrow" w:hAnsi="Arial Narrow" w:cs="Arial Narrow"/>
                <w:sz w:val="20"/>
                <w:szCs w:val="20"/>
                <w:lang w:eastAsia="es-ES"/>
              </w:rPr>
            </w:pPr>
            <w:r>
              <w:lastRenderedPageBreak/>
              <w:br w:type="page"/>
              <w:t>RF02</w:t>
            </w:r>
          </w:p>
        </w:tc>
        <w:tc>
          <w:tcPr>
            <w:tcW w:w="1418" w:type="dxa"/>
          </w:tcPr>
          <w:p w14:paraId="15B76D1E" w14:textId="77777777" w:rsidR="00E015AA" w:rsidRPr="00A77693"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Registrar Inicio de Traslado de Sacas Postales</w:t>
            </w:r>
          </w:p>
        </w:tc>
        <w:tc>
          <w:tcPr>
            <w:tcW w:w="4677" w:type="dxa"/>
            <w:gridSpan w:val="6"/>
            <w:vAlign w:val="center"/>
          </w:tcPr>
          <w:p w14:paraId="15B76D1F" w14:textId="77777777" w:rsidR="00E015AA" w:rsidRDefault="00E015AA" w:rsidP="008C6227">
            <w:pPr>
              <w:rPr>
                <w:rFonts w:ascii="Arial Narrow" w:hAnsi="Arial Narrow"/>
                <w:bCs/>
                <w:sz w:val="20"/>
                <w:szCs w:val="20"/>
                <w:lang w:val="es-PE" w:eastAsia="es-PE"/>
              </w:rPr>
            </w:pPr>
            <w:r w:rsidRPr="00B265E7">
              <w:rPr>
                <w:rFonts w:ascii="Arial Narrow" w:hAnsi="Arial Narrow"/>
                <w:bCs/>
                <w:sz w:val="20"/>
                <w:szCs w:val="20"/>
                <w:lang w:val="es-PE" w:eastAsia="es-PE"/>
              </w:rPr>
              <w:t xml:space="preserve">Se requiere contar con una opción </w:t>
            </w:r>
            <w:r>
              <w:rPr>
                <w:rFonts w:ascii="Arial Narrow" w:hAnsi="Arial Narrow"/>
                <w:bCs/>
                <w:sz w:val="20"/>
                <w:szCs w:val="20"/>
                <w:lang w:val="es-PE" w:eastAsia="es-PE"/>
              </w:rPr>
              <w:t>mediante la cual el</w:t>
            </w:r>
            <w:r w:rsidRPr="00B265E7">
              <w:rPr>
                <w:rFonts w:ascii="Arial Narrow" w:hAnsi="Arial Narrow"/>
                <w:bCs/>
                <w:sz w:val="20"/>
                <w:szCs w:val="20"/>
                <w:lang w:val="es-PE" w:eastAsia="es-PE"/>
              </w:rPr>
              <w:t xml:space="preserve"> funcionario SUNAT </w:t>
            </w:r>
            <w:r>
              <w:rPr>
                <w:rFonts w:ascii="Arial Narrow" w:hAnsi="Arial Narrow"/>
                <w:bCs/>
                <w:sz w:val="20"/>
                <w:szCs w:val="20"/>
                <w:lang w:val="es-PE" w:eastAsia="es-PE"/>
              </w:rPr>
              <w:t>registre</w:t>
            </w:r>
            <w:r w:rsidRPr="00B265E7">
              <w:rPr>
                <w:rFonts w:ascii="Arial Narrow" w:hAnsi="Arial Narrow"/>
                <w:bCs/>
                <w:sz w:val="20"/>
                <w:szCs w:val="20"/>
                <w:lang w:val="es-PE" w:eastAsia="es-PE"/>
              </w:rPr>
              <w:t xml:space="preserve"> </w:t>
            </w:r>
            <w:r>
              <w:rPr>
                <w:rFonts w:ascii="Arial Narrow" w:hAnsi="Arial Narrow"/>
                <w:bCs/>
                <w:sz w:val="20"/>
                <w:szCs w:val="20"/>
                <w:lang w:val="es-PE" w:eastAsia="es-PE"/>
              </w:rPr>
              <w:t>el</w:t>
            </w:r>
            <w:r w:rsidRPr="00B265E7">
              <w:rPr>
                <w:rFonts w:ascii="Arial Narrow" w:hAnsi="Arial Narrow"/>
                <w:bCs/>
                <w:sz w:val="20"/>
                <w:szCs w:val="20"/>
                <w:lang w:val="es-PE" w:eastAsia="es-PE"/>
              </w:rPr>
              <w:t xml:space="preserve"> inicio</w:t>
            </w:r>
            <w:r>
              <w:rPr>
                <w:rFonts w:ascii="Arial Narrow" w:hAnsi="Arial Narrow"/>
                <w:bCs/>
                <w:sz w:val="20"/>
                <w:szCs w:val="20"/>
                <w:lang w:val="es-PE" w:eastAsia="es-PE"/>
              </w:rPr>
              <w:t xml:space="preserve"> de traslado de las sacas postales.</w:t>
            </w:r>
          </w:p>
          <w:p w14:paraId="15B76D20" w14:textId="77777777" w:rsidR="00E015AA" w:rsidRDefault="00E015AA" w:rsidP="008C6227">
            <w:pPr>
              <w:rPr>
                <w:rFonts w:ascii="Arial Narrow" w:hAnsi="Arial Narrow"/>
                <w:bCs/>
                <w:sz w:val="20"/>
                <w:szCs w:val="20"/>
                <w:lang w:val="es-PE" w:eastAsia="es-PE"/>
              </w:rPr>
            </w:pPr>
            <w:r>
              <w:rPr>
                <w:rFonts w:ascii="Arial Narrow" w:hAnsi="Arial Narrow"/>
                <w:bCs/>
                <w:sz w:val="20"/>
                <w:szCs w:val="20"/>
                <w:lang w:val="es-PE" w:eastAsia="es-PE"/>
              </w:rPr>
              <w:t>Los datos a registrar son los siguientes:</w:t>
            </w:r>
          </w:p>
          <w:p w14:paraId="15B76D21" w14:textId="77777777" w:rsidR="00E015AA" w:rsidRDefault="002F6DD5" w:rsidP="008C6227">
            <w:pPr>
              <w:pStyle w:val="Prrafodelista"/>
              <w:numPr>
                <w:ilvl w:val="0"/>
                <w:numId w:val="14"/>
              </w:numPr>
              <w:ind w:left="356" w:hanging="142"/>
              <w:rPr>
                <w:rFonts w:ascii="Arial Narrow" w:hAnsi="Arial Narrow"/>
                <w:bCs/>
                <w:sz w:val="20"/>
                <w:szCs w:val="20"/>
                <w:lang w:val="es-PE" w:eastAsia="es-PE"/>
              </w:rPr>
            </w:pPr>
            <w:r>
              <w:rPr>
                <w:rFonts w:ascii="Arial Narrow" w:hAnsi="Arial Narrow"/>
                <w:bCs/>
                <w:sz w:val="20"/>
                <w:szCs w:val="20"/>
                <w:lang w:val="es-PE" w:eastAsia="es-PE"/>
              </w:rPr>
              <w:t xml:space="preserve">Año del Acta </w:t>
            </w:r>
            <w:r w:rsidR="00E015AA">
              <w:rPr>
                <w:rFonts w:ascii="Arial Narrow" w:hAnsi="Arial Narrow"/>
                <w:bCs/>
                <w:sz w:val="20"/>
                <w:szCs w:val="20"/>
                <w:lang w:val="es-PE" w:eastAsia="es-PE"/>
              </w:rPr>
              <w:t>de traslado: corresponde a un dato de 4 dígitos, siendo su ingreso obligatorio. El sistema debe validar que el dato corresponda al año de la fecha en que se efectúa el registro, exceptuando el 1 de Enero en que podrá aceptarse el año anterior; de no cumplir esta condición el sistema no debe permitir el registro mostrando el siguiente mensaje “Año de la guía debe corresponder al año actual”, para el caso de la excepción el mensaje a mostrar es el siguiente “Año de la guía debe corresponder a año actual o año anterior”</w:t>
            </w:r>
          </w:p>
          <w:p w14:paraId="15B76D22" w14:textId="77777777" w:rsidR="00E015AA" w:rsidRDefault="00E015AA" w:rsidP="008C6227">
            <w:pPr>
              <w:pStyle w:val="Prrafodelista"/>
              <w:numPr>
                <w:ilvl w:val="0"/>
                <w:numId w:val="14"/>
              </w:numPr>
              <w:ind w:left="356" w:hanging="142"/>
              <w:rPr>
                <w:rFonts w:ascii="Arial Narrow" w:hAnsi="Arial Narrow"/>
                <w:bCs/>
                <w:sz w:val="20"/>
                <w:szCs w:val="20"/>
                <w:lang w:val="es-PE" w:eastAsia="es-PE"/>
              </w:rPr>
            </w:pPr>
            <w:r>
              <w:rPr>
                <w:rFonts w:ascii="Arial Narrow" w:hAnsi="Arial Narrow"/>
                <w:bCs/>
                <w:sz w:val="20"/>
                <w:szCs w:val="20"/>
                <w:lang w:val="es-PE" w:eastAsia="es-PE"/>
              </w:rPr>
              <w:t xml:space="preserve">Número </w:t>
            </w:r>
            <w:r w:rsidR="002F6DD5">
              <w:rPr>
                <w:rFonts w:ascii="Arial Narrow" w:hAnsi="Arial Narrow"/>
                <w:bCs/>
                <w:sz w:val="20"/>
                <w:szCs w:val="20"/>
                <w:lang w:val="es-PE" w:eastAsia="es-PE"/>
              </w:rPr>
              <w:t>del Acta</w:t>
            </w:r>
            <w:r>
              <w:rPr>
                <w:rFonts w:ascii="Arial Narrow" w:hAnsi="Arial Narrow"/>
                <w:bCs/>
                <w:sz w:val="20"/>
                <w:szCs w:val="20"/>
                <w:lang w:val="es-PE" w:eastAsia="es-PE"/>
              </w:rPr>
              <w:t xml:space="preserve"> de traslado: corresponde a un dato de hasta 4 dígitos, debiendo obligatoriamente ingresar un valor mayor a 0, en caso no ingresar este dato o el valor sea igual a 0, el sistema no debe permitir el registro mostrando el siguiente mensaje “Por favor ingrese Número de </w:t>
            </w:r>
            <w:r w:rsidR="00DB0237">
              <w:rPr>
                <w:rFonts w:ascii="Arial Narrow" w:hAnsi="Arial Narrow"/>
                <w:bCs/>
                <w:sz w:val="20"/>
                <w:szCs w:val="20"/>
                <w:lang w:val="es-PE" w:eastAsia="es-PE"/>
              </w:rPr>
              <w:t>Acta de Traslado</w:t>
            </w:r>
            <w:r>
              <w:rPr>
                <w:rFonts w:ascii="Arial Narrow" w:hAnsi="Arial Narrow"/>
                <w:bCs/>
                <w:sz w:val="20"/>
                <w:szCs w:val="20"/>
                <w:lang w:val="es-PE" w:eastAsia="es-PE"/>
              </w:rPr>
              <w:t xml:space="preserve">”. </w:t>
            </w:r>
          </w:p>
          <w:p w14:paraId="15B76D23" w14:textId="77777777" w:rsidR="00E015AA" w:rsidRDefault="00E015AA" w:rsidP="008C6227">
            <w:pPr>
              <w:pStyle w:val="Prrafodelista"/>
              <w:numPr>
                <w:ilvl w:val="0"/>
                <w:numId w:val="14"/>
              </w:numPr>
              <w:ind w:left="356" w:hanging="142"/>
              <w:rPr>
                <w:rFonts w:ascii="Arial Narrow" w:hAnsi="Arial Narrow"/>
                <w:bCs/>
                <w:sz w:val="20"/>
                <w:szCs w:val="20"/>
                <w:lang w:val="es-PE" w:eastAsia="es-PE"/>
              </w:rPr>
            </w:pPr>
            <w:r>
              <w:rPr>
                <w:rFonts w:ascii="Arial Narrow" w:hAnsi="Arial Narrow"/>
                <w:bCs/>
                <w:sz w:val="20"/>
                <w:szCs w:val="20"/>
                <w:lang w:val="es-PE" w:eastAsia="es-PE"/>
              </w:rPr>
              <w:t>Placa del vehículo: dato de formato cadena con una longitud de hasta 10 caracteres que debe ser ingresado de manera obligatoria, de no ingresar este dato el sistema no debe permitir el registro mostrando el siguiente mensaje “Por favor ingrese placa del vehículo”.</w:t>
            </w:r>
          </w:p>
          <w:p w14:paraId="15B76D24" w14:textId="77777777" w:rsidR="00E015AA" w:rsidRDefault="00E015AA" w:rsidP="008C6227">
            <w:pPr>
              <w:pStyle w:val="Prrafodelista"/>
              <w:numPr>
                <w:ilvl w:val="0"/>
                <w:numId w:val="14"/>
              </w:numPr>
              <w:ind w:left="356" w:hanging="142"/>
              <w:rPr>
                <w:rFonts w:ascii="Arial Narrow" w:hAnsi="Arial Narrow"/>
                <w:bCs/>
                <w:sz w:val="20"/>
                <w:szCs w:val="20"/>
                <w:lang w:val="es-PE" w:eastAsia="es-PE"/>
              </w:rPr>
            </w:pPr>
            <w:r>
              <w:rPr>
                <w:rFonts w:ascii="Arial Narrow" w:hAnsi="Arial Narrow"/>
                <w:bCs/>
                <w:sz w:val="20"/>
                <w:szCs w:val="20"/>
                <w:lang w:val="es-PE" w:eastAsia="es-PE"/>
              </w:rPr>
              <w:t>Número de precintos de seguridad: dato de formato cadena con una longitud de hasta 50 caracteres, siendo su ingreso de carácter obligatorio con una longitud mínima de 5 caracteres, de no cumplir esta condición el sistema no debe permitir el registro mostrando el siguiente mensaje “Por favor ingrese por lo menos un número de precinto”.</w:t>
            </w:r>
          </w:p>
          <w:p w14:paraId="15B76D25" w14:textId="77777777" w:rsidR="00E015AA" w:rsidRDefault="00E015AA" w:rsidP="008C6227">
            <w:pPr>
              <w:pStyle w:val="Prrafodelista"/>
              <w:numPr>
                <w:ilvl w:val="0"/>
                <w:numId w:val="14"/>
              </w:numPr>
              <w:ind w:left="356" w:hanging="142"/>
              <w:rPr>
                <w:rFonts w:ascii="Arial Narrow" w:hAnsi="Arial Narrow"/>
                <w:bCs/>
                <w:sz w:val="20"/>
                <w:szCs w:val="20"/>
                <w:lang w:val="es-PE" w:eastAsia="es-PE"/>
              </w:rPr>
            </w:pPr>
            <w:r>
              <w:rPr>
                <w:rFonts w:ascii="Arial Narrow" w:hAnsi="Arial Narrow"/>
                <w:bCs/>
                <w:sz w:val="20"/>
                <w:szCs w:val="20"/>
                <w:lang w:val="es-PE" w:eastAsia="es-PE"/>
              </w:rPr>
              <w:t xml:space="preserve">La combinación año-número </w:t>
            </w:r>
            <w:r w:rsidR="00FA6583">
              <w:rPr>
                <w:rFonts w:ascii="Arial Narrow" w:hAnsi="Arial Narrow"/>
                <w:bCs/>
                <w:sz w:val="20"/>
                <w:szCs w:val="20"/>
                <w:lang w:val="es-PE" w:eastAsia="es-PE"/>
              </w:rPr>
              <w:t>del Acta</w:t>
            </w:r>
            <w:r>
              <w:rPr>
                <w:rFonts w:ascii="Arial Narrow" w:hAnsi="Arial Narrow"/>
                <w:bCs/>
                <w:sz w:val="20"/>
                <w:szCs w:val="20"/>
                <w:lang w:val="es-PE" w:eastAsia="es-PE"/>
              </w:rPr>
              <w:t xml:space="preserve"> de traslado es única, por tanto el sistema deberá validar que no se haya registrado previamente una guía con esos mismos datos, de no cumplirse la condición el sistema no debe permitir el registro mostrando el siguiente mensaje: “Año-Número de </w:t>
            </w:r>
            <w:r w:rsidR="00FA6583">
              <w:rPr>
                <w:rFonts w:ascii="Arial Narrow" w:hAnsi="Arial Narrow"/>
                <w:bCs/>
                <w:sz w:val="20"/>
                <w:szCs w:val="20"/>
                <w:lang w:val="es-PE" w:eastAsia="es-PE"/>
              </w:rPr>
              <w:t>Acta de Traslado</w:t>
            </w:r>
            <w:r>
              <w:rPr>
                <w:rFonts w:ascii="Arial Narrow" w:hAnsi="Arial Narrow"/>
                <w:bCs/>
                <w:sz w:val="20"/>
                <w:szCs w:val="20"/>
                <w:lang w:val="es-PE" w:eastAsia="es-PE"/>
              </w:rPr>
              <w:t xml:space="preserve"> ya registrado…Por favor verifique”</w:t>
            </w:r>
          </w:p>
          <w:p w14:paraId="15B76D26" w14:textId="77777777" w:rsidR="00E015AA" w:rsidRDefault="00E015AA" w:rsidP="008C6227">
            <w:pPr>
              <w:pStyle w:val="Prrafodelista"/>
              <w:numPr>
                <w:ilvl w:val="0"/>
                <w:numId w:val="14"/>
              </w:numPr>
              <w:ind w:left="356" w:hanging="142"/>
              <w:rPr>
                <w:rFonts w:ascii="Arial Narrow" w:hAnsi="Arial Narrow"/>
                <w:bCs/>
                <w:sz w:val="20"/>
                <w:szCs w:val="20"/>
                <w:lang w:val="es-PE" w:eastAsia="es-PE"/>
              </w:rPr>
            </w:pPr>
            <w:r>
              <w:rPr>
                <w:rFonts w:ascii="Arial Narrow" w:hAnsi="Arial Narrow"/>
                <w:bCs/>
                <w:sz w:val="20"/>
                <w:szCs w:val="20"/>
                <w:lang w:val="es-PE" w:eastAsia="es-PE"/>
              </w:rPr>
              <w:t>Ingresados correctamente todos los datos el sistema deberá mostrar en forma automática lo siguiente:</w:t>
            </w:r>
          </w:p>
          <w:p w14:paraId="15B76D27" w14:textId="77777777" w:rsidR="00E015AA" w:rsidRDefault="00E015AA" w:rsidP="008C6227">
            <w:pPr>
              <w:pStyle w:val="Prrafodelista"/>
              <w:numPr>
                <w:ilvl w:val="2"/>
                <w:numId w:val="10"/>
              </w:numPr>
              <w:ind w:left="640"/>
              <w:rPr>
                <w:rFonts w:ascii="Arial Narrow" w:hAnsi="Arial Narrow"/>
                <w:bCs/>
                <w:sz w:val="20"/>
                <w:szCs w:val="20"/>
                <w:lang w:val="es-PE" w:eastAsia="es-PE"/>
              </w:rPr>
            </w:pPr>
            <w:r>
              <w:rPr>
                <w:rFonts w:ascii="Arial Narrow" w:hAnsi="Arial Narrow"/>
                <w:bCs/>
                <w:sz w:val="20"/>
                <w:szCs w:val="20"/>
                <w:lang w:val="es-PE" w:eastAsia="es-PE"/>
              </w:rPr>
              <w:t xml:space="preserve">Fecha de inicio de traslado: Deberá mostrar la fecha del sistema en formato dd/mm/yyyy, con posibilidad de que sea modificado por el usuario, pudiendo modificar como máximo a un día calendario anterior </w:t>
            </w:r>
            <w:r>
              <w:rPr>
                <w:rFonts w:ascii="Arial Narrow" w:hAnsi="Arial Narrow"/>
                <w:bCs/>
                <w:sz w:val="20"/>
                <w:szCs w:val="20"/>
                <w:lang w:val="es-PE" w:eastAsia="es-PE"/>
              </w:rPr>
              <w:lastRenderedPageBreak/>
              <w:t>a la fecha del sistema.</w:t>
            </w:r>
          </w:p>
          <w:p w14:paraId="15B76D28" w14:textId="77777777" w:rsidR="00E015AA" w:rsidRDefault="00E015AA" w:rsidP="008C6227">
            <w:pPr>
              <w:pStyle w:val="Prrafodelista"/>
              <w:numPr>
                <w:ilvl w:val="2"/>
                <w:numId w:val="10"/>
              </w:numPr>
              <w:ind w:left="640"/>
              <w:rPr>
                <w:rFonts w:ascii="Arial Narrow" w:hAnsi="Arial Narrow"/>
                <w:bCs/>
                <w:sz w:val="20"/>
                <w:szCs w:val="20"/>
                <w:lang w:val="es-PE" w:eastAsia="es-PE"/>
              </w:rPr>
            </w:pPr>
            <w:r>
              <w:rPr>
                <w:rFonts w:ascii="Arial Narrow" w:hAnsi="Arial Narrow"/>
                <w:bCs/>
                <w:sz w:val="20"/>
                <w:szCs w:val="20"/>
                <w:lang w:val="es-PE" w:eastAsia="es-PE"/>
              </w:rPr>
              <w:t>Hora de inicio de traslado: Deberá mostrar la hora del sistema en formato hh:mm:ss, con posibilidad de que sea modificado por el usuario, validando que la combinación fecha y hora de registro de inicio de traslado no debe ser mayor a la fecha y hora del sistema.</w:t>
            </w:r>
          </w:p>
          <w:p w14:paraId="15B76D29" w14:textId="77777777" w:rsidR="00E015AA" w:rsidRDefault="00E015AA" w:rsidP="008C6227">
            <w:pPr>
              <w:pStyle w:val="Prrafodelista"/>
              <w:numPr>
                <w:ilvl w:val="0"/>
                <w:numId w:val="14"/>
              </w:numPr>
              <w:ind w:left="356" w:hanging="142"/>
              <w:rPr>
                <w:rFonts w:ascii="Arial Narrow" w:hAnsi="Arial Narrow"/>
                <w:bCs/>
                <w:sz w:val="20"/>
                <w:szCs w:val="20"/>
                <w:lang w:val="es-PE" w:eastAsia="es-PE"/>
              </w:rPr>
            </w:pPr>
            <w:r>
              <w:rPr>
                <w:rFonts w:ascii="Arial Narrow" w:hAnsi="Arial Narrow"/>
                <w:bCs/>
                <w:sz w:val="20"/>
                <w:szCs w:val="20"/>
                <w:lang w:val="es-PE" w:eastAsia="es-PE"/>
              </w:rPr>
              <w:t>La opción que se implemente deberá tener el botón “Grabar”, al hacer click en ese botón el sistema deberá registrar todos los datos mostrados en pantalla y adicionalmente deberá registrar:</w:t>
            </w:r>
          </w:p>
          <w:p w14:paraId="15B76D2A" w14:textId="77777777" w:rsidR="00E015AA" w:rsidRDefault="00E015AA" w:rsidP="008C6227">
            <w:pPr>
              <w:pStyle w:val="Prrafodelista"/>
              <w:numPr>
                <w:ilvl w:val="5"/>
                <w:numId w:val="10"/>
              </w:numPr>
              <w:ind w:left="640"/>
              <w:rPr>
                <w:rFonts w:ascii="Arial Narrow" w:hAnsi="Arial Narrow"/>
                <w:bCs/>
                <w:sz w:val="20"/>
                <w:szCs w:val="20"/>
                <w:lang w:val="es-PE" w:eastAsia="es-PE"/>
              </w:rPr>
            </w:pPr>
            <w:r>
              <w:rPr>
                <w:rFonts w:ascii="Arial Narrow" w:hAnsi="Arial Narrow"/>
                <w:bCs/>
                <w:sz w:val="20"/>
                <w:szCs w:val="20"/>
                <w:lang w:val="es-PE" w:eastAsia="es-PE"/>
              </w:rPr>
              <w:t>Fecha y hora de registro de los datos en el sistema.</w:t>
            </w:r>
          </w:p>
          <w:p w14:paraId="15B76D2B" w14:textId="77777777" w:rsidR="00E015AA" w:rsidRDefault="00E015AA" w:rsidP="008C6227">
            <w:pPr>
              <w:pStyle w:val="Prrafodelista"/>
              <w:numPr>
                <w:ilvl w:val="5"/>
                <w:numId w:val="10"/>
              </w:numPr>
              <w:ind w:left="640"/>
              <w:rPr>
                <w:rFonts w:ascii="Arial Narrow" w:hAnsi="Arial Narrow"/>
                <w:bCs/>
                <w:sz w:val="20"/>
                <w:szCs w:val="20"/>
                <w:lang w:val="es-PE" w:eastAsia="es-PE"/>
              </w:rPr>
            </w:pPr>
            <w:r>
              <w:rPr>
                <w:rFonts w:ascii="Arial Narrow" w:hAnsi="Arial Narrow"/>
                <w:bCs/>
                <w:sz w:val="20"/>
                <w:szCs w:val="20"/>
                <w:lang w:val="es-PE" w:eastAsia="es-PE"/>
              </w:rPr>
              <w:t>Código de planilla del funcionario de SUNAT que efectuó el registro</w:t>
            </w:r>
          </w:p>
          <w:p w14:paraId="15B76D2C" w14:textId="77777777" w:rsidR="00E015AA" w:rsidRPr="00A77693" w:rsidRDefault="00E015AA" w:rsidP="008C6227">
            <w:pPr>
              <w:rPr>
                <w:rFonts w:ascii="Arial Narrow" w:hAnsi="Arial Narrow"/>
                <w:bCs/>
                <w:sz w:val="20"/>
                <w:szCs w:val="20"/>
                <w:lang w:val="es-PE" w:eastAsia="es-PE"/>
              </w:rPr>
            </w:pPr>
            <w:r>
              <w:rPr>
                <w:rFonts w:ascii="Arial Narrow" w:hAnsi="Arial Narrow" w:cs="Arial Narrow"/>
                <w:sz w:val="20"/>
                <w:szCs w:val="20"/>
                <w:lang w:val="es-PE"/>
              </w:rPr>
              <w:t>A manera de prototipo de interface para esta opción se muestra pantalla en el Anexo 6.2.</w:t>
            </w:r>
          </w:p>
        </w:tc>
        <w:tc>
          <w:tcPr>
            <w:tcW w:w="1134" w:type="dxa"/>
            <w:gridSpan w:val="2"/>
          </w:tcPr>
          <w:p w14:paraId="15B76D2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2E"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2F"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30"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31"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32"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33"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17</w:t>
            </w:r>
          </w:p>
          <w:p w14:paraId="15B76D34"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3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3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3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3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3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3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3B"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18</w:t>
            </w:r>
          </w:p>
          <w:p w14:paraId="15B76D3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3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3E"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3F"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19</w:t>
            </w:r>
          </w:p>
          <w:p w14:paraId="15B76D40"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D41"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D42"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D43"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D44"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19</w:t>
            </w:r>
          </w:p>
          <w:p w14:paraId="15B76D4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4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4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4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4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4A"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18,27</w:t>
            </w:r>
          </w:p>
          <w:p w14:paraId="15B76D4B"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4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4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4E"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4F"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50"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20</w:t>
            </w:r>
          </w:p>
          <w:p w14:paraId="15B76D51"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D52"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D53"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D54"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20</w:t>
            </w:r>
          </w:p>
          <w:p w14:paraId="15B76D5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5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5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5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5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5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5B"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21</w:t>
            </w:r>
          </w:p>
          <w:p w14:paraId="15B76D5C"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22</w:t>
            </w:r>
          </w:p>
          <w:p w14:paraId="15B76D5D" w14:textId="77777777" w:rsidR="00E015AA" w:rsidRPr="00A77693" w:rsidRDefault="00E015AA" w:rsidP="008C6227">
            <w:pPr>
              <w:pStyle w:val="Textodeglobo"/>
              <w:spacing w:before="40" w:after="40"/>
              <w:jc w:val="left"/>
              <w:rPr>
                <w:rFonts w:ascii="Arial Narrow" w:hAnsi="Arial Narrow" w:cs="Arial Narrow"/>
                <w:sz w:val="20"/>
                <w:szCs w:val="20"/>
                <w:lang w:eastAsia="es-ES"/>
              </w:rPr>
            </w:pPr>
          </w:p>
        </w:tc>
        <w:tc>
          <w:tcPr>
            <w:tcW w:w="851" w:type="dxa"/>
            <w:vAlign w:val="center"/>
          </w:tcPr>
          <w:p w14:paraId="15B76D5E" w14:textId="77777777" w:rsidR="00E015AA" w:rsidRPr="00A77693" w:rsidRDefault="00E015AA" w:rsidP="008C6227">
            <w:pPr>
              <w:pStyle w:val="Textodeglobo"/>
              <w:spacing w:before="40" w:after="40"/>
              <w:jc w:val="left"/>
              <w:rPr>
                <w:rFonts w:ascii="Arial Narrow" w:hAnsi="Arial Narrow" w:cs="Arial Narrow"/>
                <w:sz w:val="20"/>
                <w:szCs w:val="20"/>
                <w:lang w:eastAsia="es-ES"/>
              </w:rPr>
            </w:pPr>
          </w:p>
        </w:tc>
      </w:tr>
      <w:tr w:rsidR="00E015AA" w:rsidRPr="00E53797" w14:paraId="15B76DEE" w14:textId="77777777" w:rsidTr="00791C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tcPr>
          <w:p w14:paraId="15B76D60" w14:textId="77777777" w:rsidR="00E015AA" w:rsidRDefault="00E015AA" w:rsidP="008C6227">
            <w:pPr>
              <w:pStyle w:val="Textodeglobo"/>
              <w:spacing w:before="40" w:after="40"/>
              <w:jc w:val="center"/>
            </w:pPr>
            <w:r>
              <w:lastRenderedPageBreak/>
              <w:t>RF03</w:t>
            </w:r>
          </w:p>
        </w:tc>
        <w:tc>
          <w:tcPr>
            <w:tcW w:w="1418" w:type="dxa"/>
          </w:tcPr>
          <w:p w14:paraId="15B76D61"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Registro de Término de Traslado de Sacas Postales</w:t>
            </w:r>
          </w:p>
        </w:tc>
        <w:tc>
          <w:tcPr>
            <w:tcW w:w="4677" w:type="dxa"/>
            <w:gridSpan w:val="6"/>
            <w:vAlign w:val="center"/>
          </w:tcPr>
          <w:p w14:paraId="15B76D62" w14:textId="77777777" w:rsidR="00E015AA" w:rsidRDefault="00E015AA" w:rsidP="008C6227">
            <w:pPr>
              <w:rPr>
                <w:rFonts w:ascii="Arial Narrow" w:hAnsi="Arial Narrow"/>
                <w:bCs/>
                <w:sz w:val="20"/>
                <w:szCs w:val="20"/>
                <w:lang w:val="es-PE" w:eastAsia="es-PE"/>
              </w:rPr>
            </w:pPr>
            <w:r w:rsidRPr="00B265E7">
              <w:rPr>
                <w:rFonts w:ascii="Arial Narrow" w:hAnsi="Arial Narrow"/>
                <w:bCs/>
                <w:sz w:val="20"/>
                <w:szCs w:val="20"/>
                <w:lang w:val="es-PE" w:eastAsia="es-PE"/>
              </w:rPr>
              <w:t xml:space="preserve">Se requiere contar con una opción </w:t>
            </w:r>
            <w:r>
              <w:rPr>
                <w:rFonts w:ascii="Arial Narrow" w:hAnsi="Arial Narrow"/>
                <w:bCs/>
                <w:sz w:val="20"/>
                <w:szCs w:val="20"/>
                <w:lang w:val="es-PE" w:eastAsia="es-PE"/>
              </w:rPr>
              <w:t>mediante la cual el</w:t>
            </w:r>
            <w:r w:rsidRPr="00B265E7">
              <w:rPr>
                <w:rFonts w:ascii="Arial Narrow" w:hAnsi="Arial Narrow"/>
                <w:bCs/>
                <w:sz w:val="20"/>
                <w:szCs w:val="20"/>
                <w:lang w:val="es-PE" w:eastAsia="es-PE"/>
              </w:rPr>
              <w:t xml:space="preserve"> funcionario SUNAT </w:t>
            </w:r>
            <w:r>
              <w:rPr>
                <w:rFonts w:ascii="Arial Narrow" w:hAnsi="Arial Narrow"/>
                <w:bCs/>
                <w:sz w:val="20"/>
                <w:szCs w:val="20"/>
                <w:lang w:val="es-PE" w:eastAsia="es-PE"/>
              </w:rPr>
              <w:t xml:space="preserve">pueda </w:t>
            </w:r>
            <w:r w:rsidRPr="00B265E7">
              <w:rPr>
                <w:rFonts w:ascii="Arial Narrow" w:hAnsi="Arial Narrow"/>
                <w:bCs/>
                <w:sz w:val="20"/>
                <w:szCs w:val="20"/>
                <w:lang w:val="es-PE" w:eastAsia="es-PE"/>
              </w:rPr>
              <w:t>registr</w:t>
            </w:r>
            <w:r>
              <w:rPr>
                <w:rFonts w:ascii="Arial Narrow" w:hAnsi="Arial Narrow"/>
                <w:bCs/>
                <w:sz w:val="20"/>
                <w:szCs w:val="20"/>
                <w:lang w:val="es-PE" w:eastAsia="es-PE"/>
              </w:rPr>
              <w:t>ar</w:t>
            </w:r>
            <w:r w:rsidRPr="00B265E7">
              <w:rPr>
                <w:rFonts w:ascii="Arial Narrow" w:hAnsi="Arial Narrow"/>
                <w:bCs/>
                <w:sz w:val="20"/>
                <w:szCs w:val="20"/>
                <w:lang w:val="es-PE" w:eastAsia="es-PE"/>
              </w:rPr>
              <w:t xml:space="preserve"> </w:t>
            </w:r>
            <w:r>
              <w:rPr>
                <w:rFonts w:ascii="Arial Narrow" w:hAnsi="Arial Narrow"/>
                <w:bCs/>
                <w:sz w:val="20"/>
                <w:szCs w:val="20"/>
                <w:lang w:val="es-PE" w:eastAsia="es-PE"/>
              </w:rPr>
              <w:t>el</w:t>
            </w:r>
            <w:r w:rsidRPr="00B265E7">
              <w:rPr>
                <w:rFonts w:ascii="Arial Narrow" w:hAnsi="Arial Narrow"/>
                <w:bCs/>
                <w:sz w:val="20"/>
                <w:szCs w:val="20"/>
                <w:lang w:val="es-PE" w:eastAsia="es-PE"/>
              </w:rPr>
              <w:t xml:space="preserve"> </w:t>
            </w:r>
            <w:r>
              <w:rPr>
                <w:rFonts w:ascii="Arial Narrow" w:hAnsi="Arial Narrow"/>
                <w:bCs/>
                <w:sz w:val="20"/>
                <w:szCs w:val="20"/>
                <w:lang w:val="es-PE" w:eastAsia="es-PE"/>
              </w:rPr>
              <w:t>Término de traslado de las sacas postales, la opción debe implementarse bajo las siguientes especificaciones:</w:t>
            </w:r>
          </w:p>
          <w:p w14:paraId="15B76D63" w14:textId="77777777" w:rsidR="00E015AA" w:rsidRDefault="00E015AA" w:rsidP="008C6227">
            <w:pPr>
              <w:pStyle w:val="Prrafodelista"/>
              <w:numPr>
                <w:ilvl w:val="0"/>
                <w:numId w:val="20"/>
              </w:numPr>
              <w:ind w:left="356" w:hanging="283"/>
              <w:rPr>
                <w:rFonts w:ascii="Arial Narrow" w:hAnsi="Arial Narrow"/>
                <w:bCs/>
                <w:sz w:val="20"/>
                <w:szCs w:val="20"/>
                <w:lang w:val="es-PE" w:eastAsia="es-PE"/>
              </w:rPr>
            </w:pPr>
            <w:r>
              <w:rPr>
                <w:rFonts w:ascii="Arial Narrow" w:hAnsi="Arial Narrow"/>
                <w:bCs/>
                <w:sz w:val="20"/>
                <w:szCs w:val="20"/>
                <w:lang w:val="es-PE" w:eastAsia="es-PE"/>
              </w:rPr>
              <w:t>Al ingresar a la opción se debe mostrar en forma automática un rango de fechas correspondiente a fecha de registro de datos generales del DEP, teniendo como fecha final la fecha del sistema y como fecha inicial la correspondiente a 5 días calendario anteriores a la fecha del sistema.</w:t>
            </w:r>
          </w:p>
          <w:p w14:paraId="15B76D64" w14:textId="77777777" w:rsidR="00E015AA" w:rsidRDefault="00E015AA" w:rsidP="008C6227">
            <w:pPr>
              <w:pStyle w:val="Prrafodelista"/>
              <w:numPr>
                <w:ilvl w:val="0"/>
                <w:numId w:val="20"/>
              </w:numPr>
              <w:ind w:left="356" w:hanging="284"/>
              <w:rPr>
                <w:rFonts w:ascii="Arial Narrow" w:hAnsi="Arial Narrow"/>
                <w:bCs/>
                <w:sz w:val="20"/>
                <w:szCs w:val="20"/>
                <w:lang w:val="es-PE" w:eastAsia="es-PE"/>
              </w:rPr>
            </w:pPr>
            <w:r>
              <w:rPr>
                <w:rFonts w:ascii="Arial Narrow" w:hAnsi="Arial Narrow"/>
                <w:bCs/>
                <w:sz w:val="20"/>
                <w:szCs w:val="20"/>
                <w:lang w:val="es-PE" w:eastAsia="es-PE"/>
              </w:rPr>
              <w:t>El usuario debe tener posibilidad de modificar el rango de fechas debiendo el sistema validar lo siguiente:</w:t>
            </w:r>
          </w:p>
          <w:p w14:paraId="15B76D65" w14:textId="77777777" w:rsidR="00E015AA" w:rsidRDefault="00E015AA" w:rsidP="008C6227">
            <w:pPr>
              <w:pStyle w:val="Prrafodelista"/>
              <w:numPr>
                <w:ilvl w:val="0"/>
                <w:numId w:val="21"/>
              </w:numPr>
              <w:ind w:left="498" w:hanging="142"/>
              <w:rPr>
                <w:rFonts w:ascii="Arial Narrow" w:hAnsi="Arial Narrow"/>
                <w:bCs/>
                <w:sz w:val="20"/>
                <w:szCs w:val="20"/>
                <w:lang w:val="es-PE" w:eastAsia="es-PE"/>
              </w:rPr>
            </w:pPr>
            <w:r>
              <w:rPr>
                <w:rFonts w:ascii="Arial Narrow" w:hAnsi="Arial Narrow"/>
                <w:bCs/>
                <w:sz w:val="20"/>
                <w:szCs w:val="20"/>
                <w:lang w:val="es-PE" w:eastAsia="es-PE"/>
              </w:rPr>
              <w:t>La fecha final deberá ser mayor o igual a la fecha inicial</w:t>
            </w:r>
          </w:p>
          <w:p w14:paraId="15B76D66" w14:textId="77777777" w:rsidR="00E015AA" w:rsidRDefault="00E015AA" w:rsidP="008C6227">
            <w:pPr>
              <w:pStyle w:val="Prrafodelista"/>
              <w:numPr>
                <w:ilvl w:val="0"/>
                <w:numId w:val="21"/>
              </w:numPr>
              <w:ind w:left="498" w:hanging="142"/>
              <w:rPr>
                <w:rFonts w:ascii="Arial Narrow" w:hAnsi="Arial Narrow"/>
                <w:bCs/>
                <w:sz w:val="20"/>
                <w:szCs w:val="20"/>
                <w:lang w:val="es-PE" w:eastAsia="es-PE"/>
              </w:rPr>
            </w:pPr>
            <w:r>
              <w:rPr>
                <w:rFonts w:ascii="Arial Narrow" w:hAnsi="Arial Narrow"/>
                <w:bCs/>
                <w:sz w:val="20"/>
                <w:szCs w:val="20"/>
                <w:lang w:val="es-PE" w:eastAsia="es-PE"/>
              </w:rPr>
              <w:t>La fecha inicial no puede ser mayor a la fecha del día</w:t>
            </w:r>
          </w:p>
          <w:p w14:paraId="15B76D67" w14:textId="77777777" w:rsidR="00E015AA" w:rsidRDefault="00E015AA" w:rsidP="008C6227">
            <w:pPr>
              <w:pStyle w:val="Prrafodelista"/>
              <w:numPr>
                <w:ilvl w:val="0"/>
                <w:numId w:val="21"/>
              </w:numPr>
              <w:ind w:left="498" w:hanging="142"/>
              <w:rPr>
                <w:rFonts w:ascii="Arial Narrow" w:hAnsi="Arial Narrow"/>
                <w:bCs/>
                <w:sz w:val="20"/>
                <w:szCs w:val="20"/>
                <w:lang w:val="es-PE" w:eastAsia="es-PE"/>
              </w:rPr>
            </w:pPr>
            <w:r>
              <w:rPr>
                <w:rFonts w:ascii="Arial Narrow" w:hAnsi="Arial Narrow"/>
                <w:bCs/>
                <w:sz w:val="20"/>
                <w:szCs w:val="20"/>
                <w:lang w:val="es-PE" w:eastAsia="es-PE"/>
              </w:rPr>
              <w:t>La fecha final no puede ser mayor a la fecha del día</w:t>
            </w:r>
          </w:p>
          <w:p w14:paraId="15B76D68" w14:textId="77777777" w:rsidR="00E015AA" w:rsidRPr="00904664" w:rsidRDefault="00E015AA" w:rsidP="008C6227">
            <w:pPr>
              <w:pStyle w:val="Prrafodelista"/>
              <w:numPr>
                <w:ilvl w:val="0"/>
                <w:numId w:val="21"/>
              </w:numPr>
              <w:ind w:left="498" w:hanging="142"/>
              <w:rPr>
                <w:rFonts w:ascii="Arial Narrow" w:hAnsi="Arial Narrow"/>
                <w:bCs/>
                <w:sz w:val="20"/>
                <w:szCs w:val="20"/>
                <w:lang w:eastAsia="es-PE"/>
              </w:rPr>
            </w:pPr>
            <w:r w:rsidRPr="00904664">
              <w:rPr>
                <w:rFonts w:ascii="Arial Narrow" w:hAnsi="Arial Narrow"/>
                <w:bCs/>
                <w:sz w:val="20"/>
                <w:szCs w:val="20"/>
                <w:lang w:val="es-PE" w:eastAsia="es-PE"/>
              </w:rPr>
              <w:t>El rango de fechas no puede ser mayor a 5 días calendario.</w:t>
            </w:r>
          </w:p>
          <w:p w14:paraId="15B76D69" w14:textId="77777777" w:rsidR="00E015AA" w:rsidRDefault="00E015AA" w:rsidP="008C6227">
            <w:pPr>
              <w:pStyle w:val="Prrafodelista"/>
              <w:numPr>
                <w:ilvl w:val="0"/>
                <w:numId w:val="20"/>
              </w:numPr>
              <w:ind w:left="356" w:hanging="283"/>
              <w:rPr>
                <w:rFonts w:ascii="Arial Narrow" w:hAnsi="Arial Narrow"/>
                <w:bCs/>
                <w:sz w:val="20"/>
                <w:szCs w:val="20"/>
                <w:lang w:val="es-PE" w:eastAsia="es-PE"/>
              </w:rPr>
            </w:pPr>
            <w:r>
              <w:rPr>
                <w:rFonts w:ascii="Arial Narrow" w:hAnsi="Arial Narrow"/>
                <w:bCs/>
                <w:sz w:val="20"/>
                <w:szCs w:val="20"/>
                <w:lang w:val="es-PE" w:eastAsia="es-PE"/>
              </w:rPr>
              <w:t>La opción que se implemente deberá tener el botón “Consultar”, al hacer click en ese botón el sistema deberá mostrar los números (año-número) de DEP registrados en el rango de fechas ingresados y que tengan saldo de bultos mayores a (0) cero, los datos que debe mostrar por cada DEP sin posibilidad de ser modificados son:</w:t>
            </w:r>
          </w:p>
          <w:p w14:paraId="15B76D6A" w14:textId="77777777" w:rsidR="00E015AA" w:rsidRDefault="00E015AA" w:rsidP="008C6227">
            <w:pPr>
              <w:pStyle w:val="Prrafodelista"/>
              <w:numPr>
                <w:ilvl w:val="0"/>
                <w:numId w:val="21"/>
              </w:numPr>
              <w:ind w:left="498" w:hanging="142"/>
              <w:rPr>
                <w:rFonts w:ascii="Arial Narrow" w:hAnsi="Arial Narrow"/>
                <w:bCs/>
                <w:sz w:val="20"/>
                <w:szCs w:val="20"/>
                <w:lang w:val="es-PE" w:eastAsia="es-PE"/>
              </w:rPr>
            </w:pPr>
            <w:r>
              <w:rPr>
                <w:rFonts w:ascii="Arial Narrow" w:hAnsi="Arial Narrow"/>
                <w:bCs/>
                <w:sz w:val="20"/>
                <w:szCs w:val="20"/>
                <w:lang w:val="es-PE" w:eastAsia="es-PE"/>
              </w:rPr>
              <w:t>Año y Número de DEP: En formato 9999-999999</w:t>
            </w:r>
          </w:p>
          <w:p w14:paraId="15B76D6B" w14:textId="77777777" w:rsidR="00E015AA" w:rsidRDefault="00E015AA" w:rsidP="008C6227">
            <w:pPr>
              <w:pStyle w:val="Prrafodelista"/>
              <w:numPr>
                <w:ilvl w:val="0"/>
                <w:numId w:val="21"/>
              </w:numPr>
              <w:ind w:left="498" w:hanging="142"/>
              <w:rPr>
                <w:rFonts w:ascii="Arial Narrow" w:hAnsi="Arial Narrow"/>
                <w:bCs/>
                <w:sz w:val="20"/>
                <w:szCs w:val="20"/>
                <w:lang w:val="es-PE" w:eastAsia="es-PE"/>
              </w:rPr>
            </w:pPr>
            <w:r>
              <w:rPr>
                <w:rFonts w:ascii="Arial Narrow" w:hAnsi="Arial Narrow"/>
                <w:bCs/>
                <w:sz w:val="20"/>
                <w:szCs w:val="20"/>
                <w:lang w:val="es-PE" w:eastAsia="es-PE"/>
              </w:rPr>
              <w:t>Bultos Recibidos: Total de Bultos Recibidos declarados en el DEP-Datos Generales</w:t>
            </w:r>
          </w:p>
          <w:p w14:paraId="15B76D6C" w14:textId="77777777" w:rsidR="00E015AA" w:rsidRDefault="00E015AA" w:rsidP="008C6227">
            <w:pPr>
              <w:pStyle w:val="Prrafodelista"/>
              <w:numPr>
                <w:ilvl w:val="0"/>
                <w:numId w:val="21"/>
              </w:numPr>
              <w:ind w:left="498" w:hanging="142"/>
              <w:rPr>
                <w:rFonts w:ascii="Arial Narrow" w:hAnsi="Arial Narrow"/>
                <w:bCs/>
                <w:sz w:val="20"/>
                <w:szCs w:val="20"/>
                <w:lang w:val="es-PE" w:eastAsia="es-PE"/>
              </w:rPr>
            </w:pPr>
            <w:r>
              <w:rPr>
                <w:rFonts w:ascii="Arial Narrow" w:hAnsi="Arial Narrow"/>
                <w:bCs/>
                <w:sz w:val="20"/>
                <w:szCs w:val="20"/>
                <w:lang w:val="es-PE" w:eastAsia="es-PE"/>
              </w:rPr>
              <w:t>Bultos Trasladados: Total de Bultos que ya fueron trasladados del depósito temporal</w:t>
            </w:r>
          </w:p>
          <w:p w14:paraId="15B76D6D" w14:textId="77777777" w:rsidR="00E015AA" w:rsidRPr="00814FE3" w:rsidRDefault="00E015AA" w:rsidP="008C6227">
            <w:pPr>
              <w:pStyle w:val="Prrafodelista"/>
              <w:numPr>
                <w:ilvl w:val="0"/>
                <w:numId w:val="21"/>
              </w:numPr>
              <w:ind w:left="498" w:hanging="142"/>
              <w:rPr>
                <w:rFonts w:ascii="Arial Narrow" w:hAnsi="Arial Narrow"/>
                <w:bCs/>
                <w:sz w:val="20"/>
                <w:szCs w:val="20"/>
                <w:lang w:val="es-PE" w:eastAsia="es-PE"/>
              </w:rPr>
            </w:pPr>
            <w:r w:rsidRPr="00814FE3">
              <w:rPr>
                <w:rFonts w:ascii="Arial Narrow" w:hAnsi="Arial Narrow"/>
                <w:bCs/>
                <w:sz w:val="20"/>
                <w:szCs w:val="20"/>
                <w:lang w:val="es-PE" w:eastAsia="es-PE"/>
              </w:rPr>
              <w:t>Saldo de Bultos: Total de Bultos pendientes de traslado que es igual a: Bultos Recibidos-Bultos Trasladados</w:t>
            </w:r>
          </w:p>
          <w:p w14:paraId="15B76D6E" w14:textId="77777777" w:rsidR="00E015AA" w:rsidRDefault="00E015AA" w:rsidP="008C6227">
            <w:pPr>
              <w:pStyle w:val="Prrafodelista"/>
              <w:numPr>
                <w:ilvl w:val="0"/>
                <w:numId w:val="21"/>
              </w:numPr>
              <w:ind w:left="498" w:hanging="142"/>
              <w:rPr>
                <w:rFonts w:ascii="Arial Narrow" w:hAnsi="Arial Narrow"/>
                <w:bCs/>
                <w:sz w:val="20"/>
                <w:szCs w:val="20"/>
                <w:lang w:val="es-PE" w:eastAsia="es-PE"/>
              </w:rPr>
            </w:pPr>
            <w:r>
              <w:rPr>
                <w:rFonts w:ascii="Arial Narrow" w:hAnsi="Arial Narrow"/>
                <w:bCs/>
                <w:sz w:val="20"/>
                <w:szCs w:val="20"/>
                <w:lang w:val="es-PE" w:eastAsia="es-PE"/>
              </w:rPr>
              <w:t>Vínculo para ver la cuenta corriente, según especificaciones indicadas en el RF04</w:t>
            </w:r>
          </w:p>
          <w:p w14:paraId="15B76D6F" w14:textId="77777777" w:rsidR="00E015AA" w:rsidRDefault="00E015AA" w:rsidP="008C6227">
            <w:pPr>
              <w:pStyle w:val="Prrafodelista"/>
              <w:numPr>
                <w:ilvl w:val="0"/>
                <w:numId w:val="20"/>
              </w:numPr>
              <w:ind w:left="356" w:hanging="283"/>
              <w:rPr>
                <w:rFonts w:ascii="Arial Narrow" w:hAnsi="Arial Narrow"/>
                <w:bCs/>
                <w:sz w:val="20"/>
                <w:szCs w:val="20"/>
                <w:lang w:val="es-PE" w:eastAsia="es-PE"/>
              </w:rPr>
            </w:pPr>
            <w:r>
              <w:rPr>
                <w:rFonts w:ascii="Arial Narrow" w:hAnsi="Arial Narrow"/>
                <w:bCs/>
                <w:sz w:val="20"/>
                <w:szCs w:val="20"/>
                <w:lang w:val="es-PE" w:eastAsia="es-PE"/>
              </w:rPr>
              <w:t xml:space="preserve">Además, debe dar la posibilidad de seleccionar uno o más DEPs para relacionarlas con el fin </w:t>
            </w:r>
            <w:r w:rsidR="00FA6583">
              <w:rPr>
                <w:rFonts w:ascii="Arial Narrow" w:hAnsi="Arial Narrow"/>
                <w:bCs/>
                <w:sz w:val="20"/>
                <w:szCs w:val="20"/>
                <w:lang w:val="es-PE" w:eastAsia="es-PE"/>
              </w:rPr>
              <w:t xml:space="preserve">de </w:t>
            </w:r>
            <w:r>
              <w:rPr>
                <w:rFonts w:ascii="Arial Narrow" w:hAnsi="Arial Narrow"/>
                <w:bCs/>
                <w:sz w:val="20"/>
                <w:szCs w:val="20"/>
                <w:lang w:val="es-PE" w:eastAsia="es-PE"/>
              </w:rPr>
              <w:t>traslado, el sistema deberá permitir efectuar la selección de todos los DEPs o revertir la selección de todos los DEPs a partir de un solo botón.</w:t>
            </w:r>
          </w:p>
          <w:p w14:paraId="15B76D70" w14:textId="77777777" w:rsidR="00E015AA" w:rsidRDefault="00E015AA" w:rsidP="008C6227">
            <w:pPr>
              <w:pStyle w:val="Prrafodelista"/>
              <w:numPr>
                <w:ilvl w:val="0"/>
                <w:numId w:val="20"/>
              </w:numPr>
              <w:ind w:left="356" w:hanging="283"/>
              <w:rPr>
                <w:rFonts w:ascii="Arial Narrow" w:hAnsi="Arial Narrow"/>
                <w:bCs/>
                <w:sz w:val="20"/>
                <w:szCs w:val="20"/>
                <w:lang w:val="es-PE" w:eastAsia="es-PE"/>
              </w:rPr>
            </w:pPr>
            <w:r>
              <w:rPr>
                <w:rFonts w:ascii="Arial Narrow" w:hAnsi="Arial Narrow"/>
                <w:bCs/>
                <w:sz w:val="20"/>
                <w:szCs w:val="20"/>
                <w:lang w:val="es-PE" w:eastAsia="es-PE"/>
              </w:rPr>
              <w:t>Seleccionada por lo menos un DEP, el sistema deberá mostrar una pantalla que permita ingresar los siguientes datos:</w:t>
            </w:r>
          </w:p>
          <w:p w14:paraId="15B76D71" w14:textId="77777777" w:rsidR="00E015AA" w:rsidRDefault="00E015AA" w:rsidP="008C6227">
            <w:pPr>
              <w:pStyle w:val="Prrafodelista"/>
              <w:numPr>
                <w:ilvl w:val="0"/>
                <w:numId w:val="21"/>
              </w:numPr>
              <w:ind w:left="498" w:hanging="142"/>
              <w:rPr>
                <w:rFonts w:ascii="Arial Narrow" w:hAnsi="Arial Narrow"/>
                <w:bCs/>
                <w:sz w:val="20"/>
                <w:szCs w:val="20"/>
                <w:lang w:val="es-PE" w:eastAsia="es-PE"/>
              </w:rPr>
            </w:pPr>
            <w:r>
              <w:rPr>
                <w:rFonts w:ascii="Arial Narrow" w:hAnsi="Arial Narrow"/>
                <w:bCs/>
                <w:sz w:val="20"/>
                <w:szCs w:val="20"/>
                <w:lang w:val="es-PE" w:eastAsia="es-PE"/>
              </w:rPr>
              <w:t xml:space="preserve">Año y Número de </w:t>
            </w:r>
            <w:r w:rsidR="00FE5580">
              <w:rPr>
                <w:rFonts w:ascii="Arial Narrow" w:hAnsi="Arial Narrow"/>
                <w:bCs/>
                <w:sz w:val="20"/>
                <w:szCs w:val="20"/>
                <w:lang w:val="es-PE" w:eastAsia="es-PE"/>
              </w:rPr>
              <w:t>Acta</w:t>
            </w:r>
            <w:r>
              <w:rPr>
                <w:rFonts w:ascii="Arial Narrow" w:hAnsi="Arial Narrow"/>
                <w:bCs/>
                <w:sz w:val="20"/>
                <w:szCs w:val="20"/>
                <w:lang w:val="es-PE" w:eastAsia="es-PE"/>
              </w:rPr>
              <w:t xml:space="preserve"> de traslado: ingresado este </w:t>
            </w:r>
            <w:r>
              <w:rPr>
                <w:rFonts w:ascii="Arial Narrow" w:hAnsi="Arial Narrow"/>
                <w:bCs/>
                <w:sz w:val="20"/>
                <w:szCs w:val="20"/>
                <w:lang w:val="es-PE" w:eastAsia="es-PE"/>
              </w:rPr>
              <w:lastRenderedPageBreak/>
              <w:t xml:space="preserve">dato el sistema debe validar que la combinación año-número de </w:t>
            </w:r>
            <w:r w:rsidR="00A07D07">
              <w:rPr>
                <w:rFonts w:ascii="Arial Narrow" w:hAnsi="Arial Narrow"/>
                <w:bCs/>
                <w:sz w:val="20"/>
                <w:szCs w:val="20"/>
                <w:lang w:val="es-PE" w:eastAsia="es-PE"/>
              </w:rPr>
              <w:t>Acta</w:t>
            </w:r>
            <w:r>
              <w:rPr>
                <w:rFonts w:ascii="Arial Narrow" w:hAnsi="Arial Narrow"/>
                <w:bCs/>
                <w:sz w:val="20"/>
                <w:szCs w:val="20"/>
                <w:lang w:val="es-PE" w:eastAsia="es-PE"/>
              </w:rPr>
              <w:t xml:space="preserve"> de traslado se encuentre registrada en la SUNAT, de no encontrarse deberá mostrar el siguiente mensaje “Número de </w:t>
            </w:r>
            <w:r w:rsidR="00A07D07">
              <w:rPr>
                <w:rFonts w:ascii="Arial Narrow" w:hAnsi="Arial Narrow"/>
                <w:bCs/>
                <w:sz w:val="20"/>
                <w:szCs w:val="20"/>
                <w:lang w:val="es-PE" w:eastAsia="es-PE"/>
              </w:rPr>
              <w:t>Acta</w:t>
            </w:r>
            <w:r>
              <w:rPr>
                <w:rFonts w:ascii="Arial Narrow" w:hAnsi="Arial Narrow"/>
                <w:bCs/>
                <w:sz w:val="20"/>
                <w:szCs w:val="20"/>
                <w:lang w:val="es-PE" w:eastAsia="es-PE"/>
              </w:rPr>
              <w:t xml:space="preserve"> de traslado no se encuentra registrada”; de encontrarse registrada deberá mostrar los siguientes datos asociados a la </w:t>
            </w:r>
            <w:r w:rsidR="00A07D07">
              <w:rPr>
                <w:rFonts w:ascii="Arial Narrow" w:hAnsi="Arial Narrow"/>
                <w:bCs/>
                <w:sz w:val="20"/>
                <w:szCs w:val="20"/>
                <w:lang w:val="es-PE" w:eastAsia="es-PE"/>
              </w:rPr>
              <w:t>Acta de traslado</w:t>
            </w:r>
            <w:r>
              <w:rPr>
                <w:rFonts w:ascii="Arial Narrow" w:hAnsi="Arial Narrow"/>
                <w:bCs/>
                <w:sz w:val="20"/>
                <w:szCs w:val="20"/>
                <w:lang w:val="es-PE" w:eastAsia="es-PE"/>
              </w:rPr>
              <w:t xml:space="preserve"> ingresada:</w:t>
            </w:r>
          </w:p>
          <w:p w14:paraId="15B76D72" w14:textId="77777777" w:rsidR="00E015AA" w:rsidRDefault="00E015AA" w:rsidP="008C6227">
            <w:pPr>
              <w:pStyle w:val="Prrafodelista"/>
              <w:numPr>
                <w:ilvl w:val="0"/>
                <w:numId w:val="22"/>
              </w:numPr>
              <w:ind w:left="781"/>
              <w:rPr>
                <w:rFonts w:ascii="Arial Narrow" w:hAnsi="Arial Narrow"/>
                <w:bCs/>
                <w:sz w:val="20"/>
                <w:szCs w:val="20"/>
                <w:lang w:val="es-PE" w:eastAsia="es-PE"/>
              </w:rPr>
            </w:pPr>
            <w:r>
              <w:rPr>
                <w:rFonts w:ascii="Arial Narrow" w:hAnsi="Arial Narrow"/>
                <w:bCs/>
                <w:sz w:val="20"/>
                <w:szCs w:val="20"/>
                <w:lang w:val="es-PE" w:eastAsia="es-PE"/>
              </w:rPr>
              <w:t>Placa del vehículo</w:t>
            </w:r>
          </w:p>
          <w:p w14:paraId="15B76D73" w14:textId="77777777" w:rsidR="00E015AA" w:rsidRDefault="00E015AA" w:rsidP="008C6227">
            <w:pPr>
              <w:pStyle w:val="Prrafodelista"/>
              <w:numPr>
                <w:ilvl w:val="0"/>
                <w:numId w:val="22"/>
              </w:numPr>
              <w:ind w:left="781"/>
              <w:rPr>
                <w:rFonts w:ascii="Arial Narrow" w:hAnsi="Arial Narrow"/>
                <w:bCs/>
                <w:sz w:val="20"/>
                <w:szCs w:val="20"/>
                <w:lang w:val="es-PE" w:eastAsia="es-PE"/>
              </w:rPr>
            </w:pPr>
            <w:r>
              <w:rPr>
                <w:rFonts w:ascii="Arial Narrow" w:hAnsi="Arial Narrow"/>
                <w:bCs/>
                <w:sz w:val="20"/>
                <w:szCs w:val="20"/>
                <w:lang w:val="es-PE" w:eastAsia="es-PE"/>
              </w:rPr>
              <w:t>Fecha y hora de inicio del traslado</w:t>
            </w:r>
          </w:p>
          <w:p w14:paraId="15B76D74" w14:textId="77777777" w:rsidR="00E015AA" w:rsidRDefault="00E015AA" w:rsidP="008C6227">
            <w:pPr>
              <w:pStyle w:val="Prrafodelista"/>
              <w:numPr>
                <w:ilvl w:val="0"/>
                <w:numId w:val="22"/>
              </w:numPr>
              <w:ind w:left="781"/>
              <w:rPr>
                <w:rFonts w:ascii="Arial Narrow" w:hAnsi="Arial Narrow"/>
                <w:bCs/>
                <w:sz w:val="20"/>
                <w:szCs w:val="20"/>
                <w:lang w:val="es-PE" w:eastAsia="es-PE"/>
              </w:rPr>
            </w:pPr>
            <w:r>
              <w:rPr>
                <w:rFonts w:ascii="Arial Narrow" w:hAnsi="Arial Narrow"/>
                <w:bCs/>
                <w:sz w:val="20"/>
                <w:szCs w:val="20"/>
                <w:lang w:val="es-PE" w:eastAsia="es-PE"/>
              </w:rPr>
              <w:t>Número(s) de precinto(s)</w:t>
            </w:r>
          </w:p>
          <w:p w14:paraId="15B76D75" w14:textId="77777777" w:rsidR="00E015AA" w:rsidRPr="006449E2" w:rsidRDefault="00E015AA" w:rsidP="008C6227">
            <w:pPr>
              <w:ind w:left="498"/>
              <w:rPr>
                <w:rFonts w:ascii="Arial Narrow" w:hAnsi="Arial Narrow"/>
                <w:bCs/>
                <w:sz w:val="20"/>
                <w:szCs w:val="20"/>
                <w:lang w:val="es-PE" w:eastAsia="es-PE"/>
              </w:rPr>
            </w:pPr>
            <w:r>
              <w:rPr>
                <w:rFonts w:ascii="Arial Narrow" w:hAnsi="Arial Narrow"/>
                <w:bCs/>
                <w:sz w:val="20"/>
                <w:szCs w:val="20"/>
                <w:lang w:val="es-PE" w:eastAsia="es-PE"/>
              </w:rPr>
              <w:t xml:space="preserve">El sistema deberá verificar si la combinación año-número de </w:t>
            </w:r>
            <w:r w:rsidR="00A07D07">
              <w:rPr>
                <w:rFonts w:ascii="Arial Narrow" w:hAnsi="Arial Narrow"/>
                <w:bCs/>
                <w:sz w:val="20"/>
                <w:szCs w:val="20"/>
                <w:lang w:val="es-PE" w:eastAsia="es-PE"/>
              </w:rPr>
              <w:t>Acta</w:t>
            </w:r>
            <w:r>
              <w:rPr>
                <w:rFonts w:ascii="Arial Narrow" w:hAnsi="Arial Narrow"/>
                <w:bCs/>
                <w:sz w:val="20"/>
                <w:szCs w:val="20"/>
                <w:lang w:val="es-PE" w:eastAsia="es-PE"/>
              </w:rPr>
              <w:t xml:space="preserve"> de traslado cuenta con fecha de término de traslado, en caso cuente con ese dato deberá mostrar la fecha de término de traslado, hora de término de traslado y observaciones sin posibilidad de ser modificado por el usuario, de no tener registrados esos datos deberá permitir el ingreso de:</w:t>
            </w:r>
          </w:p>
          <w:p w14:paraId="15B76D76" w14:textId="77777777" w:rsidR="00E015AA" w:rsidRPr="002347D2" w:rsidRDefault="00E015AA" w:rsidP="008C6227">
            <w:pPr>
              <w:pStyle w:val="Prrafodelista"/>
              <w:numPr>
                <w:ilvl w:val="0"/>
                <w:numId w:val="21"/>
              </w:numPr>
              <w:ind w:left="498" w:hanging="142"/>
              <w:rPr>
                <w:rFonts w:ascii="Arial Narrow" w:hAnsi="Arial Narrow"/>
                <w:bCs/>
                <w:sz w:val="20"/>
                <w:szCs w:val="20"/>
                <w:lang w:val="es-PE" w:eastAsia="es-PE"/>
              </w:rPr>
            </w:pPr>
            <w:r>
              <w:rPr>
                <w:rFonts w:ascii="Arial Narrow" w:hAnsi="Arial Narrow"/>
                <w:bCs/>
                <w:sz w:val="20"/>
                <w:szCs w:val="20"/>
                <w:lang w:val="es-PE" w:eastAsia="es-PE"/>
              </w:rPr>
              <w:t xml:space="preserve">Observaciones: </w:t>
            </w:r>
            <w:r>
              <w:rPr>
                <w:rFonts w:ascii="Arial Narrow" w:hAnsi="Arial Narrow" w:cs="Arial Narrow"/>
                <w:sz w:val="20"/>
                <w:szCs w:val="20"/>
              </w:rPr>
              <w:t xml:space="preserve">dato opcional de tipo </w:t>
            </w:r>
            <w:r w:rsidRPr="000C4279">
              <w:rPr>
                <w:rFonts w:ascii="Arial Narrow" w:hAnsi="Arial Narrow" w:cs="Arial Narrow"/>
                <w:sz w:val="20"/>
                <w:szCs w:val="20"/>
              </w:rPr>
              <w:t>cadena</w:t>
            </w:r>
            <w:r>
              <w:rPr>
                <w:rFonts w:ascii="Arial Narrow" w:hAnsi="Arial Narrow" w:cs="Arial Narrow"/>
                <w:sz w:val="20"/>
                <w:szCs w:val="20"/>
              </w:rPr>
              <w:t>, de una longitud máxima de hasta 255 caracteres</w:t>
            </w:r>
          </w:p>
          <w:p w14:paraId="15B76D77" w14:textId="77777777" w:rsidR="00E015AA" w:rsidRPr="002347D2" w:rsidRDefault="00E015AA" w:rsidP="008C6227">
            <w:pPr>
              <w:pStyle w:val="Prrafodelista"/>
              <w:numPr>
                <w:ilvl w:val="0"/>
                <w:numId w:val="21"/>
              </w:numPr>
              <w:ind w:left="498" w:hanging="142"/>
              <w:rPr>
                <w:rFonts w:ascii="Arial Narrow" w:hAnsi="Arial Narrow"/>
                <w:bCs/>
                <w:sz w:val="20"/>
                <w:szCs w:val="20"/>
                <w:lang w:val="es-PE" w:eastAsia="es-PE"/>
              </w:rPr>
            </w:pPr>
            <w:r>
              <w:rPr>
                <w:rFonts w:ascii="Arial Narrow" w:hAnsi="Arial Narrow" w:cs="Arial Narrow"/>
                <w:sz w:val="20"/>
                <w:szCs w:val="20"/>
              </w:rPr>
              <w:t>Fecha de Término de Traslado: deberá mostrarse la fecha del sistema en formato dd/mm/yyyy, con posibilidad de que sea modificado por el usuario pudiendo modificar como máximo a un día calendario anterior a la fecha del sistema y debiendo ser mayor o igual de la fecha de inicio de traslado, de no cumplir estas validaciones el sistema no debe permitir el registro mostrando el siguiente mensaje “Fecha de Término de Traslado debe ser mayor o igual a Fecha de Inicio de Traslado”</w:t>
            </w:r>
          </w:p>
          <w:p w14:paraId="15B76D78" w14:textId="77777777" w:rsidR="00E015AA" w:rsidRPr="002347D2" w:rsidRDefault="00E015AA" w:rsidP="008C6227">
            <w:pPr>
              <w:pStyle w:val="Prrafodelista"/>
              <w:numPr>
                <w:ilvl w:val="0"/>
                <w:numId w:val="21"/>
              </w:numPr>
              <w:ind w:left="498" w:hanging="142"/>
              <w:rPr>
                <w:rFonts w:ascii="Arial Narrow" w:hAnsi="Arial Narrow"/>
                <w:bCs/>
                <w:sz w:val="20"/>
                <w:szCs w:val="20"/>
                <w:lang w:val="es-PE" w:eastAsia="es-PE"/>
              </w:rPr>
            </w:pPr>
            <w:r>
              <w:rPr>
                <w:rFonts w:ascii="Arial Narrow" w:hAnsi="Arial Narrow" w:cs="Arial Narrow"/>
                <w:sz w:val="20"/>
                <w:szCs w:val="20"/>
                <w:lang w:val="es-PE"/>
              </w:rPr>
              <w:t>Hora de Término de Traslado: deberá mostrarse la hora del sistema en formato hh_mm:ss, con posibilidad de que sea modificado por el usuario, validando que la combinación fecha y hora de registro de término de traslado no debe ser mayor a la fecha y hora del sistema, pero debe ser mayor a la fecha y hora de inicio de traslado, de no cumplir esta condición el sistema no debe permitir el registro mostrando el siguiente mensaje “Fecha y hora de Término de Traslado debe mayor a Fecha y hora de Inicio de Traslado”</w:t>
            </w:r>
          </w:p>
          <w:p w14:paraId="15B76D79" w14:textId="77777777" w:rsidR="00E015AA" w:rsidRPr="00CE2211" w:rsidRDefault="00E015AA" w:rsidP="008C6227">
            <w:pPr>
              <w:pStyle w:val="Prrafodelista"/>
              <w:numPr>
                <w:ilvl w:val="0"/>
                <w:numId w:val="24"/>
              </w:numPr>
              <w:ind w:left="356" w:hanging="283"/>
              <w:rPr>
                <w:rFonts w:ascii="Arial Narrow" w:hAnsi="Arial Narrow"/>
                <w:bCs/>
                <w:sz w:val="20"/>
                <w:szCs w:val="20"/>
                <w:lang w:val="es-PE" w:eastAsia="es-PE"/>
              </w:rPr>
            </w:pPr>
            <w:r w:rsidRPr="00CE2211">
              <w:rPr>
                <w:rFonts w:ascii="Arial Narrow" w:hAnsi="Arial Narrow"/>
                <w:bCs/>
                <w:sz w:val="20"/>
                <w:szCs w:val="20"/>
                <w:lang w:val="es-PE" w:eastAsia="es-PE"/>
              </w:rPr>
              <w:t xml:space="preserve">La opción que se implemente deberá tener el botón “Confirmar Término de Traslado”, </w:t>
            </w:r>
            <w:r>
              <w:rPr>
                <w:rFonts w:ascii="Arial Narrow" w:hAnsi="Arial Narrow"/>
                <w:bCs/>
                <w:sz w:val="20"/>
                <w:szCs w:val="20"/>
                <w:lang w:val="es-PE" w:eastAsia="es-PE"/>
              </w:rPr>
              <w:t xml:space="preserve">el cual deberá mostrarse habilitado únicamente cuando </w:t>
            </w:r>
            <w:r w:rsidR="007D0388">
              <w:rPr>
                <w:rFonts w:ascii="Arial Narrow" w:hAnsi="Arial Narrow"/>
                <w:bCs/>
                <w:sz w:val="20"/>
                <w:szCs w:val="20"/>
                <w:lang w:val="es-PE" w:eastAsia="es-PE"/>
              </w:rPr>
              <w:t>el Acta</w:t>
            </w:r>
            <w:r>
              <w:rPr>
                <w:rFonts w:ascii="Arial Narrow" w:hAnsi="Arial Narrow"/>
                <w:bCs/>
                <w:sz w:val="20"/>
                <w:szCs w:val="20"/>
                <w:lang w:val="es-PE" w:eastAsia="es-PE"/>
              </w:rPr>
              <w:t xml:space="preserve"> de traslado aún no cuente con fecha y hora de término de traslado, de contar con esos datos el texto del botón deberá ser reemplazado por “Actualizar Descarga de DEPs”, </w:t>
            </w:r>
            <w:r w:rsidRPr="00BB49CE">
              <w:rPr>
                <w:rFonts w:ascii="Arial Narrow" w:hAnsi="Arial Narrow"/>
                <w:bCs/>
                <w:color w:val="000000"/>
                <w:sz w:val="20"/>
                <w:szCs w:val="20"/>
                <w:lang w:val="es-PE" w:eastAsia="es-PE"/>
              </w:rPr>
              <w:t>al hacer click en ese botón el sistema deberá validar que la fecha y hora del inicio de traslado no sea menor a la fecha y hora de numeración</w:t>
            </w:r>
            <w:r>
              <w:rPr>
                <w:rFonts w:ascii="Arial Narrow" w:hAnsi="Arial Narrow"/>
                <w:bCs/>
                <w:sz w:val="20"/>
                <w:szCs w:val="20"/>
                <w:lang w:val="es-PE" w:eastAsia="es-PE"/>
              </w:rPr>
              <w:t xml:space="preserve"> del  DEP asociado a la guía postal, en caso todas los DEPs seleccionados no cumplan la condición el sistema deberá mostrar el mensaje “DEPs seleccionadas tienen fecha mayor a fecha de inicio de traslado…Por favor verifique” no permitiendo continuar con el registro, de cumplir con esta validación se debe</w:t>
            </w:r>
            <w:r w:rsidRPr="00CE2211">
              <w:rPr>
                <w:rFonts w:ascii="Arial Narrow" w:hAnsi="Arial Narrow"/>
                <w:bCs/>
                <w:sz w:val="20"/>
                <w:szCs w:val="20"/>
                <w:lang w:val="es-PE" w:eastAsia="es-PE"/>
              </w:rPr>
              <w:t xml:space="preserve"> habilitar el registro de los siguientes datos para cada DEP seleccionada:</w:t>
            </w:r>
          </w:p>
          <w:p w14:paraId="15B76D7A" w14:textId="77777777" w:rsidR="00E015AA" w:rsidRDefault="00E015AA" w:rsidP="008C6227">
            <w:pPr>
              <w:pStyle w:val="Prrafodelista"/>
              <w:numPr>
                <w:ilvl w:val="0"/>
                <w:numId w:val="23"/>
              </w:numPr>
              <w:ind w:left="640" w:hanging="142"/>
              <w:rPr>
                <w:rFonts w:ascii="Arial Narrow" w:hAnsi="Arial Narrow"/>
                <w:bCs/>
                <w:sz w:val="20"/>
                <w:szCs w:val="20"/>
                <w:lang w:val="es-PE" w:eastAsia="es-PE"/>
              </w:rPr>
            </w:pPr>
            <w:r>
              <w:rPr>
                <w:rFonts w:ascii="Arial Narrow" w:hAnsi="Arial Narrow"/>
                <w:bCs/>
                <w:sz w:val="20"/>
                <w:szCs w:val="20"/>
                <w:lang w:val="es-PE" w:eastAsia="es-PE"/>
              </w:rPr>
              <w:t xml:space="preserve">Cantidad de Bultos Trasladados: debiendo ingresar de manera obligatoria un valor mayor a cero para cada DEP y que el valor ingresado no sea mayor al saldo de bultos del DEP; de no cumplir estas </w:t>
            </w:r>
            <w:r>
              <w:rPr>
                <w:rFonts w:ascii="Arial Narrow" w:hAnsi="Arial Narrow"/>
                <w:bCs/>
                <w:sz w:val="20"/>
                <w:szCs w:val="20"/>
                <w:lang w:val="es-PE" w:eastAsia="es-PE"/>
              </w:rPr>
              <w:lastRenderedPageBreak/>
              <w:t>condiciones el sistema no debe permitir el registro mostrando el siguiente mensaje “Cantidad de Bultos Trasladados debe ser mayor a 0” o “Cantidad de Bultos Trasladados no puede ser mayor a Saldo de Bultos”, respectivamente.</w:t>
            </w:r>
          </w:p>
          <w:p w14:paraId="15B76D7B" w14:textId="77777777" w:rsidR="00E015AA" w:rsidRDefault="00E015AA" w:rsidP="008C6227">
            <w:pPr>
              <w:pStyle w:val="Prrafodelista"/>
              <w:numPr>
                <w:ilvl w:val="0"/>
                <w:numId w:val="23"/>
              </w:numPr>
              <w:ind w:left="640" w:hanging="142"/>
              <w:rPr>
                <w:rFonts w:ascii="Arial Narrow" w:hAnsi="Arial Narrow"/>
                <w:bCs/>
                <w:sz w:val="20"/>
                <w:szCs w:val="20"/>
                <w:lang w:val="es-PE" w:eastAsia="es-PE"/>
              </w:rPr>
            </w:pPr>
            <w:r>
              <w:rPr>
                <w:rFonts w:ascii="Arial Narrow" w:hAnsi="Arial Narrow"/>
                <w:bCs/>
                <w:sz w:val="20"/>
                <w:szCs w:val="20"/>
                <w:lang w:val="es-PE" w:eastAsia="es-PE"/>
              </w:rPr>
              <w:t>Observaciones: dato opcional que debe permitir el registro de una cadena de hasta 255 caracteres.</w:t>
            </w:r>
          </w:p>
          <w:p w14:paraId="15B76D7C" w14:textId="77777777" w:rsidR="00E015AA" w:rsidRPr="00CE2211" w:rsidRDefault="00E015AA" w:rsidP="008C6227">
            <w:pPr>
              <w:pStyle w:val="Prrafodelista"/>
              <w:numPr>
                <w:ilvl w:val="0"/>
                <w:numId w:val="25"/>
              </w:numPr>
              <w:ind w:left="356" w:hanging="283"/>
              <w:rPr>
                <w:rFonts w:ascii="Arial Narrow" w:hAnsi="Arial Narrow"/>
                <w:bCs/>
                <w:sz w:val="20"/>
                <w:szCs w:val="20"/>
                <w:lang w:val="es-PE" w:eastAsia="es-PE"/>
              </w:rPr>
            </w:pPr>
            <w:r w:rsidRPr="00CE2211">
              <w:rPr>
                <w:rFonts w:ascii="Arial Narrow" w:hAnsi="Arial Narrow"/>
                <w:bCs/>
                <w:sz w:val="20"/>
                <w:szCs w:val="20"/>
                <w:lang w:val="es-PE" w:eastAsia="es-PE"/>
              </w:rPr>
              <w:t>El sistema deberá verificar que se haya ingresado cantidad de bultos válidos para cada una de l</w:t>
            </w:r>
            <w:r>
              <w:rPr>
                <w:rFonts w:ascii="Arial Narrow" w:hAnsi="Arial Narrow"/>
                <w:bCs/>
                <w:sz w:val="20"/>
                <w:szCs w:val="20"/>
                <w:lang w:val="es-PE" w:eastAsia="es-PE"/>
              </w:rPr>
              <w:t>o</w:t>
            </w:r>
            <w:r w:rsidRPr="00CE2211">
              <w:rPr>
                <w:rFonts w:ascii="Arial Narrow" w:hAnsi="Arial Narrow"/>
                <w:bCs/>
                <w:sz w:val="20"/>
                <w:szCs w:val="20"/>
                <w:lang w:val="es-PE" w:eastAsia="es-PE"/>
              </w:rPr>
              <w:t xml:space="preserve">s DEPs seleccionadas, de no cumplir esta condición el sistema no debe permitir el registro mostrando el siguiente mensaje “Por favor ingrese cantidad de bultos para todos los DEPs”. </w:t>
            </w:r>
          </w:p>
          <w:p w14:paraId="15B76D7D" w14:textId="77777777" w:rsidR="00E015AA" w:rsidRDefault="00E015AA" w:rsidP="008C6227">
            <w:pPr>
              <w:pStyle w:val="Prrafodelista"/>
              <w:numPr>
                <w:ilvl w:val="0"/>
                <w:numId w:val="21"/>
              </w:numPr>
              <w:ind w:left="498" w:hanging="142"/>
              <w:rPr>
                <w:rFonts w:ascii="Arial Narrow" w:hAnsi="Arial Narrow"/>
                <w:bCs/>
                <w:sz w:val="20"/>
                <w:szCs w:val="20"/>
                <w:lang w:val="es-PE" w:eastAsia="es-PE"/>
              </w:rPr>
            </w:pPr>
            <w:r>
              <w:rPr>
                <w:rFonts w:ascii="Arial Narrow" w:hAnsi="Arial Narrow"/>
                <w:bCs/>
                <w:sz w:val="20"/>
                <w:szCs w:val="20"/>
                <w:lang w:val="es-PE" w:eastAsia="es-PE"/>
              </w:rPr>
              <w:t>De haber ingresado valores correctos para todos los DEPs, el sistema debe mostrar el botón “Grabar”, al hacer click en ese botón, el sistema debe registrar los datos ingresados</w:t>
            </w:r>
          </w:p>
          <w:p w14:paraId="15B76D7E" w14:textId="77777777" w:rsidR="00E015AA" w:rsidRDefault="00E015AA" w:rsidP="008C6227">
            <w:pPr>
              <w:pStyle w:val="Prrafodelista"/>
              <w:numPr>
                <w:ilvl w:val="0"/>
                <w:numId w:val="27"/>
              </w:numPr>
              <w:ind w:left="356" w:hanging="283"/>
              <w:rPr>
                <w:rFonts w:ascii="Arial Narrow" w:hAnsi="Arial Narrow"/>
                <w:bCs/>
                <w:sz w:val="20"/>
                <w:szCs w:val="20"/>
                <w:lang w:val="es-PE" w:eastAsia="es-PE"/>
              </w:rPr>
            </w:pPr>
            <w:r>
              <w:rPr>
                <w:rFonts w:ascii="Arial Narrow" w:hAnsi="Arial Narrow"/>
                <w:bCs/>
                <w:sz w:val="20"/>
                <w:szCs w:val="20"/>
                <w:lang w:val="es-PE" w:eastAsia="es-PE"/>
              </w:rPr>
              <w:t>El sistema deberá actualizar automáticamente el Saldo de Bultos al efectuarse la grabación de los datos ingresados, debiendo registrar adicionalmente a los datos ingresados lo siguiente:</w:t>
            </w:r>
          </w:p>
          <w:p w14:paraId="15B76D7F" w14:textId="77777777" w:rsidR="00E015AA" w:rsidRDefault="00E015AA" w:rsidP="008C6227">
            <w:pPr>
              <w:pStyle w:val="Prrafodelista"/>
              <w:numPr>
                <w:ilvl w:val="0"/>
                <w:numId w:val="26"/>
              </w:numPr>
              <w:ind w:left="640" w:hanging="142"/>
              <w:rPr>
                <w:rFonts w:ascii="Arial Narrow" w:hAnsi="Arial Narrow"/>
                <w:bCs/>
                <w:sz w:val="20"/>
                <w:szCs w:val="20"/>
                <w:lang w:val="es-PE" w:eastAsia="es-PE"/>
              </w:rPr>
            </w:pPr>
            <w:r>
              <w:rPr>
                <w:rFonts w:ascii="Arial Narrow" w:hAnsi="Arial Narrow"/>
                <w:bCs/>
                <w:sz w:val="20"/>
                <w:szCs w:val="20"/>
                <w:lang w:val="es-PE" w:eastAsia="es-PE"/>
              </w:rPr>
              <w:t>Fecha de registro de término de traslado</w:t>
            </w:r>
          </w:p>
          <w:p w14:paraId="15B76D80" w14:textId="77777777" w:rsidR="00E015AA" w:rsidRDefault="00E015AA" w:rsidP="008C6227">
            <w:pPr>
              <w:pStyle w:val="Prrafodelista"/>
              <w:numPr>
                <w:ilvl w:val="0"/>
                <w:numId w:val="26"/>
              </w:numPr>
              <w:ind w:left="640" w:hanging="142"/>
              <w:rPr>
                <w:rFonts w:ascii="Arial Narrow" w:hAnsi="Arial Narrow"/>
                <w:bCs/>
                <w:sz w:val="20"/>
                <w:szCs w:val="20"/>
                <w:lang w:val="es-PE" w:eastAsia="es-PE"/>
              </w:rPr>
            </w:pPr>
            <w:r>
              <w:rPr>
                <w:rFonts w:ascii="Arial Narrow" w:hAnsi="Arial Narrow"/>
                <w:bCs/>
                <w:sz w:val="20"/>
                <w:szCs w:val="20"/>
                <w:lang w:val="es-PE" w:eastAsia="es-PE"/>
              </w:rPr>
              <w:t>Hora de registro de término de traslado</w:t>
            </w:r>
          </w:p>
          <w:p w14:paraId="15B76D81" w14:textId="77777777" w:rsidR="00E015AA" w:rsidRDefault="00E015AA" w:rsidP="008C6227">
            <w:pPr>
              <w:pStyle w:val="Prrafodelista"/>
              <w:numPr>
                <w:ilvl w:val="0"/>
                <w:numId w:val="26"/>
              </w:numPr>
              <w:ind w:left="640" w:hanging="142"/>
              <w:rPr>
                <w:rFonts w:ascii="Arial Narrow" w:hAnsi="Arial Narrow"/>
                <w:bCs/>
                <w:sz w:val="20"/>
                <w:szCs w:val="20"/>
                <w:lang w:val="es-PE" w:eastAsia="es-PE"/>
              </w:rPr>
            </w:pPr>
            <w:r>
              <w:rPr>
                <w:rFonts w:ascii="Arial Narrow" w:hAnsi="Arial Narrow"/>
                <w:bCs/>
                <w:sz w:val="20"/>
                <w:szCs w:val="20"/>
                <w:lang w:val="es-PE" w:eastAsia="es-PE"/>
              </w:rPr>
              <w:t>Código de planilla del funcionario de SUNAT que registró el término de traslado</w:t>
            </w:r>
          </w:p>
          <w:p w14:paraId="15B76D82" w14:textId="77777777" w:rsidR="00E015AA" w:rsidRPr="00B265E7" w:rsidRDefault="00E015AA" w:rsidP="008C6227">
            <w:pPr>
              <w:rPr>
                <w:rFonts w:ascii="Arial Narrow" w:hAnsi="Arial Narrow"/>
                <w:bCs/>
                <w:sz w:val="20"/>
                <w:szCs w:val="20"/>
                <w:lang w:val="es-PE" w:eastAsia="es-PE"/>
              </w:rPr>
            </w:pPr>
            <w:r>
              <w:rPr>
                <w:rFonts w:ascii="Arial Narrow" w:hAnsi="Arial Narrow" w:cs="Arial Narrow"/>
                <w:sz w:val="20"/>
                <w:szCs w:val="20"/>
                <w:lang w:val="es-PE"/>
              </w:rPr>
              <w:t>A manera de prototipo de interface para esta opción se muestra pantalla en el Anexo 6.3.</w:t>
            </w:r>
          </w:p>
        </w:tc>
        <w:tc>
          <w:tcPr>
            <w:tcW w:w="1134" w:type="dxa"/>
            <w:gridSpan w:val="2"/>
          </w:tcPr>
          <w:p w14:paraId="15B76D83"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D84"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D85"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D86"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D87"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24</w:t>
            </w:r>
          </w:p>
          <w:p w14:paraId="15B76D8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8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8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8B"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8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8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8E"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8F"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90"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91"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92"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93"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23</w:t>
            </w:r>
          </w:p>
          <w:p w14:paraId="15B76D94"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9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9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9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9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9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9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9B"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9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9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9E"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9F"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A0"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A1"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A2"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24,25</w:t>
            </w:r>
          </w:p>
          <w:p w14:paraId="15B76DA3"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A4"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A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A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A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A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A9"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29</w:t>
            </w:r>
          </w:p>
          <w:p w14:paraId="15B76DA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AB"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AC"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31</w:t>
            </w:r>
          </w:p>
          <w:p w14:paraId="15B76DA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AE"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AF"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B0"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B1"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B2"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29,30</w:t>
            </w:r>
          </w:p>
          <w:p w14:paraId="15B76DB3"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B4"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B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B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B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B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B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B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BB"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29</w:t>
            </w:r>
          </w:p>
          <w:p w14:paraId="15B76DB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B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BE"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BF"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C0"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C1"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C2"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C3"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C4"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29</w:t>
            </w:r>
          </w:p>
          <w:p w14:paraId="15B76DC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C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C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C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C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C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CB"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C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C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CE"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29</w:t>
            </w:r>
          </w:p>
          <w:p w14:paraId="15B76DCF"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D0"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D1"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D2"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D3"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D4"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D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D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D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D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D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DA"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31</w:t>
            </w:r>
          </w:p>
          <w:p w14:paraId="15B76DDB"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D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D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DE"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DF"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E0"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E1"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E2"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E3"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E4"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E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E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E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E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E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E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EB"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DEC" w14:textId="77777777" w:rsidR="00E015AA" w:rsidRPr="00A77693"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21,22 y 23</w:t>
            </w:r>
          </w:p>
        </w:tc>
        <w:tc>
          <w:tcPr>
            <w:tcW w:w="851" w:type="dxa"/>
            <w:vAlign w:val="center"/>
          </w:tcPr>
          <w:p w14:paraId="15B76DED" w14:textId="77777777" w:rsidR="00E015AA" w:rsidRPr="00A77693" w:rsidRDefault="00E015AA" w:rsidP="008C6227">
            <w:pPr>
              <w:pStyle w:val="Textodeglobo"/>
              <w:spacing w:before="40" w:after="40"/>
              <w:jc w:val="left"/>
              <w:rPr>
                <w:rFonts w:ascii="Arial Narrow" w:hAnsi="Arial Narrow" w:cs="Arial Narrow"/>
                <w:sz w:val="20"/>
                <w:szCs w:val="20"/>
                <w:lang w:eastAsia="es-ES"/>
              </w:rPr>
            </w:pPr>
          </w:p>
        </w:tc>
      </w:tr>
      <w:tr w:rsidR="00E015AA" w:rsidRPr="00E53797" w14:paraId="15B76E2F" w14:textId="77777777" w:rsidTr="00791C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tcPr>
          <w:p w14:paraId="15B76DEF" w14:textId="77777777" w:rsidR="00E015AA" w:rsidRPr="001C39C3" w:rsidRDefault="00E015AA" w:rsidP="008C6227">
            <w:pPr>
              <w:pStyle w:val="Textodeglobo"/>
              <w:spacing w:before="40" w:after="40"/>
              <w:jc w:val="center"/>
            </w:pPr>
            <w:r w:rsidRPr="001C39C3">
              <w:lastRenderedPageBreak/>
              <w:t>RF04</w:t>
            </w:r>
          </w:p>
        </w:tc>
        <w:tc>
          <w:tcPr>
            <w:tcW w:w="1418" w:type="dxa"/>
          </w:tcPr>
          <w:p w14:paraId="15B76DF0" w14:textId="77777777" w:rsidR="00E015AA" w:rsidRPr="001C39C3" w:rsidRDefault="00E015AA" w:rsidP="008C6227">
            <w:pPr>
              <w:pStyle w:val="Textodeglobo"/>
              <w:spacing w:before="40" w:after="40"/>
              <w:jc w:val="center"/>
              <w:rPr>
                <w:rFonts w:ascii="Arial Narrow" w:hAnsi="Arial Narrow" w:cs="Arial Narrow"/>
                <w:sz w:val="20"/>
                <w:szCs w:val="20"/>
                <w:lang w:eastAsia="es-ES"/>
              </w:rPr>
            </w:pPr>
            <w:r w:rsidRPr="001C39C3">
              <w:rPr>
                <w:rFonts w:ascii="Arial Narrow" w:hAnsi="Arial Narrow" w:cs="Arial Narrow"/>
                <w:sz w:val="20"/>
                <w:szCs w:val="20"/>
                <w:lang w:eastAsia="es-ES"/>
              </w:rPr>
              <w:t>Rectificación de bultos trasladados</w:t>
            </w:r>
          </w:p>
        </w:tc>
        <w:tc>
          <w:tcPr>
            <w:tcW w:w="4677" w:type="dxa"/>
            <w:gridSpan w:val="6"/>
            <w:vAlign w:val="center"/>
          </w:tcPr>
          <w:p w14:paraId="15B76DF1" w14:textId="77777777" w:rsidR="00E015AA" w:rsidRPr="001C39C3" w:rsidRDefault="00E015AA" w:rsidP="008C6227">
            <w:pPr>
              <w:rPr>
                <w:rFonts w:ascii="Arial Narrow" w:hAnsi="Arial Narrow"/>
                <w:bCs/>
                <w:sz w:val="20"/>
                <w:szCs w:val="20"/>
                <w:lang w:val="es-PE" w:eastAsia="es-PE"/>
              </w:rPr>
            </w:pPr>
            <w:r>
              <w:rPr>
                <w:rFonts w:ascii="Arial Narrow" w:hAnsi="Arial Narrow"/>
                <w:bCs/>
                <w:sz w:val="20"/>
                <w:szCs w:val="20"/>
                <w:lang w:val="es-PE" w:eastAsia="es-PE"/>
              </w:rPr>
              <w:t xml:space="preserve">El sistema debe tener la opción </w:t>
            </w:r>
            <w:r w:rsidRPr="001C39C3">
              <w:rPr>
                <w:rFonts w:ascii="Arial Narrow" w:hAnsi="Arial Narrow"/>
                <w:bCs/>
                <w:sz w:val="20"/>
                <w:szCs w:val="20"/>
                <w:lang w:val="es-PE" w:eastAsia="es-PE"/>
              </w:rPr>
              <w:t>“Rectificación de bultos trasladados”</w:t>
            </w:r>
            <w:r>
              <w:rPr>
                <w:rFonts w:ascii="Arial Narrow" w:hAnsi="Arial Narrow"/>
                <w:bCs/>
                <w:sz w:val="20"/>
                <w:szCs w:val="20"/>
                <w:lang w:val="es-PE" w:eastAsia="es-PE"/>
              </w:rPr>
              <w:t xml:space="preserve">, a </w:t>
            </w:r>
            <w:r w:rsidRPr="001C39C3">
              <w:rPr>
                <w:rFonts w:ascii="Arial Narrow" w:hAnsi="Arial Narrow"/>
                <w:bCs/>
                <w:sz w:val="20"/>
                <w:szCs w:val="20"/>
                <w:lang w:val="es-PE" w:eastAsia="es-PE"/>
              </w:rPr>
              <w:t xml:space="preserve">través de la </w:t>
            </w:r>
            <w:r>
              <w:rPr>
                <w:rFonts w:ascii="Arial Narrow" w:hAnsi="Arial Narrow"/>
                <w:bCs/>
                <w:sz w:val="20"/>
                <w:szCs w:val="20"/>
                <w:lang w:val="es-PE" w:eastAsia="es-PE"/>
              </w:rPr>
              <w:t>cual el funcionario de SUNAT pueda</w:t>
            </w:r>
            <w:r w:rsidRPr="001C39C3">
              <w:rPr>
                <w:rFonts w:ascii="Arial Narrow" w:hAnsi="Arial Narrow"/>
                <w:bCs/>
                <w:sz w:val="20"/>
                <w:szCs w:val="20"/>
                <w:lang w:val="es-PE" w:eastAsia="es-PE"/>
              </w:rPr>
              <w:t xml:space="preserve"> modificar la cantidad de bultos trasladados registrados en una DEP, la opción debe ser implementada en base a las siguientes especificaciones:</w:t>
            </w:r>
          </w:p>
          <w:p w14:paraId="15B76DF2" w14:textId="77777777" w:rsidR="00E015AA" w:rsidRPr="001C39C3" w:rsidRDefault="00E015AA" w:rsidP="008C6227">
            <w:pPr>
              <w:pStyle w:val="Prrafodelista"/>
              <w:numPr>
                <w:ilvl w:val="0"/>
                <w:numId w:val="28"/>
              </w:numPr>
              <w:ind w:left="356" w:hanging="283"/>
              <w:rPr>
                <w:rFonts w:ascii="Arial Narrow" w:hAnsi="Arial Narrow"/>
                <w:bCs/>
                <w:sz w:val="20"/>
                <w:szCs w:val="20"/>
                <w:lang w:val="es-PE" w:eastAsia="es-PE"/>
              </w:rPr>
            </w:pPr>
            <w:r w:rsidRPr="001C39C3">
              <w:rPr>
                <w:rFonts w:ascii="Arial Narrow" w:hAnsi="Arial Narrow"/>
                <w:bCs/>
                <w:sz w:val="20"/>
                <w:szCs w:val="20"/>
                <w:lang w:val="es-PE" w:eastAsia="es-PE"/>
              </w:rPr>
              <w:t xml:space="preserve">El </w:t>
            </w:r>
            <w:r w:rsidR="00252A80" w:rsidRPr="00BF442C">
              <w:rPr>
                <w:rFonts w:ascii="Arial Narrow" w:hAnsi="Arial Narrow"/>
                <w:bCs/>
                <w:sz w:val="20"/>
                <w:szCs w:val="20"/>
                <w:lang w:val="es-PE" w:eastAsia="es-PE"/>
              </w:rPr>
              <w:t>funcionario</w:t>
            </w:r>
            <w:r w:rsidRPr="001C39C3">
              <w:rPr>
                <w:rFonts w:ascii="Arial Narrow" w:hAnsi="Arial Narrow"/>
                <w:bCs/>
                <w:sz w:val="20"/>
                <w:szCs w:val="20"/>
                <w:lang w:val="es-PE" w:eastAsia="es-PE"/>
              </w:rPr>
              <w:t xml:space="preserve"> deberá ingresar de manera obligatoria los siguientes datos:</w:t>
            </w:r>
          </w:p>
          <w:p w14:paraId="15B76DF3" w14:textId="77777777" w:rsidR="00E015AA" w:rsidRPr="001C39C3" w:rsidRDefault="00E015AA" w:rsidP="008C6227">
            <w:pPr>
              <w:pStyle w:val="Prrafodelista"/>
              <w:numPr>
                <w:ilvl w:val="0"/>
                <w:numId w:val="21"/>
              </w:numPr>
              <w:ind w:left="498" w:hanging="142"/>
              <w:rPr>
                <w:rFonts w:ascii="Arial Narrow" w:hAnsi="Arial Narrow"/>
                <w:bCs/>
                <w:sz w:val="20"/>
                <w:szCs w:val="20"/>
                <w:lang w:val="es-PE" w:eastAsia="es-PE"/>
              </w:rPr>
            </w:pPr>
            <w:r w:rsidRPr="001C39C3">
              <w:rPr>
                <w:rFonts w:ascii="Arial Narrow" w:hAnsi="Arial Narrow"/>
                <w:bCs/>
                <w:sz w:val="20"/>
                <w:szCs w:val="20"/>
                <w:lang w:val="es-PE" w:eastAsia="es-PE"/>
              </w:rPr>
              <w:t>Año del DEP</w:t>
            </w:r>
          </w:p>
          <w:p w14:paraId="15B76DF4" w14:textId="77777777" w:rsidR="00E015AA" w:rsidRPr="001C39C3" w:rsidRDefault="00E015AA" w:rsidP="008C6227">
            <w:pPr>
              <w:pStyle w:val="Prrafodelista"/>
              <w:numPr>
                <w:ilvl w:val="0"/>
                <w:numId w:val="21"/>
              </w:numPr>
              <w:ind w:left="498" w:hanging="142"/>
              <w:rPr>
                <w:rFonts w:ascii="Arial Narrow" w:hAnsi="Arial Narrow"/>
                <w:bCs/>
                <w:sz w:val="20"/>
                <w:szCs w:val="20"/>
                <w:lang w:val="es-PE" w:eastAsia="es-PE"/>
              </w:rPr>
            </w:pPr>
            <w:r w:rsidRPr="001C39C3">
              <w:rPr>
                <w:rFonts w:ascii="Arial Narrow" w:hAnsi="Arial Narrow"/>
                <w:bCs/>
                <w:sz w:val="20"/>
                <w:szCs w:val="20"/>
                <w:lang w:val="es-PE" w:eastAsia="es-PE"/>
              </w:rPr>
              <w:t>Número de DEP</w:t>
            </w:r>
          </w:p>
          <w:p w14:paraId="15B76DF5" w14:textId="77777777" w:rsidR="00E015AA" w:rsidRPr="001C39C3" w:rsidRDefault="00E015AA" w:rsidP="008C6227">
            <w:pPr>
              <w:pStyle w:val="Prrafodelista"/>
              <w:numPr>
                <w:ilvl w:val="0"/>
                <w:numId w:val="21"/>
              </w:numPr>
              <w:ind w:left="498" w:hanging="142"/>
              <w:rPr>
                <w:rFonts w:ascii="Arial Narrow" w:hAnsi="Arial Narrow"/>
                <w:bCs/>
                <w:sz w:val="20"/>
                <w:szCs w:val="20"/>
                <w:lang w:val="es-PE" w:eastAsia="es-PE"/>
              </w:rPr>
            </w:pPr>
            <w:r w:rsidRPr="001C39C3">
              <w:rPr>
                <w:rFonts w:ascii="Arial Narrow" w:hAnsi="Arial Narrow"/>
                <w:bCs/>
                <w:sz w:val="20"/>
                <w:szCs w:val="20"/>
                <w:lang w:val="es-PE" w:eastAsia="es-PE"/>
              </w:rPr>
              <w:t xml:space="preserve">Año de </w:t>
            </w:r>
            <w:r w:rsidR="009B0B27">
              <w:rPr>
                <w:rFonts w:ascii="Arial Narrow" w:hAnsi="Arial Narrow"/>
                <w:bCs/>
                <w:sz w:val="20"/>
                <w:szCs w:val="20"/>
                <w:lang w:val="es-PE" w:eastAsia="es-PE"/>
              </w:rPr>
              <w:t>Acta</w:t>
            </w:r>
            <w:r w:rsidRPr="001C39C3">
              <w:rPr>
                <w:rFonts w:ascii="Arial Narrow" w:hAnsi="Arial Narrow"/>
                <w:bCs/>
                <w:sz w:val="20"/>
                <w:szCs w:val="20"/>
                <w:lang w:val="es-PE" w:eastAsia="es-PE"/>
              </w:rPr>
              <w:t xml:space="preserve"> de Traslado</w:t>
            </w:r>
          </w:p>
          <w:p w14:paraId="15B76DF6" w14:textId="77777777" w:rsidR="00E015AA" w:rsidRDefault="00E015AA" w:rsidP="008C6227">
            <w:pPr>
              <w:pStyle w:val="Prrafodelista"/>
              <w:numPr>
                <w:ilvl w:val="0"/>
                <w:numId w:val="21"/>
              </w:numPr>
              <w:ind w:left="498" w:hanging="142"/>
              <w:rPr>
                <w:rFonts w:ascii="Arial Narrow" w:hAnsi="Arial Narrow"/>
                <w:bCs/>
                <w:sz w:val="20"/>
                <w:szCs w:val="20"/>
                <w:lang w:val="es-PE" w:eastAsia="es-PE"/>
              </w:rPr>
            </w:pPr>
            <w:r w:rsidRPr="001C39C3">
              <w:rPr>
                <w:rFonts w:ascii="Arial Narrow" w:hAnsi="Arial Narrow"/>
                <w:bCs/>
                <w:sz w:val="20"/>
                <w:szCs w:val="20"/>
                <w:lang w:val="es-PE" w:eastAsia="es-PE"/>
              </w:rPr>
              <w:t xml:space="preserve">Número de </w:t>
            </w:r>
            <w:r w:rsidR="009B0B27">
              <w:rPr>
                <w:rFonts w:ascii="Arial Narrow" w:hAnsi="Arial Narrow"/>
                <w:bCs/>
                <w:sz w:val="20"/>
                <w:szCs w:val="20"/>
                <w:lang w:val="es-PE" w:eastAsia="es-PE"/>
              </w:rPr>
              <w:t xml:space="preserve">Acta </w:t>
            </w:r>
            <w:r w:rsidRPr="001C39C3">
              <w:rPr>
                <w:rFonts w:ascii="Arial Narrow" w:hAnsi="Arial Narrow"/>
                <w:bCs/>
                <w:sz w:val="20"/>
                <w:szCs w:val="20"/>
                <w:lang w:val="es-PE" w:eastAsia="es-PE"/>
              </w:rPr>
              <w:t>de Traslado</w:t>
            </w:r>
          </w:p>
          <w:p w14:paraId="15B76DF7" w14:textId="77777777" w:rsidR="00E015AA" w:rsidRPr="001C39C3" w:rsidRDefault="00E015AA" w:rsidP="008C6227">
            <w:pPr>
              <w:pStyle w:val="Prrafodelista"/>
              <w:numPr>
                <w:ilvl w:val="0"/>
                <w:numId w:val="28"/>
              </w:numPr>
              <w:ind w:left="356" w:hanging="283"/>
              <w:rPr>
                <w:rFonts w:ascii="Arial Narrow" w:hAnsi="Arial Narrow"/>
                <w:bCs/>
                <w:sz w:val="20"/>
                <w:szCs w:val="20"/>
                <w:lang w:val="es-PE" w:eastAsia="es-PE"/>
              </w:rPr>
            </w:pPr>
            <w:r>
              <w:rPr>
                <w:rFonts w:ascii="Arial Narrow" w:hAnsi="Arial Narrow"/>
                <w:bCs/>
                <w:sz w:val="20"/>
                <w:szCs w:val="20"/>
                <w:lang w:val="es-PE" w:eastAsia="es-PE"/>
              </w:rPr>
              <w:t>Además debe tener implementado el botón “Consultar”, al hacer click en ese botón, e</w:t>
            </w:r>
            <w:r w:rsidRPr="001C39C3">
              <w:rPr>
                <w:rFonts w:ascii="Arial Narrow" w:hAnsi="Arial Narrow"/>
                <w:bCs/>
                <w:sz w:val="20"/>
                <w:szCs w:val="20"/>
                <w:lang w:val="es-PE" w:eastAsia="es-PE"/>
              </w:rPr>
              <w:t>l sistema valida la existencia del DEP (Año y número):</w:t>
            </w:r>
          </w:p>
          <w:p w14:paraId="15B76DF8" w14:textId="77777777" w:rsidR="00E015AA" w:rsidRPr="001C39C3" w:rsidRDefault="00E015AA" w:rsidP="008C6227">
            <w:pPr>
              <w:pStyle w:val="Prrafodelista"/>
              <w:numPr>
                <w:ilvl w:val="0"/>
                <w:numId w:val="21"/>
              </w:numPr>
              <w:ind w:left="498" w:hanging="142"/>
              <w:rPr>
                <w:rFonts w:ascii="Arial Narrow" w:hAnsi="Arial Narrow"/>
                <w:bCs/>
                <w:sz w:val="20"/>
                <w:szCs w:val="20"/>
                <w:lang w:val="es-PE" w:eastAsia="es-PE"/>
              </w:rPr>
            </w:pPr>
            <w:r w:rsidRPr="001C39C3">
              <w:rPr>
                <w:rFonts w:ascii="Arial Narrow" w:hAnsi="Arial Narrow"/>
                <w:bCs/>
                <w:sz w:val="20"/>
                <w:szCs w:val="20"/>
                <w:lang w:val="es-PE" w:eastAsia="es-PE"/>
              </w:rPr>
              <w:t>De no existir mostrará el mensaje “Número de DEP no existe…Por favor verifique”,</w:t>
            </w:r>
          </w:p>
          <w:p w14:paraId="15B76DF9" w14:textId="77777777" w:rsidR="00E015AA" w:rsidRPr="001C39C3" w:rsidRDefault="00E015AA" w:rsidP="008C6227">
            <w:pPr>
              <w:pStyle w:val="Prrafodelista"/>
              <w:numPr>
                <w:ilvl w:val="0"/>
                <w:numId w:val="21"/>
              </w:numPr>
              <w:ind w:left="498" w:hanging="142"/>
              <w:rPr>
                <w:rFonts w:ascii="Arial Narrow" w:hAnsi="Arial Narrow"/>
                <w:bCs/>
                <w:sz w:val="20"/>
                <w:szCs w:val="20"/>
                <w:lang w:val="es-PE" w:eastAsia="es-PE"/>
              </w:rPr>
            </w:pPr>
            <w:r w:rsidRPr="001C39C3">
              <w:rPr>
                <w:rFonts w:ascii="Arial Narrow" w:hAnsi="Arial Narrow"/>
                <w:bCs/>
                <w:sz w:val="20"/>
                <w:szCs w:val="20"/>
                <w:lang w:val="es-PE" w:eastAsia="es-PE"/>
              </w:rPr>
              <w:t xml:space="preserve">De existir verificará que el año-número de </w:t>
            </w:r>
            <w:r w:rsidR="00F003FE">
              <w:rPr>
                <w:rFonts w:ascii="Arial Narrow" w:hAnsi="Arial Narrow"/>
                <w:bCs/>
                <w:sz w:val="20"/>
                <w:szCs w:val="20"/>
                <w:lang w:val="es-PE" w:eastAsia="es-PE"/>
              </w:rPr>
              <w:t xml:space="preserve">Acta </w:t>
            </w:r>
            <w:r w:rsidRPr="001C39C3">
              <w:rPr>
                <w:rFonts w:ascii="Arial Narrow" w:hAnsi="Arial Narrow"/>
                <w:bCs/>
                <w:sz w:val="20"/>
                <w:szCs w:val="20"/>
                <w:lang w:val="es-PE" w:eastAsia="es-PE"/>
              </w:rPr>
              <w:t xml:space="preserve">de traslado ingresado se encuentre registrado y asociado al DEP, </w:t>
            </w:r>
          </w:p>
          <w:p w14:paraId="15B76DFA" w14:textId="77777777" w:rsidR="00E015AA" w:rsidRPr="001C39C3" w:rsidRDefault="00E015AA" w:rsidP="008C6227">
            <w:pPr>
              <w:pStyle w:val="Prrafodelista"/>
              <w:ind w:left="498"/>
              <w:rPr>
                <w:rFonts w:ascii="Arial Narrow" w:hAnsi="Arial Narrow"/>
                <w:bCs/>
                <w:sz w:val="20"/>
                <w:szCs w:val="20"/>
                <w:lang w:val="es-PE" w:eastAsia="es-PE"/>
              </w:rPr>
            </w:pPr>
            <w:r w:rsidRPr="001C39C3">
              <w:rPr>
                <w:rFonts w:ascii="Arial Narrow" w:hAnsi="Arial Narrow"/>
                <w:bCs/>
                <w:sz w:val="20"/>
                <w:szCs w:val="20"/>
                <w:lang w:val="es-PE" w:eastAsia="es-PE"/>
              </w:rPr>
              <w:t xml:space="preserve">De no cumplir estas condiciones el sistema mostrará el mensaje “Nro. de </w:t>
            </w:r>
            <w:r w:rsidR="00F003FE">
              <w:rPr>
                <w:rFonts w:ascii="Arial Narrow" w:hAnsi="Arial Narrow"/>
                <w:bCs/>
                <w:sz w:val="20"/>
                <w:szCs w:val="20"/>
                <w:lang w:val="es-PE" w:eastAsia="es-PE"/>
              </w:rPr>
              <w:t>Acta</w:t>
            </w:r>
            <w:r w:rsidRPr="001C39C3">
              <w:rPr>
                <w:rFonts w:ascii="Arial Narrow" w:hAnsi="Arial Narrow"/>
                <w:bCs/>
                <w:sz w:val="20"/>
                <w:szCs w:val="20"/>
                <w:lang w:val="es-PE" w:eastAsia="es-PE"/>
              </w:rPr>
              <w:t xml:space="preserve"> de Traslado no existe/no se encuentra asociada a DEP ingresada”</w:t>
            </w:r>
          </w:p>
          <w:p w14:paraId="15B76DFB" w14:textId="77777777" w:rsidR="00E015AA" w:rsidRPr="00E12077" w:rsidRDefault="00E015AA" w:rsidP="008C6227">
            <w:pPr>
              <w:pStyle w:val="Prrafodelista"/>
              <w:numPr>
                <w:ilvl w:val="0"/>
                <w:numId w:val="28"/>
              </w:numPr>
              <w:ind w:left="356" w:hanging="283"/>
              <w:rPr>
                <w:rFonts w:ascii="Arial Narrow" w:hAnsi="Arial Narrow"/>
                <w:bCs/>
                <w:sz w:val="20"/>
                <w:szCs w:val="20"/>
                <w:lang w:val="es-PE" w:eastAsia="es-PE"/>
              </w:rPr>
            </w:pPr>
            <w:r w:rsidRPr="00E12077">
              <w:rPr>
                <w:rFonts w:ascii="Arial Narrow" w:hAnsi="Arial Narrow"/>
                <w:bCs/>
                <w:sz w:val="20"/>
                <w:szCs w:val="20"/>
                <w:lang w:val="es-PE" w:eastAsia="es-PE"/>
              </w:rPr>
              <w:t>De cumplir las validaciones deberá mostrar un recuadro editable bajo la etiqueta “Bultos Trasladados”, mostrando por defecto la cantidad de bultos trasladados para la combinación DEP-</w:t>
            </w:r>
            <w:r w:rsidR="00B87AB6">
              <w:rPr>
                <w:rFonts w:ascii="Arial Narrow" w:hAnsi="Arial Narrow"/>
                <w:bCs/>
                <w:sz w:val="20"/>
                <w:szCs w:val="20"/>
                <w:lang w:val="es-PE" w:eastAsia="es-PE"/>
              </w:rPr>
              <w:t>Acta</w:t>
            </w:r>
            <w:r w:rsidRPr="00E12077">
              <w:rPr>
                <w:rFonts w:ascii="Arial Narrow" w:hAnsi="Arial Narrow"/>
                <w:bCs/>
                <w:sz w:val="20"/>
                <w:szCs w:val="20"/>
                <w:lang w:val="es-PE" w:eastAsia="es-PE"/>
              </w:rPr>
              <w:t xml:space="preserve"> de traslado ingresados; deberá mostrar además el botón “Rectificar”</w:t>
            </w:r>
          </w:p>
          <w:p w14:paraId="15B76DFC" w14:textId="77777777" w:rsidR="00E015AA" w:rsidRPr="00E12077" w:rsidRDefault="00E015AA" w:rsidP="008C6227">
            <w:pPr>
              <w:pStyle w:val="Prrafodelista"/>
              <w:numPr>
                <w:ilvl w:val="0"/>
                <w:numId w:val="28"/>
              </w:numPr>
              <w:ind w:left="356" w:hanging="283"/>
              <w:rPr>
                <w:rFonts w:ascii="Arial Narrow" w:hAnsi="Arial Narrow"/>
                <w:bCs/>
                <w:sz w:val="20"/>
                <w:szCs w:val="20"/>
                <w:lang w:val="es-PE" w:eastAsia="es-PE"/>
              </w:rPr>
            </w:pPr>
            <w:r w:rsidRPr="00E12077">
              <w:rPr>
                <w:rFonts w:ascii="Arial Narrow" w:hAnsi="Arial Narrow"/>
                <w:bCs/>
                <w:sz w:val="20"/>
                <w:szCs w:val="20"/>
                <w:lang w:val="es-PE" w:eastAsia="es-PE"/>
              </w:rPr>
              <w:t>Al ha</w:t>
            </w:r>
            <w:r w:rsidR="00B87AB6">
              <w:rPr>
                <w:rFonts w:ascii="Arial Narrow" w:hAnsi="Arial Narrow"/>
                <w:bCs/>
                <w:sz w:val="20"/>
                <w:szCs w:val="20"/>
                <w:lang w:val="es-PE" w:eastAsia="es-PE"/>
              </w:rPr>
              <w:t>c</w:t>
            </w:r>
            <w:r w:rsidRPr="00E12077">
              <w:rPr>
                <w:rFonts w:ascii="Arial Narrow" w:hAnsi="Arial Narrow"/>
                <w:bCs/>
                <w:sz w:val="20"/>
                <w:szCs w:val="20"/>
                <w:lang w:val="es-PE" w:eastAsia="es-PE"/>
              </w:rPr>
              <w:t>er click en el botón “Rectificar” el sistema debe realizar lo siguiente de acuerdo al valor ingresado:</w:t>
            </w:r>
          </w:p>
          <w:p w14:paraId="15B76DFD" w14:textId="77777777" w:rsidR="00E015AA" w:rsidRPr="00BB49CE" w:rsidRDefault="00E015AA" w:rsidP="008C6227">
            <w:pPr>
              <w:pStyle w:val="Prrafodelista"/>
              <w:numPr>
                <w:ilvl w:val="0"/>
                <w:numId w:val="21"/>
              </w:numPr>
              <w:ind w:left="497" w:hanging="142"/>
              <w:rPr>
                <w:rFonts w:ascii="Arial Narrow" w:hAnsi="Arial Narrow"/>
                <w:bCs/>
                <w:color w:val="000000"/>
                <w:sz w:val="20"/>
                <w:szCs w:val="20"/>
                <w:lang w:val="es-PE" w:eastAsia="es-PE"/>
              </w:rPr>
            </w:pPr>
            <w:r w:rsidRPr="00E12077">
              <w:rPr>
                <w:rFonts w:ascii="Arial Narrow" w:hAnsi="Arial Narrow"/>
                <w:bCs/>
                <w:sz w:val="20"/>
                <w:szCs w:val="20"/>
                <w:lang w:val="es-PE" w:eastAsia="es-PE"/>
              </w:rPr>
              <w:t xml:space="preserve">Si el valor de bultos trasladados es igual al valor que se mostró por defecto, no debe permitir el registro </w:t>
            </w:r>
            <w:r w:rsidRPr="00BB49CE">
              <w:rPr>
                <w:rFonts w:ascii="Arial Narrow" w:hAnsi="Arial Narrow"/>
                <w:bCs/>
                <w:color w:val="000000"/>
                <w:sz w:val="20"/>
                <w:szCs w:val="20"/>
                <w:lang w:val="es-PE" w:eastAsia="es-PE"/>
              </w:rPr>
              <w:t>mostrando el siguiente mensaje: “Cantidad de Bultos Trasladados no modificada…Verifique”</w:t>
            </w:r>
          </w:p>
          <w:p w14:paraId="15B76DFE" w14:textId="77777777" w:rsidR="00E015AA" w:rsidRPr="00BB49CE" w:rsidRDefault="00E015AA" w:rsidP="008C6227">
            <w:pPr>
              <w:pStyle w:val="Prrafodelista"/>
              <w:numPr>
                <w:ilvl w:val="0"/>
                <w:numId w:val="21"/>
              </w:numPr>
              <w:ind w:left="497" w:hanging="142"/>
              <w:rPr>
                <w:rFonts w:ascii="Arial Narrow" w:hAnsi="Arial Narrow"/>
                <w:bCs/>
                <w:strike/>
                <w:color w:val="000000"/>
                <w:sz w:val="20"/>
                <w:szCs w:val="20"/>
                <w:lang w:val="es-PE" w:eastAsia="es-PE"/>
              </w:rPr>
            </w:pPr>
            <w:r w:rsidRPr="00BB49CE">
              <w:rPr>
                <w:rFonts w:ascii="Arial Narrow" w:hAnsi="Arial Narrow"/>
                <w:bCs/>
                <w:color w:val="000000"/>
                <w:sz w:val="20"/>
                <w:szCs w:val="20"/>
                <w:lang w:val="es-PE" w:eastAsia="es-PE"/>
              </w:rPr>
              <w:lastRenderedPageBreak/>
              <w:t>Si el valor de bultos trasladados es 0, el sistema debe eliminar de la cuenta corriente (especificada en el RF05) el registro de este descargo de bultos trasladados.</w:t>
            </w:r>
          </w:p>
          <w:p w14:paraId="15B76DFF" w14:textId="77777777" w:rsidR="00E015AA" w:rsidRPr="00BB49CE" w:rsidRDefault="00E015AA" w:rsidP="008C6227">
            <w:pPr>
              <w:pStyle w:val="Prrafodelista"/>
              <w:ind w:left="497"/>
              <w:rPr>
                <w:rFonts w:ascii="Arial Narrow" w:hAnsi="Arial Narrow"/>
                <w:bCs/>
                <w:color w:val="000000"/>
                <w:sz w:val="20"/>
                <w:szCs w:val="20"/>
                <w:lang w:val="es-PE" w:eastAsia="es-PE"/>
              </w:rPr>
            </w:pPr>
            <w:r w:rsidRPr="00BB49CE">
              <w:rPr>
                <w:rFonts w:ascii="Arial Narrow" w:hAnsi="Arial Narrow"/>
                <w:bCs/>
                <w:color w:val="000000"/>
                <w:sz w:val="20"/>
                <w:szCs w:val="20"/>
                <w:lang w:val="es-PE" w:eastAsia="es-PE"/>
              </w:rPr>
              <w:t xml:space="preserve">No se puede actualizar la cantidad de bultos de DEP a cero si la DEP ya cuenta con detalle. </w:t>
            </w:r>
          </w:p>
          <w:p w14:paraId="15B76E00" w14:textId="77777777" w:rsidR="00E015AA" w:rsidRPr="001C39C3" w:rsidRDefault="00E015AA" w:rsidP="008C6227">
            <w:pPr>
              <w:pStyle w:val="Prrafodelista"/>
              <w:numPr>
                <w:ilvl w:val="0"/>
                <w:numId w:val="21"/>
              </w:numPr>
              <w:ind w:left="497" w:hanging="142"/>
              <w:rPr>
                <w:rFonts w:ascii="Arial Narrow" w:hAnsi="Arial Narrow"/>
                <w:bCs/>
                <w:sz w:val="20"/>
                <w:szCs w:val="20"/>
                <w:lang w:val="es-PE" w:eastAsia="es-PE"/>
              </w:rPr>
            </w:pPr>
            <w:r>
              <w:rPr>
                <w:rFonts w:ascii="Arial Narrow" w:hAnsi="Arial Narrow"/>
                <w:bCs/>
                <w:sz w:val="20"/>
                <w:szCs w:val="20"/>
                <w:lang w:val="es-PE" w:eastAsia="es-PE"/>
              </w:rPr>
              <w:t>Si el valor de bultos trasladados es mayor a 0, el sistema deberá verificar que la sumatoria de bultos trasladados no sea mayor al total de bultos manifestados, de no cumplir esta condición el sistema no debe permitir la rectificación mostrando el siguiente mensaje “Total de bultos trasladados no puede ser mayor a lo manifestado en el DEP”; de cumplir la condición el sistema actualiza la cantidad de bultos trasladados con el nuevo valor ingresado, debiendo visualizarse este nuevo valor al consultar la Cuenta Corriente de Descargo por DEP (especificada en el RF06)</w:t>
            </w:r>
            <w:r w:rsidR="00721425">
              <w:rPr>
                <w:rFonts w:ascii="Arial Narrow" w:hAnsi="Arial Narrow"/>
                <w:bCs/>
                <w:sz w:val="20"/>
                <w:szCs w:val="20"/>
                <w:lang w:val="es-PE" w:eastAsia="es-PE"/>
              </w:rPr>
              <w:t>.</w:t>
            </w:r>
          </w:p>
        </w:tc>
        <w:tc>
          <w:tcPr>
            <w:tcW w:w="1134" w:type="dxa"/>
            <w:gridSpan w:val="2"/>
          </w:tcPr>
          <w:p w14:paraId="15B76E01" w14:textId="77777777" w:rsidR="00E015AA" w:rsidRDefault="00E015AA" w:rsidP="008C6227">
            <w:pPr>
              <w:jc w:val="center"/>
              <w:rPr>
                <w:rFonts w:ascii="Arial Narrow" w:hAnsi="Arial Narrow"/>
                <w:sz w:val="16"/>
                <w:szCs w:val="16"/>
              </w:rPr>
            </w:pPr>
          </w:p>
          <w:p w14:paraId="15B76E02" w14:textId="77777777" w:rsidR="00E015AA" w:rsidRDefault="00E015AA" w:rsidP="008C6227">
            <w:pPr>
              <w:jc w:val="center"/>
              <w:rPr>
                <w:rFonts w:ascii="Arial Narrow" w:hAnsi="Arial Narrow"/>
                <w:sz w:val="16"/>
                <w:szCs w:val="16"/>
              </w:rPr>
            </w:pPr>
          </w:p>
          <w:p w14:paraId="15B76E03" w14:textId="77777777" w:rsidR="00E015AA" w:rsidRDefault="00E015AA" w:rsidP="008C6227">
            <w:pPr>
              <w:jc w:val="center"/>
              <w:rPr>
                <w:rFonts w:ascii="Arial Narrow" w:hAnsi="Arial Narrow"/>
                <w:sz w:val="16"/>
                <w:szCs w:val="16"/>
              </w:rPr>
            </w:pPr>
          </w:p>
          <w:p w14:paraId="15B76E04" w14:textId="77777777" w:rsidR="00E015AA" w:rsidRDefault="00E015AA" w:rsidP="008C6227">
            <w:pPr>
              <w:jc w:val="center"/>
              <w:rPr>
                <w:rFonts w:ascii="Arial Narrow" w:hAnsi="Arial Narrow"/>
                <w:sz w:val="16"/>
                <w:szCs w:val="16"/>
              </w:rPr>
            </w:pPr>
          </w:p>
          <w:p w14:paraId="15B76E05" w14:textId="77777777" w:rsidR="00E015AA" w:rsidRDefault="00E015AA" w:rsidP="008C6227">
            <w:pPr>
              <w:jc w:val="center"/>
              <w:rPr>
                <w:rFonts w:ascii="Arial Narrow" w:hAnsi="Arial Narrow"/>
                <w:sz w:val="16"/>
                <w:szCs w:val="16"/>
              </w:rPr>
            </w:pPr>
          </w:p>
          <w:p w14:paraId="15B76E06" w14:textId="77777777" w:rsidR="00E015AA" w:rsidRDefault="00E015AA" w:rsidP="008C6227">
            <w:pPr>
              <w:jc w:val="center"/>
              <w:rPr>
                <w:rFonts w:ascii="Arial Narrow" w:hAnsi="Arial Narrow"/>
                <w:sz w:val="16"/>
                <w:szCs w:val="16"/>
              </w:rPr>
            </w:pPr>
          </w:p>
          <w:p w14:paraId="15B76E07" w14:textId="77777777" w:rsidR="00E015AA" w:rsidRDefault="00E015AA" w:rsidP="008C6227">
            <w:pPr>
              <w:jc w:val="center"/>
              <w:rPr>
                <w:rFonts w:ascii="Arial Narrow" w:hAnsi="Arial Narrow"/>
                <w:sz w:val="16"/>
                <w:szCs w:val="16"/>
              </w:rPr>
            </w:pPr>
          </w:p>
          <w:p w14:paraId="15B76E08" w14:textId="77777777" w:rsidR="00E015AA" w:rsidRDefault="00E015AA" w:rsidP="008C6227">
            <w:pPr>
              <w:jc w:val="center"/>
              <w:rPr>
                <w:rFonts w:ascii="Arial Narrow" w:hAnsi="Arial Narrow"/>
                <w:sz w:val="16"/>
                <w:szCs w:val="16"/>
              </w:rPr>
            </w:pPr>
          </w:p>
          <w:p w14:paraId="15B76E09" w14:textId="77777777" w:rsidR="00E015AA" w:rsidRDefault="00E015AA" w:rsidP="008C6227">
            <w:pPr>
              <w:jc w:val="center"/>
              <w:rPr>
                <w:rFonts w:ascii="Arial Narrow" w:hAnsi="Arial Narrow"/>
                <w:sz w:val="16"/>
                <w:szCs w:val="16"/>
              </w:rPr>
            </w:pPr>
          </w:p>
          <w:p w14:paraId="15B76E0A" w14:textId="77777777" w:rsidR="00E015AA" w:rsidRDefault="00E015AA" w:rsidP="008C6227">
            <w:pPr>
              <w:jc w:val="center"/>
              <w:rPr>
                <w:rFonts w:ascii="Arial Narrow" w:hAnsi="Arial Narrow"/>
                <w:sz w:val="16"/>
                <w:szCs w:val="16"/>
              </w:rPr>
            </w:pPr>
          </w:p>
          <w:p w14:paraId="15B76E0B" w14:textId="77777777" w:rsidR="00E015AA" w:rsidRDefault="00E015AA" w:rsidP="008C6227">
            <w:pPr>
              <w:jc w:val="center"/>
              <w:rPr>
                <w:rFonts w:ascii="Arial Narrow" w:hAnsi="Arial Narrow"/>
                <w:sz w:val="16"/>
                <w:szCs w:val="16"/>
              </w:rPr>
            </w:pPr>
          </w:p>
          <w:p w14:paraId="15B76E0C" w14:textId="77777777" w:rsidR="00E015AA" w:rsidRDefault="00E015AA" w:rsidP="008C6227">
            <w:pPr>
              <w:jc w:val="center"/>
              <w:rPr>
                <w:rFonts w:ascii="Arial Narrow" w:hAnsi="Arial Narrow"/>
                <w:sz w:val="16"/>
                <w:szCs w:val="16"/>
              </w:rPr>
            </w:pPr>
          </w:p>
          <w:p w14:paraId="15B76E0D" w14:textId="77777777" w:rsidR="00E015AA" w:rsidRDefault="00E015AA" w:rsidP="008C6227">
            <w:pPr>
              <w:jc w:val="center"/>
              <w:rPr>
                <w:rFonts w:ascii="Arial Narrow" w:hAnsi="Arial Narrow"/>
                <w:sz w:val="16"/>
                <w:szCs w:val="16"/>
              </w:rPr>
            </w:pPr>
          </w:p>
          <w:p w14:paraId="15B76E0E" w14:textId="77777777" w:rsidR="00E015AA" w:rsidRDefault="00E015AA" w:rsidP="008C6227">
            <w:pPr>
              <w:jc w:val="center"/>
              <w:rPr>
                <w:rFonts w:ascii="Arial Narrow" w:hAnsi="Arial Narrow"/>
                <w:sz w:val="16"/>
                <w:szCs w:val="16"/>
              </w:rPr>
            </w:pPr>
          </w:p>
          <w:p w14:paraId="15B76E0F" w14:textId="77777777" w:rsidR="00E015AA" w:rsidRDefault="00E015AA" w:rsidP="008C6227">
            <w:pPr>
              <w:jc w:val="center"/>
              <w:rPr>
                <w:rFonts w:ascii="Arial Narrow" w:hAnsi="Arial Narrow"/>
                <w:sz w:val="16"/>
                <w:szCs w:val="16"/>
              </w:rPr>
            </w:pPr>
          </w:p>
          <w:p w14:paraId="15B76E10" w14:textId="77777777" w:rsidR="00E015AA" w:rsidRDefault="00E015AA" w:rsidP="008C6227">
            <w:pPr>
              <w:jc w:val="center"/>
              <w:rPr>
                <w:rFonts w:ascii="Arial Narrow" w:hAnsi="Arial Narrow"/>
                <w:sz w:val="16"/>
                <w:szCs w:val="16"/>
              </w:rPr>
            </w:pPr>
          </w:p>
          <w:p w14:paraId="15B76E11" w14:textId="77777777" w:rsidR="00E015AA" w:rsidRDefault="00E015AA" w:rsidP="008C6227">
            <w:pPr>
              <w:jc w:val="center"/>
              <w:rPr>
                <w:rFonts w:ascii="Arial Narrow" w:hAnsi="Arial Narrow"/>
                <w:sz w:val="16"/>
                <w:szCs w:val="16"/>
              </w:rPr>
            </w:pPr>
          </w:p>
          <w:p w14:paraId="15B76E12" w14:textId="77777777" w:rsidR="00E015AA" w:rsidRDefault="00E015AA" w:rsidP="008C6227">
            <w:pPr>
              <w:jc w:val="center"/>
              <w:rPr>
                <w:rFonts w:ascii="Arial Narrow" w:hAnsi="Arial Narrow"/>
                <w:sz w:val="16"/>
                <w:szCs w:val="16"/>
              </w:rPr>
            </w:pPr>
          </w:p>
          <w:p w14:paraId="15B76E13" w14:textId="77777777" w:rsidR="00E015AA" w:rsidRDefault="00E015AA" w:rsidP="008C6227">
            <w:pPr>
              <w:jc w:val="center"/>
              <w:rPr>
                <w:rFonts w:ascii="Arial Narrow" w:hAnsi="Arial Narrow"/>
                <w:sz w:val="16"/>
                <w:szCs w:val="16"/>
              </w:rPr>
            </w:pPr>
          </w:p>
          <w:p w14:paraId="15B76E14" w14:textId="77777777" w:rsidR="00E015AA" w:rsidRDefault="00E015AA" w:rsidP="008C6227">
            <w:pPr>
              <w:jc w:val="center"/>
              <w:rPr>
                <w:rFonts w:ascii="Arial Narrow" w:hAnsi="Arial Narrow"/>
                <w:sz w:val="16"/>
                <w:szCs w:val="16"/>
              </w:rPr>
            </w:pPr>
          </w:p>
          <w:p w14:paraId="15B76E15" w14:textId="77777777" w:rsidR="00E015AA" w:rsidRDefault="00E015AA" w:rsidP="008C6227">
            <w:pPr>
              <w:jc w:val="center"/>
              <w:rPr>
                <w:rFonts w:ascii="Arial Narrow" w:hAnsi="Arial Narrow"/>
                <w:sz w:val="16"/>
                <w:szCs w:val="16"/>
              </w:rPr>
            </w:pPr>
          </w:p>
          <w:p w14:paraId="15B76E16" w14:textId="77777777" w:rsidR="00E015AA" w:rsidRDefault="00E015AA" w:rsidP="008C6227">
            <w:pPr>
              <w:jc w:val="center"/>
              <w:rPr>
                <w:rFonts w:ascii="Arial Narrow" w:hAnsi="Arial Narrow"/>
                <w:sz w:val="16"/>
                <w:szCs w:val="16"/>
              </w:rPr>
            </w:pPr>
          </w:p>
          <w:p w14:paraId="15B76E17" w14:textId="77777777" w:rsidR="00E015AA" w:rsidRDefault="00E015AA" w:rsidP="008C6227">
            <w:pPr>
              <w:jc w:val="center"/>
              <w:rPr>
                <w:rFonts w:ascii="Arial Narrow" w:hAnsi="Arial Narrow"/>
                <w:sz w:val="16"/>
                <w:szCs w:val="16"/>
              </w:rPr>
            </w:pPr>
          </w:p>
          <w:p w14:paraId="15B76E18" w14:textId="77777777" w:rsidR="00E015AA" w:rsidRDefault="00E015AA" w:rsidP="008C6227">
            <w:pPr>
              <w:jc w:val="center"/>
              <w:rPr>
                <w:rFonts w:ascii="Arial Narrow" w:hAnsi="Arial Narrow"/>
                <w:sz w:val="16"/>
                <w:szCs w:val="16"/>
              </w:rPr>
            </w:pPr>
          </w:p>
          <w:p w14:paraId="15B76E19" w14:textId="77777777" w:rsidR="00E015AA" w:rsidRDefault="00E015AA" w:rsidP="008C6227">
            <w:pPr>
              <w:jc w:val="center"/>
              <w:rPr>
                <w:rFonts w:ascii="Arial Narrow" w:hAnsi="Arial Narrow"/>
                <w:sz w:val="16"/>
                <w:szCs w:val="16"/>
              </w:rPr>
            </w:pPr>
          </w:p>
          <w:p w14:paraId="15B76E1A" w14:textId="77777777" w:rsidR="00E015AA" w:rsidRDefault="00E015AA" w:rsidP="008C6227">
            <w:pPr>
              <w:jc w:val="center"/>
              <w:rPr>
                <w:rFonts w:ascii="Arial Narrow" w:hAnsi="Arial Narrow"/>
                <w:sz w:val="16"/>
                <w:szCs w:val="16"/>
              </w:rPr>
            </w:pPr>
          </w:p>
          <w:p w14:paraId="15B76E1B" w14:textId="77777777" w:rsidR="00E015AA" w:rsidRDefault="00E015AA" w:rsidP="008C6227">
            <w:pPr>
              <w:jc w:val="center"/>
              <w:rPr>
                <w:rFonts w:ascii="Arial Narrow" w:hAnsi="Arial Narrow"/>
                <w:sz w:val="16"/>
                <w:szCs w:val="16"/>
              </w:rPr>
            </w:pPr>
          </w:p>
          <w:p w14:paraId="15B76E1C" w14:textId="77777777" w:rsidR="00E015AA" w:rsidRDefault="00E015AA" w:rsidP="008C6227">
            <w:pPr>
              <w:jc w:val="center"/>
              <w:rPr>
                <w:rFonts w:ascii="Arial Narrow" w:hAnsi="Arial Narrow"/>
                <w:sz w:val="16"/>
                <w:szCs w:val="16"/>
              </w:rPr>
            </w:pPr>
          </w:p>
          <w:p w14:paraId="15B76E1D" w14:textId="77777777" w:rsidR="00E015AA" w:rsidRDefault="00E015AA" w:rsidP="008C6227">
            <w:pPr>
              <w:jc w:val="center"/>
              <w:rPr>
                <w:rFonts w:ascii="Arial Narrow" w:hAnsi="Arial Narrow"/>
                <w:sz w:val="16"/>
                <w:szCs w:val="16"/>
              </w:rPr>
            </w:pPr>
          </w:p>
          <w:p w14:paraId="15B76E1E" w14:textId="77777777" w:rsidR="00E015AA" w:rsidRDefault="00E015AA" w:rsidP="008C6227">
            <w:pPr>
              <w:jc w:val="center"/>
              <w:rPr>
                <w:rFonts w:ascii="Arial Narrow" w:hAnsi="Arial Narrow"/>
                <w:sz w:val="16"/>
                <w:szCs w:val="16"/>
              </w:rPr>
            </w:pPr>
            <w:r>
              <w:rPr>
                <w:rFonts w:ascii="Arial Narrow" w:hAnsi="Arial Narrow"/>
                <w:sz w:val="16"/>
                <w:szCs w:val="16"/>
              </w:rPr>
              <w:t>43</w:t>
            </w:r>
          </w:p>
          <w:p w14:paraId="15B76E1F" w14:textId="77777777" w:rsidR="00E015AA" w:rsidRDefault="00E015AA" w:rsidP="008C6227">
            <w:pPr>
              <w:jc w:val="center"/>
              <w:rPr>
                <w:rFonts w:ascii="Arial Narrow" w:hAnsi="Arial Narrow"/>
                <w:sz w:val="16"/>
                <w:szCs w:val="16"/>
              </w:rPr>
            </w:pPr>
          </w:p>
          <w:p w14:paraId="15B76E20" w14:textId="77777777" w:rsidR="00E015AA" w:rsidRDefault="00E015AA" w:rsidP="008C6227">
            <w:pPr>
              <w:jc w:val="center"/>
              <w:rPr>
                <w:rFonts w:ascii="Arial Narrow" w:hAnsi="Arial Narrow"/>
                <w:sz w:val="16"/>
                <w:szCs w:val="16"/>
              </w:rPr>
            </w:pPr>
          </w:p>
          <w:p w14:paraId="15B76E21" w14:textId="77777777" w:rsidR="00E015AA" w:rsidRDefault="00E015AA" w:rsidP="008C6227">
            <w:pPr>
              <w:jc w:val="center"/>
              <w:rPr>
                <w:rFonts w:ascii="Arial Narrow" w:hAnsi="Arial Narrow"/>
                <w:sz w:val="16"/>
                <w:szCs w:val="16"/>
              </w:rPr>
            </w:pPr>
          </w:p>
          <w:p w14:paraId="15B76E22" w14:textId="77777777" w:rsidR="00E015AA" w:rsidRDefault="00E015AA" w:rsidP="008C6227">
            <w:pPr>
              <w:jc w:val="center"/>
              <w:rPr>
                <w:rFonts w:ascii="Arial Narrow" w:hAnsi="Arial Narrow"/>
                <w:sz w:val="16"/>
                <w:szCs w:val="16"/>
              </w:rPr>
            </w:pPr>
          </w:p>
          <w:p w14:paraId="15B76E23" w14:textId="77777777" w:rsidR="00E015AA" w:rsidRDefault="00E015AA" w:rsidP="008C6227">
            <w:pPr>
              <w:jc w:val="center"/>
              <w:rPr>
                <w:rFonts w:ascii="Arial Narrow" w:hAnsi="Arial Narrow"/>
                <w:sz w:val="16"/>
                <w:szCs w:val="16"/>
              </w:rPr>
            </w:pPr>
          </w:p>
          <w:p w14:paraId="15B76E24" w14:textId="77777777" w:rsidR="00E015AA" w:rsidRDefault="00E015AA" w:rsidP="008C6227">
            <w:pPr>
              <w:jc w:val="center"/>
              <w:rPr>
                <w:rFonts w:ascii="Arial Narrow" w:hAnsi="Arial Narrow"/>
                <w:sz w:val="16"/>
                <w:szCs w:val="16"/>
              </w:rPr>
            </w:pPr>
          </w:p>
          <w:p w14:paraId="15B76E25" w14:textId="77777777" w:rsidR="00E015AA" w:rsidRDefault="00E015AA" w:rsidP="008C6227">
            <w:pPr>
              <w:jc w:val="center"/>
              <w:rPr>
                <w:rFonts w:ascii="Arial Narrow" w:hAnsi="Arial Narrow"/>
                <w:sz w:val="16"/>
                <w:szCs w:val="16"/>
              </w:rPr>
            </w:pPr>
          </w:p>
          <w:p w14:paraId="15B76E26" w14:textId="77777777" w:rsidR="00E015AA" w:rsidRDefault="00E015AA" w:rsidP="008C6227">
            <w:pPr>
              <w:jc w:val="center"/>
              <w:rPr>
                <w:rFonts w:ascii="Arial Narrow" w:hAnsi="Arial Narrow"/>
                <w:sz w:val="16"/>
                <w:szCs w:val="16"/>
              </w:rPr>
            </w:pPr>
          </w:p>
          <w:p w14:paraId="15B76E27" w14:textId="77777777" w:rsidR="00E015AA" w:rsidRDefault="00E015AA" w:rsidP="008C6227">
            <w:pPr>
              <w:jc w:val="center"/>
              <w:rPr>
                <w:rFonts w:ascii="Arial Narrow" w:hAnsi="Arial Narrow"/>
                <w:sz w:val="16"/>
                <w:szCs w:val="16"/>
              </w:rPr>
            </w:pPr>
          </w:p>
          <w:p w14:paraId="15B76E28" w14:textId="77777777" w:rsidR="00E015AA" w:rsidRDefault="00E015AA" w:rsidP="008C6227">
            <w:pPr>
              <w:jc w:val="center"/>
              <w:rPr>
                <w:rFonts w:ascii="Arial Narrow" w:hAnsi="Arial Narrow"/>
                <w:sz w:val="16"/>
                <w:szCs w:val="16"/>
              </w:rPr>
            </w:pPr>
          </w:p>
          <w:p w14:paraId="15B76E29" w14:textId="77777777" w:rsidR="00E015AA" w:rsidRDefault="00E015AA" w:rsidP="008C6227">
            <w:pPr>
              <w:jc w:val="center"/>
              <w:rPr>
                <w:rFonts w:ascii="Arial Narrow" w:hAnsi="Arial Narrow"/>
                <w:sz w:val="16"/>
                <w:szCs w:val="16"/>
              </w:rPr>
            </w:pPr>
          </w:p>
          <w:p w14:paraId="15B76E2A" w14:textId="77777777" w:rsidR="00E015AA" w:rsidRDefault="00E015AA" w:rsidP="008C6227">
            <w:pPr>
              <w:jc w:val="center"/>
              <w:rPr>
                <w:rFonts w:ascii="Arial Narrow" w:hAnsi="Arial Narrow"/>
                <w:sz w:val="16"/>
                <w:szCs w:val="16"/>
              </w:rPr>
            </w:pPr>
          </w:p>
          <w:p w14:paraId="15B76E2B" w14:textId="77777777" w:rsidR="00E015AA" w:rsidRDefault="00E015AA" w:rsidP="008C6227">
            <w:pPr>
              <w:jc w:val="center"/>
              <w:rPr>
                <w:rFonts w:ascii="Arial Narrow" w:hAnsi="Arial Narrow"/>
                <w:sz w:val="16"/>
                <w:szCs w:val="16"/>
              </w:rPr>
            </w:pPr>
          </w:p>
          <w:p w14:paraId="15B76E2C" w14:textId="77777777" w:rsidR="00E015AA" w:rsidRDefault="00E015AA" w:rsidP="008C6227">
            <w:pPr>
              <w:jc w:val="center"/>
              <w:rPr>
                <w:rFonts w:ascii="Arial Narrow" w:hAnsi="Arial Narrow"/>
                <w:sz w:val="16"/>
                <w:szCs w:val="16"/>
              </w:rPr>
            </w:pPr>
          </w:p>
          <w:p w14:paraId="15B76E2D" w14:textId="77777777" w:rsidR="00E015AA" w:rsidRPr="00E53797" w:rsidRDefault="00E015AA" w:rsidP="008C6227">
            <w:pPr>
              <w:jc w:val="center"/>
              <w:rPr>
                <w:rFonts w:ascii="Arial Narrow" w:hAnsi="Arial Narrow"/>
                <w:sz w:val="16"/>
                <w:szCs w:val="16"/>
              </w:rPr>
            </w:pPr>
            <w:r>
              <w:rPr>
                <w:rFonts w:ascii="Arial Narrow" w:hAnsi="Arial Narrow"/>
                <w:sz w:val="16"/>
                <w:szCs w:val="16"/>
              </w:rPr>
              <w:t>33</w:t>
            </w:r>
          </w:p>
        </w:tc>
        <w:tc>
          <w:tcPr>
            <w:tcW w:w="851" w:type="dxa"/>
          </w:tcPr>
          <w:p w14:paraId="15B76E2E" w14:textId="77777777" w:rsidR="00E015AA" w:rsidRPr="00E53797" w:rsidRDefault="00E015AA" w:rsidP="008C6227">
            <w:pPr>
              <w:rPr>
                <w:rFonts w:ascii="Arial Narrow" w:hAnsi="Arial Narrow"/>
                <w:sz w:val="16"/>
                <w:szCs w:val="16"/>
              </w:rPr>
            </w:pPr>
          </w:p>
        </w:tc>
      </w:tr>
      <w:tr w:rsidR="00E015AA" w:rsidRPr="00E53797" w14:paraId="15B76E3B" w14:textId="77777777" w:rsidTr="00791C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tcPr>
          <w:p w14:paraId="15B76E30" w14:textId="77777777" w:rsidR="00E015AA" w:rsidRDefault="00E015AA" w:rsidP="008C6227">
            <w:pPr>
              <w:pStyle w:val="Textodeglobo"/>
              <w:spacing w:before="40" w:after="40"/>
              <w:jc w:val="center"/>
            </w:pPr>
            <w:r>
              <w:lastRenderedPageBreak/>
              <w:t>RF05</w:t>
            </w:r>
          </w:p>
        </w:tc>
        <w:tc>
          <w:tcPr>
            <w:tcW w:w="1418" w:type="dxa"/>
          </w:tcPr>
          <w:p w14:paraId="15B76E31"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Cuenta Corriente de Descargo por DEP</w:t>
            </w:r>
          </w:p>
        </w:tc>
        <w:tc>
          <w:tcPr>
            <w:tcW w:w="4677" w:type="dxa"/>
            <w:gridSpan w:val="6"/>
            <w:vAlign w:val="center"/>
          </w:tcPr>
          <w:p w14:paraId="15B76E32" w14:textId="77777777" w:rsidR="00E015AA" w:rsidRDefault="00E015AA" w:rsidP="008C6227">
            <w:pPr>
              <w:rPr>
                <w:rFonts w:ascii="Arial Narrow" w:hAnsi="Arial Narrow" w:cs="Arial Narrow"/>
                <w:sz w:val="20"/>
                <w:szCs w:val="20"/>
              </w:rPr>
            </w:pPr>
            <w:r>
              <w:rPr>
                <w:rFonts w:ascii="Arial Narrow" w:hAnsi="Arial Narrow" w:cs="Arial Narrow"/>
                <w:sz w:val="20"/>
                <w:szCs w:val="20"/>
              </w:rPr>
              <w:t>A través de la opción “Registro de Término de Traslado de Sacas Postales, el sistema debe permitir consultar la cuenta corriente de descargo por DEP, la cual se debe implementar en base a las siguientes especificaciones:</w:t>
            </w:r>
          </w:p>
          <w:p w14:paraId="15B76E33" w14:textId="77777777" w:rsidR="00E015AA" w:rsidRDefault="00E015AA" w:rsidP="008C6227">
            <w:pPr>
              <w:pStyle w:val="Prrafodelista"/>
              <w:numPr>
                <w:ilvl w:val="1"/>
                <w:numId w:val="11"/>
              </w:numPr>
              <w:ind w:left="356" w:hanging="283"/>
              <w:rPr>
                <w:rFonts w:ascii="Arial Narrow" w:hAnsi="Arial Narrow" w:cs="Arial Narrow"/>
                <w:sz w:val="20"/>
                <w:szCs w:val="20"/>
              </w:rPr>
            </w:pPr>
            <w:r>
              <w:rPr>
                <w:rFonts w:ascii="Arial Narrow" w:hAnsi="Arial Narrow" w:cs="Arial Narrow"/>
                <w:sz w:val="20"/>
                <w:szCs w:val="20"/>
              </w:rPr>
              <w:t>Al hacer click en el botón “Ver” indicado en el literal c del RF03, el sistema debe mostrar la relación de los siguientes datos asociados al DEP consultado:</w:t>
            </w:r>
          </w:p>
          <w:p w14:paraId="15B76E34" w14:textId="77777777" w:rsidR="00E015AA" w:rsidRDefault="00DB0237" w:rsidP="008C6227">
            <w:pPr>
              <w:pStyle w:val="Prrafodelista"/>
              <w:numPr>
                <w:ilvl w:val="0"/>
                <w:numId w:val="21"/>
              </w:numPr>
              <w:ind w:left="498" w:hanging="142"/>
              <w:rPr>
                <w:rFonts w:ascii="Arial Narrow" w:hAnsi="Arial Narrow" w:cs="Arial Narrow"/>
                <w:sz w:val="20"/>
                <w:szCs w:val="20"/>
              </w:rPr>
            </w:pPr>
            <w:r>
              <w:rPr>
                <w:rFonts w:ascii="Arial Narrow" w:hAnsi="Arial Narrow" w:cs="Arial Narrow"/>
                <w:sz w:val="20"/>
                <w:szCs w:val="20"/>
              </w:rPr>
              <w:t>Acta de Traslado</w:t>
            </w:r>
            <w:r w:rsidR="00E015AA">
              <w:rPr>
                <w:rFonts w:ascii="Arial Narrow" w:hAnsi="Arial Narrow" w:cs="Arial Narrow"/>
                <w:sz w:val="20"/>
                <w:szCs w:val="20"/>
              </w:rPr>
              <w:t xml:space="preserve">: Año y Número de </w:t>
            </w:r>
            <w:r>
              <w:rPr>
                <w:rFonts w:ascii="Arial Narrow" w:hAnsi="Arial Narrow" w:cs="Arial Narrow"/>
                <w:sz w:val="20"/>
                <w:szCs w:val="20"/>
              </w:rPr>
              <w:t>Acta</w:t>
            </w:r>
            <w:r w:rsidR="00E015AA">
              <w:rPr>
                <w:rFonts w:ascii="Arial Narrow" w:hAnsi="Arial Narrow" w:cs="Arial Narrow"/>
                <w:sz w:val="20"/>
                <w:szCs w:val="20"/>
              </w:rPr>
              <w:t xml:space="preserve"> de Traslado</w:t>
            </w:r>
          </w:p>
          <w:p w14:paraId="15B76E35" w14:textId="77777777" w:rsidR="00E015AA" w:rsidRDefault="00E015AA" w:rsidP="008C6227">
            <w:pPr>
              <w:pStyle w:val="Prrafodelista"/>
              <w:numPr>
                <w:ilvl w:val="0"/>
                <w:numId w:val="21"/>
              </w:numPr>
              <w:ind w:left="498" w:hanging="142"/>
              <w:rPr>
                <w:rFonts w:ascii="Arial Narrow" w:hAnsi="Arial Narrow" w:cs="Arial Narrow"/>
                <w:sz w:val="20"/>
                <w:szCs w:val="20"/>
              </w:rPr>
            </w:pPr>
            <w:r>
              <w:rPr>
                <w:rFonts w:ascii="Arial Narrow" w:hAnsi="Arial Narrow" w:cs="Arial Narrow"/>
                <w:sz w:val="20"/>
                <w:szCs w:val="20"/>
              </w:rPr>
              <w:t xml:space="preserve">Bultos Trasladados: Registrados en la </w:t>
            </w:r>
            <w:r w:rsidR="00DB0237">
              <w:rPr>
                <w:rFonts w:ascii="Arial Narrow" w:hAnsi="Arial Narrow" w:cs="Arial Narrow"/>
                <w:sz w:val="20"/>
                <w:szCs w:val="20"/>
              </w:rPr>
              <w:t>Acta de Traslado</w:t>
            </w:r>
          </w:p>
          <w:p w14:paraId="15B76E36" w14:textId="77777777" w:rsidR="00E015AA" w:rsidRDefault="00E015AA" w:rsidP="008C6227">
            <w:pPr>
              <w:pStyle w:val="Prrafodelista"/>
              <w:numPr>
                <w:ilvl w:val="0"/>
                <w:numId w:val="21"/>
              </w:numPr>
              <w:ind w:left="498" w:hanging="142"/>
              <w:rPr>
                <w:rFonts w:ascii="Arial Narrow" w:hAnsi="Arial Narrow" w:cs="Arial Narrow"/>
                <w:sz w:val="20"/>
                <w:szCs w:val="20"/>
              </w:rPr>
            </w:pPr>
            <w:r>
              <w:rPr>
                <w:rFonts w:ascii="Arial Narrow" w:hAnsi="Arial Narrow" w:cs="Arial Narrow"/>
                <w:sz w:val="20"/>
                <w:szCs w:val="20"/>
              </w:rPr>
              <w:t xml:space="preserve">Inicio de Traslado: Fecha y hora de inicio de traslado correspondiente a la </w:t>
            </w:r>
            <w:r w:rsidR="00DB0237">
              <w:rPr>
                <w:rFonts w:ascii="Arial Narrow" w:hAnsi="Arial Narrow" w:cs="Arial Narrow"/>
                <w:sz w:val="20"/>
                <w:szCs w:val="20"/>
              </w:rPr>
              <w:t>Acta de Traslado</w:t>
            </w:r>
          </w:p>
          <w:p w14:paraId="15B76E37" w14:textId="77777777" w:rsidR="00E015AA" w:rsidRDefault="00E015AA" w:rsidP="008C6227">
            <w:pPr>
              <w:pStyle w:val="Prrafodelista"/>
              <w:numPr>
                <w:ilvl w:val="0"/>
                <w:numId w:val="21"/>
              </w:numPr>
              <w:ind w:left="498" w:hanging="142"/>
              <w:rPr>
                <w:rFonts w:ascii="Arial Narrow" w:hAnsi="Arial Narrow" w:cs="Arial Narrow"/>
                <w:sz w:val="20"/>
                <w:szCs w:val="20"/>
              </w:rPr>
            </w:pPr>
            <w:r>
              <w:rPr>
                <w:rFonts w:ascii="Arial Narrow" w:hAnsi="Arial Narrow" w:cs="Arial Narrow"/>
                <w:sz w:val="20"/>
                <w:szCs w:val="20"/>
              </w:rPr>
              <w:t xml:space="preserve">Término de Traslado: Fecha y hora de término de traslado correspondiente a la </w:t>
            </w:r>
            <w:r w:rsidR="00DB0237">
              <w:rPr>
                <w:rFonts w:ascii="Arial Narrow" w:hAnsi="Arial Narrow" w:cs="Arial Narrow"/>
                <w:sz w:val="20"/>
                <w:szCs w:val="20"/>
              </w:rPr>
              <w:t>Acta de Traslado</w:t>
            </w:r>
          </w:p>
          <w:p w14:paraId="15B76E38" w14:textId="77777777" w:rsidR="00E015AA" w:rsidRPr="00CE2211" w:rsidRDefault="00E015AA" w:rsidP="008C6227">
            <w:pPr>
              <w:rPr>
                <w:rFonts w:ascii="Arial Narrow" w:hAnsi="Arial Narrow"/>
                <w:bCs/>
                <w:sz w:val="20"/>
                <w:szCs w:val="20"/>
                <w:lang w:eastAsia="es-PE"/>
              </w:rPr>
            </w:pPr>
            <w:r>
              <w:rPr>
                <w:rFonts w:ascii="Arial Narrow" w:hAnsi="Arial Narrow" w:cs="Arial Narrow"/>
                <w:sz w:val="20"/>
                <w:szCs w:val="20"/>
                <w:lang w:val="es-PE"/>
              </w:rPr>
              <w:t>A manera de prototipo de interface se muestra pantalla en el Anexo 6.4.</w:t>
            </w:r>
          </w:p>
        </w:tc>
        <w:tc>
          <w:tcPr>
            <w:tcW w:w="1134" w:type="dxa"/>
            <w:gridSpan w:val="2"/>
          </w:tcPr>
          <w:p w14:paraId="15B76E39" w14:textId="77777777" w:rsidR="00E015AA" w:rsidRPr="00E53797" w:rsidRDefault="00E015AA" w:rsidP="008C6227">
            <w:pPr>
              <w:jc w:val="center"/>
              <w:rPr>
                <w:rFonts w:ascii="Arial Narrow" w:hAnsi="Arial Narrow"/>
                <w:sz w:val="16"/>
                <w:szCs w:val="16"/>
              </w:rPr>
            </w:pPr>
          </w:p>
        </w:tc>
        <w:tc>
          <w:tcPr>
            <w:tcW w:w="851" w:type="dxa"/>
          </w:tcPr>
          <w:p w14:paraId="15B76E3A" w14:textId="77777777" w:rsidR="00E015AA" w:rsidRPr="00E53797" w:rsidRDefault="00E015AA" w:rsidP="008C6227">
            <w:pPr>
              <w:rPr>
                <w:rFonts w:ascii="Arial Narrow" w:hAnsi="Arial Narrow"/>
                <w:sz w:val="16"/>
                <w:szCs w:val="16"/>
              </w:rPr>
            </w:pPr>
          </w:p>
        </w:tc>
      </w:tr>
      <w:tr w:rsidR="00E015AA" w:rsidRPr="00E53797" w14:paraId="15B76E6E" w14:textId="77777777" w:rsidTr="00791C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tcPr>
          <w:p w14:paraId="15B76E3C"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RF06</w:t>
            </w:r>
          </w:p>
        </w:tc>
        <w:tc>
          <w:tcPr>
            <w:tcW w:w="1418" w:type="dxa"/>
          </w:tcPr>
          <w:p w14:paraId="15B76E3D" w14:textId="77777777" w:rsidR="00E015AA" w:rsidRPr="00394BE8"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Registro de Documento Postal de Origen</w:t>
            </w:r>
          </w:p>
        </w:tc>
        <w:tc>
          <w:tcPr>
            <w:tcW w:w="4677" w:type="dxa"/>
            <w:gridSpan w:val="6"/>
            <w:vAlign w:val="center"/>
          </w:tcPr>
          <w:p w14:paraId="15B76E3E" w14:textId="77777777" w:rsidR="00E015AA" w:rsidRDefault="00E015AA" w:rsidP="008C6227">
            <w:pPr>
              <w:rPr>
                <w:rFonts w:ascii="Arial Narrow" w:hAnsi="Arial Narrow"/>
                <w:bCs/>
                <w:sz w:val="20"/>
                <w:szCs w:val="20"/>
                <w:lang w:val="es-PE" w:eastAsia="es-PE"/>
              </w:rPr>
            </w:pPr>
            <w:r>
              <w:rPr>
                <w:rFonts w:ascii="Arial Narrow" w:hAnsi="Arial Narrow"/>
                <w:bCs/>
                <w:sz w:val="20"/>
                <w:szCs w:val="20"/>
                <w:lang w:val="es-PE" w:eastAsia="es-PE"/>
              </w:rPr>
              <w:t xml:space="preserve">Se requiere contar con una opción para el </w:t>
            </w:r>
            <w:r w:rsidR="00DB0237">
              <w:rPr>
                <w:rFonts w:ascii="Arial Narrow" w:hAnsi="Arial Narrow"/>
                <w:bCs/>
                <w:sz w:val="20"/>
                <w:szCs w:val="20"/>
                <w:lang w:val="es-PE" w:eastAsia="es-PE"/>
              </w:rPr>
              <w:t>registro</w:t>
            </w:r>
            <w:r>
              <w:rPr>
                <w:rFonts w:ascii="Arial Narrow" w:hAnsi="Arial Narrow"/>
                <w:bCs/>
                <w:sz w:val="20"/>
                <w:szCs w:val="20"/>
                <w:lang w:val="es-PE" w:eastAsia="es-PE"/>
              </w:rPr>
              <w:t xml:space="preserve"> de los </w:t>
            </w:r>
            <w:r w:rsidR="00DB0237">
              <w:rPr>
                <w:rFonts w:ascii="Arial Narrow" w:hAnsi="Arial Narrow"/>
                <w:bCs/>
                <w:sz w:val="20"/>
                <w:szCs w:val="20"/>
                <w:lang w:val="es-PE" w:eastAsia="es-PE"/>
              </w:rPr>
              <w:t>DPO</w:t>
            </w:r>
            <w:r>
              <w:rPr>
                <w:rFonts w:ascii="Arial Narrow" w:hAnsi="Arial Narrow"/>
                <w:bCs/>
                <w:sz w:val="20"/>
                <w:szCs w:val="20"/>
                <w:lang w:val="es-PE" w:eastAsia="es-PE"/>
              </w:rPr>
              <w:t xml:space="preserve"> que fueron seleccionados a destinación aduanera, la opción debe ser implementada teniendo en cuenta las siguientes especificaciones:</w:t>
            </w:r>
          </w:p>
          <w:p w14:paraId="15B76E3F" w14:textId="77777777" w:rsidR="00E015AA" w:rsidRDefault="00E015AA" w:rsidP="008C6227">
            <w:pPr>
              <w:pStyle w:val="Prrafodelista"/>
              <w:numPr>
                <w:ilvl w:val="4"/>
                <w:numId w:val="11"/>
              </w:numPr>
              <w:ind w:left="356" w:hanging="283"/>
              <w:rPr>
                <w:rFonts w:ascii="Arial Narrow" w:hAnsi="Arial Narrow"/>
                <w:bCs/>
                <w:sz w:val="20"/>
                <w:szCs w:val="20"/>
                <w:lang w:val="es-PE" w:eastAsia="es-PE"/>
              </w:rPr>
            </w:pPr>
            <w:r>
              <w:rPr>
                <w:rFonts w:ascii="Arial Narrow" w:hAnsi="Arial Narrow"/>
                <w:bCs/>
                <w:sz w:val="20"/>
                <w:szCs w:val="20"/>
                <w:lang w:val="es-PE" w:eastAsia="es-PE"/>
              </w:rPr>
              <w:t>Al ingresar a la opción el sistema debe permitir seleccionar:</w:t>
            </w:r>
          </w:p>
          <w:p w14:paraId="15B76E40" w14:textId="77777777" w:rsidR="00E015AA" w:rsidRDefault="00E015AA" w:rsidP="008C6227">
            <w:pPr>
              <w:pStyle w:val="Prrafodelista"/>
              <w:numPr>
                <w:ilvl w:val="0"/>
                <w:numId w:val="21"/>
              </w:numPr>
              <w:ind w:left="640" w:hanging="284"/>
              <w:rPr>
                <w:rFonts w:ascii="Arial Narrow" w:hAnsi="Arial Narrow"/>
                <w:bCs/>
                <w:sz w:val="20"/>
                <w:szCs w:val="20"/>
                <w:lang w:val="es-PE" w:eastAsia="es-PE"/>
              </w:rPr>
            </w:pPr>
            <w:r>
              <w:rPr>
                <w:rFonts w:ascii="Arial Narrow" w:hAnsi="Arial Narrow"/>
                <w:bCs/>
                <w:sz w:val="20"/>
                <w:szCs w:val="20"/>
                <w:lang w:val="es-PE" w:eastAsia="es-PE"/>
              </w:rPr>
              <w:t xml:space="preserve">Registrar un documento postal </w:t>
            </w:r>
          </w:p>
          <w:p w14:paraId="15B76E41" w14:textId="77777777" w:rsidR="00E015AA" w:rsidRDefault="00E015AA" w:rsidP="008C6227">
            <w:pPr>
              <w:pStyle w:val="Prrafodelista"/>
              <w:numPr>
                <w:ilvl w:val="0"/>
                <w:numId w:val="21"/>
              </w:numPr>
              <w:ind w:left="640" w:hanging="284"/>
              <w:rPr>
                <w:rFonts w:ascii="Arial Narrow" w:hAnsi="Arial Narrow"/>
                <w:bCs/>
                <w:sz w:val="20"/>
                <w:szCs w:val="20"/>
                <w:lang w:val="es-PE" w:eastAsia="es-PE"/>
              </w:rPr>
            </w:pPr>
            <w:r>
              <w:rPr>
                <w:rFonts w:ascii="Arial Narrow" w:hAnsi="Arial Narrow"/>
                <w:bCs/>
                <w:sz w:val="20"/>
                <w:szCs w:val="20"/>
                <w:lang w:val="es-PE" w:eastAsia="es-PE"/>
              </w:rPr>
              <w:t>Registrar documentos postales desde archivo Excel</w:t>
            </w:r>
          </w:p>
          <w:p w14:paraId="15B76E42" w14:textId="77777777" w:rsidR="00E015AA" w:rsidRDefault="00E015AA" w:rsidP="008C6227">
            <w:pPr>
              <w:pStyle w:val="Prrafodelista"/>
              <w:numPr>
                <w:ilvl w:val="4"/>
                <w:numId w:val="11"/>
              </w:numPr>
              <w:ind w:left="356" w:hanging="283"/>
              <w:rPr>
                <w:rFonts w:ascii="Arial Narrow" w:hAnsi="Arial Narrow"/>
                <w:bCs/>
                <w:sz w:val="20"/>
                <w:szCs w:val="20"/>
                <w:lang w:val="es-PE" w:eastAsia="es-PE"/>
              </w:rPr>
            </w:pPr>
            <w:r>
              <w:rPr>
                <w:rFonts w:ascii="Arial Narrow" w:hAnsi="Arial Narrow"/>
                <w:bCs/>
                <w:sz w:val="20"/>
                <w:szCs w:val="20"/>
                <w:lang w:val="es-PE" w:eastAsia="es-PE"/>
              </w:rPr>
              <w:t xml:space="preserve"> En caso de elegir “Registrar una documento postal”, el sistema debe permitir ingresar el número de documento postal, el cual debe corresponder a un dato alfanumérico con una longitud de hasta 25 caracteres; ingresado el dato que cumpla estas condiciones el sistema deberá habilitar el botón “Grabar”</w:t>
            </w:r>
          </w:p>
          <w:p w14:paraId="15B76E43" w14:textId="77777777" w:rsidR="00E015AA" w:rsidRDefault="00E015AA" w:rsidP="008C6227">
            <w:pPr>
              <w:pStyle w:val="Prrafodelista"/>
              <w:numPr>
                <w:ilvl w:val="4"/>
                <w:numId w:val="11"/>
              </w:numPr>
              <w:ind w:left="356" w:hanging="283"/>
              <w:rPr>
                <w:rFonts w:ascii="Arial Narrow" w:hAnsi="Arial Narrow"/>
                <w:bCs/>
                <w:sz w:val="20"/>
                <w:szCs w:val="20"/>
                <w:lang w:val="es-PE" w:eastAsia="es-PE"/>
              </w:rPr>
            </w:pPr>
            <w:r>
              <w:rPr>
                <w:rFonts w:ascii="Arial Narrow" w:hAnsi="Arial Narrow"/>
                <w:bCs/>
                <w:sz w:val="20"/>
                <w:szCs w:val="20"/>
                <w:lang w:val="es-PE" w:eastAsia="es-PE"/>
              </w:rPr>
              <w:t xml:space="preserve">En caso de elegir “Registrar Documentos Postales desde archivo Excel”, el sistema debe permitir ingresar la ruta del directorio donde se encuentra el archivo Excel y nombre del archivo, ingresado el dato el sistema deberá habilitar el botón “Verificar Archivo Excel”, al hacer click en ese botón, el sistema debe verificar la existencia de la ruta y archivo, de no encontrar el archivo deberá mostrar el siguiente mensaje “Archivo Excel no encontrado, por favor verifique”, de encontrar el archivo deberá verificar que solo contenga una columna con datos y que los datos correspondan a caracteres alfanuméricos con longitud máxima de 25, de no cumplir esta condición el </w:t>
            </w:r>
            <w:r>
              <w:rPr>
                <w:rFonts w:ascii="Arial Narrow" w:hAnsi="Arial Narrow"/>
                <w:bCs/>
                <w:sz w:val="20"/>
                <w:szCs w:val="20"/>
                <w:lang w:val="es-PE" w:eastAsia="es-PE"/>
              </w:rPr>
              <w:lastRenderedPageBreak/>
              <w:t>sistema debe mostrar el mensaje “Número de Documento(s) Postal(es) XXXX no cumple(n) condición de dato, por favor verificar”; de cumplir la condición el sistema debe verificar que los valores de los datos sean únicos en el archivo, de encontrar algún valor repetido el sistema debe mostrar el siguiente mensaje: “Número de Documento(s) Postal(es) XXXX se encuentran repetidos, por favor verifique”</w:t>
            </w:r>
          </w:p>
          <w:p w14:paraId="15B76E44" w14:textId="77777777" w:rsidR="00E015AA" w:rsidRDefault="00E015AA" w:rsidP="008C6227">
            <w:pPr>
              <w:pStyle w:val="Prrafodelista"/>
              <w:ind w:left="356"/>
              <w:rPr>
                <w:rFonts w:ascii="Arial Narrow" w:hAnsi="Arial Narrow"/>
                <w:bCs/>
                <w:sz w:val="20"/>
                <w:szCs w:val="20"/>
                <w:lang w:val="es-PE" w:eastAsia="es-PE"/>
              </w:rPr>
            </w:pPr>
            <w:r>
              <w:rPr>
                <w:rFonts w:ascii="Arial Narrow" w:hAnsi="Arial Narrow"/>
                <w:bCs/>
                <w:sz w:val="20"/>
                <w:szCs w:val="20"/>
                <w:lang w:val="es-PE" w:eastAsia="es-PE"/>
              </w:rPr>
              <w:t>Donde XXXX: Nro. de documento(s) postal(es) que no cumple(n) la condición, los números se deben separar por comas.</w:t>
            </w:r>
          </w:p>
          <w:p w14:paraId="15B76E45" w14:textId="77777777" w:rsidR="00E015AA" w:rsidRDefault="00E015AA" w:rsidP="008C6227">
            <w:pPr>
              <w:pStyle w:val="Prrafodelista"/>
              <w:numPr>
                <w:ilvl w:val="4"/>
                <w:numId w:val="11"/>
              </w:numPr>
              <w:ind w:left="356" w:hanging="283"/>
              <w:rPr>
                <w:rFonts w:ascii="Arial Narrow" w:hAnsi="Arial Narrow"/>
                <w:bCs/>
                <w:sz w:val="20"/>
                <w:szCs w:val="20"/>
                <w:lang w:val="es-PE" w:eastAsia="es-PE"/>
              </w:rPr>
            </w:pPr>
            <w:r>
              <w:rPr>
                <w:rFonts w:ascii="Arial Narrow" w:hAnsi="Arial Narrow"/>
                <w:bCs/>
                <w:sz w:val="20"/>
                <w:szCs w:val="20"/>
                <w:lang w:val="es-PE" w:eastAsia="es-PE"/>
              </w:rPr>
              <w:t>Al hacer click en el botón “Grabar”, el sistema debe registrar los documentos postales ingresados, además de los siguientes datos:</w:t>
            </w:r>
          </w:p>
          <w:p w14:paraId="15B76E46" w14:textId="77777777" w:rsidR="00E015AA" w:rsidRDefault="00E015AA" w:rsidP="008C6227">
            <w:pPr>
              <w:pStyle w:val="Prrafodelista"/>
              <w:numPr>
                <w:ilvl w:val="0"/>
                <w:numId w:val="21"/>
              </w:numPr>
              <w:ind w:left="640" w:hanging="284"/>
              <w:rPr>
                <w:rFonts w:ascii="Arial Narrow" w:hAnsi="Arial Narrow"/>
                <w:bCs/>
                <w:sz w:val="20"/>
                <w:szCs w:val="20"/>
                <w:lang w:val="es-PE" w:eastAsia="es-PE"/>
              </w:rPr>
            </w:pPr>
            <w:r>
              <w:rPr>
                <w:rFonts w:ascii="Arial Narrow" w:hAnsi="Arial Narrow"/>
                <w:bCs/>
                <w:sz w:val="20"/>
                <w:szCs w:val="20"/>
                <w:lang w:val="es-PE" w:eastAsia="es-PE"/>
              </w:rPr>
              <w:t>Fecha de registro del documento postal</w:t>
            </w:r>
          </w:p>
          <w:p w14:paraId="15B76E47" w14:textId="77777777" w:rsidR="00E015AA" w:rsidRDefault="00E015AA" w:rsidP="008C6227">
            <w:pPr>
              <w:pStyle w:val="Prrafodelista"/>
              <w:numPr>
                <w:ilvl w:val="0"/>
                <w:numId w:val="21"/>
              </w:numPr>
              <w:ind w:left="640" w:hanging="284"/>
              <w:rPr>
                <w:rFonts w:ascii="Arial Narrow" w:hAnsi="Arial Narrow"/>
                <w:bCs/>
                <w:sz w:val="20"/>
                <w:szCs w:val="20"/>
                <w:lang w:val="es-PE" w:eastAsia="es-PE"/>
              </w:rPr>
            </w:pPr>
            <w:r>
              <w:rPr>
                <w:rFonts w:ascii="Arial Narrow" w:hAnsi="Arial Narrow"/>
                <w:bCs/>
                <w:sz w:val="20"/>
                <w:szCs w:val="20"/>
                <w:lang w:val="es-PE" w:eastAsia="es-PE"/>
              </w:rPr>
              <w:t>Hora de registro del documento postal</w:t>
            </w:r>
          </w:p>
          <w:p w14:paraId="15B76E48" w14:textId="77777777" w:rsidR="00E015AA" w:rsidRPr="008370BE" w:rsidRDefault="00E015AA" w:rsidP="008C6227">
            <w:pPr>
              <w:pStyle w:val="Prrafodelista"/>
              <w:numPr>
                <w:ilvl w:val="0"/>
                <w:numId w:val="21"/>
              </w:numPr>
              <w:ind w:left="640" w:hanging="284"/>
              <w:rPr>
                <w:rFonts w:ascii="Arial Narrow" w:hAnsi="Arial Narrow"/>
                <w:bCs/>
                <w:sz w:val="20"/>
                <w:szCs w:val="20"/>
                <w:lang w:val="es-PE" w:eastAsia="es-PE"/>
              </w:rPr>
            </w:pPr>
            <w:r>
              <w:rPr>
                <w:rFonts w:ascii="Arial Narrow" w:hAnsi="Arial Narrow"/>
                <w:bCs/>
                <w:sz w:val="20"/>
                <w:szCs w:val="20"/>
                <w:lang w:val="es-PE" w:eastAsia="es-PE"/>
              </w:rPr>
              <w:t>Código de planilla del funcionario que registró el documento postal</w:t>
            </w:r>
            <w:r w:rsidR="008370BE">
              <w:rPr>
                <w:rFonts w:ascii="Arial Narrow" w:hAnsi="Arial Narrow"/>
                <w:bCs/>
                <w:sz w:val="20"/>
                <w:szCs w:val="20"/>
                <w:lang w:val="es-PE" w:eastAsia="es-PE"/>
              </w:rPr>
              <w:t>.</w:t>
            </w:r>
          </w:p>
        </w:tc>
        <w:tc>
          <w:tcPr>
            <w:tcW w:w="1134" w:type="dxa"/>
            <w:gridSpan w:val="2"/>
          </w:tcPr>
          <w:p w14:paraId="15B76E4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4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4B"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4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4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4E"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4F"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50"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51"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32</w:t>
            </w:r>
          </w:p>
          <w:p w14:paraId="15B76E52"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53"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54"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5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5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5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5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59"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32</w:t>
            </w:r>
          </w:p>
          <w:p w14:paraId="15B76E5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5B"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5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5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5E"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5F"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60"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61"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62"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63"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64"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6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6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6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6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6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6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6B"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21</w:t>
            </w:r>
          </w:p>
          <w:p w14:paraId="15B76E6C"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22</w:t>
            </w:r>
          </w:p>
        </w:tc>
        <w:tc>
          <w:tcPr>
            <w:tcW w:w="851" w:type="dxa"/>
          </w:tcPr>
          <w:p w14:paraId="15B76E6D" w14:textId="77777777" w:rsidR="00E015AA" w:rsidRPr="00E53797" w:rsidRDefault="00E015AA" w:rsidP="008C6227">
            <w:pPr>
              <w:rPr>
                <w:rFonts w:ascii="Arial Narrow" w:hAnsi="Arial Narrow"/>
                <w:sz w:val="16"/>
                <w:szCs w:val="16"/>
              </w:rPr>
            </w:pPr>
          </w:p>
        </w:tc>
      </w:tr>
      <w:tr w:rsidR="00E015AA" w:rsidRPr="00E53797" w14:paraId="15B76EA9" w14:textId="77777777" w:rsidTr="00791C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tcPr>
          <w:p w14:paraId="15B76E6F"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lastRenderedPageBreak/>
              <w:t>RF07</w:t>
            </w:r>
          </w:p>
        </w:tc>
        <w:tc>
          <w:tcPr>
            <w:tcW w:w="1418" w:type="dxa"/>
          </w:tcPr>
          <w:p w14:paraId="15B76E70" w14:textId="77777777" w:rsidR="00E015AA" w:rsidRPr="00394BE8"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Seguimiento de Documentos Postales</w:t>
            </w:r>
          </w:p>
        </w:tc>
        <w:tc>
          <w:tcPr>
            <w:tcW w:w="4677" w:type="dxa"/>
            <w:gridSpan w:val="6"/>
            <w:vAlign w:val="center"/>
          </w:tcPr>
          <w:p w14:paraId="15B76E71" w14:textId="77777777" w:rsidR="00E015AA" w:rsidRPr="008C5A05" w:rsidRDefault="00E015AA" w:rsidP="008C6227">
            <w:pPr>
              <w:rPr>
                <w:rFonts w:ascii="Arial Narrow" w:hAnsi="Arial Narrow"/>
                <w:bCs/>
                <w:sz w:val="20"/>
                <w:szCs w:val="20"/>
                <w:lang w:val="es-PE" w:eastAsia="es-PE"/>
              </w:rPr>
            </w:pPr>
            <w:r w:rsidRPr="00157DCF">
              <w:rPr>
                <w:rFonts w:ascii="Arial Narrow" w:hAnsi="Arial Narrow"/>
                <w:bCs/>
                <w:sz w:val="20"/>
                <w:szCs w:val="20"/>
                <w:lang w:val="es-PE" w:eastAsia="es-PE"/>
              </w:rPr>
              <w:t xml:space="preserve">Se requiere contar con una opción para el seguimiento de </w:t>
            </w:r>
            <w:r w:rsidR="00BF442C">
              <w:rPr>
                <w:rFonts w:ascii="Arial Narrow" w:hAnsi="Arial Narrow"/>
                <w:bCs/>
                <w:sz w:val="20"/>
                <w:szCs w:val="20"/>
                <w:lang w:val="es-PE" w:eastAsia="es-PE"/>
              </w:rPr>
              <w:t>DPO</w:t>
            </w:r>
            <w:r w:rsidRPr="00157DCF">
              <w:rPr>
                <w:rFonts w:ascii="Arial Narrow" w:hAnsi="Arial Narrow"/>
                <w:bCs/>
                <w:sz w:val="20"/>
                <w:szCs w:val="20"/>
                <w:lang w:val="es-PE" w:eastAsia="es-PE"/>
              </w:rPr>
              <w:t xml:space="preserve"> seleccionados a destinación aduanera</w:t>
            </w:r>
            <w:r>
              <w:rPr>
                <w:rFonts w:ascii="Arial Narrow" w:hAnsi="Arial Narrow"/>
                <w:bCs/>
                <w:sz w:val="20"/>
                <w:szCs w:val="20"/>
                <w:lang w:val="es-PE" w:eastAsia="es-PE"/>
              </w:rPr>
              <w:t xml:space="preserve">, la opción debe </w:t>
            </w:r>
            <w:r w:rsidR="001C0F18">
              <w:rPr>
                <w:rFonts w:ascii="Arial Narrow" w:hAnsi="Arial Narrow"/>
                <w:bCs/>
                <w:sz w:val="20"/>
                <w:szCs w:val="20"/>
                <w:lang w:val="es-PE" w:eastAsia="es-PE"/>
              </w:rPr>
              <w:t>implementarse</w:t>
            </w:r>
            <w:r>
              <w:rPr>
                <w:rFonts w:ascii="Arial Narrow" w:hAnsi="Arial Narrow"/>
                <w:bCs/>
                <w:sz w:val="20"/>
                <w:szCs w:val="20"/>
                <w:lang w:val="es-PE" w:eastAsia="es-PE"/>
              </w:rPr>
              <w:t xml:space="preserve"> </w:t>
            </w:r>
            <w:r w:rsidR="001C0F18">
              <w:rPr>
                <w:rFonts w:ascii="Arial Narrow" w:hAnsi="Arial Narrow"/>
                <w:bCs/>
                <w:sz w:val="20"/>
                <w:szCs w:val="20"/>
                <w:lang w:val="es-PE" w:eastAsia="es-PE"/>
              </w:rPr>
              <w:t>con</w:t>
            </w:r>
            <w:r>
              <w:rPr>
                <w:rFonts w:ascii="Arial Narrow" w:hAnsi="Arial Narrow"/>
                <w:bCs/>
                <w:sz w:val="20"/>
                <w:szCs w:val="20"/>
                <w:lang w:val="es-PE" w:eastAsia="es-PE"/>
              </w:rPr>
              <w:t xml:space="preserve"> las siguientes especificaciones:</w:t>
            </w:r>
          </w:p>
          <w:p w14:paraId="15B76E72" w14:textId="77777777" w:rsidR="00E015AA" w:rsidRDefault="00E015AA" w:rsidP="008C6227">
            <w:pPr>
              <w:pStyle w:val="Prrafodelista"/>
              <w:numPr>
                <w:ilvl w:val="0"/>
                <w:numId w:val="30"/>
              </w:numPr>
              <w:ind w:left="356" w:hanging="283"/>
              <w:rPr>
                <w:rFonts w:ascii="Arial Narrow" w:hAnsi="Arial Narrow"/>
                <w:bCs/>
                <w:sz w:val="20"/>
                <w:szCs w:val="20"/>
                <w:lang w:val="es-PE" w:eastAsia="es-PE"/>
              </w:rPr>
            </w:pPr>
            <w:r>
              <w:rPr>
                <w:rFonts w:ascii="Arial Narrow" w:hAnsi="Arial Narrow"/>
                <w:bCs/>
                <w:sz w:val="20"/>
                <w:szCs w:val="20"/>
                <w:lang w:val="es-PE" w:eastAsia="es-PE"/>
              </w:rPr>
              <w:t>Debe permitir consultar por los siguiente parámetros excluyentes:</w:t>
            </w:r>
          </w:p>
          <w:p w14:paraId="15B76E73" w14:textId="77777777" w:rsidR="00E015AA" w:rsidRDefault="00E015AA" w:rsidP="008C6227">
            <w:pPr>
              <w:pStyle w:val="Prrafodelista"/>
              <w:numPr>
                <w:ilvl w:val="0"/>
                <w:numId w:val="21"/>
              </w:numPr>
              <w:ind w:left="498" w:hanging="142"/>
              <w:rPr>
                <w:rFonts w:ascii="Arial Narrow" w:hAnsi="Arial Narrow"/>
                <w:bCs/>
                <w:sz w:val="20"/>
                <w:szCs w:val="20"/>
                <w:lang w:val="es-PE" w:eastAsia="es-PE"/>
              </w:rPr>
            </w:pPr>
            <w:r>
              <w:rPr>
                <w:rFonts w:ascii="Arial Narrow" w:hAnsi="Arial Narrow"/>
                <w:bCs/>
                <w:sz w:val="20"/>
                <w:szCs w:val="20"/>
                <w:lang w:val="es-PE" w:eastAsia="es-PE"/>
              </w:rPr>
              <w:t xml:space="preserve">Por Número de </w:t>
            </w:r>
            <w:r w:rsidR="001C0F18">
              <w:rPr>
                <w:rFonts w:ascii="Arial Narrow" w:hAnsi="Arial Narrow"/>
                <w:bCs/>
                <w:sz w:val="20"/>
                <w:szCs w:val="20"/>
                <w:lang w:val="es-PE" w:eastAsia="es-PE"/>
              </w:rPr>
              <w:t>DPO</w:t>
            </w:r>
            <w:r>
              <w:rPr>
                <w:rFonts w:ascii="Arial Narrow" w:hAnsi="Arial Narrow"/>
                <w:bCs/>
                <w:sz w:val="20"/>
                <w:szCs w:val="20"/>
                <w:lang w:val="es-PE" w:eastAsia="es-PE"/>
              </w:rPr>
              <w:t>: si la consulta se efectúa po</w:t>
            </w:r>
            <w:r w:rsidRPr="001C0F18">
              <w:rPr>
                <w:rFonts w:ascii="Arial Narrow" w:hAnsi="Arial Narrow"/>
                <w:bCs/>
                <w:sz w:val="20"/>
                <w:szCs w:val="20"/>
                <w:lang w:val="es-PE" w:eastAsia="es-PE"/>
              </w:rPr>
              <w:t>r</w:t>
            </w:r>
            <w:r>
              <w:rPr>
                <w:rFonts w:ascii="Arial Narrow" w:hAnsi="Arial Narrow"/>
                <w:bCs/>
                <w:sz w:val="20"/>
                <w:szCs w:val="20"/>
                <w:lang w:val="es-PE" w:eastAsia="es-PE"/>
              </w:rPr>
              <w:t xml:space="preserve"> este parámetro, el sistema debe permitir ingresar el número de documento postal a hacer seguimiento.</w:t>
            </w:r>
          </w:p>
          <w:p w14:paraId="15B76E74" w14:textId="77777777" w:rsidR="00E015AA" w:rsidRPr="000C1753" w:rsidRDefault="00E015AA" w:rsidP="008C6227">
            <w:pPr>
              <w:pStyle w:val="Prrafodelista"/>
              <w:numPr>
                <w:ilvl w:val="0"/>
                <w:numId w:val="21"/>
              </w:numPr>
              <w:ind w:left="498" w:hanging="142"/>
              <w:rPr>
                <w:rFonts w:ascii="Arial Narrow" w:hAnsi="Arial Narrow"/>
                <w:bCs/>
                <w:sz w:val="20"/>
                <w:szCs w:val="20"/>
                <w:lang w:val="es-PE" w:eastAsia="es-PE"/>
              </w:rPr>
            </w:pPr>
            <w:r w:rsidRPr="000C1753">
              <w:rPr>
                <w:rFonts w:ascii="Arial Narrow" w:hAnsi="Arial Narrow"/>
                <w:bCs/>
                <w:sz w:val="20"/>
                <w:szCs w:val="20"/>
                <w:lang w:val="es-PE" w:eastAsia="es-PE"/>
              </w:rPr>
              <w:t xml:space="preserve">Por Fecha de registro de </w:t>
            </w:r>
            <w:r w:rsidR="001C0F18">
              <w:rPr>
                <w:rFonts w:ascii="Arial Narrow" w:hAnsi="Arial Narrow"/>
                <w:bCs/>
                <w:sz w:val="20"/>
                <w:szCs w:val="20"/>
                <w:lang w:val="es-PE" w:eastAsia="es-PE"/>
              </w:rPr>
              <w:t>DPO</w:t>
            </w:r>
            <w:r>
              <w:rPr>
                <w:rFonts w:ascii="Arial Narrow" w:hAnsi="Arial Narrow"/>
                <w:bCs/>
                <w:sz w:val="20"/>
                <w:szCs w:val="20"/>
                <w:lang w:val="es-PE" w:eastAsia="es-PE"/>
              </w:rPr>
              <w:t>: si la consulta se efectúa por este parámetro, el sistema debe permitir ingresar una fecha que no sea mayor a la fecha del sistema.</w:t>
            </w:r>
          </w:p>
          <w:p w14:paraId="15B76E75" w14:textId="77777777" w:rsidR="00E015AA" w:rsidRDefault="00E015AA" w:rsidP="008C6227">
            <w:pPr>
              <w:pStyle w:val="Prrafodelista"/>
              <w:numPr>
                <w:ilvl w:val="0"/>
                <w:numId w:val="30"/>
              </w:numPr>
              <w:ind w:left="356" w:hanging="283"/>
              <w:rPr>
                <w:rFonts w:ascii="Arial Narrow" w:hAnsi="Arial Narrow"/>
                <w:bCs/>
                <w:sz w:val="20"/>
                <w:szCs w:val="20"/>
                <w:lang w:val="es-PE" w:eastAsia="es-PE"/>
              </w:rPr>
            </w:pPr>
            <w:r>
              <w:rPr>
                <w:rFonts w:ascii="Arial Narrow" w:hAnsi="Arial Narrow"/>
                <w:bCs/>
                <w:sz w:val="20"/>
                <w:szCs w:val="20"/>
                <w:lang w:val="es-PE" w:eastAsia="es-PE"/>
              </w:rPr>
              <w:t xml:space="preserve">El sistema deberá mostrar el botón “Consultar”, para cualquiera de los </w:t>
            </w:r>
            <w:r w:rsidRPr="00834955">
              <w:rPr>
                <w:rFonts w:ascii="Arial Narrow" w:hAnsi="Arial Narrow"/>
                <w:bCs/>
                <w:sz w:val="20"/>
                <w:szCs w:val="20"/>
                <w:lang w:val="es-PE" w:eastAsia="es-PE"/>
              </w:rPr>
              <w:t>dos</w:t>
            </w:r>
            <w:r>
              <w:rPr>
                <w:rFonts w:ascii="Arial Narrow" w:hAnsi="Arial Narrow"/>
                <w:bCs/>
                <w:sz w:val="20"/>
                <w:szCs w:val="20"/>
                <w:lang w:val="es-PE" w:eastAsia="es-PE"/>
              </w:rPr>
              <w:t xml:space="preserve"> parámetros el sistema deberá seleccionar el(los) número(s) de documento(s) postal(es) que cumpla(n) con la condición ingresada, y mostrar lo siguiente por cada documento postal:</w:t>
            </w:r>
          </w:p>
          <w:p w14:paraId="15B76E76" w14:textId="77777777" w:rsidR="00E015AA" w:rsidRDefault="00E015AA" w:rsidP="008C6227">
            <w:pPr>
              <w:pStyle w:val="Prrafodelista"/>
              <w:numPr>
                <w:ilvl w:val="0"/>
                <w:numId w:val="21"/>
              </w:numPr>
              <w:ind w:left="498" w:hanging="142"/>
              <w:rPr>
                <w:rFonts w:ascii="Arial Narrow" w:hAnsi="Arial Narrow"/>
                <w:bCs/>
                <w:sz w:val="20"/>
                <w:szCs w:val="20"/>
                <w:lang w:val="es-PE" w:eastAsia="es-PE"/>
              </w:rPr>
            </w:pPr>
            <w:r>
              <w:rPr>
                <w:rFonts w:ascii="Arial Narrow" w:hAnsi="Arial Narrow"/>
                <w:bCs/>
                <w:sz w:val="20"/>
                <w:szCs w:val="20"/>
                <w:lang w:val="es-PE" w:eastAsia="es-PE"/>
              </w:rPr>
              <w:t>Número de documento postal</w:t>
            </w:r>
          </w:p>
          <w:p w14:paraId="15B76E77" w14:textId="77777777" w:rsidR="00E015AA" w:rsidRPr="008D6F8C" w:rsidRDefault="00E015AA" w:rsidP="008C6227">
            <w:pPr>
              <w:pStyle w:val="Prrafodelista"/>
              <w:numPr>
                <w:ilvl w:val="0"/>
                <w:numId w:val="21"/>
              </w:numPr>
              <w:ind w:left="498" w:hanging="142"/>
              <w:rPr>
                <w:rFonts w:ascii="Arial Narrow" w:hAnsi="Arial Narrow"/>
                <w:bCs/>
                <w:sz w:val="20"/>
                <w:szCs w:val="20"/>
                <w:lang w:val="es-PE" w:eastAsia="es-PE"/>
              </w:rPr>
            </w:pPr>
            <w:r w:rsidRPr="008D6F8C">
              <w:rPr>
                <w:rFonts w:ascii="Arial Narrow" w:hAnsi="Arial Narrow"/>
                <w:bCs/>
                <w:sz w:val="20"/>
                <w:szCs w:val="20"/>
                <w:lang w:val="es-PE" w:eastAsia="es-PE"/>
              </w:rPr>
              <w:t>Estado: siendo los valores posibles:</w:t>
            </w:r>
          </w:p>
          <w:p w14:paraId="15B76E78" w14:textId="77777777" w:rsidR="00E015AA" w:rsidRPr="008D6F8C" w:rsidRDefault="00E015AA" w:rsidP="008C6227">
            <w:pPr>
              <w:pStyle w:val="Prrafodelista"/>
              <w:numPr>
                <w:ilvl w:val="0"/>
                <w:numId w:val="31"/>
              </w:numPr>
              <w:ind w:left="640" w:hanging="141"/>
              <w:rPr>
                <w:rFonts w:ascii="Arial Narrow" w:hAnsi="Arial Narrow"/>
                <w:bCs/>
                <w:color w:val="000000"/>
                <w:sz w:val="20"/>
                <w:szCs w:val="20"/>
                <w:lang w:val="es-PE" w:eastAsia="es-PE"/>
              </w:rPr>
            </w:pPr>
            <w:r w:rsidRPr="008D6F8C">
              <w:rPr>
                <w:rFonts w:ascii="Arial Narrow" w:hAnsi="Arial Narrow"/>
                <w:bCs/>
                <w:color w:val="000000"/>
                <w:sz w:val="20"/>
                <w:szCs w:val="20"/>
                <w:lang w:val="es-PE" w:eastAsia="es-PE"/>
              </w:rPr>
              <w:t xml:space="preserve">Pendiente: Si el documento postal no está contenido en el detalle de un DEP transmitido a SUNAT y aún no han transcurrido </w:t>
            </w:r>
            <w:r w:rsidR="00D43CE4" w:rsidRPr="00D43CE4">
              <w:rPr>
                <w:rFonts w:ascii="Arial Narrow" w:hAnsi="Arial Narrow"/>
                <w:bCs/>
                <w:color w:val="000000"/>
                <w:sz w:val="20"/>
                <w:szCs w:val="20"/>
                <w:highlight w:val="yellow"/>
                <w:lang w:val="es-PE" w:eastAsia="es-PE"/>
              </w:rPr>
              <w:t>3 dias hábiles</w:t>
            </w:r>
            <w:r w:rsidRPr="008D6F8C">
              <w:rPr>
                <w:rFonts w:ascii="Arial Narrow" w:hAnsi="Arial Narrow"/>
                <w:bCs/>
                <w:color w:val="000000"/>
                <w:sz w:val="20"/>
                <w:szCs w:val="20"/>
                <w:lang w:val="es-PE" w:eastAsia="es-PE"/>
              </w:rPr>
              <w:t xml:space="preserve"> contados a partir del dia siguiente hábil de la fecha del registro del documento postal. (RF06)</w:t>
            </w:r>
          </w:p>
          <w:p w14:paraId="15B76E79" w14:textId="77777777" w:rsidR="00E015AA" w:rsidRPr="008D6F8C" w:rsidRDefault="00E015AA" w:rsidP="008C6227">
            <w:pPr>
              <w:pStyle w:val="Prrafodelista"/>
              <w:numPr>
                <w:ilvl w:val="0"/>
                <w:numId w:val="31"/>
              </w:numPr>
              <w:ind w:left="640" w:hanging="141"/>
              <w:rPr>
                <w:rFonts w:ascii="Arial Narrow" w:hAnsi="Arial Narrow"/>
                <w:bCs/>
                <w:color w:val="000000"/>
                <w:sz w:val="20"/>
                <w:szCs w:val="20"/>
                <w:lang w:val="es-PE" w:eastAsia="es-PE"/>
              </w:rPr>
            </w:pPr>
            <w:r w:rsidRPr="009E7AD5">
              <w:rPr>
                <w:rFonts w:ascii="Arial Narrow" w:hAnsi="Arial Narrow"/>
                <w:bCs/>
                <w:sz w:val="20"/>
                <w:szCs w:val="20"/>
                <w:lang w:val="es-PE" w:eastAsia="es-PE"/>
              </w:rPr>
              <w:t>Conciliada: Cuando el número de</w:t>
            </w:r>
            <w:r>
              <w:rPr>
                <w:rFonts w:ascii="Arial Narrow" w:hAnsi="Arial Narrow"/>
                <w:bCs/>
                <w:sz w:val="20"/>
                <w:szCs w:val="20"/>
                <w:lang w:val="es-PE" w:eastAsia="es-PE"/>
              </w:rPr>
              <w:t>l</w:t>
            </w:r>
            <w:r w:rsidRPr="009E7AD5">
              <w:rPr>
                <w:rFonts w:ascii="Arial Narrow" w:hAnsi="Arial Narrow"/>
                <w:bCs/>
                <w:sz w:val="20"/>
                <w:szCs w:val="20"/>
                <w:lang w:val="es-PE" w:eastAsia="es-PE"/>
              </w:rPr>
              <w:t xml:space="preserve">  </w:t>
            </w:r>
            <w:r>
              <w:rPr>
                <w:rFonts w:ascii="Arial Narrow" w:hAnsi="Arial Narrow"/>
                <w:bCs/>
                <w:sz w:val="20"/>
                <w:szCs w:val="20"/>
                <w:lang w:val="es-PE" w:eastAsia="es-PE"/>
              </w:rPr>
              <w:t>documento</w:t>
            </w:r>
            <w:r w:rsidRPr="009E7AD5">
              <w:rPr>
                <w:rFonts w:ascii="Arial Narrow" w:hAnsi="Arial Narrow"/>
                <w:bCs/>
                <w:sz w:val="20"/>
                <w:szCs w:val="20"/>
                <w:lang w:val="es-PE" w:eastAsia="es-PE"/>
              </w:rPr>
              <w:t xml:space="preserve"> postal está </w:t>
            </w:r>
            <w:r w:rsidRPr="008D6F8C">
              <w:rPr>
                <w:rFonts w:ascii="Arial Narrow" w:hAnsi="Arial Narrow"/>
                <w:bCs/>
                <w:color w:val="000000"/>
                <w:sz w:val="20"/>
                <w:szCs w:val="20"/>
                <w:lang w:val="es-PE" w:eastAsia="es-PE"/>
              </w:rPr>
              <w:t>contenida en el detalle de un DEP transmitido a SUNAT dentro del plazo de 3 dias hábiles contados a partir del dia siguiente háb</w:t>
            </w:r>
            <w:r w:rsidR="00834955">
              <w:rPr>
                <w:rFonts w:ascii="Arial Narrow" w:hAnsi="Arial Narrow"/>
                <w:bCs/>
                <w:color w:val="000000"/>
                <w:sz w:val="20"/>
                <w:szCs w:val="20"/>
                <w:lang w:val="es-PE" w:eastAsia="es-PE"/>
              </w:rPr>
              <w:t>il de la fecha de término del primer</w:t>
            </w:r>
            <w:r w:rsidRPr="008D6F8C">
              <w:rPr>
                <w:rFonts w:ascii="Arial Narrow" w:hAnsi="Arial Narrow"/>
                <w:bCs/>
                <w:color w:val="000000"/>
                <w:sz w:val="20"/>
                <w:szCs w:val="20"/>
                <w:lang w:val="es-PE" w:eastAsia="es-PE"/>
              </w:rPr>
              <w:t xml:space="preserve"> traslado asociados al DEP.</w:t>
            </w:r>
          </w:p>
          <w:p w14:paraId="15B76E7A" w14:textId="77777777" w:rsidR="00E015AA" w:rsidRPr="00420720" w:rsidRDefault="00E015AA" w:rsidP="008C6227">
            <w:pPr>
              <w:pStyle w:val="Prrafodelista"/>
              <w:numPr>
                <w:ilvl w:val="0"/>
                <w:numId w:val="31"/>
              </w:numPr>
              <w:ind w:left="640" w:hanging="141"/>
              <w:rPr>
                <w:rFonts w:ascii="Arial Narrow" w:hAnsi="Arial Narrow"/>
                <w:bCs/>
                <w:sz w:val="20"/>
                <w:szCs w:val="20"/>
                <w:lang w:val="es-PE" w:eastAsia="es-PE"/>
              </w:rPr>
            </w:pPr>
            <w:r w:rsidRPr="008D6F8C">
              <w:rPr>
                <w:rFonts w:ascii="Arial Narrow" w:hAnsi="Arial Narrow"/>
                <w:bCs/>
                <w:color w:val="000000"/>
                <w:sz w:val="20"/>
                <w:szCs w:val="20"/>
                <w:lang w:val="es-PE" w:eastAsia="es-PE"/>
              </w:rPr>
              <w:t xml:space="preserve">No Conciliada: Cuando habiendo transcurrido el plazo de </w:t>
            </w:r>
            <w:r w:rsidR="00D43CE4" w:rsidRPr="00D43CE4">
              <w:rPr>
                <w:rFonts w:ascii="Arial Narrow" w:hAnsi="Arial Narrow"/>
                <w:bCs/>
                <w:color w:val="000000"/>
                <w:sz w:val="20"/>
                <w:szCs w:val="20"/>
                <w:highlight w:val="yellow"/>
                <w:lang w:val="es-PE" w:eastAsia="es-PE"/>
              </w:rPr>
              <w:t>3 dias hábiles</w:t>
            </w:r>
            <w:r w:rsidRPr="008D6F8C">
              <w:rPr>
                <w:rFonts w:ascii="Arial Narrow" w:hAnsi="Arial Narrow"/>
                <w:bCs/>
                <w:color w:val="000000"/>
                <w:sz w:val="20"/>
                <w:szCs w:val="20"/>
                <w:lang w:val="es-PE" w:eastAsia="es-PE"/>
              </w:rPr>
              <w:t xml:space="preserve"> contados a partir del dia siguiente hábil de la fecha registro del documento posta</w:t>
            </w:r>
            <w:r w:rsidR="00834955">
              <w:rPr>
                <w:rFonts w:ascii="Arial Narrow" w:hAnsi="Arial Narrow"/>
                <w:bCs/>
                <w:color w:val="000000"/>
                <w:sz w:val="20"/>
                <w:szCs w:val="20"/>
                <w:lang w:val="es-PE" w:eastAsia="es-PE"/>
              </w:rPr>
              <w:t>l</w:t>
            </w:r>
            <w:r w:rsidRPr="008D6F8C">
              <w:rPr>
                <w:rFonts w:ascii="Arial Narrow" w:hAnsi="Arial Narrow"/>
                <w:bCs/>
                <w:color w:val="000000"/>
                <w:sz w:val="20"/>
                <w:szCs w:val="20"/>
                <w:lang w:val="es-PE" w:eastAsia="es-PE"/>
              </w:rPr>
              <w:t>, aun el número de documento</w:t>
            </w:r>
            <w:r w:rsidRPr="00420720">
              <w:rPr>
                <w:rFonts w:ascii="Arial Narrow" w:hAnsi="Arial Narrow"/>
                <w:bCs/>
                <w:sz w:val="20"/>
                <w:szCs w:val="20"/>
                <w:lang w:val="es-PE" w:eastAsia="es-PE"/>
              </w:rPr>
              <w:t xml:space="preserve"> postal</w:t>
            </w:r>
            <w:r>
              <w:rPr>
                <w:rFonts w:ascii="Arial Narrow" w:hAnsi="Arial Narrow"/>
                <w:bCs/>
                <w:sz w:val="20"/>
                <w:szCs w:val="20"/>
                <w:lang w:val="es-PE" w:eastAsia="es-PE"/>
              </w:rPr>
              <w:t xml:space="preserve"> no este</w:t>
            </w:r>
            <w:r w:rsidRPr="00420720">
              <w:rPr>
                <w:rFonts w:ascii="Arial Narrow" w:hAnsi="Arial Narrow"/>
                <w:bCs/>
                <w:sz w:val="20"/>
                <w:szCs w:val="20"/>
                <w:lang w:val="es-PE" w:eastAsia="es-PE"/>
              </w:rPr>
              <w:t xml:space="preserve"> contenida en el detalle de un DEP trasmitido a SUNAT.</w:t>
            </w:r>
          </w:p>
          <w:p w14:paraId="15B76E7B" w14:textId="77777777" w:rsidR="00E015AA" w:rsidRPr="008D6F8C" w:rsidRDefault="00E015AA" w:rsidP="008C6227">
            <w:pPr>
              <w:pStyle w:val="Prrafodelista"/>
              <w:numPr>
                <w:ilvl w:val="0"/>
                <w:numId w:val="31"/>
              </w:numPr>
              <w:ind w:left="640" w:hanging="141"/>
              <w:rPr>
                <w:rFonts w:ascii="Arial Narrow" w:hAnsi="Arial Narrow"/>
                <w:bCs/>
                <w:color w:val="000000"/>
                <w:sz w:val="20"/>
                <w:szCs w:val="20"/>
                <w:lang w:val="es-PE" w:eastAsia="es-PE"/>
              </w:rPr>
            </w:pPr>
            <w:r>
              <w:rPr>
                <w:rFonts w:ascii="Arial Narrow" w:hAnsi="Arial Narrow"/>
                <w:bCs/>
                <w:sz w:val="20"/>
                <w:szCs w:val="20"/>
                <w:lang w:val="es-PE" w:eastAsia="es-PE"/>
              </w:rPr>
              <w:t xml:space="preserve">Conciliada Fuera de Plazo: </w:t>
            </w:r>
            <w:r w:rsidRPr="009E7AD5">
              <w:rPr>
                <w:rFonts w:ascii="Arial Narrow" w:hAnsi="Arial Narrow"/>
                <w:bCs/>
                <w:sz w:val="20"/>
                <w:szCs w:val="20"/>
                <w:lang w:val="es-PE" w:eastAsia="es-PE"/>
              </w:rPr>
              <w:t xml:space="preserve">Cuando el número de </w:t>
            </w:r>
            <w:r>
              <w:rPr>
                <w:rFonts w:ascii="Arial Narrow" w:hAnsi="Arial Narrow"/>
                <w:bCs/>
                <w:sz w:val="20"/>
                <w:szCs w:val="20"/>
                <w:lang w:val="es-PE" w:eastAsia="es-PE"/>
              </w:rPr>
              <w:t>documento</w:t>
            </w:r>
            <w:r w:rsidRPr="009E7AD5">
              <w:rPr>
                <w:rFonts w:ascii="Arial Narrow" w:hAnsi="Arial Narrow"/>
                <w:bCs/>
                <w:sz w:val="20"/>
                <w:szCs w:val="20"/>
                <w:lang w:val="es-PE" w:eastAsia="es-PE"/>
              </w:rPr>
              <w:t xml:space="preserve"> postal está contenida en el detalle de un DEP transmitido a SUNAT </w:t>
            </w:r>
            <w:r>
              <w:rPr>
                <w:rFonts w:ascii="Arial Narrow" w:hAnsi="Arial Narrow"/>
                <w:bCs/>
                <w:sz w:val="20"/>
                <w:szCs w:val="20"/>
                <w:lang w:val="es-PE" w:eastAsia="es-PE"/>
              </w:rPr>
              <w:t>fuera del</w:t>
            </w:r>
            <w:r w:rsidRPr="009E7AD5">
              <w:rPr>
                <w:rFonts w:ascii="Arial Narrow" w:hAnsi="Arial Narrow"/>
                <w:bCs/>
                <w:sz w:val="20"/>
                <w:szCs w:val="20"/>
                <w:lang w:val="es-PE" w:eastAsia="es-PE"/>
              </w:rPr>
              <w:t xml:space="preserve"> </w:t>
            </w:r>
            <w:r w:rsidRPr="008D6F8C">
              <w:rPr>
                <w:rFonts w:ascii="Arial Narrow" w:hAnsi="Arial Narrow"/>
                <w:bCs/>
                <w:color w:val="000000"/>
                <w:sz w:val="20"/>
                <w:szCs w:val="20"/>
                <w:lang w:val="es-PE" w:eastAsia="es-PE"/>
              </w:rPr>
              <w:t xml:space="preserve">plazo de </w:t>
            </w:r>
            <w:r w:rsidR="00D43CE4" w:rsidRPr="00D43CE4">
              <w:rPr>
                <w:rFonts w:ascii="Arial Narrow" w:hAnsi="Arial Narrow"/>
                <w:bCs/>
                <w:color w:val="000000"/>
                <w:sz w:val="20"/>
                <w:szCs w:val="20"/>
                <w:highlight w:val="yellow"/>
                <w:lang w:val="es-PE" w:eastAsia="es-PE"/>
              </w:rPr>
              <w:t>3 dias hábiles</w:t>
            </w:r>
            <w:r w:rsidRPr="008D6F8C">
              <w:rPr>
                <w:rFonts w:ascii="Arial Narrow" w:hAnsi="Arial Narrow"/>
                <w:bCs/>
                <w:color w:val="000000"/>
                <w:sz w:val="20"/>
                <w:szCs w:val="20"/>
                <w:lang w:val="es-PE" w:eastAsia="es-PE"/>
              </w:rPr>
              <w:t xml:space="preserve"> contados a partir del dia siguiente hábil de la fecha de termino del primer traslado.</w:t>
            </w:r>
          </w:p>
          <w:p w14:paraId="15B76E7C" w14:textId="77777777" w:rsidR="00E015AA" w:rsidRPr="008D6F8C" w:rsidRDefault="00E015AA" w:rsidP="008C6227">
            <w:pPr>
              <w:pStyle w:val="Prrafodelista"/>
              <w:numPr>
                <w:ilvl w:val="0"/>
                <w:numId w:val="21"/>
              </w:numPr>
              <w:ind w:left="498" w:hanging="142"/>
              <w:rPr>
                <w:rFonts w:ascii="Arial Narrow" w:hAnsi="Arial Narrow"/>
                <w:bCs/>
                <w:color w:val="000000"/>
                <w:sz w:val="20"/>
                <w:szCs w:val="20"/>
                <w:lang w:val="es-PE" w:eastAsia="es-PE"/>
              </w:rPr>
            </w:pPr>
            <w:r w:rsidRPr="008D6F8C">
              <w:rPr>
                <w:rFonts w:ascii="Arial Narrow" w:hAnsi="Arial Narrow"/>
                <w:bCs/>
                <w:color w:val="000000"/>
                <w:sz w:val="20"/>
                <w:szCs w:val="20"/>
                <w:lang w:val="es-PE" w:eastAsia="es-PE"/>
              </w:rPr>
              <w:t xml:space="preserve">Número de Aviso de Alerta: el sistema debe verificar si existe un Aviso de Alerta asociada al número de </w:t>
            </w:r>
            <w:r w:rsidRPr="008D6F8C">
              <w:rPr>
                <w:rFonts w:ascii="Arial Narrow" w:hAnsi="Arial Narrow"/>
                <w:bCs/>
                <w:color w:val="000000"/>
                <w:sz w:val="20"/>
                <w:szCs w:val="20"/>
                <w:lang w:val="es-PE" w:eastAsia="es-PE"/>
              </w:rPr>
              <w:lastRenderedPageBreak/>
              <w:t>documento postal, de existir debe mostrar el número de Aviso de Alerta, de no existir Aviso de Alerta y de no existir DIF asociada al documento postal, se debe implementar un vínculo para registrar un Aviso de Alerta de acuerdo a las especificaciones indicadas en el RF09.</w:t>
            </w:r>
          </w:p>
          <w:p w14:paraId="15B76E7D" w14:textId="77777777" w:rsidR="00E015AA" w:rsidRDefault="00E015AA" w:rsidP="008C6227">
            <w:pPr>
              <w:rPr>
                <w:rFonts w:ascii="Arial Narrow" w:hAnsi="Arial Narrow"/>
                <w:bCs/>
                <w:sz w:val="20"/>
                <w:szCs w:val="20"/>
                <w:lang w:val="es-PE" w:eastAsia="es-PE"/>
              </w:rPr>
            </w:pPr>
            <w:r>
              <w:rPr>
                <w:rFonts w:ascii="Arial Narrow" w:hAnsi="Arial Narrow" w:cs="Arial Narrow"/>
                <w:sz w:val="20"/>
                <w:szCs w:val="20"/>
                <w:lang w:val="es-PE"/>
              </w:rPr>
              <w:t>A manera de prototipo de interface se muestra pantalla en el Anexo 6.5.</w:t>
            </w:r>
          </w:p>
        </w:tc>
        <w:tc>
          <w:tcPr>
            <w:tcW w:w="1134" w:type="dxa"/>
            <w:gridSpan w:val="2"/>
            <w:vAlign w:val="center"/>
          </w:tcPr>
          <w:p w14:paraId="15B76E7E"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7F"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80"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81"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82"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83"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84"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85"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86"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87"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88"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89"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8A"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8B"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8C"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8D"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8E"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8F"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90"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91"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92"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93"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94"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95"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96"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33</w:t>
            </w:r>
          </w:p>
          <w:p w14:paraId="15B76E9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9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9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9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9B"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9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9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9E"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9F"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A0"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A1"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A2"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35,36</w:t>
            </w:r>
          </w:p>
          <w:p w14:paraId="15B76EA3"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A4"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A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A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A7"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37</w:t>
            </w:r>
          </w:p>
        </w:tc>
        <w:tc>
          <w:tcPr>
            <w:tcW w:w="851" w:type="dxa"/>
          </w:tcPr>
          <w:p w14:paraId="15B76EA8" w14:textId="77777777" w:rsidR="00E015AA" w:rsidRPr="00E53797" w:rsidRDefault="00E015AA" w:rsidP="008C6227">
            <w:pPr>
              <w:rPr>
                <w:rFonts w:ascii="Arial Narrow" w:hAnsi="Arial Narrow"/>
                <w:sz w:val="16"/>
                <w:szCs w:val="16"/>
              </w:rPr>
            </w:pPr>
          </w:p>
        </w:tc>
      </w:tr>
      <w:tr w:rsidR="00E015AA" w:rsidRPr="00E53797" w14:paraId="15B76EB7" w14:textId="77777777" w:rsidTr="00791C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tcPr>
          <w:p w14:paraId="15B76EAA" w14:textId="77777777" w:rsidR="00E015AA" w:rsidRPr="00A77693"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lastRenderedPageBreak/>
              <w:t>RF08</w:t>
            </w:r>
          </w:p>
        </w:tc>
        <w:tc>
          <w:tcPr>
            <w:tcW w:w="1418" w:type="dxa"/>
          </w:tcPr>
          <w:p w14:paraId="15B76EAB" w14:textId="77777777" w:rsidR="00E015AA" w:rsidRPr="00394BE8"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Generación de Número Secuencial</w:t>
            </w:r>
          </w:p>
        </w:tc>
        <w:tc>
          <w:tcPr>
            <w:tcW w:w="4677" w:type="dxa"/>
            <w:gridSpan w:val="6"/>
            <w:vAlign w:val="center"/>
          </w:tcPr>
          <w:p w14:paraId="15B76EAC" w14:textId="77777777" w:rsidR="00E015AA" w:rsidRDefault="00E015AA" w:rsidP="008C6227">
            <w:pPr>
              <w:rPr>
                <w:rFonts w:ascii="Arial Narrow" w:hAnsi="Arial Narrow"/>
                <w:bCs/>
                <w:sz w:val="20"/>
                <w:szCs w:val="20"/>
                <w:lang w:val="es-PE" w:eastAsia="es-PE"/>
              </w:rPr>
            </w:pPr>
            <w:r>
              <w:rPr>
                <w:rFonts w:ascii="Arial Narrow" w:hAnsi="Arial Narrow"/>
                <w:bCs/>
                <w:sz w:val="20"/>
                <w:szCs w:val="20"/>
                <w:lang w:val="es-PE" w:eastAsia="es-PE"/>
              </w:rPr>
              <w:t xml:space="preserve">El sistema debe tener una opción que permita numerar secuencialmente e imprimir una etiqueta </w:t>
            </w:r>
            <w:r w:rsidRPr="00DA77DA">
              <w:rPr>
                <w:rFonts w:ascii="Arial Narrow" w:hAnsi="Arial Narrow"/>
                <w:bCs/>
                <w:sz w:val="20"/>
                <w:szCs w:val="20"/>
                <w:lang w:val="es-PE" w:eastAsia="es-PE"/>
              </w:rPr>
              <w:t>adhesiva</w:t>
            </w:r>
            <w:r>
              <w:rPr>
                <w:rFonts w:ascii="Arial Narrow" w:hAnsi="Arial Narrow"/>
                <w:bCs/>
                <w:sz w:val="20"/>
                <w:szCs w:val="20"/>
                <w:lang w:val="es-PE" w:eastAsia="es-PE"/>
              </w:rPr>
              <w:t xml:space="preserve"> que será colocada sobre los envíos que no cuenten con el número de documento de origen para su trazabilidad y seguimiento en el desconsolidado DEP, la opción debe ser implementada teniendo en cuenta las siguientes especificaciones:</w:t>
            </w:r>
          </w:p>
          <w:p w14:paraId="15B76EAD" w14:textId="77777777" w:rsidR="00E015AA" w:rsidRDefault="00E015AA" w:rsidP="008C6227">
            <w:pPr>
              <w:pStyle w:val="Prrafodelista"/>
              <w:numPr>
                <w:ilvl w:val="0"/>
                <w:numId w:val="32"/>
              </w:numPr>
              <w:ind w:left="356" w:hanging="283"/>
              <w:rPr>
                <w:rFonts w:ascii="Arial Narrow" w:hAnsi="Arial Narrow"/>
                <w:bCs/>
                <w:sz w:val="20"/>
                <w:szCs w:val="20"/>
                <w:lang w:val="es-PE" w:eastAsia="es-PE"/>
              </w:rPr>
            </w:pPr>
            <w:r>
              <w:rPr>
                <w:rFonts w:ascii="Arial Narrow" w:hAnsi="Arial Narrow"/>
                <w:bCs/>
                <w:sz w:val="20"/>
                <w:szCs w:val="20"/>
                <w:lang w:val="es-PE" w:eastAsia="es-PE"/>
              </w:rPr>
              <w:t>Al ingresar a la opción el sistema debe mostrar el último número generado y la fecha en que se generó.</w:t>
            </w:r>
          </w:p>
          <w:p w14:paraId="15B76EAE" w14:textId="77777777" w:rsidR="00E015AA" w:rsidRDefault="00E015AA" w:rsidP="008C6227">
            <w:pPr>
              <w:pStyle w:val="Prrafodelista"/>
              <w:numPr>
                <w:ilvl w:val="0"/>
                <w:numId w:val="32"/>
              </w:numPr>
              <w:ind w:left="356" w:hanging="283"/>
              <w:rPr>
                <w:rFonts w:ascii="Arial Narrow" w:hAnsi="Arial Narrow"/>
                <w:bCs/>
                <w:sz w:val="20"/>
                <w:szCs w:val="20"/>
                <w:lang w:val="es-PE" w:eastAsia="es-PE"/>
              </w:rPr>
            </w:pPr>
            <w:r>
              <w:rPr>
                <w:rFonts w:ascii="Arial Narrow" w:hAnsi="Arial Narrow"/>
                <w:bCs/>
                <w:sz w:val="20"/>
                <w:szCs w:val="20"/>
                <w:lang w:val="es-PE" w:eastAsia="es-PE"/>
              </w:rPr>
              <w:t>Deberá mostrar además el botón “Generar Número”, al hacer click en ese botón el sistema debe generar un código único año de 13 caracteres alfanuméricos, al inicio de cada año el número secuencial que forma parte de este código deberá reiniciarse. El formato del código del código sería el siguiente:</w:t>
            </w:r>
          </w:p>
          <w:p w14:paraId="15B76EAF" w14:textId="77777777" w:rsidR="00E015AA" w:rsidRDefault="00E015AA" w:rsidP="008C6227">
            <w:pPr>
              <w:pStyle w:val="Prrafodelista"/>
              <w:ind w:left="356"/>
              <w:rPr>
                <w:rFonts w:ascii="Arial Narrow" w:hAnsi="Arial Narrow"/>
                <w:bCs/>
                <w:sz w:val="20"/>
                <w:szCs w:val="20"/>
                <w:lang w:val="es-PE" w:eastAsia="es-PE"/>
              </w:rPr>
            </w:pPr>
            <w:r>
              <w:rPr>
                <w:rFonts w:ascii="Arial Narrow" w:hAnsi="Arial Narrow"/>
                <w:bCs/>
                <w:sz w:val="20"/>
                <w:szCs w:val="20"/>
                <w:lang w:val="es-PE" w:eastAsia="es-PE"/>
              </w:rPr>
              <w:t>AAYY9999999AA</w:t>
            </w:r>
          </w:p>
          <w:p w14:paraId="15B76EB0" w14:textId="77777777" w:rsidR="00E015AA" w:rsidRDefault="00E015AA" w:rsidP="008C6227">
            <w:pPr>
              <w:pStyle w:val="Prrafodelista"/>
              <w:numPr>
                <w:ilvl w:val="0"/>
                <w:numId w:val="21"/>
              </w:numPr>
              <w:ind w:left="780"/>
              <w:rPr>
                <w:rFonts w:ascii="Arial Narrow" w:hAnsi="Arial Narrow"/>
                <w:bCs/>
                <w:sz w:val="20"/>
                <w:szCs w:val="20"/>
                <w:lang w:val="es-PE" w:eastAsia="es-PE"/>
              </w:rPr>
            </w:pPr>
            <w:r>
              <w:rPr>
                <w:rFonts w:ascii="Arial Narrow" w:hAnsi="Arial Narrow"/>
                <w:bCs/>
                <w:sz w:val="20"/>
                <w:szCs w:val="20"/>
                <w:lang w:val="es-PE" w:eastAsia="es-PE"/>
              </w:rPr>
              <w:t>Los dos primeros y los dos últimos caracteres deben corresponden a la cadena fija “AA”, que servirá a SERPOST para reconocer códigos generados por SUNAT.</w:t>
            </w:r>
          </w:p>
          <w:p w14:paraId="15B76EB1" w14:textId="77777777" w:rsidR="00E015AA" w:rsidRDefault="00E015AA" w:rsidP="008C6227">
            <w:pPr>
              <w:pStyle w:val="Prrafodelista"/>
              <w:numPr>
                <w:ilvl w:val="0"/>
                <w:numId w:val="21"/>
              </w:numPr>
              <w:ind w:left="780"/>
              <w:rPr>
                <w:rFonts w:ascii="Arial Narrow" w:hAnsi="Arial Narrow"/>
                <w:bCs/>
                <w:sz w:val="20"/>
                <w:szCs w:val="20"/>
                <w:lang w:val="es-PE" w:eastAsia="es-PE"/>
              </w:rPr>
            </w:pPr>
            <w:r>
              <w:rPr>
                <w:rFonts w:ascii="Arial Narrow" w:hAnsi="Arial Narrow"/>
                <w:bCs/>
                <w:sz w:val="20"/>
                <w:szCs w:val="20"/>
                <w:lang w:val="es-PE" w:eastAsia="es-PE"/>
              </w:rPr>
              <w:t>Los caracteres “YY” corresponden a los dos últimos dígitos del año en que se está generando el código.</w:t>
            </w:r>
          </w:p>
          <w:p w14:paraId="15B76EB2" w14:textId="77777777" w:rsidR="00E015AA" w:rsidRDefault="00E015AA" w:rsidP="008C6227">
            <w:pPr>
              <w:pStyle w:val="Prrafodelista"/>
              <w:numPr>
                <w:ilvl w:val="0"/>
                <w:numId w:val="21"/>
              </w:numPr>
              <w:ind w:left="780"/>
              <w:rPr>
                <w:rFonts w:ascii="Arial Narrow" w:hAnsi="Arial Narrow"/>
                <w:bCs/>
                <w:sz w:val="20"/>
                <w:szCs w:val="20"/>
                <w:lang w:val="es-PE" w:eastAsia="es-PE"/>
              </w:rPr>
            </w:pPr>
            <w:r>
              <w:rPr>
                <w:rFonts w:ascii="Arial Narrow" w:hAnsi="Arial Narrow"/>
                <w:bCs/>
                <w:sz w:val="20"/>
                <w:szCs w:val="20"/>
                <w:lang w:val="es-PE" w:eastAsia="es-PE"/>
              </w:rPr>
              <w:t>Los caracteres 9999999 corresponden a número correlativo que se debe autocompletar con ceros a la izquierda.</w:t>
            </w:r>
          </w:p>
          <w:p w14:paraId="15B76EB3" w14:textId="77777777" w:rsidR="00E015AA" w:rsidRDefault="00E015AA" w:rsidP="008C6227">
            <w:pPr>
              <w:pStyle w:val="Prrafodelista"/>
              <w:ind w:left="780"/>
              <w:rPr>
                <w:rFonts w:ascii="Arial Narrow" w:hAnsi="Arial Narrow"/>
                <w:bCs/>
                <w:sz w:val="20"/>
                <w:szCs w:val="20"/>
                <w:lang w:val="es-PE" w:eastAsia="es-PE"/>
              </w:rPr>
            </w:pPr>
            <w:r>
              <w:rPr>
                <w:rFonts w:ascii="Arial Narrow" w:hAnsi="Arial Narrow"/>
                <w:bCs/>
                <w:sz w:val="20"/>
                <w:szCs w:val="20"/>
                <w:lang w:val="es-PE" w:eastAsia="es-PE"/>
              </w:rPr>
              <w:t>A manera de ejemplo, el primer código que se genere para el año 2013 deberá ser:</w:t>
            </w:r>
          </w:p>
          <w:p w14:paraId="15B76EB4" w14:textId="77777777" w:rsidR="00D8546D" w:rsidRPr="00245572" w:rsidRDefault="00E015AA" w:rsidP="008C6227">
            <w:pPr>
              <w:pStyle w:val="Prrafodelista"/>
              <w:ind w:left="780"/>
              <w:rPr>
                <w:rFonts w:ascii="Arial Narrow" w:hAnsi="Arial Narrow"/>
                <w:bCs/>
                <w:sz w:val="20"/>
                <w:szCs w:val="20"/>
                <w:lang w:val="es-PE" w:eastAsia="es-PE"/>
              </w:rPr>
            </w:pPr>
            <w:r>
              <w:rPr>
                <w:rFonts w:ascii="Arial Narrow" w:hAnsi="Arial Narrow"/>
                <w:bCs/>
                <w:sz w:val="20"/>
                <w:szCs w:val="20"/>
                <w:lang w:val="es-PE" w:eastAsia="es-PE"/>
              </w:rPr>
              <w:t>AA130000001AA</w:t>
            </w:r>
          </w:p>
        </w:tc>
        <w:tc>
          <w:tcPr>
            <w:tcW w:w="1134" w:type="dxa"/>
            <w:gridSpan w:val="2"/>
            <w:vAlign w:val="center"/>
          </w:tcPr>
          <w:p w14:paraId="15B76EB5" w14:textId="77777777" w:rsidR="00E015AA" w:rsidRPr="00A77693"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38</w:t>
            </w:r>
          </w:p>
        </w:tc>
        <w:tc>
          <w:tcPr>
            <w:tcW w:w="851" w:type="dxa"/>
          </w:tcPr>
          <w:p w14:paraId="15B76EB6" w14:textId="77777777" w:rsidR="00E015AA" w:rsidRPr="00E53797" w:rsidRDefault="00E015AA" w:rsidP="008C6227">
            <w:pPr>
              <w:rPr>
                <w:rFonts w:ascii="Arial Narrow" w:hAnsi="Arial Narrow"/>
                <w:sz w:val="16"/>
                <w:szCs w:val="16"/>
              </w:rPr>
            </w:pPr>
          </w:p>
        </w:tc>
      </w:tr>
      <w:tr w:rsidR="00E015AA" w:rsidRPr="00E53797" w14:paraId="15B76EF0" w14:textId="77777777" w:rsidTr="00791C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tcPr>
          <w:p w14:paraId="15B76EB8"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RF09</w:t>
            </w:r>
          </w:p>
        </w:tc>
        <w:tc>
          <w:tcPr>
            <w:tcW w:w="1418" w:type="dxa"/>
          </w:tcPr>
          <w:p w14:paraId="15B76EB9" w14:textId="77777777" w:rsidR="00E015AA" w:rsidRPr="00394BE8"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Generación de Aviso de Alerta</w:t>
            </w:r>
          </w:p>
        </w:tc>
        <w:tc>
          <w:tcPr>
            <w:tcW w:w="4677" w:type="dxa"/>
            <w:gridSpan w:val="6"/>
            <w:vAlign w:val="center"/>
          </w:tcPr>
          <w:p w14:paraId="15B76EBA" w14:textId="77777777" w:rsidR="00E015AA" w:rsidRDefault="00E015AA" w:rsidP="008C6227">
            <w:pPr>
              <w:rPr>
                <w:rFonts w:ascii="Arial Narrow" w:hAnsi="Arial Narrow"/>
                <w:bCs/>
                <w:sz w:val="20"/>
                <w:szCs w:val="20"/>
                <w:lang w:val="es-PE" w:eastAsia="es-PE"/>
              </w:rPr>
            </w:pPr>
            <w:r>
              <w:rPr>
                <w:rFonts w:ascii="Arial Narrow" w:hAnsi="Arial Narrow"/>
                <w:bCs/>
                <w:sz w:val="20"/>
                <w:szCs w:val="20"/>
                <w:lang w:val="es-PE" w:eastAsia="es-PE"/>
              </w:rPr>
              <w:t xml:space="preserve">Se requiere contar con una opción para generación de avisos de alerta que pueda ser invocado desde la opción especificada en el </w:t>
            </w:r>
            <w:r w:rsidRPr="008D6F8C">
              <w:rPr>
                <w:rFonts w:ascii="Arial Narrow" w:hAnsi="Arial Narrow"/>
                <w:bCs/>
                <w:color w:val="000000"/>
                <w:sz w:val="20"/>
                <w:szCs w:val="20"/>
                <w:lang w:val="es-PE" w:eastAsia="es-PE"/>
              </w:rPr>
              <w:t>RF07</w:t>
            </w:r>
            <w:r>
              <w:rPr>
                <w:rFonts w:ascii="Arial Narrow" w:hAnsi="Arial Narrow"/>
                <w:bCs/>
                <w:sz w:val="20"/>
                <w:szCs w:val="20"/>
                <w:lang w:val="es-PE" w:eastAsia="es-PE"/>
              </w:rPr>
              <w:t>, la opción debe ser implementada teniendo en cuenta las siguientes especificaciones:</w:t>
            </w:r>
          </w:p>
          <w:p w14:paraId="15B76EBB" w14:textId="77777777" w:rsidR="00E015AA" w:rsidRDefault="00E015AA" w:rsidP="008C6227">
            <w:pPr>
              <w:pStyle w:val="Prrafodelista"/>
              <w:numPr>
                <w:ilvl w:val="0"/>
                <w:numId w:val="33"/>
              </w:numPr>
              <w:ind w:left="356" w:hanging="283"/>
              <w:rPr>
                <w:rFonts w:ascii="Arial Narrow" w:hAnsi="Arial Narrow"/>
                <w:bCs/>
                <w:sz w:val="20"/>
                <w:szCs w:val="20"/>
                <w:lang w:val="es-PE" w:eastAsia="es-PE"/>
              </w:rPr>
            </w:pPr>
            <w:r>
              <w:rPr>
                <w:rFonts w:ascii="Arial Narrow" w:hAnsi="Arial Narrow"/>
                <w:bCs/>
                <w:sz w:val="20"/>
                <w:szCs w:val="20"/>
                <w:lang w:val="es-PE" w:eastAsia="es-PE"/>
              </w:rPr>
              <w:t>Al ingresar a la pantalla debe mostrar el formato para el ingreso de los siguientes datos:</w:t>
            </w:r>
          </w:p>
          <w:p w14:paraId="15B76EBC" w14:textId="77777777" w:rsidR="00E015AA" w:rsidRDefault="00E015AA" w:rsidP="008C6227">
            <w:pPr>
              <w:pStyle w:val="Prrafodelista"/>
              <w:numPr>
                <w:ilvl w:val="0"/>
                <w:numId w:val="34"/>
              </w:numPr>
              <w:ind w:left="640" w:hanging="142"/>
              <w:rPr>
                <w:rFonts w:ascii="Arial Narrow" w:hAnsi="Arial Narrow"/>
                <w:bCs/>
                <w:sz w:val="20"/>
                <w:szCs w:val="20"/>
                <w:lang w:val="es-PE" w:eastAsia="es-PE"/>
              </w:rPr>
            </w:pPr>
            <w:r>
              <w:rPr>
                <w:rFonts w:ascii="Arial Narrow" w:hAnsi="Arial Narrow"/>
                <w:bCs/>
                <w:sz w:val="20"/>
                <w:szCs w:val="20"/>
                <w:lang w:val="es-PE" w:eastAsia="es-PE"/>
              </w:rPr>
              <w:t>Fecha de Alerta: corresponde a la fecha del sistema en formato dd/mm/yyyy</w:t>
            </w:r>
          </w:p>
          <w:p w14:paraId="15B76EBD" w14:textId="77777777" w:rsidR="00E015AA" w:rsidRDefault="00E015AA" w:rsidP="008C6227">
            <w:pPr>
              <w:pStyle w:val="Prrafodelista"/>
              <w:numPr>
                <w:ilvl w:val="0"/>
                <w:numId w:val="34"/>
              </w:numPr>
              <w:ind w:left="640" w:hanging="142"/>
              <w:rPr>
                <w:rFonts w:ascii="Arial Narrow" w:hAnsi="Arial Narrow"/>
                <w:bCs/>
                <w:sz w:val="20"/>
                <w:szCs w:val="20"/>
                <w:lang w:val="es-PE" w:eastAsia="es-PE"/>
              </w:rPr>
            </w:pPr>
            <w:r>
              <w:rPr>
                <w:rFonts w:ascii="Arial Narrow" w:hAnsi="Arial Narrow"/>
                <w:bCs/>
                <w:sz w:val="20"/>
                <w:szCs w:val="20"/>
                <w:lang w:val="es-PE" w:eastAsia="es-PE"/>
              </w:rPr>
              <w:t xml:space="preserve">Número de documento postal (según </w:t>
            </w:r>
            <w:r w:rsidRPr="008D6F8C">
              <w:rPr>
                <w:rFonts w:ascii="Arial Narrow" w:hAnsi="Arial Narrow"/>
                <w:bCs/>
                <w:color w:val="000000"/>
                <w:sz w:val="20"/>
                <w:szCs w:val="20"/>
                <w:lang w:val="es-PE" w:eastAsia="es-PE"/>
              </w:rPr>
              <w:t>RF07</w:t>
            </w:r>
            <w:r>
              <w:rPr>
                <w:rFonts w:ascii="Arial Narrow" w:hAnsi="Arial Narrow"/>
                <w:bCs/>
                <w:sz w:val="20"/>
                <w:szCs w:val="20"/>
                <w:lang w:val="es-PE" w:eastAsia="es-PE"/>
              </w:rPr>
              <w:t>)</w:t>
            </w:r>
          </w:p>
          <w:p w14:paraId="15B76EBE" w14:textId="77777777" w:rsidR="00E015AA" w:rsidRDefault="00E015AA" w:rsidP="008C6227">
            <w:pPr>
              <w:pStyle w:val="Prrafodelista"/>
              <w:numPr>
                <w:ilvl w:val="0"/>
                <w:numId w:val="34"/>
              </w:numPr>
              <w:ind w:left="640" w:hanging="142"/>
              <w:rPr>
                <w:rFonts w:ascii="Arial Narrow" w:hAnsi="Arial Narrow"/>
                <w:bCs/>
                <w:sz w:val="20"/>
                <w:szCs w:val="20"/>
                <w:lang w:val="es-PE" w:eastAsia="es-PE"/>
              </w:rPr>
            </w:pPr>
            <w:r>
              <w:rPr>
                <w:rFonts w:ascii="Arial Narrow" w:hAnsi="Arial Narrow"/>
                <w:bCs/>
                <w:sz w:val="20"/>
                <w:szCs w:val="20"/>
                <w:lang w:val="es-PE" w:eastAsia="es-PE"/>
              </w:rPr>
              <w:t>Motivo de Riesgo: debiendo mostrar una lista con los siguientes valores:</w:t>
            </w:r>
          </w:p>
          <w:p w14:paraId="15B76EBF" w14:textId="77777777" w:rsidR="00E015AA" w:rsidRDefault="00E015AA" w:rsidP="008C6227">
            <w:pPr>
              <w:pStyle w:val="Prrafodelista"/>
              <w:numPr>
                <w:ilvl w:val="0"/>
                <w:numId w:val="35"/>
              </w:numPr>
              <w:ind w:left="1207" w:hanging="426"/>
              <w:rPr>
                <w:rFonts w:ascii="Arial Narrow" w:hAnsi="Arial Narrow"/>
                <w:bCs/>
                <w:sz w:val="20"/>
                <w:szCs w:val="20"/>
                <w:lang w:val="es-PE" w:eastAsia="es-PE"/>
              </w:rPr>
            </w:pPr>
            <w:r>
              <w:rPr>
                <w:rFonts w:ascii="Arial Narrow" w:hAnsi="Arial Narrow"/>
                <w:bCs/>
                <w:sz w:val="20"/>
                <w:szCs w:val="20"/>
                <w:lang w:val="es-PE" w:eastAsia="es-PE"/>
              </w:rPr>
              <w:t>Mercancía Restringida</w:t>
            </w:r>
          </w:p>
          <w:p w14:paraId="15B76EC0" w14:textId="77777777" w:rsidR="00E015AA" w:rsidRDefault="00E015AA" w:rsidP="008C6227">
            <w:pPr>
              <w:pStyle w:val="Prrafodelista"/>
              <w:numPr>
                <w:ilvl w:val="0"/>
                <w:numId w:val="35"/>
              </w:numPr>
              <w:ind w:left="1207" w:hanging="426"/>
              <w:rPr>
                <w:rFonts w:ascii="Arial Narrow" w:hAnsi="Arial Narrow"/>
                <w:bCs/>
                <w:sz w:val="20"/>
                <w:szCs w:val="20"/>
                <w:lang w:val="es-PE" w:eastAsia="es-PE"/>
              </w:rPr>
            </w:pPr>
            <w:r>
              <w:rPr>
                <w:rFonts w:ascii="Arial Narrow" w:hAnsi="Arial Narrow"/>
                <w:bCs/>
                <w:sz w:val="20"/>
                <w:szCs w:val="20"/>
                <w:lang w:val="es-PE" w:eastAsia="es-PE"/>
              </w:rPr>
              <w:t>Mercancía Prohibida</w:t>
            </w:r>
          </w:p>
          <w:p w14:paraId="15B76EC1" w14:textId="77777777" w:rsidR="00E015AA" w:rsidRDefault="00E015AA" w:rsidP="008C6227">
            <w:pPr>
              <w:pStyle w:val="Prrafodelista"/>
              <w:numPr>
                <w:ilvl w:val="0"/>
                <w:numId w:val="35"/>
              </w:numPr>
              <w:ind w:left="1207" w:hanging="426"/>
              <w:rPr>
                <w:rFonts w:ascii="Arial Narrow" w:hAnsi="Arial Narrow"/>
                <w:bCs/>
                <w:sz w:val="20"/>
                <w:szCs w:val="20"/>
                <w:lang w:val="es-PE" w:eastAsia="es-PE"/>
              </w:rPr>
            </w:pPr>
            <w:r>
              <w:rPr>
                <w:rFonts w:ascii="Arial Narrow" w:hAnsi="Arial Narrow"/>
                <w:bCs/>
                <w:sz w:val="20"/>
                <w:szCs w:val="20"/>
                <w:lang w:val="es-PE" w:eastAsia="es-PE"/>
              </w:rPr>
              <w:t>Valoración</w:t>
            </w:r>
          </w:p>
          <w:p w14:paraId="15B76EC2" w14:textId="77777777" w:rsidR="00E015AA" w:rsidRDefault="00E015AA" w:rsidP="008C6227">
            <w:pPr>
              <w:pStyle w:val="Prrafodelista"/>
              <w:numPr>
                <w:ilvl w:val="0"/>
                <w:numId w:val="35"/>
              </w:numPr>
              <w:ind w:left="1207" w:hanging="426"/>
              <w:rPr>
                <w:rFonts w:ascii="Arial Narrow" w:hAnsi="Arial Narrow"/>
                <w:bCs/>
                <w:sz w:val="20"/>
                <w:szCs w:val="20"/>
                <w:lang w:val="es-PE" w:eastAsia="es-PE"/>
              </w:rPr>
            </w:pPr>
            <w:r>
              <w:rPr>
                <w:rFonts w:ascii="Arial Narrow" w:hAnsi="Arial Narrow"/>
                <w:bCs/>
                <w:sz w:val="20"/>
                <w:szCs w:val="20"/>
                <w:lang w:val="es-PE" w:eastAsia="es-PE"/>
              </w:rPr>
              <w:t>Importador Frecuente</w:t>
            </w:r>
          </w:p>
          <w:p w14:paraId="15B76EC3" w14:textId="77777777" w:rsidR="00E015AA" w:rsidRDefault="00E015AA" w:rsidP="008C6227">
            <w:pPr>
              <w:pStyle w:val="Prrafodelista"/>
              <w:numPr>
                <w:ilvl w:val="0"/>
                <w:numId w:val="35"/>
              </w:numPr>
              <w:ind w:left="1207" w:hanging="426"/>
              <w:rPr>
                <w:rFonts w:ascii="Arial Narrow" w:hAnsi="Arial Narrow"/>
                <w:bCs/>
                <w:sz w:val="20"/>
                <w:szCs w:val="20"/>
                <w:lang w:val="es-PE" w:eastAsia="es-PE"/>
              </w:rPr>
            </w:pPr>
            <w:r>
              <w:rPr>
                <w:rFonts w:ascii="Arial Narrow" w:hAnsi="Arial Narrow"/>
                <w:bCs/>
                <w:sz w:val="20"/>
                <w:szCs w:val="20"/>
                <w:lang w:val="es-PE" w:eastAsia="es-PE"/>
              </w:rPr>
              <w:t>Mercancía manifestada difiere de la encontrada</w:t>
            </w:r>
          </w:p>
          <w:p w14:paraId="15B76EC4" w14:textId="77777777" w:rsidR="00E015AA" w:rsidRPr="00761C94" w:rsidRDefault="00E015AA" w:rsidP="008C6227">
            <w:pPr>
              <w:ind w:left="781"/>
              <w:rPr>
                <w:rFonts w:ascii="Arial Narrow" w:hAnsi="Arial Narrow"/>
                <w:bCs/>
                <w:sz w:val="20"/>
                <w:szCs w:val="20"/>
                <w:lang w:val="es-PE" w:eastAsia="es-PE"/>
              </w:rPr>
            </w:pPr>
            <w:r>
              <w:rPr>
                <w:rFonts w:ascii="Arial Narrow" w:hAnsi="Arial Narrow"/>
                <w:bCs/>
                <w:sz w:val="20"/>
                <w:szCs w:val="20"/>
                <w:lang w:val="es-PE" w:eastAsia="es-PE"/>
              </w:rPr>
              <w:t>Deberá permitir seleccionar uno o más elementos, debiendo obligatoriamente seleccionar por lo menos uno.</w:t>
            </w:r>
          </w:p>
          <w:p w14:paraId="15B76EC5" w14:textId="77777777" w:rsidR="00E015AA" w:rsidRDefault="00E015AA" w:rsidP="008C6227">
            <w:pPr>
              <w:pStyle w:val="Prrafodelista"/>
              <w:numPr>
                <w:ilvl w:val="0"/>
                <w:numId w:val="34"/>
              </w:numPr>
              <w:ind w:left="640" w:hanging="142"/>
              <w:rPr>
                <w:rFonts w:ascii="Arial Narrow" w:hAnsi="Arial Narrow"/>
                <w:bCs/>
                <w:sz w:val="20"/>
                <w:szCs w:val="20"/>
                <w:lang w:val="es-PE" w:eastAsia="es-PE"/>
              </w:rPr>
            </w:pPr>
            <w:r>
              <w:rPr>
                <w:rFonts w:ascii="Arial Narrow" w:hAnsi="Arial Narrow"/>
                <w:bCs/>
                <w:sz w:val="20"/>
                <w:szCs w:val="20"/>
                <w:lang w:val="es-PE" w:eastAsia="es-PE"/>
              </w:rPr>
              <w:t>Observación: dato opcional que debe permitir el ingreso de hasta 255 caracteres.</w:t>
            </w:r>
          </w:p>
          <w:p w14:paraId="15B76EC6" w14:textId="77777777" w:rsidR="00E015AA" w:rsidRDefault="00E015AA" w:rsidP="008C6227">
            <w:pPr>
              <w:pStyle w:val="Prrafodelista"/>
              <w:numPr>
                <w:ilvl w:val="0"/>
                <w:numId w:val="33"/>
              </w:numPr>
              <w:ind w:left="356" w:hanging="283"/>
              <w:rPr>
                <w:rFonts w:ascii="Arial Narrow" w:hAnsi="Arial Narrow"/>
                <w:bCs/>
                <w:sz w:val="20"/>
                <w:szCs w:val="20"/>
                <w:lang w:val="es-PE" w:eastAsia="es-PE"/>
              </w:rPr>
            </w:pPr>
            <w:r>
              <w:rPr>
                <w:rFonts w:ascii="Arial Narrow" w:hAnsi="Arial Narrow"/>
                <w:bCs/>
                <w:sz w:val="20"/>
                <w:szCs w:val="20"/>
                <w:lang w:val="es-PE" w:eastAsia="es-PE"/>
              </w:rPr>
              <w:t xml:space="preserve">Deberá tener implementado el botón “Grabar”, al hacer click en este botón se debe registrar la información </w:t>
            </w:r>
            <w:r>
              <w:rPr>
                <w:rFonts w:ascii="Arial Narrow" w:hAnsi="Arial Narrow"/>
                <w:bCs/>
                <w:sz w:val="20"/>
                <w:szCs w:val="20"/>
                <w:lang w:val="es-PE" w:eastAsia="es-PE"/>
              </w:rPr>
              <w:lastRenderedPageBreak/>
              <w:t>ingresada, generando un número de aviso de alerta.</w:t>
            </w:r>
          </w:p>
          <w:p w14:paraId="15B76EC7" w14:textId="77777777" w:rsidR="00E015AA" w:rsidRDefault="00E015AA" w:rsidP="008C6227">
            <w:pPr>
              <w:pStyle w:val="Prrafodelista"/>
              <w:numPr>
                <w:ilvl w:val="0"/>
                <w:numId w:val="33"/>
              </w:numPr>
              <w:ind w:left="356" w:hanging="283"/>
              <w:rPr>
                <w:rFonts w:ascii="Arial Narrow" w:hAnsi="Arial Narrow"/>
                <w:bCs/>
                <w:sz w:val="20"/>
                <w:szCs w:val="20"/>
                <w:lang w:val="es-PE" w:eastAsia="es-PE"/>
              </w:rPr>
            </w:pPr>
            <w:r>
              <w:rPr>
                <w:rFonts w:ascii="Arial Narrow" w:hAnsi="Arial Narrow"/>
                <w:bCs/>
                <w:sz w:val="20"/>
                <w:szCs w:val="20"/>
                <w:lang w:val="es-PE" w:eastAsia="es-PE"/>
              </w:rPr>
              <w:t>El sistema debe mostrar el número de aviso de alerta generado el cual debe estar formado por los siguientes datos:</w:t>
            </w:r>
          </w:p>
          <w:p w14:paraId="15B76EC8" w14:textId="77777777" w:rsidR="00E015AA" w:rsidRDefault="00E015AA" w:rsidP="008C6227">
            <w:pPr>
              <w:pStyle w:val="Prrafodelista"/>
              <w:numPr>
                <w:ilvl w:val="0"/>
                <w:numId w:val="14"/>
              </w:numPr>
              <w:ind w:left="640" w:hanging="142"/>
              <w:rPr>
                <w:rFonts w:ascii="Arial Narrow" w:hAnsi="Arial Narrow"/>
                <w:bCs/>
                <w:sz w:val="20"/>
                <w:szCs w:val="20"/>
                <w:lang w:val="es-PE" w:eastAsia="es-PE"/>
              </w:rPr>
            </w:pPr>
            <w:r>
              <w:rPr>
                <w:rFonts w:ascii="Arial Narrow" w:hAnsi="Arial Narrow"/>
                <w:bCs/>
                <w:sz w:val="20"/>
                <w:szCs w:val="20"/>
                <w:lang w:val="es-PE" w:eastAsia="es-PE"/>
              </w:rPr>
              <w:t>Año en que se genera el aviso de alerta (a 4 dígitos)</w:t>
            </w:r>
          </w:p>
          <w:p w14:paraId="15B76EC9" w14:textId="77777777" w:rsidR="00E015AA" w:rsidRDefault="00E015AA" w:rsidP="008C6227">
            <w:pPr>
              <w:pStyle w:val="Prrafodelista"/>
              <w:numPr>
                <w:ilvl w:val="0"/>
                <w:numId w:val="14"/>
              </w:numPr>
              <w:ind w:left="640" w:hanging="142"/>
              <w:rPr>
                <w:rFonts w:ascii="Arial Narrow" w:hAnsi="Arial Narrow"/>
                <w:bCs/>
                <w:sz w:val="20"/>
                <w:szCs w:val="20"/>
                <w:lang w:val="es-PE" w:eastAsia="es-PE"/>
              </w:rPr>
            </w:pPr>
            <w:r>
              <w:rPr>
                <w:rFonts w:ascii="Arial Narrow" w:hAnsi="Arial Narrow"/>
                <w:bCs/>
                <w:sz w:val="20"/>
                <w:szCs w:val="20"/>
                <w:lang w:val="es-PE" w:eastAsia="es-PE"/>
              </w:rPr>
              <w:t xml:space="preserve">Código de unidad organizacional al que pertenece el funcionario que registró la alerta </w:t>
            </w:r>
          </w:p>
          <w:p w14:paraId="15B76ECA" w14:textId="77777777" w:rsidR="00E015AA" w:rsidRDefault="00E015AA" w:rsidP="008C6227">
            <w:pPr>
              <w:pStyle w:val="Prrafodelista"/>
              <w:numPr>
                <w:ilvl w:val="0"/>
                <w:numId w:val="14"/>
              </w:numPr>
              <w:ind w:left="640" w:hanging="142"/>
              <w:rPr>
                <w:rFonts w:ascii="Arial Narrow" w:hAnsi="Arial Narrow"/>
                <w:bCs/>
                <w:sz w:val="20"/>
                <w:szCs w:val="20"/>
                <w:lang w:val="es-PE" w:eastAsia="es-PE"/>
              </w:rPr>
            </w:pPr>
            <w:r>
              <w:rPr>
                <w:rFonts w:ascii="Arial Narrow" w:hAnsi="Arial Narrow"/>
                <w:bCs/>
                <w:sz w:val="20"/>
                <w:szCs w:val="20"/>
                <w:lang w:val="es-PE" w:eastAsia="es-PE"/>
              </w:rPr>
              <w:t>Número correlativo generado por el sistema, el cual debe ser reiniciado al inicio de cada año</w:t>
            </w:r>
          </w:p>
          <w:p w14:paraId="15B76ECB" w14:textId="77777777" w:rsidR="00E015AA" w:rsidRDefault="00E015AA" w:rsidP="008C6227">
            <w:pPr>
              <w:pStyle w:val="Prrafodelista"/>
              <w:numPr>
                <w:ilvl w:val="0"/>
                <w:numId w:val="33"/>
              </w:numPr>
              <w:ind w:left="356" w:hanging="283"/>
              <w:rPr>
                <w:rFonts w:ascii="Arial Narrow" w:hAnsi="Arial Narrow"/>
                <w:bCs/>
                <w:sz w:val="20"/>
                <w:szCs w:val="20"/>
                <w:lang w:val="es-PE" w:eastAsia="es-PE"/>
              </w:rPr>
            </w:pPr>
            <w:r>
              <w:rPr>
                <w:rFonts w:ascii="Arial Narrow" w:hAnsi="Arial Narrow"/>
                <w:bCs/>
                <w:sz w:val="20"/>
                <w:szCs w:val="20"/>
                <w:lang w:val="es-PE" w:eastAsia="es-PE"/>
              </w:rPr>
              <w:t>Además de los datos ingresados el sistema debe grabar lo siguiente:</w:t>
            </w:r>
          </w:p>
          <w:p w14:paraId="15B76ECC" w14:textId="77777777" w:rsidR="00E015AA" w:rsidRDefault="00E015AA" w:rsidP="008C6227">
            <w:pPr>
              <w:pStyle w:val="Prrafodelista"/>
              <w:numPr>
                <w:ilvl w:val="0"/>
                <w:numId w:val="14"/>
              </w:numPr>
              <w:ind w:left="640" w:hanging="142"/>
              <w:rPr>
                <w:rFonts w:ascii="Arial Narrow" w:hAnsi="Arial Narrow"/>
                <w:bCs/>
                <w:sz w:val="20"/>
                <w:szCs w:val="20"/>
                <w:lang w:val="es-PE" w:eastAsia="es-PE"/>
              </w:rPr>
            </w:pPr>
            <w:r>
              <w:rPr>
                <w:rFonts w:ascii="Arial Narrow" w:hAnsi="Arial Narrow"/>
                <w:bCs/>
                <w:sz w:val="20"/>
                <w:szCs w:val="20"/>
                <w:lang w:val="es-PE" w:eastAsia="es-PE"/>
              </w:rPr>
              <w:t>Fecha de generación del aviso de alerta</w:t>
            </w:r>
          </w:p>
          <w:p w14:paraId="15B76ECD" w14:textId="77777777" w:rsidR="00E015AA" w:rsidRDefault="00E015AA" w:rsidP="008C6227">
            <w:pPr>
              <w:pStyle w:val="Prrafodelista"/>
              <w:numPr>
                <w:ilvl w:val="0"/>
                <w:numId w:val="14"/>
              </w:numPr>
              <w:ind w:left="640" w:hanging="142"/>
              <w:rPr>
                <w:rFonts w:ascii="Arial Narrow" w:hAnsi="Arial Narrow"/>
                <w:bCs/>
                <w:sz w:val="20"/>
                <w:szCs w:val="20"/>
                <w:lang w:val="es-PE" w:eastAsia="es-PE"/>
              </w:rPr>
            </w:pPr>
            <w:r>
              <w:rPr>
                <w:rFonts w:ascii="Arial Narrow" w:hAnsi="Arial Narrow"/>
                <w:bCs/>
                <w:sz w:val="20"/>
                <w:szCs w:val="20"/>
                <w:lang w:val="es-PE" w:eastAsia="es-PE"/>
              </w:rPr>
              <w:t>Hora de generación del aviso de alerta</w:t>
            </w:r>
          </w:p>
          <w:p w14:paraId="15B76ECE" w14:textId="77777777" w:rsidR="00E015AA" w:rsidRPr="00D36CF0" w:rsidRDefault="00E015AA" w:rsidP="008C6227">
            <w:pPr>
              <w:pStyle w:val="Prrafodelista"/>
              <w:numPr>
                <w:ilvl w:val="0"/>
                <w:numId w:val="14"/>
              </w:numPr>
              <w:ind w:left="640" w:hanging="142"/>
              <w:rPr>
                <w:rFonts w:ascii="Arial Narrow" w:hAnsi="Arial Narrow"/>
                <w:bCs/>
                <w:sz w:val="20"/>
                <w:szCs w:val="20"/>
                <w:lang w:val="es-PE" w:eastAsia="es-PE"/>
              </w:rPr>
            </w:pPr>
            <w:r>
              <w:rPr>
                <w:rFonts w:ascii="Arial Narrow" w:hAnsi="Arial Narrow"/>
                <w:bCs/>
                <w:sz w:val="20"/>
                <w:szCs w:val="20"/>
                <w:lang w:val="es-PE" w:eastAsia="es-PE"/>
              </w:rPr>
              <w:t>Código de planilla del funcionario SUNAT que registro el aviso de alerta</w:t>
            </w:r>
          </w:p>
        </w:tc>
        <w:tc>
          <w:tcPr>
            <w:tcW w:w="1134" w:type="dxa"/>
            <w:gridSpan w:val="2"/>
          </w:tcPr>
          <w:p w14:paraId="15B76ECF"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D0"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D1"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D2"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D3"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D4"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D5"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D6"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D7"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D8"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ED9"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39</w:t>
            </w:r>
          </w:p>
          <w:p w14:paraId="15B76ED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DB"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D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D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DE"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DF"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E0"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E1"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E2"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E3"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E4"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E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E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E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E8"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40</w:t>
            </w:r>
          </w:p>
          <w:p w14:paraId="15B76EE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E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EB"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E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EED"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21</w:t>
            </w:r>
          </w:p>
          <w:p w14:paraId="15B76EEE"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22</w:t>
            </w:r>
          </w:p>
        </w:tc>
        <w:tc>
          <w:tcPr>
            <w:tcW w:w="851" w:type="dxa"/>
          </w:tcPr>
          <w:p w14:paraId="15B76EEF" w14:textId="77777777" w:rsidR="00E015AA" w:rsidRPr="00E53797" w:rsidRDefault="00E015AA" w:rsidP="008C6227">
            <w:pPr>
              <w:rPr>
                <w:rFonts w:ascii="Arial Narrow" w:hAnsi="Arial Narrow"/>
                <w:sz w:val="16"/>
                <w:szCs w:val="16"/>
              </w:rPr>
            </w:pPr>
          </w:p>
        </w:tc>
      </w:tr>
      <w:tr w:rsidR="00E015AA" w:rsidRPr="00E53797" w14:paraId="15B76FB4" w14:textId="77777777" w:rsidTr="00791C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tcPr>
          <w:p w14:paraId="15B76EF1" w14:textId="77777777" w:rsidR="00E015AA" w:rsidRPr="00A77693"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lastRenderedPageBreak/>
              <w:t>RF10</w:t>
            </w:r>
          </w:p>
        </w:tc>
        <w:tc>
          <w:tcPr>
            <w:tcW w:w="1418" w:type="dxa"/>
          </w:tcPr>
          <w:p w14:paraId="15B76EF2" w14:textId="77777777" w:rsidR="00E015AA" w:rsidRDefault="00E015AA" w:rsidP="008C6227">
            <w:pPr>
              <w:pStyle w:val="Textodeglobo"/>
              <w:spacing w:before="40" w:after="40"/>
              <w:jc w:val="center"/>
              <w:rPr>
                <w:rFonts w:ascii="Arial Narrow" w:hAnsi="Arial Narrow" w:cs="Arial Narrow"/>
                <w:sz w:val="20"/>
                <w:szCs w:val="20"/>
                <w:lang w:eastAsia="es-ES"/>
              </w:rPr>
            </w:pPr>
            <w:r w:rsidRPr="00A77693">
              <w:rPr>
                <w:rFonts w:ascii="Arial Narrow" w:hAnsi="Arial Narrow" w:cs="Arial Narrow"/>
                <w:sz w:val="20"/>
                <w:szCs w:val="20"/>
                <w:lang w:eastAsia="es-ES"/>
              </w:rPr>
              <w:t xml:space="preserve">Transmisión </w:t>
            </w:r>
            <w:r>
              <w:rPr>
                <w:rFonts w:ascii="Arial Narrow" w:hAnsi="Arial Narrow" w:cs="Arial Narrow"/>
                <w:sz w:val="20"/>
                <w:szCs w:val="20"/>
                <w:lang w:eastAsia="es-ES"/>
              </w:rPr>
              <w:t>Datos de Detalle del DEP</w:t>
            </w:r>
          </w:p>
        </w:tc>
        <w:tc>
          <w:tcPr>
            <w:tcW w:w="4677" w:type="dxa"/>
            <w:gridSpan w:val="6"/>
            <w:vAlign w:val="center"/>
          </w:tcPr>
          <w:p w14:paraId="15B76EF3" w14:textId="77777777" w:rsidR="00E015AA" w:rsidRDefault="00E015AA" w:rsidP="008C6227">
            <w:pPr>
              <w:rPr>
                <w:rFonts w:ascii="Arial Narrow" w:hAnsi="Arial Narrow" w:cs="Arial Narrow"/>
                <w:sz w:val="20"/>
                <w:szCs w:val="20"/>
                <w:lang w:val="es-PE"/>
              </w:rPr>
            </w:pPr>
            <w:r>
              <w:rPr>
                <w:rFonts w:ascii="Arial Narrow" w:hAnsi="Arial Narrow" w:cs="Arial Narrow"/>
                <w:sz w:val="20"/>
                <w:szCs w:val="20"/>
                <w:lang w:val="es-PE"/>
              </w:rPr>
              <w:t xml:space="preserve">SUNAT deberá poner a disposición de SERPOST medios electrónicos para la transmisión de los datos detalle del DEP </w:t>
            </w:r>
            <w:r w:rsidRPr="00FD31DB">
              <w:rPr>
                <w:rFonts w:ascii="Arial Narrow" w:hAnsi="Arial Narrow" w:cs="Arial Narrow"/>
                <w:sz w:val="20"/>
                <w:szCs w:val="20"/>
                <w:lang w:val="es-PE"/>
              </w:rPr>
              <w:t>(Documento de Envío Postal),</w:t>
            </w:r>
            <w:r>
              <w:rPr>
                <w:rFonts w:ascii="Arial Narrow" w:hAnsi="Arial Narrow" w:cs="Arial Narrow"/>
                <w:sz w:val="20"/>
                <w:szCs w:val="20"/>
                <w:lang w:val="es-PE"/>
              </w:rPr>
              <w:t xml:space="preserve"> teniendo en cuenta lo siguiente:</w:t>
            </w:r>
          </w:p>
          <w:p w14:paraId="15B76EF4" w14:textId="77777777" w:rsidR="00E015AA" w:rsidRDefault="00E015AA" w:rsidP="008C6227">
            <w:pPr>
              <w:pStyle w:val="Prrafodelista"/>
              <w:numPr>
                <w:ilvl w:val="1"/>
                <w:numId w:val="36"/>
              </w:numPr>
              <w:ind w:left="214" w:hanging="214"/>
              <w:rPr>
                <w:rFonts w:ascii="Arial Narrow" w:hAnsi="Arial Narrow" w:cs="Arial Narrow"/>
                <w:sz w:val="20"/>
                <w:szCs w:val="20"/>
                <w:lang w:val="es-PE"/>
              </w:rPr>
            </w:pPr>
            <w:r>
              <w:rPr>
                <w:rFonts w:ascii="Arial Narrow" w:hAnsi="Arial Narrow" w:cs="Arial Narrow"/>
                <w:sz w:val="20"/>
                <w:szCs w:val="20"/>
                <w:lang w:val="es-PE"/>
              </w:rPr>
              <w:t>SERPOST es la única empresa de servicio postal autorizada a transmitir los DEPs.</w:t>
            </w:r>
          </w:p>
          <w:p w14:paraId="15B76EF5" w14:textId="77777777" w:rsidR="00E015AA" w:rsidRDefault="00E015AA" w:rsidP="008C6227">
            <w:pPr>
              <w:pStyle w:val="Prrafodelista"/>
              <w:numPr>
                <w:ilvl w:val="1"/>
                <w:numId w:val="36"/>
              </w:numPr>
              <w:ind w:left="214" w:hanging="214"/>
              <w:rPr>
                <w:rFonts w:ascii="Arial Narrow" w:hAnsi="Arial Narrow" w:cs="Arial Narrow"/>
                <w:sz w:val="20"/>
                <w:szCs w:val="20"/>
                <w:lang w:val="es-PE"/>
              </w:rPr>
            </w:pPr>
            <w:r>
              <w:rPr>
                <w:rFonts w:ascii="Arial Narrow" w:hAnsi="Arial Narrow" w:cs="Arial Narrow"/>
                <w:sz w:val="20"/>
                <w:szCs w:val="20"/>
                <w:lang w:val="es-PE"/>
              </w:rPr>
              <w:t>Los datos consider</w:t>
            </w:r>
            <w:r w:rsidR="009660B1">
              <w:rPr>
                <w:rFonts w:ascii="Arial Narrow" w:hAnsi="Arial Narrow" w:cs="Arial Narrow"/>
                <w:sz w:val="20"/>
                <w:szCs w:val="20"/>
                <w:lang w:val="es-PE"/>
              </w:rPr>
              <w:t xml:space="preserve">ados como datos de detalle del </w:t>
            </w:r>
            <w:r>
              <w:rPr>
                <w:rFonts w:ascii="Arial Narrow" w:hAnsi="Arial Narrow" w:cs="Arial Narrow"/>
                <w:sz w:val="20"/>
                <w:szCs w:val="20"/>
                <w:lang w:val="es-PE"/>
              </w:rPr>
              <w:t>DEP tanto para el caso marítimo como aéreo son:</w:t>
            </w:r>
          </w:p>
          <w:p w14:paraId="15B76EF6" w14:textId="77777777" w:rsidR="00E015AA" w:rsidRPr="00C51FC4" w:rsidRDefault="00E015AA" w:rsidP="008C6227">
            <w:pPr>
              <w:pStyle w:val="Prrafodelista"/>
              <w:numPr>
                <w:ilvl w:val="0"/>
                <w:numId w:val="37"/>
              </w:numPr>
              <w:ind w:left="640" w:hanging="142"/>
              <w:rPr>
                <w:rFonts w:ascii="Arial Narrow" w:hAnsi="Arial Narrow" w:cs="Arial Narrow"/>
                <w:sz w:val="20"/>
                <w:szCs w:val="20"/>
                <w:lang w:val="es-PE"/>
              </w:rPr>
            </w:pPr>
            <w:r w:rsidRPr="00C51FC4">
              <w:rPr>
                <w:rFonts w:ascii="Arial Narrow" w:hAnsi="Arial Narrow" w:cs="Arial Narrow"/>
                <w:sz w:val="20"/>
                <w:szCs w:val="20"/>
                <w:lang w:val="es-PE"/>
              </w:rPr>
              <w:t xml:space="preserve">Tipo de Transacción: dato de 1 </w:t>
            </w:r>
            <w:r>
              <w:rPr>
                <w:rFonts w:ascii="Arial Narrow" w:hAnsi="Arial Narrow" w:cs="Arial Narrow"/>
                <w:sz w:val="20"/>
                <w:szCs w:val="20"/>
                <w:lang w:val="es-PE"/>
              </w:rPr>
              <w:t>carácter</w:t>
            </w:r>
            <w:r w:rsidRPr="00C51FC4">
              <w:rPr>
                <w:rFonts w:ascii="Arial Narrow" w:hAnsi="Arial Narrow" w:cs="Arial Narrow"/>
                <w:sz w:val="20"/>
                <w:szCs w:val="20"/>
                <w:lang w:val="es-PE"/>
              </w:rPr>
              <w:t xml:space="preserve"> que deberá transmitirse de manera obligatoria, siendo los únicos valores posibles “N” para numeración (RF10) y “R” para rectificación, de enviarse cualquier otro dato el sistema deberá rechazar la transmisión con el mensaje “Tipo de Transacción no válida”</w:t>
            </w:r>
            <w:r w:rsidR="009E4E7B">
              <w:rPr>
                <w:rFonts w:ascii="Arial Narrow" w:hAnsi="Arial Narrow" w:cs="Arial Narrow"/>
                <w:sz w:val="20"/>
                <w:szCs w:val="20"/>
                <w:lang w:val="es-PE"/>
              </w:rPr>
              <w:t>.</w:t>
            </w:r>
          </w:p>
          <w:p w14:paraId="15B76EF7" w14:textId="77777777" w:rsidR="00E015AA" w:rsidRDefault="00E015AA" w:rsidP="008C6227">
            <w:pPr>
              <w:pStyle w:val="Prrafodelista"/>
              <w:numPr>
                <w:ilvl w:val="0"/>
                <w:numId w:val="37"/>
              </w:numPr>
              <w:ind w:left="640" w:hanging="142"/>
              <w:rPr>
                <w:rFonts w:ascii="Arial Narrow" w:hAnsi="Arial Narrow" w:cs="Arial Narrow"/>
                <w:sz w:val="20"/>
                <w:szCs w:val="20"/>
                <w:lang w:val="es-PE"/>
              </w:rPr>
            </w:pPr>
            <w:r>
              <w:rPr>
                <w:rFonts w:ascii="Arial Narrow" w:hAnsi="Arial Narrow" w:cs="Arial Narrow"/>
                <w:sz w:val="20"/>
                <w:szCs w:val="20"/>
                <w:lang w:val="es-PE"/>
              </w:rPr>
              <w:t>Año del DEP: dato de 4 dígitos que deberá transmitirse de manera obligatoria, en caso no se transmita el sistema deberá rechazar la transmisión con el mensaje “Año del DEP es obligatorio”</w:t>
            </w:r>
          </w:p>
          <w:p w14:paraId="15B76EF8" w14:textId="77777777" w:rsidR="00E015AA" w:rsidRDefault="00E015AA" w:rsidP="008C6227">
            <w:pPr>
              <w:pStyle w:val="Prrafodelista"/>
              <w:numPr>
                <w:ilvl w:val="0"/>
                <w:numId w:val="37"/>
              </w:numPr>
              <w:ind w:left="640" w:hanging="142"/>
              <w:rPr>
                <w:rFonts w:ascii="Arial Narrow" w:hAnsi="Arial Narrow" w:cs="Arial Narrow"/>
                <w:sz w:val="20"/>
                <w:szCs w:val="20"/>
                <w:lang w:val="es-PE"/>
              </w:rPr>
            </w:pPr>
            <w:r>
              <w:rPr>
                <w:rFonts w:ascii="Arial Narrow" w:hAnsi="Arial Narrow" w:cs="Arial Narrow"/>
                <w:sz w:val="20"/>
                <w:szCs w:val="20"/>
                <w:lang w:val="es-PE"/>
              </w:rPr>
              <w:t>Número de DEP: dato de hasta 5 dígitos que deberá transmitirse de manera obligatoria, en caso no se transmita este dato deberá rechazarse el envío con el mensaje “Debe transmitir número de DEP”.</w:t>
            </w:r>
          </w:p>
          <w:p w14:paraId="15B76EF9" w14:textId="77777777" w:rsidR="00E015AA" w:rsidRDefault="00E015AA" w:rsidP="008C6227">
            <w:pPr>
              <w:pStyle w:val="Prrafodelista"/>
              <w:ind w:left="640"/>
              <w:rPr>
                <w:rFonts w:ascii="Arial Narrow" w:hAnsi="Arial Narrow" w:cs="Arial Narrow"/>
                <w:sz w:val="20"/>
                <w:szCs w:val="20"/>
                <w:lang w:val="es-PE"/>
              </w:rPr>
            </w:pPr>
            <w:r>
              <w:rPr>
                <w:rFonts w:ascii="Arial Narrow" w:hAnsi="Arial Narrow" w:cs="Arial Narrow"/>
                <w:sz w:val="20"/>
                <w:szCs w:val="20"/>
                <w:lang w:val="es-PE"/>
              </w:rPr>
              <w:t>El sistema deberá verificar que los datos generales para la combinación Año de DEP-Número de DEP  se encuentre registrada en SUNAT, de no encontrarse registrada deberá rechazar la transmisión con el mensaje “Año-Número de DEP no registrado en SUNAT”.</w:t>
            </w:r>
          </w:p>
          <w:p w14:paraId="15B76EFA" w14:textId="77777777" w:rsidR="00E015AA" w:rsidRDefault="00E015AA" w:rsidP="008C6227">
            <w:pPr>
              <w:pStyle w:val="Prrafodelista"/>
              <w:ind w:left="640"/>
              <w:rPr>
                <w:rFonts w:ascii="Arial Narrow" w:hAnsi="Arial Narrow" w:cs="Arial Narrow"/>
                <w:sz w:val="20"/>
                <w:szCs w:val="20"/>
                <w:lang w:val="es-PE"/>
              </w:rPr>
            </w:pPr>
            <w:r>
              <w:rPr>
                <w:rFonts w:ascii="Arial Narrow" w:hAnsi="Arial Narrow" w:cs="Arial Narrow"/>
                <w:sz w:val="20"/>
                <w:szCs w:val="20"/>
                <w:lang w:val="es-PE"/>
              </w:rPr>
              <w:t>El sistema deberá verificar también que para la DEP se tenga registrada por lo menos una fecha de término de traslado, de no cumplir esta condición se debe rechazar la transmisión con el mensaje “DEP no cuenta con algún registro de Fecha/Hora de Término de Traslado”.</w:t>
            </w:r>
          </w:p>
          <w:p w14:paraId="15B76EFB" w14:textId="77777777" w:rsidR="00E015AA" w:rsidRDefault="00E015AA" w:rsidP="008C6227">
            <w:pPr>
              <w:pStyle w:val="Prrafodelista"/>
              <w:numPr>
                <w:ilvl w:val="0"/>
                <w:numId w:val="37"/>
              </w:numPr>
              <w:ind w:left="640" w:hanging="142"/>
              <w:rPr>
                <w:rFonts w:ascii="Arial Narrow" w:hAnsi="Arial Narrow" w:cs="Arial Narrow"/>
                <w:sz w:val="20"/>
                <w:szCs w:val="20"/>
                <w:lang w:val="es-PE"/>
              </w:rPr>
            </w:pPr>
            <w:r>
              <w:rPr>
                <w:rFonts w:ascii="Arial Narrow" w:hAnsi="Arial Narrow" w:cs="Arial Narrow"/>
                <w:sz w:val="20"/>
                <w:szCs w:val="20"/>
                <w:lang w:val="es-PE"/>
              </w:rPr>
              <w:t>Número de guía postal: dato de formato alfanumérico con una longitud de hasta 25 caracteres que deberá enviarse de manera obligatoria. En caso el valor sea nulo o vacío el sistema rechazará la transmisión con el mensaje “Número de Documento de Origen Postal debe ser declarado”</w:t>
            </w:r>
          </w:p>
          <w:p w14:paraId="15B76EFC" w14:textId="77777777" w:rsidR="00E015AA" w:rsidRPr="008D6F8C" w:rsidRDefault="00E015AA" w:rsidP="008C6227">
            <w:pPr>
              <w:pStyle w:val="Prrafodelista"/>
              <w:ind w:left="640"/>
              <w:rPr>
                <w:rFonts w:ascii="Arial Narrow" w:hAnsi="Arial Narrow" w:cs="Arial Narrow"/>
                <w:color w:val="000000"/>
                <w:sz w:val="20"/>
                <w:szCs w:val="20"/>
                <w:lang w:val="es-PE"/>
              </w:rPr>
            </w:pPr>
            <w:r w:rsidRPr="008D6F8C">
              <w:rPr>
                <w:rFonts w:ascii="Arial Narrow" w:hAnsi="Arial Narrow" w:cs="Arial Narrow"/>
                <w:color w:val="000000"/>
                <w:sz w:val="20"/>
                <w:szCs w:val="20"/>
                <w:lang w:val="es-PE"/>
              </w:rPr>
              <w:t>Validar que:</w:t>
            </w:r>
          </w:p>
          <w:p w14:paraId="15B76EFD" w14:textId="77777777" w:rsidR="00E015AA" w:rsidRPr="008D6F8C" w:rsidRDefault="00E015AA" w:rsidP="008C6227">
            <w:pPr>
              <w:pStyle w:val="Prrafodelista"/>
              <w:numPr>
                <w:ilvl w:val="0"/>
                <w:numId w:val="37"/>
              </w:numPr>
              <w:ind w:left="638" w:firstLine="0"/>
              <w:rPr>
                <w:rFonts w:ascii="Arial Narrow" w:hAnsi="Arial Narrow" w:cs="Arial Narrow"/>
                <w:color w:val="000000"/>
                <w:sz w:val="20"/>
                <w:szCs w:val="20"/>
                <w:lang w:val="es-PE"/>
              </w:rPr>
            </w:pPr>
            <w:r w:rsidRPr="008D6F8C">
              <w:rPr>
                <w:rFonts w:ascii="Arial Narrow" w:hAnsi="Arial Narrow" w:cs="Arial Narrow"/>
                <w:color w:val="000000"/>
                <w:sz w:val="20"/>
                <w:szCs w:val="20"/>
                <w:lang w:val="es-PE"/>
              </w:rPr>
              <w:t>Si existe en el catalogo de documentos postales se debe validar que el estado sea Pendiente ó no conciliada.</w:t>
            </w:r>
          </w:p>
          <w:p w14:paraId="15B76EFE" w14:textId="77777777" w:rsidR="00E015AA" w:rsidRDefault="00E015AA" w:rsidP="008C6227">
            <w:pPr>
              <w:pStyle w:val="Prrafodelista"/>
              <w:numPr>
                <w:ilvl w:val="0"/>
                <w:numId w:val="37"/>
              </w:numPr>
              <w:ind w:left="640" w:hanging="142"/>
              <w:rPr>
                <w:rFonts w:ascii="Arial Narrow" w:hAnsi="Arial Narrow" w:cs="Arial Narrow"/>
                <w:sz w:val="20"/>
                <w:szCs w:val="20"/>
                <w:lang w:val="es-PE"/>
              </w:rPr>
            </w:pPr>
            <w:r>
              <w:rPr>
                <w:rFonts w:ascii="Arial Narrow" w:hAnsi="Arial Narrow" w:cs="Arial Narrow"/>
                <w:sz w:val="20"/>
                <w:szCs w:val="20"/>
                <w:lang w:val="es-PE"/>
              </w:rPr>
              <w:t xml:space="preserve">Tipo de Servicio: dato de formato carácter de un </w:t>
            </w:r>
            <w:r>
              <w:rPr>
                <w:rFonts w:ascii="Arial Narrow" w:hAnsi="Arial Narrow" w:cs="Arial Narrow"/>
                <w:sz w:val="20"/>
                <w:szCs w:val="20"/>
                <w:lang w:val="es-PE"/>
              </w:rPr>
              <w:lastRenderedPageBreak/>
              <w:t>dígito que debe ser enviado obligatoriamente, siendo únicamente los posibles valores los siguientes:</w:t>
            </w:r>
          </w:p>
          <w:p w14:paraId="15B76EFF" w14:textId="77777777" w:rsidR="00E015AA" w:rsidRDefault="00E015AA" w:rsidP="008C6227">
            <w:pPr>
              <w:pStyle w:val="Prrafodelista"/>
              <w:numPr>
                <w:ilvl w:val="0"/>
                <w:numId w:val="38"/>
              </w:numPr>
              <w:ind w:left="1065"/>
              <w:rPr>
                <w:rFonts w:ascii="Arial Narrow" w:hAnsi="Arial Narrow" w:cs="Arial Narrow"/>
                <w:sz w:val="20"/>
                <w:szCs w:val="20"/>
                <w:lang w:val="es-PE"/>
              </w:rPr>
            </w:pPr>
            <w:r w:rsidRPr="00806564">
              <w:rPr>
                <w:rFonts w:ascii="Arial Narrow" w:hAnsi="Arial Narrow" w:cs="Arial Narrow"/>
                <w:sz w:val="20"/>
                <w:szCs w:val="20"/>
                <w:lang w:val="es-PE"/>
              </w:rPr>
              <w:t>0 – Encomiendas (CP)</w:t>
            </w:r>
          </w:p>
          <w:p w14:paraId="15B76F00" w14:textId="77777777" w:rsidR="00E015AA" w:rsidRDefault="00E015AA" w:rsidP="008C6227">
            <w:pPr>
              <w:pStyle w:val="Prrafodelista"/>
              <w:numPr>
                <w:ilvl w:val="0"/>
                <w:numId w:val="38"/>
              </w:numPr>
              <w:ind w:left="1065"/>
              <w:rPr>
                <w:rFonts w:ascii="Arial Narrow" w:hAnsi="Arial Narrow" w:cs="Arial Narrow"/>
                <w:sz w:val="20"/>
                <w:szCs w:val="20"/>
                <w:lang w:val="es-PE"/>
              </w:rPr>
            </w:pPr>
            <w:r>
              <w:rPr>
                <w:rFonts w:ascii="Arial Narrow" w:hAnsi="Arial Narrow" w:cs="Arial Narrow"/>
                <w:sz w:val="20"/>
                <w:szCs w:val="20"/>
                <w:lang w:val="es-PE"/>
              </w:rPr>
              <w:t>1 – EMS</w:t>
            </w:r>
          </w:p>
          <w:p w14:paraId="15B76F01" w14:textId="77777777" w:rsidR="00E015AA" w:rsidRDefault="00E015AA" w:rsidP="008C6227">
            <w:pPr>
              <w:pStyle w:val="Prrafodelista"/>
              <w:numPr>
                <w:ilvl w:val="0"/>
                <w:numId w:val="38"/>
              </w:numPr>
              <w:ind w:left="1065"/>
              <w:rPr>
                <w:rFonts w:ascii="Arial Narrow" w:hAnsi="Arial Narrow" w:cs="Arial Narrow"/>
                <w:sz w:val="20"/>
                <w:szCs w:val="20"/>
                <w:lang w:val="es-PE"/>
              </w:rPr>
            </w:pPr>
            <w:r>
              <w:rPr>
                <w:rFonts w:ascii="Arial Narrow" w:hAnsi="Arial Narrow" w:cs="Arial Narrow"/>
                <w:sz w:val="20"/>
                <w:szCs w:val="20"/>
                <w:lang w:val="es-PE"/>
              </w:rPr>
              <w:t>2 – Pequeños Paquetes</w:t>
            </w:r>
          </w:p>
          <w:p w14:paraId="15B76F02" w14:textId="77777777" w:rsidR="00E015AA" w:rsidRDefault="00E015AA" w:rsidP="008C6227">
            <w:pPr>
              <w:pStyle w:val="Prrafodelista"/>
              <w:numPr>
                <w:ilvl w:val="0"/>
                <w:numId w:val="38"/>
              </w:numPr>
              <w:ind w:left="1065"/>
              <w:rPr>
                <w:rFonts w:ascii="Arial Narrow" w:hAnsi="Arial Narrow" w:cs="Arial Narrow"/>
                <w:sz w:val="20"/>
                <w:szCs w:val="20"/>
                <w:lang w:val="es-PE"/>
              </w:rPr>
            </w:pPr>
            <w:r>
              <w:rPr>
                <w:rFonts w:ascii="Arial Narrow" w:hAnsi="Arial Narrow" w:cs="Arial Narrow"/>
                <w:sz w:val="20"/>
                <w:szCs w:val="20"/>
                <w:lang w:val="es-PE"/>
              </w:rPr>
              <w:t>3 – Sacas M</w:t>
            </w:r>
          </w:p>
          <w:p w14:paraId="15B76F03" w14:textId="77777777" w:rsidR="00476390" w:rsidRPr="00F73081" w:rsidRDefault="00476390" w:rsidP="008C6227">
            <w:pPr>
              <w:pStyle w:val="Prrafodelista"/>
              <w:numPr>
                <w:ilvl w:val="0"/>
                <w:numId w:val="38"/>
              </w:numPr>
              <w:ind w:left="1065"/>
              <w:rPr>
                <w:rFonts w:ascii="Arial Narrow" w:hAnsi="Arial Narrow" w:cs="Arial Narrow"/>
                <w:strike/>
                <w:sz w:val="20"/>
                <w:szCs w:val="20"/>
                <w:highlight w:val="lightGray"/>
                <w:lang w:val="es-PE"/>
              </w:rPr>
            </w:pPr>
            <w:r w:rsidRPr="00F73081">
              <w:rPr>
                <w:rFonts w:ascii="Arial Narrow" w:hAnsi="Arial Narrow" w:cs="Arial Narrow"/>
                <w:strike/>
                <w:sz w:val="20"/>
                <w:szCs w:val="20"/>
                <w:highlight w:val="lightGray"/>
                <w:lang w:val="es-PE"/>
              </w:rPr>
              <w:t>DD – Distribución Directa</w:t>
            </w:r>
          </w:p>
          <w:p w14:paraId="15B76F04" w14:textId="77777777" w:rsidR="00E015AA" w:rsidRDefault="00E015AA" w:rsidP="008C6227">
            <w:pPr>
              <w:ind w:left="705"/>
              <w:rPr>
                <w:rFonts w:ascii="Arial Narrow" w:hAnsi="Arial Narrow" w:cs="Arial Narrow"/>
                <w:color w:val="000000"/>
                <w:sz w:val="20"/>
                <w:szCs w:val="20"/>
                <w:lang w:val="es-PE"/>
              </w:rPr>
            </w:pPr>
            <w:r>
              <w:rPr>
                <w:rFonts w:ascii="Arial Narrow" w:hAnsi="Arial Narrow" w:cs="Arial Narrow"/>
                <w:sz w:val="20"/>
                <w:szCs w:val="20"/>
                <w:lang w:val="es-PE"/>
              </w:rPr>
              <w:t xml:space="preserve">De no cumplir estas condiciones se deberá rechazar la transmisión con </w:t>
            </w:r>
            <w:r w:rsidRPr="008D6F8C">
              <w:rPr>
                <w:rFonts w:ascii="Arial Narrow" w:hAnsi="Arial Narrow" w:cs="Arial Narrow"/>
                <w:color w:val="000000"/>
                <w:sz w:val="20"/>
                <w:szCs w:val="20"/>
                <w:lang w:val="es-PE"/>
              </w:rPr>
              <w:t>el siguiente mensaje “Tipo de Servicio declarado no válido”</w:t>
            </w:r>
          </w:p>
          <w:p w14:paraId="15B76F05" w14:textId="77777777" w:rsidR="00E015AA" w:rsidRPr="00476390" w:rsidRDefault="00E015AA" w:rsidP="008C6227">
            <w:pPr>
              <w:pStyle w:val="Prrafodelista"/>
              <w:numPr>
                <w:ilvl w:val="0"/>
                <w:numId w:val="37"/>
              </w:numPr>
              <w:ind w:left="640" w:hanging="142"/>
              <w:rPr>
                <w:rFonts w:ascii="Arial Narrow" w:hAnsi="Arial Narrow" w:cs="Arial Narrow"/>
                <w:sz w:val="20"/>
                <w:szCs w:val="20"/>
                <w:highlight w:val="yellow"/>
                <w:lang w:val="es-PE"/>
              </w:rPr>
            </w:pPr>
            <w:r w:rsidRPr="00476390">
              <w:rPr>
                <w:rFonts w:ascii="Arial Narrow" w:hAnsi="Arial Narrow" w:cs="Arial Narrow"/>
                <w:color w:val="000000"/>
                <w:sz w:val="20"/>
                <w:szCs w:val="20"/>
                <w:lang w:val="es-PE"/>
              </w:rPr>
              <w:t>Año y Número de Aviso llegada:</w:t>
            </w:r>
            <w:r w:rsidRPr="00476390">
              <w:rPr>
                <w:rFonts w:ascii="Arial Narrow" w:hAnsi="Arial Narrow" w:cs="Arial Narrow"/>
                <w:color w:val="000000"/>
                <w:sz w:val="20"/>
                <w:szCs w:val="20"/>
              </w:rPr>
              <w:t xml:space="preserve"> Año numérico d</w:t>
            </w:r>
            <w:r w:rsidR="003308FE" w:rsidRPr="00476390">
              <w:rPr>
                <w:rFonts w:ascii="Arial Narrow" w:hAnsi="Arial Narrow" w:cs="Arial Narrow"/>
                <w:color w:val="000000"/>
                <w:sz w:val="20"/>
                <w:szCs w:val="20"/>
              </w:rPr>
              <w:t>e longitud de 4 digitos y Numer</w:t>
            </w:r>
            <w:r w:rsidRPr="00476390">
              <w:rPr>
                <w:rFonts w:ascii="Arial Narrow" w:hAnsi="Arial Narrow" w:cs="Arial Narrow"/>
                <w:color w:val="000000"/>
                <w:sz w:val="20"/>
                <w:szCs w:val="20"/>
              </w:rPr>
              <w:t>o de aviso debe ser</w:t>
            </w:r>
            <w:r w:rsidRPr="00476390">
              <w:rPr>
                <w:rFonts w:ascii="Arial Narrow" w:hAnsi="Arial Narrow" w:cs="Arial Narrow"/>
                <w:sz w:val="20"/>
                <w:szCs w:val="20"/>
              </w:rPr>
              <w:t xml:space="preserve"> dato de formato numérico de longitud de hasta 6 dígitos, que deberá enviarse obligatoriamente, en caso de que el va</w:t>
            </w:r>
            <w:r w:rsidR="00366B70" w:rsidRPr="00476390">
              <w:rPr>
                <w:rFonts w:ascii="Arial Narrow" w:hAnsi="Arial Narrow" w:cs="Arial Narrow"/>
                <w:sz w:val="20"/>
                <w:szCs w:val="20"/>
              </w:rPr>
              <w:t>lor sea nulo o se encuentre vacío el sistema rechazará</w:t>
            </w:r>
            <w:r w:rsidRPr="00476390">
              <w:rPr>
                <w:rFonts w:ascii="Arial Narrow" w:hAnsi="Arial Narrow" w:cs="Arial Narrow"/>
                <w:sz w:val="20"/>
                <w:szCs w:val="20"/>
              </w:rPr>
              <w:t xml:space="preserve"> la transmisión con el mensaje “Numero de Aviso debe ser declarado”</w:t>
            </w:r>
            <w:r w:rsidR="00476390" w:rsidRPr="00476390">
              <w:rPr>
                <w:rFonts w:ascii="Arial Narrow" w:hAnsi="Arial Narrow" w:cs="Arial Narrow"/>
                <w:sz w:val="20"/>
                <w:szCs w:val="20"/>
              </w:rPr>
              <w:t xml:space="preserve">. </w:t>
            </w:r>
            <w:r w:rsidR="00476390" w:rsidRPr="00EF4051">
              <w:rPr>
                <w:rFonts w:ascii="Arial Narrow" w:hAnsi="Arial Narrow" w:cs="Arial Narrow"/>
                <w:strike/>
                <w:sz w:val="20"/>
                <w:szCs w:val="20"/>
                <w:highlight w:val="lightGray"/>
              </w:rPr>
              <w:t>No aplica para el tipo de servicio DD.</w:t>
            </w:r>
          </w:p>
          <w:p w14:paraId="15B76F06" w14:textId="77777777" w:rsidR="00476390" w:rsidRPr="00476390" w:rsidRDefault="00E015AA" w:rsidP="00476390">
            <w:pPr>
              <w:pStyle w:val="Prrafodelista"/>
              <w:numPr>
                <w:ilvl w:val="0"/>
                <w:numId w:val="37"/>
              </w:numPr>
              <w:ind w:left="640" w:hanging="142"/>
              <w:rPr>
                <w:rFonts w:ascii="Arial Narrow" w:hAnsi="Arial Narrow" w:cs="Arial Narrow"/>
                <w:sz w:val="20"/>
                <w:szCs w:val="20"/>
                <w:highlight w:val="yellow"/>
                <w:lang w:val="es-PE"/>
              </w:rPr>
            </w:pPr>
            <w:r>
              <w:rPr>
                <w:rFonts w:ascii="Arial Narrow" w:hAnsi="Arial Narrow" w:cs="Arial Narrow"/>
                <w:sz w:val="20"/>
                <w:szCs w:val="20"/>
                <w:lang w:val="es-PE"/>
              </w:rPr>
              <w:t xml:space="preserve">Puerto de Embarque: </w:t>
            </w:r>
            <w:r w:rsidR="00B50CD8">
              <w:rPr>
                <w:rFonts w:ascii="Arial Narrow" w:hAnsi="Arial Narrow" w:cs="Arial Narrow"/>
                <w:sz w:val="20"/>
                <w:szCs w:val="20"/>
              </w:rPr>
              <w:t>dato de formato carácter de 5</w:t>
            </w:r>
            <w:r w:rsidRPr="00E975BF">
              <w:rPr>
                <w:rFonts w:ascii="Arial Narrow" w:hAnsi="Arial Narrow" w:cs="Arial Narrow"/>
                <w:sz w:val="20"/>
                <w:szCs w:val="20"/>
              </w:rPr>
              <w:t xml:space="preserve"> caracteres de longitud, en caso de que el va</w:t>
            </w:r>
            <w:r w:rsidR="00366B70">
              <w:rPr>
                <w:rFonts w:ascii="Arial Narrow" w:hAnsi="Arial Narrow" w:cs="Arial Narrow"/>
                <w:sz w:val="20"/>
                <w:szCs w:val="20"/>
              </w:rPr>
              <w:t>lor sea nulo o se encuentre vací</w:t>
            </w:r>
            <w:r w:rsidRPr="00E975BF">
              <w:rPr>
                <w:rFonts w:ascii="Arial Narrow" w:hAnsi="Arial Narrow" w:cs="Arial Narrow"/>
                <w:sz w:val="20"/>
                <w:szCs w:val="20"/>
              </w:rPr>
              <w:t>o el sistema rechazar</w:t>
            </w:r>
            <w:r w:rsidR="00366B70">
              <w:rPr>
                <w:rFonts w:ascii="Arial Narrow" w:hAnsi="Arial Narrow" w:cs="Arial Narrow"/>
                <w:sz w:val="20"/>
                <w:szCs w:val="20"/>
              </w:rPr>
              <w:t>á</w:t>
            </w:r>
            <w:r w:rsidRPr="00E975BF">
              <w:rPr>
                <w:rFonts w:ascii="Arial Narrow" w:hAnsi="Arial Narrow" w:cs="Arial Narrow"/>
                <w:sz w:val="20"/>
                <w:szCs w:val="20"/>
              </w:rPr>
              <w:t xml:space="preserve"> con la descripción “Puerto de embarque debe ser declarado”</w:t>
            </w:r>
            <w:r>
              <w:rPr>
                <w:rFonts w:ascii="Arial Narrow" w:hAnsi="Arial Narrow" w:cs="Arial Narrow"/>
                <w:sz w:val="20"/>
                <w:szCs w:val="20"/>
              </w:rPr>
              <w:t>.</w:t>
            </w:r>
            <w:r w:rsidR="00476390">
              <w:rPr>
                <w:rFonts w:ascii="Arial Narrow" w:hAnsi="Arial Narrow" w:cs="Arial Narrow"/>
                <w:sz w:val="20"/>
                <w:szCs w:val="20"/>
              </w:rPr>
              <w:t xml:space="preserve"> </w:t>
            </w:r>
            <w:r w:rsidR="00476390" w:rsidRPr="00EF4051">
              <w:rPr>
                <w:rFonts w:ascii="Arial Narrow" w:hAnsi="Arial Narrow" w:cs="Arial Narrow"/>
                <w:strike/>
                <w:sz w:val="20"/>
                <w:szCs w:val="20"/>
                <w:highlight w:val="lightGray"/>
              </w:rPr>
              <w:t>No aplica para el tipo de servicio DD.</w:t>
            </w:r>
          </w:p>
          <w:p w14:paraId="15B76F07" w14:textId="77777777" w:rsidR="00E015AA" w:rsidRPr="00E975BF" w:rsidRDefault="00E25B15" w:rsidP="008C6227">
            <w:pPr>
              <w:pStyle w:val="Prrafodelista"/>
              <w:ind w:left="640"/>
              <w:rPr>
                <w:rFonts w:ascii="Arial Narrow" w:hAnsi="Arial Narrow" w:cs="Arial Narrow"/>
                <w:sz w:val="20"/>
                <w:szCs w:val="20"/>
                <w:lang w:val="es-PE"/>
              </w:rPr>
            </w:pPr>
            <w:r>
              <w:rPr>
                <w:rFonts w:ascii="Arial Narrow" w:hAnsi="Arial Narrow" w:cs="Arial Narrow"/>
                <w:sz w:val="20"/>
                <w:szCs w:val="20"/>
              </w:rPr>
              <w:t>Se debe validar que el puerto transmitido exista en catalogo “Puertos” de la SUNAT, caso contr</w:t>
            </w:r>
            <w:r w:rsidR="00366B70">
              <w:rPr>
                <w:rFonts w:ascii="Arial Narrow" w:hAnsi="Arial Narrow" w:cs="Arial Narrow"/>
                <w:sz w:val="20"/>
                <w:szCs w:val="20"/>
              </w:rPr>
              <w:t>ario se enviará</w:t>
            </w:r>
            <w:r>
              <w:rPr>
                <w:rFonts w:ascii="Arial Narrow" w:hAnsi="Arial Narrow" w:cs="Arial Narrow"/>
                <w:sz w:val="20"/>
                <w:szCs w:val="20"/>
              </w:rPr>
              <w:t xml:space="preserve"> el mensaje “Puerto de embarque Trasmitido no existe”</w:t>
            </w:r>
            <w:r w:rsidR="00476390">
              <w:rPr>
                <w:rFonts w:ascii="Arial Narrow" w:hAnsi="Arial Narrow" w:cs="Arial Narrow"/>
                <w:sz w:val="20"/>
                <w:szCs w:val="20"/>
              </w:rPr>
              <w:t>.</w:t>
            </w:r>
            <w:r w:rsidR="00476390" w:rsidRPr="00476390">
              <w:rPr>
                <w:rFonts w:ascii="Arial Narrow" w:hAnsi="Arial Narrow" w:cs="Arial Narrow"/>
                <w:sz w:val="20"/>
                <w:szCs w:val="20"/>
                <w:highlight w:val="yellow"/>
              </w:rPr>
              <w:t xml:space="preserve"> </w:t>
            </w:r>
          </w:p>
          <w:p w14:paraId="15B76F08" w14:textId="77777777" w:rsidR="00476390" w:rsidRPr="00476390" w:rsidRDefault="00E015AA" w:rsidP="00476390">
            <w:pPr>
              <w:pStyle w:val="Prrafodelista"/>
              <w:numPr>
                <w:ilvl w:val="0"/>
                <w:numId w:val="37"/>
              </w:numPr>
              <w:ind w:left="640" w:hanging="142"/>
              <w:rPr>
                <w:rFonts w:ascii="Arial Narrow" w:hAnsi="Arial Narrow" w:cs="Arial Narrow"/>
                <w:sz w:val="20"/>
                <w:szCs w:val="20"/>
                <w:highlight w:val="yellow"/>
                <w:lang w:val="es-PE"/>
              </w:rPr>
            </w:pPr>
            <w:r>
              <w:rPr>
                <w:rFonts w:ascii="Arial Narrow" w:hAnsi="Arial Narrow" w:cs="Arial Narrow"/>
                <w:sz w:val="20"/>
                <w:szCs w:val="20"/>
                <w:lang w:val="es-PE"/>
              </w:rPr>
              <w:t xml:space="preserve">Aduana de Destino: </w:t>
            </w:r>
            <w:r w:rsidRPr="00E975BF">
              <w:rPr>
                <w:rFonts w:ascii="Arial Narrow" w:hAnsi="Arial Narrow" w:cs="Arial Narrow"/>
                <w:sz w:val="20"/>
                <w:szCs w:val="20"/>
              </w:rPr>
              <w:t>dato de formato carácter de 3 caracteres de longitud, en caso de que el valor sea nulo o se encuentre vac</w:t>
            </w:r>
            <w:r w:rsidR="00366B70">
              <w:rPr>
                <w:rFonts w:ascii="Arial Narrow" w:hAnsi="Arial Narrow" w:cs="Arial Narrow"/>
                <w:sz w:val="20"/>
                <w:szCs w:val="20"/>
              </w:rPr>
              <w:t>í</w:t>
            </w:r>
            <w:r w:rsidRPr="00E975BF">
              <w:rPr>
                <w:rFonts w:ascii="Arial Narrow" w:hAnsi="Arial Narrow" w:cs="Arial Narrow"/>
                <w:sz w:val="20"/>
                <w:szCs w:val="20"/>
              </w:rPr>
              <w:t>o el sistema rechazar</w:t>
            </w:r>
            <w:r w:rsidR="00366B70">
              <w:rPr>
                <w:rFonts w:ascii="Arial Narrow" w:hAnsi="Arial Narrow" w:cs="Arial Narrow"/>
                <w:sz w:val="20"/>
                <w:szCs w:val="20"/>
              </w:rPr>
              <w:t>á</w:t>
            </w:r>
            <w:r w:rsidRPr="00E975BF">
              <w:rPr>
                <w:rFonts w:ascii="Arial Narrow" w:hAnsi="Arial Narrow" w:cs="Arial Narrow"/>
                <w:sz w:val="20"/>
                <w:szCs w:val="20"/>
              </w:rPr>
              <w:t xml:space="preserve"> con la descripción “Aduana destino debe ser declarado”</w:t>
            </w:r>
            <w:r>
              <w:rPr>
                <w:rFonts w:ascii="Arial Narrow" w:hAnsi="Arial Narrow" w:cs="Arial Narrow"/>
                <w:sz w:val="20"/>
                <w:szCs w:val="20"/>
              </w:rPr>
              <w:t>, el sistema debe validar que el código de aduana corresponda a un código válido, de no cumplir esta condición el sistema rechazará la transmisión con el mensaje “Código de Aduana no es válido”</w:t>
            </w:r>
            <w:r w:rsidR="00476390">
              <w:rPr>
                <w:rFonts w:ascii="Arial Narrow" w:hAnsi="Arial Narrow" w:cs="Arial Narrow"/>
                <w:sz w:val="20"/>
                <w:szCs w:val="20"/>
              </w:rPr>
              <w:t xml:space="preserve"> </w:t>
            </w:r>
            <w:r w:rsidR="00476390" w:rsidRPr="00EF4051">
              <w:rPr>
                <w:rFonts w:ascii="Arial Narrow" w:hAnsi="Arial Narrow" w:cs="Arial Narrow"/>
                <w:strike/>
                <w:sz w:val="20"/>
                <w:szCs w:val="20"/>
                <w:highlight w:val="lightGray"/>
              </w:rPr>
              <w:t>No aplica para el tipo de servicio DD</w:t>
            </w:r>
            <w:r w:rsidR="00476390" w:rsidRPr="00476390">
              <w:rPr>
                <w:rFonts w:ascii="Arial Narrow" w:hAnsi="Arial Narrow" w:cs="Arial Narrow"/>
                <w:sz w:val="20"/>
                <w:szCs w:val="20"/>
                <w:highlight w:val="yellow"/>
              </w:rPr>
              <w:t>.</w:t>
            </w:r>
          </w:p>
          <w:p w14:paraId="15B76F09" w14:textId="77777777" w:rsidR="00E015AA" w:rsidRDefault="00B50CD8" w:rsidP="008C6227">
            <w:pPr>
              <w:pStyle w:val="Prrafodelista"/>
              <w:numPr>
                <w:ilvl w:val="0"/>
                <w:numId w:val="37"/>
              </w:numPr>
              <w:ind w:left="640" w:hanging="142"/>
              <w:rPr>
                <w:rFonts w:ascii="Arial Narrow" w:hAnsi="Arial Narrow" w:cs="Arial Narrow"/>
                <w:sz w:val="20"/>
                <w:szCs w:val="20"/>
                <w:lang w:val="es-PE"/>
              </w:rPr>
            </w:pPr>
            <w:r>
              <w:rPr>
                <w:rFonts w:ascii="Arial Narrow" w:hAnsi="Arial Narrow" w:cs="Arial Narrow"/>
                <w:sz w:val="20"/>
                <w:szCs w:val="20"/>
                <w:lang w:val="es-PE"/>
              </w:rPr>
              <w:t>Puerto de Descarga: dato de 5</w:t>
            </w:r>
            <w:r w:rsidR="00E015AA" w:rsidRPr="00664084">
              <w:rPr>
                <w:rFonts w:ascii="Arial Narrow" w:hAnsi="Arial Narrow" w:cs="Arial Narrow"/>
                <w:sz w:val="20"/>
                <w:szCs w:val="20"/>
                <w:lang w:val="es-PE"/>
              </w:rPr>
              <w:t xml:space="preserve"> caracteres que debe ser enviado de manera obligatoria, en caso que el valor sea nulo o se encuentre vac</w:t>
            </w:r>
            <w:r w:rsidR="00366B70">
              <w:rPr>
                <w:rFonts w:ascii="Arial Narrow" w:hAnsi="Arial Narrow" w:cs="Arial Narrow"/>
                <w:sz w:val="20"/>
                <w:szCs w:val="20"/>
              </w:rPr>
              <w:t>í</w:t>
            </w:r>
            <w:r w:rsidR="00E015AA" w:rsidRPr="00664084">
              <w:rPr>
                <w:rFonts w:ascii="Arial Narrow" w:hAnsi="Arial Narrow" w:cs="Arial Narrow"/>
                <w:sz w:val="20"/>
                <w:szCs w:val="20"/>
                <w:lang w:val="es-PE"/>
              </w:rPr>
              <w:t xml:space="preserve">o el sistema rechazará la transmisión con el mensaje “Puerto de descarga debe ser declarado”. </w:t>
            </w:r>
          </w:p>
          <w:p w14:paraId="15B76F0A" w14:textId="77777777" w:rsidR="00476390" w:rsidRPr="00476390" w:rsidRDefault="00E25B15" w:rsidP="00476390">
            <w:pPr>
              <w:pStyle w:val="Prrafodelista"/>
              <w:numPr>
                <w:ilvl w:val="0"/>
                <w:numId w:val="37"/>
              </w:numPr>
              <w:ind w:left="640" w:hanging="142"/>
              <w:rPr>
                <w:rFonts w:ascii="Arial Narrow" w:hAnsi="Arial Narrow" w:cs="Arial Narrow"/>
                <w:sz w:val="20"/>
                <w:szCs w:val="20"/>
                <w:highlight w:val="yellow"/>
                <w:lang w:val="es-PE"/>
              </w:rPr>
            </w:pPr>
            <w:r>
              <w:rPr>
                <w:rFonts w:ascii="Arial Narrow" w:hAnsi="Arial Narrow" w:cs="Arial Narrow"/>
                <w:sz w:val="20"/>
                <w:szCs w:val="20"/>
              </w:rPr>
              <w:t>Se debe validar que el puerto transmitido exista en catalogo “Puertos” de la SUNAT, caso contrario se enviar</w:t>
            </w:r>
            <w:r w:rsidR="00366B70">
              <w:rPr>
                <w:rFonts w:ascii="Arial Narrow" w:hAnsi="Arial Narrow" w:cs="Arial Narrow"/>
                <w:sz w:val="20"/>
                <w:szCs w:val="20"/>
              </w:rPr>
              <w:t>á</w:t>
            </w:r>
            <w:r>
              <w:rPr>
                <w:rFonts w:ascii="Arial Narrow" w:hAnsi="Arial Narrow" w:cs="Arial Narrow"/>
                <w:sz w:val="20"/>
                <w:szCs w:val="20"/>
              </w:rPr>
              <w:t xml:space="preserve"> el mensaje “Puerto de Descarga Trasmitido no existe”</w:t>
            </w:r>
            <w:r w:rsidR="00476390">
              <w:rPr>
                <w:rFonts w:ascii="Arial Narrow" w:hAnsi="Arial Narrow" w:cs="Arial Narrow"/>
                <w:sz w:val="20"/>
                <w:szCs w:val="20"/>
              </w:rPr>
              <w:t xml:space="preserve"> </w:t>
            </w:r>
            <w:r w:rsidR="00476390" w:rsidRPr="00EF4051">
              <w:rPr>
                <w:rFonts w:ascii="Arial Narrow" w:hAnsi="Arial Narrow" w:cs="Arial Narrow"/>
                <w:strike/>
                <w:sz w:val="20"/>
                <w:szCs w:val="20"/>
                <w:highlight w:val="lightGray"/>
              </w:rPr>
              <w:t>No aplica para el tipo de servicio DD</w:t>
            </w:r>
            <w:r w:rsidR="00476390" w:rsidRPr="00476390">
              <w:rPr>
                <w:rFonts w:ascii="Arial Narrow" w:hAnsi="Arial Narrow" w:cs="Arial Narrow"/>
                <w:sz w:val="20"/>
                <w:szCs w:val="20"/>
                <w:highlight w:val="yellow"/>
              </w:rPr>
              <w:t>.</w:t>
            </w:r>
          </w:p>
          <w:p w14:paraId="15B76F0B" w14:textId="77777777" w:rsidR="00476390" w:rsidRPr="00476390" w:rsidRDefault="00E015AA" w:rsidP="00476390">
            <w:pPr>
              <w:pStyle w:val="Prrafodelista"/>
              <w:numPr>
                <w:ilvl w:val="0"/>
                <w:numId w:val="37"/>
              </w:numPr>
              <w:ind w:left="640" w:hanging="142"/>
              <w:rPr>
                <w:rFonts w:ascii="Arial Narrow" w:hAnsi="Arial Narrow" w:cs="Arial Narrow"/>
                <w:sz w:val="20"/>
                <w:szCs w:val="20"/>
                <w:highlight w:val="yellow"/>
                <w:lang w:val="es-PE"/>
              </w:rPr>
            </w:pPr>
            <w:r w:rsidRPr="00664084">
              <w:rPr>
                <w:rFonts w:ascii="Arial Narrow" w:hAnsi="Arial Narrow" w:cs="Arial Narrow"/>
                <w:sz w:val="20"/>
                <w:szCs w:val="20"/>
                <w:lang w:val="es-PE"/>
              </w:rPr>
              <w:t>Ubigeo: dato de 6 caracteres que</w:t>
            </w:r>
            <w:r>
              <w:rPr>
                <w:rFonts w:ascii="Arial Narrow" w:hAnsi="Arial Narrow" w:cs="Arial Narrow"/>
                <w:sz w:val="20"/>
                <w:szCs w:val="20"/>
                <w:lang w:val="es-PE"/>
              </w:rPr>
              <w:t xml:space="preserve"> debe ser enviado de manera obligatoria, en caso de que el valor sea nulo o en blanco </w:t>
            </w:r>
            <w:r w:rsidRPr="008D6F8C">
              <w:rPr>
                <w:rFonts w:ascii="Arial Narrow" w:hAnsi="Arial Narrow" w:cs="Arial Narrow"/>
                <w:color w:val="000000"/>
                <w:sz w:val="20"/>
                <w:szCs w:val="20"/>
                <w:lang w:val="es-PE"/>
              </w:rPr>
              <w:t>el sistema rechazará la transmisión con el mensaje “Ubigeo debe ser declarado”</w:t>
            </w:r>
            <w:r w:rsidR="00476390">
              <w:rPr>
                <w:rFonts w:ascii="Arial Narrow" w:hAnsi="Arial Narrow" w:cs="Arial Narrow"/>
                <w:color w:val="000000"/>
                <w:sz w:val="20"/>
                <w:szCs w:val="20"/>
                <w:lang w:val="es-PE"/>
              </w:rPr>
              <w:t xml:space="preserve">. </w:t>
            </w:r>
            <w:r w:rsidR="00476390" w:rsidRPr="00EF4051">
              <w:rPr>
                <w:rFonts w:ascii="Arial Narrow" w:hAnsi="Arial Narrow" w:cs="Arial Narrow"/>
                <w:strike/>
                <w:sz w:val="20"/>
                <w:szCs w:val="20"/>
                <w:highlight w:val="lightGray"/>
              </w:rPr>
              <w:t>No aplica para el tipo de servicio DD.</w:t>
            </w:r>
          </w:p>
          <w:p w14:paraId="15B76F0C" w14:textId="77777777" w:rsidR="00476390" w:rsidRPr="00476390" w:rsidRDefault="00E015AA" w:rsidP="00476390">
            <w:pPr>
              <w:pStyle w:val="Prrafodelista"/>
              <w:numPr>
                <w:ilvl w:val="0"/>
                <w:numId w:val="37"/>
              </w:numPr>
              <w:ind w:left="640" w:hanging="142"/>
              <w:rPr>
                <w:rFonts w:ascii="Arial Narrow" w:hAnsi="Arial Narrow" w:cs="Arial Narrow"/>
                <w:sz w:val="20"/>
                <w:szCs w:val="20"/>
                <w:highlight w:val="yellow"/>
                <w:lang w:val="es-PE"/>
              </w:rPr>
            </w:pPr>
            <w:r w:rsidRPr="008D6F8C">
              <w:rPr>
                <w:rFonts w:ascii="Arial Narrow" w:hAnsi="Arial Narrow" w:cs="Arial Narrow"/>
                <w:color w:val="000000"/>
                <w:sz w:val="20"/>
                <w:szCs w:val="20"/>
              </w:rPr>
              <w:t>Remitente (Expedidor): dato de formato alfanumérico de 60 caracteres como máximo</w:t>
            </w:r>
            <w:r w:rsidRPr="009B76E7">
              <w:rPr>
                <w:rFonts w:ascii="Arial Narrow" w:hAnsi="Arial Narrow" w:cs="Arial Narrow"/>
                <w:sz w:val="20"/>
                <w:szCs w:val="20"/>
              </w:rPr>
              <w:t xml:space="preserve"> de longitud, </w:t>
            </w:r>
            <w:r>
              <w:rPr>
                <w:rFonts w:ascii="Arial Narrow" w:hAnsi="Arial Narrow" w:cs="Arial Narrow"/>
                <w:sz w:val="20"/>
                <w:szCs w:val="20"/>
              </w:rPr>
              <w:t xml:space="preserve">que debe ser declarado en forma obligatoria, </w:t>
            </w:r>
            <w:r w:rsidRPr="009B76E7">
              <w:rPr>
                <w:rFonts w:ascii="Arial Narrow" w:hAnsi="Arial Narrow" w:cs="Arial Narrow"/>
                <w:sz w:val="20"/>
                <w:szCs w:val="20"/>
              </w:rPr>
              <w:t>en caso de que el dato se encuentre vac</w:t>
            </w:r>
            <w:r w:rsidR="00366B70">
              <w:rPr>
                <w:rFonts w:ascii="Arial Narrow" w:hAnsi="Arial Narrow" w:cs="Arial Narrow"/>
                <w:sz w:val="20"/>
                <w:szCs w:val="20"/>
              </w:rPr>
              <w:t>í</w:t>
            </w:r>
            <w:r w:rsidRPr="009B76E7">
              <w:rPr>
                <w:rFonts w:ascii="Arial Narrow" w:hAnsi="Arial Narrow" w:cs="Arial Narrow"/>
                <w:sz w:val="20"/>
                <w:szCs w:val="20"/>
              </w:rPr>
              <w:t xml:space="preserve">o </w:t>
            </w:r>
            <w:r>
              <w:rPr>
                <w:rFonts w:ascii="Arial Narrow" w:hAnsi="Arial Narrow" w:cs="Arial Narrow"/>
                <w:sz w:val="20"/>
                <w:szCs w:val="20"/>
              </w:rPr>
              <w:t xml:space="preserve">o en blanco </w:t>
            </w:r>
            <w:r w:rsidRPr="009B76E7">
              <w:rPr>
                <w:rFonts w:ascii="Arial Narrow" w:hAnsi="Arial Narrow" w:cs="Arial Narrow"/>
                <w:sz w:val="20"/>
                <w:szCs w:val="20"/>
              </w:rPr>
              <w:t>el sistema rechazar</w:t>
            </w:r>
            <w:r w:rsidR="00366B70">
              <w:rPr>
                <w:rFonts w:ascii="Arial Narrow" w:hAnsi="Arial Narrow" w:cs="Arial Narrow"/>
                <w:sz w:val="20"/>
                <w:szCs w:val="20"/>
              </w:rPr>
              <w:t>á</w:t>
            </w:r>
            <w:r w:rsidRPr="009B76E7">
              <w:rPr>
                <w:rFonts w:ascii="Arial Narrow" w:hAnsi="Arial Narrow" w:cs="Arial Narrow"/>
                <w:sz w:val="20"/>
                <w:szCs w:val="20"/>
              </w:rPr>
              <w:t xml:space="preserve"> </w:t>
            </w:r>
            <w:r>
              <w:rPr>
                <w:rFonts w:ascii="Arial Narrow" w:hAnsi="Arial Narrow" w:cs="Arial Narrow"/>
                <w:sz w:val="20"/>
                <w:szCs w:val="20"/>
              </w:rPr>
              <w:t>la transmisión con el mensaje</w:t>
            </w:r>
            <w:r w:rsidRPr="009B76E7">
              <w:rPr>
                <w:rFonts w:ascii="Arial Narrow" w:hAnsi="Arial Narrow" w:cs="Arial Narrow"/>
                <w:sz w:val="20"/>
                <w:szCs w:val="20"/>
              </w:rPr>
              <w:t xml:space="preserve"> “Remitente debe ser declarado”</w:t>
            </w:r>
            <w:r w:rsidR="00476390">
              <w:rPr>
                <w:rFonts w:ascii="Arial Narrow" w:hAnsi="Arial Narrow" w:cs="Arial Narrow"/>
                <w:sz w:val="20"/>
                <w:szCs w:val="20"/>
              </w:rPr>
              <w:t xml:space="preserve">. </w:t>
            </w:r>
            <w:r w:rsidR="00476390" w:rsidRPr="00EF4051">
              <w:rPr>
                <w:rFonts w:ascii="Arial Narrow" w:hAnsi="Arial Narrow" w:cs="Arial Narrow"/>
                <w:strike/>
                <w:sz w:val="20"/>
                <w:szCs w:val="20"/>
                <w:highlight w:val="lightGray"/>
              </w:rPr>
              <w:t>No aplica para el tipo de servicio DD.</w:t>
            </w:r>
          </w:p>
          <w:p w14:paraId="15B76F0D" w14:textId="77777777" w:rsidR="00E015AA" w:rsidRPr="00476390" w:rsidRDefault="00E015AA" w:rsidP="00476390">
            <w:pPr>
              <w:pStyle w:val="Prrafodelista"/>
              <w:numPr>
                <w:ilvl w:val="0"/>
                <w:numId w:val="37"/>
              </w:numPr>
              <w:ind w:left="640" w:hanging="142"/>
              <w:rPr>
                <w:rFonts w:ascii="Arial Narrow" w:hAnsi="Arial Narrow" w:cs="Arial Narrow"/>
                <w:sz w:val="20"/>
                <w:szCs w:val="20"/>
                <w:highlight w:val="yellow"/>
                <w:lang w:val="es-PE"/>
              </w:rPr>
            </w:pPr>
            <w:r w:rsidRPr="009B76E7">
              <w:rPr>
                <w:rFonts w:ascii="Arial Narrow" w:hAnsi="Arial Narrow" w:cs="Arial Narrow"/>
                <w:sz w:val="20"/>
                <w:szCs w:val="20"/>
              </w:rPr>
              <w:t>Consignatario/Destinatario</w:t>
            </w:r>
            <w:r>
              <w:rPr>
                <w:rFonts w:ascii="Arial Narrow" w:hAnsi="Arial Narrow" w:cs="Arial Narrow"/>
                <w:sz w:val="20"/>
                <w:szCs w:val="20"/>
              </w:rPr>
              <w:t>:</w:t>
            </w:r>
            <w:r w:rsidRPr="009B76E7">
              <w:rPr>
                <w:rFonts w:ascii="Arial Narrow" w:hAnsi="Arial Narrow" w:cs="Arial Narrow"/>
                <w:sz w:val="20"/>
                <w:szCs w:val="20"/>
              </w:rPr>
              <w:t xml:space="preserve"> dato de formato alfanumérico de 60 caracteres como máximo de longitud, </w:t>
            </w:r>
            <w:r>
              <w:rPr>
                <w:rFonts w:ascii="Arial Narrow" w:hAnsi="Arial Narrow" w:cs="Arial Narrow"/>
                <w:sz w:val="20"/>
                <w:szCs w:val="20"/>
              </w:rPr>
              <w:t xml:space="preserve">que debe ser declarado en forma </w:t>
            </w:r>
            <w:r>
              <w:rPr>
                <w:rFonts w:ascii="Arial Narrow" w:hAnsi="Arial Narrow" w:cs="Arial Narrow"/>
                <w:sz w:val="20"/>
                <w:szCs w:val="20"/>
              </w:rPr>
              <w:lastRenderedPageBreak/>
              <w:t xml:space="preserve">obligatoria, </w:t>
            </w:r>
            <w:r w:rsidRPr="009B76E7">
              <w:rPr>
                <w:rFonts w:ascii="Arial Narrow" w:hAnsi="Arial Narrow" w:cs="Arial Narrow"/>
                <w:sz w:val="20"/>
                <w:szCs w:val="20"/>
              </w:rPr>
              <w:t xml:space="preserve">en caso </w:t>
            </w:r>
            <w:r w:rsidR="00366B70">
              <w:rPr>
                <w:rFonts w:ascii="Arial Narrow" w:hAnsi="Arial Narrow" w:cs="Arial Narrow"/>
                <w:sz w:val="20"/>
                <w:szCs w:val="20"/>
              </w:rPr>
              <w:t>de que el dato se encuentre vací</w:t>
            </w:r>
            <w:r w:rsidRPr="009B76E7">
              <w:rPr>
                <w:rFonts w:ascii="Arial Narrow" w:hAnsi="Arial Narrow" w:cs="Arial Narrow"/>
                <w:sz w:val="20"/>
                <w:szCs w:val="20"/>
              </w:rPr>
              <w:t xml:space="preserve">o </w:t>
            </w:r>
            <w:r>
              <w:rPr>
                <w:rFonts w:ascii="Arial Narrow" w:hAnsi="Arial Narrow" w:cs="Arial Narrow"/>
                <w:sz w:val="20"/>
                <w:szCs w:val="20"/>
              </w:rPr>
              <w:t xml:space="preserve">o en blanco </w:t>
            </w:r>
            <w:r w:rsidRPr="009B76E7">
              <w:rPr>
                <w:rFonts w:ascii="Arial Narrow" w:hAnsi="Arial Narrow" w:cs="Arial Narrow"/>
                <w:sz w:val="20"/>
                <w:szCs w:val="20"/>
              </w:rPr>
              <w:t>el sistema rechazar</w:t>
            </w:r>
            <w:r>
              <w:rPr>
                <w:rFonts w:ascii="Arial Narrow" w:hAnsi="Arial Narrow" w:cs="Arial Narrow"/>
                <w:sz w:val="20"/>
                <w:szCs w:val="20"/>
              </w:rPr>
              <w:t>á la transmisión</w:t>
            </w:r>
            <w:r w:rsidRPr="009B76E7">
              <w:rPr>
                <w:rFonts w:ascii="Arial Narrow" w:hAnsi="Arial Narrow" w:cs="Arial Narrow"/>
                <w:sz w:val="20"/>
                <w:szCs w:val="20"/>
              </w:rPr>
              <w:t xml:space="preserve"> con </w:t>
            </w:r>
            <w:r>
              <w:rPr>
                <w:rFonts w:ascii="Arial Narrow" w:hAnsi="Arial Narrow" w:cs="Arial Narrow"/>
                <w:sz w:val="20"/>
                <w:szCs w:val="20"/>
              </w:rPr>
              <w:t>el mensaje</w:t>
            </w:r>
            <w:r w:rsidRPr="009B76E7">
              <w:rPr>
                <w:rFonts w:ascii="Arial Narrow" w:hAnsi="Arial Narrow" w:cs="Arial Narrow"/>
                <w:sz w:val="20"/>
                <w:szCs w:val="20"/>
              </w:rPr>
              <w:t xml:space="preserve"> “Consignatario/Destinatario debe ser declarado”</w:t>
            </w:r>
            <w:r w:rsidR="00476390">
              <w:rPr>
                <w:rFonts w:ascii="Arial Narrow" w:hAnsi="Arial Narrow" w:cs="Arial Narrow"/>
                <w:sz w:val="20"/>
                <w:szCs w:val="20"/>
              </w:rPr>
              <w:t xml:space="preserve">. </w:t>
            </w:r>
            <w:r w:rsidR="00476390" w:rsidRPr="00EF4051">
              <w:rPr>
                <w:rFonts w:ascii="Arial Narrow" w:hAnsi="Arial Narrow" w:cs="Arial Narrow"/>
                <w:strike/>
                <w:sz w:val="20"/>
                <w:szCs w:val="20"/>
                <w:highlight w:val="lightGray"/>
              </w:rPr>
              <w:t>No aplica para el tipo de servicio DD.</w:t>
            </w:r>
          </w:p>
          <w:p w14:paraId="15B76F0E" w14:textId="77777777" w:rsidR="00476390" w:rsidRPr="00476390" w:rsidRDefault="00E015AA" w:rsidP="00476390">
            <w:pPr>
              <w:pStyle w:val="Prrafodelista"/>
              <w:numPr>
                <w:ilvl w:val="0"/>
                <w:numId w:val="37"/>
              </w:numPr>
              <w:ind w:left="640" w:hanging="142"/>
              <w:rPr>
                <w:rFonts w:ascii="Arial Narrow" w:hAnsi="Arial Narrow" w:cs="Arial Narrow"/>
                <w:sz w:val="20"/>
                <w:szCs w:val="20"/>
                <w:highlight w:val="yellow"/>
                <w:lang w:val="es-PE"/>
              </w:rPr>
            </w:pPr>
            <w:r w:rsidRPr="009B76E7">
              <w:rPr>
                <w:rFonts w:ascii="Arial Narrow" w:hAnsi="Arial Narrow" w:cs="Arial Narrow"/>
                <w:sz w:val="20"/>
                <w:szCs w:val="20"/>
              </w:rPr>
              <w:t>Dirección</w:t>
            </w:r>
            <w:r>
              <w:rPr>
                <w:rFonts w:ascii="Arial Narrow" w:hAnsi="Arial Narrow" w:cs="Arial Narrow"/>
                <w:sz w:val="20"/>
                <w:szCs w:val="20"/>
              </w:rPr>
              <w:t>:</w:t>
            </w:r>
            <w:r w:rsidRPr="009B76E7">
              <w:rPr>
                <w:rFonts w:ascii="Arial Narrow" w:hAnsi="Arial Narrow" w:cs="Arial Narrow"/>
                <w:sz w:val="20"/>
                <w:szCs w:val="20"/>
              </w:rPr>
              <w:t xml:space="preserve"> dato de formato alfanumérico de 60 caracteres como máximo de longitud,</w:t>
            </w:r>
            <w:r>
              <w:rPr>
                <w:rFonts w:ascii="Arial Narrow" w:hAnsi="Arial Narrow" w:cs="Arial Narrow"/>
                <w:sz w:val="20"/>
                <w:szCs w:val="20"/>
              </w:rPr>
              <w:t xml:space="preserve"> que debe ser declarado de manera obligatoria,</w:t>
            </w:r>
            <w:r w:rsidRPr="009B76E7">
              <w:rPr>
                <w:rFonts w:ascii="Arial Narrow" w:hAnsi="Arial Narrow" w:cs="Arial Narrow"/>
                <w:sz w:val="20"/>
                <w:szCs w:val="20"/>
              </w:rPr>
              <w:t xml:space="preserve"> en caso de que el dato se encuentre vac</w:t>
            </w:r>
            <w:r w:rsidR="00366B70">
              <w:rPr>
                <w:rFonts w:ascii="Arial Narrow" w:hAnsi="Arial Narrow" w:cs="Arial Narrow"/>
                <w:sz w:val="20"/>
                <w:szCs w:val="20"/>
              </w:rPr>
              <w:t>í</w:t>
            </w:r>
            <w:r w:rsidRPr="009B76E7">
              <w:rPr>
                <w:rFonts w:ascii="Arial Narrow" w:hAnsi="Arial Narrow" w:cs="Arial Narrow"/>
                <w:sz w:val="20"/>
                <w:szCs w:val="20"/>
              </w:rPr>
              <w:t>o</w:t>
            </w:r>
            <w:r>
              <w:rPr>
                <w:rFonts w:ascii="Arial Narrow" w:hAnsi="Arial Narrow" w:cs="Arial Narrow"/>
                <w:sz w:val="20"/>
                <w:szCs w:val="20"/>
              </w:rPr>
              <w:t xml:space="preserve"> o en blanco</w:t>
            </w:r>
            <w:r w:rsidRPr="009B76E7">
              <w:rPr>
                <w:rFonts w:ascii="Arial Narrow" w:hAnsi="Arial Narrow" w:cs="Arial Narrow"/>
                <w:sz w:val="20"/>
                <w:szCs w:val="20"/>
              </w:rPr>
              <w:t xml:space="preserve"> el sistema rechazar</w:t>
            </w:r>
            <w:r w:rsidR="00366B70">
              <w:rPr>
                <w:rFonts w:ascii="Arial Narrow" w:hAnsi="Arial Narrow" w:cs="Arial Narrow"/>
                <w:sz w:val="20"/>
                <w:szCs w:val="20"/>
              </w:rPr>
              <w:t>á</w:t>
            </w:r>
            <w:r w:rsidRPr="009B76E7">
              <w:rPr>
                <w:rFonts w:ascii="Arial Narrow" w:hAnsi="Arial Narrow" w:cs="Arial Narrow"/>
                <w:sz w:val="20"/>
                <w:szCs w:val="20"/>
              </w:rPr>
              <w:t xml:space="preserve"> </w:t>
            </w:r>
            <w:r>
              <w:rPr>
                <w:rFonts w:ascii="Arial Narrow" w:hAnsi="Arial Narrow" w:cs="Arial Narrow"/>
                <w:sz w:val="20"/>
                <w:szCs w:val="20"/>
              </w:rPr>
              <w:t>la transmisión con el mensaje</w:t>
            </w:r>
            <w:r w:rsidRPr="009B76E7">
              <w:rPr>
                <w:rFonts w:ascii="Arial Narrow" w:hAnsi="Arial Narrow" w:cs="Arial Narrow"/>
                <w:sz w:val="20"/>
                <w:szCs w:val="20"/>
              </w:rPr>
              <w:t xml:space="preserve"> “Dirección debe ser declarad</w:t>
            </w:r>
            <w:r>
              <w:rPr>
                <w:rFonts w:ascii="Arial Narrow" w:hAnsi="Arial Narrow" w:cs="Arial Narrow"/>
                <w:sz w:val="20"/>
                <w:szCs w:val="20"/>
              </w:rPr>
              <w:t>a</w:t>
            </w:r>
            <w:r w:rsidRPr="009B76E7">
              <w:rPr>
                <w:rFonts w:ascii="Arial Narrow" w:hAnsi="Arial Narrow" w:cs="Arial Narrow"/>
                <w:sz w:val="20"/>
                <w:szCs w:val="20"/>
              </w:rPr>
              <w:t>”</w:t>
            </w:r>
            <w:r w:rsidR="00476390">
              <w:rPr>
                <w:rFonts w:ascii="Arial Narrow" w:hAnsi="Arial Narrow" w:cs="Arial Narrow"/>
                <w:sz w:val="20"/>
                <w:szCs w:val="20"/>
              </w:rPr>
              <w:t xml:space="preserve">. </w:t>
            </w:r>
            <w:r w:rsidR="00476390" w:rsidRPr="00EF4051">
              <w:rPr>
                <w:rFonts w:ascii="Arial Narrow" w:hAnsi="Arial Narrow" w:cs="Arial Narrow"/>
                <w:strike/>
                <w:sz w:val="20"/>
                <w:szCs w:val="20"/>
                <w:highlight w:val="lightGray"/>
              </w:rPr>
              <w:t>No aplica para el tipo de servicio DD.</w:t>
            </w:r>
          </w:p>
          <w:p w14:paraId="15B76F0F" w14:textId="77777777" w:rsidR="00E015AA" w:rsidRPr="00476390" w:rsidRDefault="00E015AA" w:rsidP="00476390">
            <w:pPr>
              <w:pStyle w:val="Prrafodelista"/>
              <w:numPr>
                <w:ilvl w:val="0"/>
                <w:numId w:val="37"/>
              </w:numPr>
              <w:ind w:left="640" w:hanging="142"/>
              <w:rPr>
                <w:rFonts w:ascii="Arial Narrow" w:hAnsi="Arial Narrow" w:cs="Arial Narrow"/>
                <w:sz w:val="20"/>
                <w:szCs w:val="20"/>
                <w:highlight w:val="yellow"/>
                <w:lang w:val="es-PE"/>
              </w:rPr>
            </w:pPr>
            <w:r w:rsidRPr="009B76E7">
              <w:rPr>
                <w:rFonts w:ascii="Arial Narrow" w:hAnsi="Arial Narrow" w:cs="Arial Narrow"/>
                <w:sz w:val="20"/>
                <w:szCs w:val="20"/>
              </w:rPr>
              <w:t>Descripción/ Contenido</w:t>
            </w:r>
            <w:r>
              <w:rPr>
                <w:rFonts w:ascii="Arial Narrow" w:hAnsi="Arial Narrow" w:cs="Arial Narrow"/>
                <w:sz w:val="20"/>
                <w:szCs w:val="20"/>
              </w:rPr>
              <w:t>:</w:t>
            </w:r>
            <w:r w:rsidRPr="009B76E7">
              <w:rPr>
                <w:rFonts w:ascii="Arial Narrow" w:hAnsi="Arial Narrow" w:cs="Arial Narrow"/>
                <w:sz w:val="20"/>
                <w:szCs w:val="20"/>
              </w:rPr>
              <w:t xml:space="preserve"> dato de formato alfanumérico de 70 caracteres como máximo de longitud, </w:t>
            </w:r>
            <w:r>
              <w:rPr>
                <w:rFonts w:ascii="Arial Narrow" w:hAnsi="Arial Narrow" w:cs="Arial Narrow"/>
                <w:sz w:val="20"/>
                <w:szCs w:val="20"/>
              </w:rPr>
              <w:t xml:space="preserve">que debe ser transmitido de manera obligatoria, </w:t>
            </w:r>
            <w:r w:rsidRPr="009B76E7">
              <w:rPr>
                <w:rFonts w:ascii="Arial Narrow" w:hAnsi="Arial Narrow" w:cs="Arial Narrow"/>
                <w:sz w:val="20"/>
                <w:szCs w:val="20"/>
              </w:rPr>
              <w:t>en caso de que el dato se encuentre vac</w:t>
            </w:r>
            <w:r w:rsidR="00366B70">
              <w:rPr>
                <w:rFonts w:ascii="Arial Narrow" w:hAnsi="Arial Narrow" w:cs="Arial Narrow"/>
                <w:sz w:val="20"/>
                <w:szCs w:val="20"/>
              </w:rPr>
              <w:t>í</w:t>
            </w:r>
            <w:r w:rsidRPr="009B76E7">
              <w:rPr>
                <w:rFonts w:ascii="Arial Narrow" w:hAnsi="Arial Narrow" w:cs="Arial Narrow"/>
                <w:sz w:val="20"/>
                <w:szCs w:val="20"/>
              </w:rPr>
              <w:t xml:space="preserve">o </w:t>
            </w:r>
            <w:r>
              <w:rPr>
                <w:rFonts w:ascii="Arial Narrow" w:hAnsi="Arial Narrow" w:cs="Arial Narrow"/>
                <w:sz w:val="20"/>
                <w:szCs w:val="20"/>
              </w:rPr>
              <w:t xml:space="preserve">o en blanco </w:t>
            </w:r>
            <w:r w:rsidRPr="009B76E7">
              <w:rPr>
                <w:rFonts w:ascii="Arial Narrow" w:hAnsi="Arial Narrow" w:cs="Arial Narrow"/>
                <w:sz w:val="20"/>
                <w:szCs w:val="20"/>
              </w:rPr>
              <w:t>el sistema rechazar</w:t>
            </w:r>
            <w:r w:rsidR="00366B70">
              <w:rPr>
                <w:rFonts w:ascii="Arial Narrow" w:hAnsi="Arial Narrow" w:cs="Arial Narrow"/>
                <w:sz w:val="20"/>
                <w:szCs w:val="20"/>
              </w:rPr>
              <w:t>á</w:t>
            </w:r>
            <w:r w:rsidRPr="009B76E7">
              <w:rPr>
                <w:rFonts w:ascii="Arial Narrow" w:hAnsi="Arial Narrow" w:cs="Arial Narrow"/>
                <w:sz w:val="20"/>
                <w:szCs w:val="20"/>
              </w:rPr>
              <w:t xml:space="preserve"> la </w:t>
            </w:r>
            <w:r>
              <w:rPr>
                <w:rFonts w:ascii="Arial Narrow" w:hAnsi="Arial Narrow" w:cs="Arial Narrow"/>
                <w:sz w:val="20"/>
                <w:szCs w:val="20"/>
              </w:rPr>
              <w:t>transmisión con el mensaje</w:t>
            </w:r>
            <w:r w:rsidRPr="009B76E7">
              <w:rPr>
                <w:rFonts w:ascii="Arial Narrow" w:hAnsi="Arial Narrow" w:cs="Arial Narrow"/>
                <w:sz w:val="20"/>
                <w:szCs w:val="20"/>
              </w:rPr>
              <w:t xml:space="preserve"> “Descripción/ Contenido debe ser declarado”</w:t>
            </w:r>
            <w:r w:rsidR="00476390">
              <w:rPr>
                <w:rFonts w:ascii="Arial Narrow" w:hAnsi="Arial Narrow" w:cs="Arial Narrow"/>
                <w:sz w:val="20"/>
                <w:szCs w:val="20"/>
              </w:rPr>
              <w:t xml:space="preserve">. </w:t>
            </w:r>
            <w:r w:rsidR="00476390" w:rsidRPr="00EF4051">
              <w:rPr>
                <w:rFonts w:ascii="Arial Narrow" w:hAnsi="Arial Narrow" w:cs="Arial Narrow"/>
                <w:strike/>
                <w:sz w:val="20"/>
                <w:szCs w:val="20"/>
                <w:highlight w:val="lightGray"/>
              </w:rPr>
              <w:t>Para el tipo de servicio DD, debe consignar “Distribución Directa”.</w:t>
            </w:r>
          </w:p>
          <w:p w14:paraId="15B76F10" w14:textId="77777777" w:rsidR="00E015AA" w:rsidRPr="00FD31DB" w:rsidRDefault="00E015AA" w:rsidP="008C6227">
            <w:pPr>
              <w:numPr>
                <w:ilvl w:val="0"/>
                <w:numId w:val="29"/>
              </w:numPr>
              <w:ind w:left="640" w:hanging="170"/>
              <w:rPr>
                <w:rFonts w:ascii="Arial Narrow" w:hAnsi="Arial Narrow" w:cs="Arial Narrow"/>
                <w:sz w:val="20"/>
                <w:szCs w:val="20"/>
              </w:rPr>
            </w:pPr>
            <w:r>
              <w:rPr>
                <w:rFonts w:ascii="Arial Narrow" w:hAnsi="Arial Narrow" w:cs="Arial Narrow"/>
                <w:sz w:val="20"/>
                <w:szCs w:val="20"/>
              </w:rPr>
              <w:t>Valor FOB en dólares americanos</w:t>
            </w:r>
            <w:r w:rsidR="00366B70">
              <w:rPr>
                <w:rFonts w:ascii="Arial Narrow" w:hAnsi="Arial Narrow" w:cs="Arial Narrow"/>
                <w:sz w:val="20"/>
                <w:szCs w:val="20"/>
              </w:rPr>
              <w:t xml:space="preserve"> </w:t>
            </w:r>
            <w:r w:rsidR="00366B70" w:rsidRPr="00FD31DB">
              <w:rPr>
                <w:rFonts w:ascii="Arial Narrow" w:hAnsi="Arial Narrow" w:cs="Arial Narrow"/>
                <w:sz w:val="20"/>
                <w:szCs w:val="20"/>
              </w:rPr>
              <w:t>dato de tipo numérico de formato 99999.99</w:t>
            </w:r>
            <w:r w:rsidR="00476390">
              <w:rPr>
                <w:rFonts w:ascii="Arial Narrow" w:hAnsi="Arial Narrow" w:cs="Arial Narrow"/>
                <w:sz w:val="20"/>
                <w:szCs w:val="20"/>
              </w:rPr>
              <w:t xml:space="preserve">. </w:t>
            </w:r>
            <w:r w:rsidR="00476390" w:rsidRPr="00EF4051">
              <w:rPr>
                <w:rFonts w:ascii="Arial Narrow" w:hAnsi="Arial Narrow" w:cs="Arial Narrow"/>
                <w:strike/>
                <w:sz w:val="20"/>
                <w:szCs w:val="20"/>
                <w:highlight w:val="lightGray"/>
              </w:rPr>
              <w:t>Para el tipo de servicio DD debe consignar valor 0.00.</w:t>
            </w:r>
          </w:p>
          <w:p w14:paraId="15B76F11" w14:textId="77777777" w:rsidR="00E015AA" w:rsidRPr="009B76E7" w:rsidRDefault="00E015AA" w:rsidP="008C6227">
            <w:pPr>
              <w:numPr>
                <w:ilvl w:val="0"/>
                <w:numId w:val="29"/>
              </w:numPr>
              <w:ind w:left="640" w:hanging="170"/>
              <w:rPr>
                <w:rFonts w:ascii="Arial Narrow" w:hAnsi="Arial Narrow" w:cs="Arial Narrow"/>
                <w:sz w:val="20"/>
                <w:szCs w:val="20"/>
              </w:rPr>
            </w:pPr>
            <w:r w:rsidRPr="009B76E7">
              <w:rPr>
                <w:rFonts w:ascii="Arial Narrow" w:hAnsi="Arial Narrow" w:cs="Arial Narrow"/>
                <w:sz w:val="20"/>
                <w:szCs w:val="20"/>
              </w:rPr>
              <w:t>Bultos Manifestado</w:t>
            </w:r>
            <w:r>
              <w:rPr>
                <w:rFonts w:ascii="Arial Narrow" w:hAnsi="Arial Narrow" w:cs="Arial Narrow"/>
                <w:sz w:val="20"/>
                <w:szCs w:val="20"/>
              </w:rPr>
              <w:t>s:</w:t>
            </w:r>
            <w:r w:rsidRPr="009B76E7">
              <w:rPr>
                <w:rFonts w:ascii="Arial Narrow" w:hAnsi="Arial Narrow" w:cs="Arial Narrow"/>
                <w:sz w:val="20"/>
                <w:szCs w:val="20"/>
              </w:rPr>
              <w:t xml:space="preserve"> dato </w:t>
            </w:r>
            <w:r>
              <w:rPr>
                <w:rFonts w:ascii="Arial Narrow" w:hAnsi="Arial Narrow" w:cs="Arial Narrow"/>
                <w:sz w:val="20"/>
                <w:szCs w:val="20"/>
              </w:rPr>
              <w:t xml:space="preserve">a ser transmitido de manera obligatoria y debe corresponder a un número entero de hasta 5 dígitos; el sistema debe </w:t>
            </w:r>
            <w:r w:rsidRPr="009B76E7">
              <w:rPr>
                <w:rFonts w:ascii="Arial Narrow" w:hAnsi="Arial Narrow" w:cs="Arial Narrow"/>
                <w:sz w:val="20"/>
                <w:szCs w:val="20"/>
              </w:rPr>
              <w:t>validar</w:t>
            </w:r>
            <w:r>
              <w:rPr>
                <w:rFonts w:ascii="Arial Narrow" w:hAnsi="Arial Narrow" w:cs="Arial Narrow"/>
                <w:sz w:val="20"/>
                <w:szCs w:val="20"/>
              </w:rPr>
              <w:t xml:space="preserve"> que</w:t>
            </w:r>
            <w:r w:rsidRPr="009B76E7">
              <w:rPr>
                <w:rFonts w:ascii="Arial Narrow" w:hAnsi="Arial Narrow" w:cs="Arial Narrow"/>
                <w:sz w:val="20"/>
                <w:szCs w:val="20"/>
              </w:rPr>
              <w:t xml:space="preserve"> sea mayor de 0, en caso de que el valor del dato no sea valido el sistema rechazar</w:t>
            </w:r>
            <w:r w:rsidR="00366B70">
              <w:rPr>
                <w:rFonts w:ascii="Arial Narrow" w:hAnsi="Arial Narrow" w:cs="Arial Narrow"/>
                <w:sz w:val="20"/>
                <w:szCs w:val="20"/>
              </w:rPr>
              <w:t>á</w:t>
            </w:r>
            <w:r w:rsidRPr="009B76E7">
              <w:rPr>
                <w:rFonts w:ascii="Arial Narrow" w:hAnsi="Arial Narrow" w:cs="Arial Narrow"/>
                <w:sz w:val="20"/>
                <w:szCs w:val="20"/>
              </w:rPr>
              <w:t xml:space="preserve"> la </w:t>
            </w:r>
            <w:r>
              <w:rPr>
                <w:rFonts w:ascii="Arial Narrow" w:hAnsi="Arial Narrow" w:cs="Arial Narrow"/>
                <w:sz w:val="20"/>
                <w:szCs w:val="20"/>
              </w:rPr>
              <w:t>transmisión con el siguiente mensaje</w:t>
            </w:r>
            <w:r w:rsidRPr="009B76E7">
              <w:rPr>
                <w:rFonts w:ascii="Arial Narrow" w:hAnsi="Arial Narrow" w:cs="Arial Narrow"/>
                <w:sz w:val="20"/>
                <w:szCs w:val="20"/>
              </w:rPr>
              <w:t xml:space="preserve"> “Bultos del documento de transporte debe ser mayor de 0”</w:t>
            </w:r>
            <w:r w:rsidR="00476390">
              <w:rPr>
                <w:rFonts w:ascii="Arial Narrow" w:hAnsi="Arial Narrow" w:cs="Arial Narrow"/>
                <w:sz w:val="20"/>
                <w:szCs w:val="20"/>
              </w:rPr>
              <w:t xml:space="preserve">. </w:t>
            </w:r>
            <w:r w:rsidR="00476390" w:rsidRPr="00EF4051">
              <w:rPr>
                <w:rFonts w:ascii="Arial Narrow" w:hAnsi="Arial Narrow" w:cs="Arial Narrow"/>
                <w:strike/>
                <w:sz w:val="20"/>
                <w:szCs w:val="20"/>
                <w:highlight w:val="lightGray"/>
              </w:rPr>
              <w:t>Para el tipo de servicio DD puede admitir valor 0</w:t>
            </w:r>
            <w:r w:rsidR="00476390" w:rsidRPr="00476390">
              <w:rPr>
                <w:rFonts w:ascii="Arial Narrow" w:hAnsi="Arial Narrow" w:cs="Arial Narrow"/>
                <w:sz w:val="20"/>
                <w:szCs w:val="20"/>
                <w:highlight w:val="yellow"/>
              </w:rPr>
              <w:t>.</w:t>
            </w:r>
          </w:p>
          <w:p w14:paraId="15B76F12" w14:textId="77777777" w:rsidR="00E015AA" w:rsidRPr="00727CF8" w:rsidRDefault="00E015AA" w:rsidP="008C6227">
            <w:pPr>
              <w:numPr>
                <w:ilvl w:val="0"/>
                <w:numId w:val="29"/>
              </w:numPr>
              <w:ind w:left="640" w:hanging="170"/>
              <w:rPr>
                <w:rFonts w:ascii="Arial Narrow" w:hAnsi="Arial Narrow" w:cs="Arial Narrow"/>
                <w:sz w:val="20"/>
                <w:szCs w:val="20"/>
              </w:rPr>
            </w:pPr>
            <w:r w:rsidRPr="00727CF8">
              <w:rPr>
                <w:rFonts w:ascii="Arial Narrow" w:hAnsi="Arial Narrow" w:cs="Arial Narrow"/>
                <w:sz w:val="20"/>
                <w:szCs w:val="20"/>
              </w:rPr>
              <w:t>Bultos Recepcionado</w:t>
            </w:r>
            <w:r>
              <w:rPr>
                <w:rFonts w:ascii="Arial Narrow" w:hAnsi="Arial Narrow" w:cs="Arial Narrow"/>
                <w:sz w:val="20"/>
                <w:szCs w:val="20"/>
              </w:rPr>
              <w:t>s:</w:t>
            </w:r>
            <w:r w:rsidRPr="00727CF8">
              <w:rPr>
                <w:rFonts w:ascii="Arial Narrow" w:hAnsi="Arial Narrow" w:cs="Arial Narrow"/>
                <w:sz w:val="20"/>
                <w:szCs w:val="20"/>
              </w:rPr>
              <w:t xml:space="preserve"> dato </w:t>
            </w:r>
            <w:r>
              <w:rPr>
                <w:rFonts w:ascii="Arial Narrow" w:hAnsi="Arial Narrow" w:cs="Arial Narrow"/>
                <w:sz w:val="20"/>
                <w:szCs w:val="20"/>
              </w:rPr>
              <w:t>a ser transmitido de manera obligatoria y debe corresponder a un número entero de hasta 5 dígitos, el sistema debe</w:t>
            </w:r>
            <w:r w:rsidRPr="00727CF8">
              <w:rPr>
                <w:rFonts w:ascii="Arial Narrow" w:hAnsi="Arial Narrow" w:cs="Arial Narrow"/>
                <w:sz w:val="20"/>
                <w:szCs w:val="20"/>
              </w:rPr>
              <w:t xml:space="preserve"> validar</w:t>
            </w:r>
            <w:r>
              <w:rPr>
                <w:rFonts w:ascii="Arial Narrow" w:hAnsi="Arial Narrow" w:cs="Arial Narrow"/>
                <w:sz w:val="20"/>
                <w:szCs w:val="20"/>
              </w:rPr>
              <w:t xml:space="preserve"> que</w:t>
            </w:r>
            <w:r w:rsidRPr="00727CF8">
              <w:rPr>
                <w:rFonts w:ascii="Arial Narrow" w:hAnsi="Arial Narrow" w:cs="Arial Narrow"/>
                <w:sz w:val="20"/>
                <w:szCs w:val="20"/>
              </w:rPr>
              <w:t xml:space="preserve"> sea mayor de 0, en caso de que el valor del dato no sea valido el sistema rechazar</w:t>
            </w:r>
            <w:r w:rsidR="00366B70">
              <w:rPr>
                <w:rFonts w:ascii="Arial Narrow" w:hAnsi="Arial Narrow" w:cs="Arial Narrow"/>
                <w:sz w:val="20"/>
                <w:szCs w:val="20"/>
              </w:rPr>
              <w:t>á</w:t>
            </w:r>
            <w:r w:rsidRPr="00727CF8">
              <w:rPr>
                <w:rFonts w:ascii="Arial Narrow" w:hAnsi="Arial Narrow" w:cs="Arial Narrow"/>
                <w:sz w:val="20"/>
                <w:szCs w:val="20"/>
              </w:rPr>
              <w:t xml:space="preserve"> </w:t>
            </w:r>
            <w:r>
              <w:rPr>
                <w:rFonts w:ascii="Arial Narrow" w:hAnsi="Arial Narrow" w:cs="Arial Narrow"/>
                <w:sz w:val="20"/>
                <w:szCs w:val="20"/>
              </w:rPr>
              <w:t>la transmisión con el mensaje</w:t>
            </w:r>
            <w:r w:rsidRPr="00727CF8">
              <w:rPr>
                <w:rFonts w:ascii="Arial Narrow" w:hAnsi="Arial Narrow" w:cs="Arial Narrow"/>
                <w:sz w:val="20"/>
                <w:szCs w:val="20"/>
              </w:rPr>
              <w:t xml:space="preserve"> “Bultos del documento de transporte debe ser mayor de 0”</w:t>
            </w:r>
            <w:r w:rsidR="00476390">
              <w:rPr>
                <w:rFonts w:ascii="Arial Narrow" w:hAnsi="Arial Narrow" w:cs="Arial Narrow"/>
                <w:sz w:val="20"/>
                <w:szCs w:val="20"/>
              </w:rPr>
              <w:t xml:space="preserve">. </w:t>
            </w:r>
            <w:r w:rsidR="00476390" w:rsidRPr="00EF4051">
              <w:rPr>
                <w:rFonts w:ascii="Arial Narrow" w:hAnsi="Arial Narrow" w:cs="Arial Narrow"/>
                <w:strike/>
                <w:sz w:val="20"/>
                <w:szCs w:val="20"/>
                <w:highlight w:val="lightGray"/>
              </w:rPr>
              <w:t>Para el tipo de servicio DD puede admitir valor 0</w:t>
            </w:r>
            <w:r w:rsidR="00476390" w:rsidRPr="00476390">
              <w:rPr>
                <w:rFonts w:ascii="Arial Narrow" w:hAnsi="Arial Narrow" w:cs="Arial Narrow"/>
                <w:sz w:val="20"/>
                <w:szCs w:val="20"/>
                <w:highlight w:val="yellow"/>
              </w:rPr>
              <w:t>.</w:t>
            </w:r>
          </w:p>
          <w:p w14:paraId="15B76F13" w14:textId="77777777" w:rsidR="00476390" w:rsidRDefault="00E015AA" w:rsidP="008C6227">
            <w:pPr>
              <w:numPr>
                <w:ilvl w:val="0"/>
                <w:numId w:val="29"/>
              </w:numPr>
              <w:ind w:left="640" w:hanging="170"/>
              <w:rPr>
                <w:rFonts w:ascii="Arial Narrow" w:hAnsi="Arial Narrow" w:cs="Arial Narrow"/>
                <w:sz w:val="20"/>
                <w:szCs w:val="20"/>
              </w:rPr>
            </w:pPr>
            <w:r w:rsidRPr="00476390">
              <w:rPr>
                <w:rFonts w:ascii="Arial Narrow" w:hAnsi="Arial Narrow" w:cs="Arial Narrow"/>
                <w:sz w:val="20"/>
                <w:szCs w:val="20"/>
              </w:rPr>
              <w:t>Peso Manifestado: dato de tipo numérico de formato 99999.99 y cuyo valor se validar</w:t>
            </w:r>
            <w:r w:rsidR="00366B70" w:rsidRPr="00476390">
              <w:rPr>
                <w:rFonts w:ascii="Arial Narrow" w:hAnsi="Arial Narrow" w:cs="Arial Narrow"/>
                <w:sz w:val="20"/>
                <w:szCs w:val="20"/>
              </w:rPr>
              <w:t>á</w:t>
            </w:r>
            <w:r w:rsidRPr="00476390">
              <w:rPr>
                <w:rFonts w:ascii="Arial Narrow" w:hAnsi="Arial Narrow" w:cs="Arial Narrow"/>
                <w:sz w:val="20"/>
                <w:szCs w:val="20"/>
              </w:rPr>
              <w:t xml:space="preserve"> que sea mayor de 0, en caso de que el valor del dato no sea v</w:t>
            </w:r>
            <w:r w:rsidR="00366B70" w:rsidRPr="00476390">
              <w:rPr>
                <w:rFonts w:ascii="Arial Narrow" w:hAnsi="Arial Narrow" w:cs="Arial Narrow"/>
                <w:sz w:val="20"/>
                <w:szCs w:val="20"/>
              </w:rPr>
              <w:t>á</w:t>
            </w:r>
            <w:r w:rsidRPr="00476390">
              <w:rPr>
                <w:rFonts w:ascii="Arial Narrow" w:hAnsi="Arial Narrow" w:cs="Arial Narrow"/>
                <w:sz w:val="20"/>
                <w:szCs w:val="20"/>
              </w:rPr>
              <w:t>lido el sistema rechazar</w:t>
            </w:r>
            <w:r w:rsidR="00366B70" w:rsidRPr="00476390">
              <w:rPr>
                <w:rFonts w:ascii="Arial Narrow" w:hAnsi="Arial Narrow" w:cs="Arial Narrow"/>
                <w:sz w:val="20"/>
                <w:szCs w:val="20"/>
              </w:rPr>
              <w:t>á</w:t>
            </w:r>
            <w:r w:rsidRPr="00476390">
              <w:rPr>
                <w:rFonts w:ascii="Arial Narrow" w:hAnsi="Arial Narrow" w:cs="Arial Narrow"/>
                <w:sz w:val="20"/>
                <w:szCs w:val="20"/>
              </w:rPr>
              <w:t xml:space="preserve"> la transmisión con el mensaje “Peso del documento de transporte debe ser mayor de 0”</w:t>
            </w:r>
            <w:r w:rsidR="00476390" w:rsidRPr="00476390">
              <w:rPr>
                <w:rFonts w:ascii="Arial Narrow" w:hAnsi="Arial Narrow" w:cs="Arial Narrow"/>
                <w:sz w:val="20"/>
                <w:szCs w:val="20"/>
              </w:rPr>
              <w:t xml:space="preserve">. </w:t>
            </w:r>
            <w:r w:rsidR="00476390" w:rsidRPr="00EF4051">
              <w:rPr>
                <w:rFonts w:ascii="Arial Narrow" w:hAnsi="Arial Narrow" w:cs="Arial Narrow"/>
                <w:strike/>
                <w:sz w:val="20"/>
                <w:szCs w:val="20"/>
                <w:highlight w:val="lightGray"/>
              </w:rPr>
              <w:t>Incluye tipo de servicio DD.</w:t>
            </w:r>
          </w:p>
          <w:p w14:paraId="15B76F14" w14:textId="77777777" w:rsidR="00E015AA" w:rsidRPr="00476390" w:rsidRDefault="00E015AA" w:rsidP="008C6227">
            <w:pPr>
              <w:numPr>
                <w:ilvl w:val="0"/>
                <w:numId w:val="29"/>
              </w:numPr>
              <w:ind w:left="640" w:hanging="170"/>
              <w:rPr>
                <w:rFonts w:ascii="Arial Narrow" w:hAnsi="Arial Narrow" w:cs="Arial Narrow"/>
                <w:sz w:val="20"/>
                <w:szCs w:val="20"/>
              </w:rPr>
            </w:pPr>
            <w:r w:rsidRPr="00476390">
              <w:rPr>
                <w:rFonts w:ascii="Arial Narrow" w:hAnsi="Arial Narrow"/>
                <w:bCs/>
                <w:sz w:val="20"/>
                <w:szCs w:val="20"/>
                <w:lang w:val="es-PE" w:eastAsia="es-PE"/>
              </w:rPr>
              <w:t xml:space="preserve">Peso Recepcionado: </w:t>
            </w:r>
            <w:r w:rsidRPr="00476390">
              <w:rPr>
                <w:rFonts w:ascii="Arial Narrow" w:hAnsi="Arial Narrow" w:cs="Arial Narrow"/>
                <w:sz w:val="20"/>
                <w:szCs w:val="20"/>
              </w:rPr>
              <w:t>dato de tipo numérico de formato 99999.99 y cuyo valor se validara que sea mayor de 0, en caso de que el valor del dato no sea valido el sistema rechazara la transmisión con el mensaje “Peso del documento de transporte debe ser mayor de 0”</w:t>
            </w:r>
            <w:r w:rsidR="00476390">
              <w:rPr>
                <w:rFonts w:ascii="Arial Narrow" w:hAnsi="Arial Narrow" w:cs="Arial Narrow"/>
                <w:sz w:val="20"/>
                <w:szCs w:val="20"/>
              </w:rPr>
              <w:t xml:space="preserve">. </w:t>
            </w:r>
            <w:r w:rsidR="00476390" w:rsidRPr="00EF4051">
              <w:rPr>
                <w:rFonts w:ascii="Arial Narrow" w:hAnsi="Arial Narrow" w:cs="Arial Narrow"/>
                <w:strike/>
                <w:sz w:val="20"/>
                <w:szCs w:val="20"/>
                <w:highlight w:val="lightGray"/>
              </w:rPr>
              <w:t>Incluye tipo de servicio DD.</w:t>
            </w:r>
          </w:p>
          <w:p w14:paraId="15B76F15" w14:textId="77777777" w:rsidR="00E015AA" w:rsidRPr="00476390" w:rsidRDefault="00E015AA" w:rsidP="008C6227">
            <w:pPr>
              <w:numPr>
                <w:ilvl w:val="0"/>
                <w:numId w:val="37"/>
              </w:numPr>
              <w:ind w:left="640" w:hanging="142"/>
              <w:rPr>
                <w:rFonts w:ascii="Arial Narrow" w:hAnsi="Arial Narrow" w:cs="Arial Narrow"/>
                <w:sz w:val="20"/>
                <w:szCs w:val="20"/>
                <w:highlight w:val="yellow"/>
                <w:lang w:val="es-PE"/>
              </w:rPr>
            </w:pPr>
            <w:r w:rsidRPr="00D03844">
              <w:rPr>
                <w:rFonts w:ascii="Arial Narrow" w:hAnsi="Arial Narrow"/>
                <w:bCs/>
                <w:sz w:val="20"/>
                <w:szCs w:val="20"/>
                <w:lang w:val="es-PE" w:eastAsia="es-PE"/>
              </w:rPr>
              <w:t>Observaciones</w:t>
            </w:r>
            <w:r w:rsidRPr="00D03844">
              <w:rPr>
                <w:rFonts w:ascii="Arial Narrow" w:hAnsi="Arial Narrow" w:cs="Arial Narrow"/>
                <w:sz w:val="20"/>
                <w:szCs w:val="20"/>
              </w:rPr>
              <w:t>, dato opcional de formato alfanumérico de hasta 140 caracteres</w:t>
            </w:r>
            <w:r>
              <w:rPr>
                <w:rFonts w:ascii="Arial Narrow" w:hAnsi="Arial Narrow" w:cs="Arial Narrow"/>
                <w:sz w:val="20"/>
                <w:szCs w:val="20"/>
              </w:rPr>
              <w:t>.</w:t>
            </w:r>
            <w:r w:rsidRPr="00D03844">
              <w:rPr>
                <w:rFonts w:ascii="Arial Narrow" w:hAnsi="Arial Narrow" w:cs="Arial Narrow"/>
                <w:sz w:val="20"/>
                <w:szCs w:val="20"/>
              </w:rPr>
              <w:t xml:space="preserve"> </w:t>
            </w:r>
            <w:r w:rsidR="00476390" w:rsidRPr="00EF4051">
              <w:rPr>
                <w:rFonts w:ascii="Arial Narrow" w:hAnsi="Arial Narrow" w:cs="Arial Narrow"/>
                <w:strike/>
                <w:sz w:val="20"/>
                <w:szCs w:val="20"/>
                <w:highlight w:val="lightGray"/>
              </w:rPr>
              <w:t>No aplica a tipo de servicio DD.</w:t>
            </w:r>
          </w:p>
          <w:p w14:paraId="15B76F16" w14:textId="77777777" w:rsidR="00E015AA" w:rsidRPr="008D6F8C" w:rsidRDefault="00E015AA" w:rsidP="008C6227">
            <w:pPr>
              <w:numPr>
                <w:ilvl w:val="0"/>
                <w:numId w:val="37"/>
              </w:numPr>
              <w:ind w:left="640" w:hanging="142"/>
              <w:rPr>
                <w:rFonts w:ascii="Arial Narrow" w:hAnsi="Arial Narrow" w:cs="Arial Narrow"/>
                <w:color w:val="000000"/>
                <w:sz w:val="20"/>
                <w:szCs w:val="20"/>
                <w:lang w:val="es-PE"/>
              </w:rPr>
            </w:pPr>
            <w:r w:rsidRPr="008D6F8C">
              <w:rPr>
                <w:rFonts w:ascii="Arial Narrow" w:hAnsi="Arial Narrow" w:cs="Arial Narrow"/>
                <w:color w:val="000000"/>
                <w:sz w:val="20"/>
                <w:szCs w:val="20"/>
              </w:rPr>
              <w:t>Se debe validar que la DEP cuente con por lo menos un registro de termino de traslado.</w:t>
            </w:r>
          </w:p>
          <w:p w14:paraId="15B76F17" w14:textId="77777777" w:rsidR="00D8546D" w:rsidRPr="00F9775A" w:rsidRDefault="00E015AA" w:rsidP="008C6227">
            <w:pPr>
              <w:numPr>
                <w:ilvl w:val="0"/>
                <w:numId w:val="37"/>
              </w:numPr>
              <w:ind w:left="640" w:hanging="142"/>
              <w:rPr>
                <w:rFonts w:ascii="Arial Narrow" w:hAnsi="Arial Narrow" w:cs="Arial Narrow"/>
                <w:color w:val="000000"/>
                <w:sz w:val="20"/>
                <w:szCs w:val="20"/>
                <w:highlight w:val="yellow"/>
                <w:lang w:val="es-PE"/>
              </w:rPr>
            </w:pPr>
            <w:r w:rsidRPr="00EF4051">
              <w:rPr>
                <w:rFonts w:ascii="Arial Narrow" w:hAnsi="Arial Narrow" w:cs="Arial Narrow"/>
                <w:strike/>
                <w:color w:val="000000"/>
                <w:sz w:val="20"/>
                <w:szCs w:val="20"/>
                <w:highlight w:val="lightGray"/>
              </w:rPr>
              <w:t xml:space="preserve">No se debe permitir numerar un detalle de DEP </w:t>
            </w:r>
            <w:r w:rsidR="00912B35" w:rsidRPr="00EF4051">
              <w:rPr>
                <w:rFonts w:ascii="Arial Narrow" w:hAnsi="Arial Narrow" w:cs="Arial Narrow"/>
                <w:strike/>
                <w:color w:val="000000"/>
                <w:sz w:val="20"/>
                <w:szCs w:val="20"/>
                <w:highlight w:val="lightGray"/>
              </w:rPr>
              <w:t>cuando</w:t>
            </w:r>
            <w:r w:rsidRPr="00EF4051">
              <w:rPr>
                <w:rFonts w:ascii="Arial Narrow" w:hAnsi="Arial Narrow" w:cs="Arial Narrow"/>
                <w:strike/>
                <w:color w:val="000000"/>
                <w:sz w:val="20"/>
                <w:szCs w:val="20"/>
                <w:highlight w:val="lightGray"/>
              </w:rPr>
              <w:t xml:space="preserve"> cuente con DPO </w:t>
            </w:r>
            <w:r w:rsidR="00D61121" w:rsidRPr="00EF4051">
              <w:rPr>
                <w:rFonts w:ascii="Arial Narrow" w:hAnsi="Arial Narrow" w:cs="Arial Narrow"/>
                <w:strike/>
                <w:color w:val="000000"/>
                <w:sz w:val="20"/>
                <w:szCs w:val="20"/>
                <w:highlight w:val="lightGray"/>
              </w:rPr>
              <w:t xml:space="preserve">ya </w:t>
            </w:r>
            <w:r w:rsidR="00912B35" w:rsidRPr="00EF4051">
              <w:rPr>
                <w:rFonts w:ascii="Arial Narrow" w:hAnsi="Arial Narrow" w:cs="Arial Narrow"/>
                <w:strike/>
                <w:color w:val="000000"/>
                <w:sz w:val="20"/>
                <w:szCs w:val="20"/>
                <w:highlight w:val="lightGray"/>
              </w:rPr>
              <w:t>registrado</w:t>
            </w:r>
            <w:r w:rsidRPr="00EF4051">
              <w:rPr>
                <w:rFonts w:ascii="Arial Narrow" w:hAnsi="Arial Narrow" w:cs="Arial Narrow"/>
                <w:strike/>
                <w:color w:val="000000"/>
                <w:sz w:val="20"/>
                <w:szCs w:val="20"/>
                <w:highlight w:val="lightGray"/>
              </w:rPr>
              <w:t xml:space="preserve"> </w:t>
            </w:r>
            <w:r w:rsidR="00A97DA9" w:rsidRPr="00EF4051">
              <w:rPr>
                <w:rFonts w:ascii="Arial Narrow" w:hAnsi="Arial Narrow" w:cs="Arial Narrow"/>
                <w:strike/>
                <w:color w:val="000000"/>
                <w:sz w:val="20"/>
                <w:szCs w:val="20"/>
                <w:highlight w:val="lightGray"/>
              </w:rPr>
              <w:t>en el Sistema</w:t>
            </w:r>
            <w:r w:rsidR="00912B35" w:rsidRPr="00EF4051">
              <w:rPr>
                <w:rFonts w:ascii="Arial Narrow" w:hAnsi="Arial Narrow" w:cs="Arial Narrow"/>
                <w:strike/>
                <w:color w:val="000000"/>
                <w:sz w:val="20"/>
                <w:szCs w:val="20"/>
                <w:highlight w:val="lightGray"/>
              </w:rPr>
              <w:t xml:space="preserve">, </w:t>
            </w:r>
            <w:r w:rsidR="00912B35" w:rsidRPr="00EF4051">
              <w:rPr>
                <w:rFonts w:ascii="Arial Narrow" w:hAnsi="Arial Narrow" w:cs="Arial Narrow"/>
                <w:strike/>
                <w:sz w:val="20"/>
                <w:szCs w:val="20"/>
                <w:highlight w:val="lightGray"/>
              </w:rPr>
              <w:t xml:space="preserve">salvo </w:t>
            </w:r>
            <w:r w:rsidR="00D61121" w:rsidRPr="00EF4051">
              <w:rPr>
                <w:rFonts w:ascii="Arial Narrow" w:hAnsi="Arial Narrow" w:cs="Arial Narrow"/>
                <w:strike/>
                <w:sz w:val="20"/>
                <w:szCs w:val="20"/>
                <w:highlight w:val="lightGray"/>
              </w:rPr>
              <w:t xml:space="preserve">que </w:t>
            </w:r>
            <w:r w:rsidR="00A97DA9" w:rsidRPr="00EF4051">
              <w:rPr>
                <w:rFonts w:ascii="Arial Narrow" w:hAnsi="Arial Narrow" w:cs="Arial Narrow"/>
                <w:strike/>
                <w:sz w:val="20"/>
                <w:szCs w:val="20"/>
                <w:highlight w:val="lightGray"/>
              </w:rPr>
              <w:t xml:space="preserve">el DPO </w:t>
            </w:r>
            <w:r w:rsidR="007F467D" w:rsidRPr="00EF4051">
              <w:rPr>
                <w:rFonts w:ascii="Arial Narrow" w:hAnsi="Arial Narrow" w:cs="Arial Narrow"/>
                <w:strike/>
                <w:sz w:val="20"/>
                <w:szCs w:val="20"/>
                <w:highlight w:val="lightGray"/>
              </w:rPr>
              <w:t xml:space="preserve">tenga asociado una </w:t>
            </w:r>
            <w:r w:rsidR="00D61121" w:rsidRPr="00EF4051">
              <w:rPr>
                <w:rFonts w:ascii="Arial Narrow" w:hAnsi="Arial Narrow" w:cs="Arial Narrow"/>
                <w:strike/>
                <w:sz w:val="20"/>
                <w:szCs w:val="20"/>
                <w:highlight w:val="lightGray"/>
              </w:rPr>
              <w:t>Sol</w:t>
            </w:r>
            <w:r w:rsidR="007F467D" w:rsidRPr="00EF4051">
              <w:rPr>
                <w:rFonts w:ascii="Arial Narrow" w:hAnsi="Arial Narrow" w:cs="Arial Narrow"/>
                <w:strike/>
                <w:sz w:val="20"/>
                <w:szCs w:val="20"/>
                <w:highlight w:val="lightGray"/>
              </w:rPr>
              <w:t>. Devolución/Reexpedición (</w:t>
            </w:r>
            <w:r w:rsidR="00D61121" w:rsidRPr="00EF4051">
              <w:rPr>
                <w:rFonts w:ascii="Arial Narrow" w:hAnsi="Arial Narrow" w:cs="Arial Narrow"/>
                <w:strike/>
                <w:sz w:val="20"/>
                <w:szCs w:val="20"/>
                <w:highlight w:val="lightGray"/>
              </w:rPr>
              <w:t xml:space="preserve">régimen 85) o </w:t>
            </w:r>
            <w:r w:rsidR="00A97DA9" w:rsidRPr="00EF4051">
              <w:rPr>
                <w:rFonts w:ascii="Arial Narrow" w:hAnsi="Arial Narrow" w:cs="Arial Narrow"/>
                <w:strike/>
                <w:sz w:val="20"/>
                <w:szCs w:val="20"/>
                <w:highlight w:val="lightGray"/>
              </w:rPr>
              <w:t>est</w:t>
            </w:r>
            <w:r w:rsidR="00D61121" w:rsidRPr="00EF4051">
              <w:rPr>
                <w:rFonts w:ascii="Arial Narrow" w:hAnsi="Arial Narrow" w:cs="Arial Narrow"/>
                <w:strike/>
                <w:sz w:val="20"/>
                <w:szCs w:val="20"/>
                <w:highlight w:val="lightGray"/>
              </w:rPr>
              <w:t>é</w:t>
            </w:r>
            <w:r w:rsidR="00A97DA9" w:rsidRPr="00EF4051">
              <w:rPr>
                <w:rFonts w:ascii="Arial Narrow" w:hAnsi="Arial Narrow" w:cs="Arial Narrow"/>
                <w:strike/>
                <w:sz w:val="20"/>
                <w:szCs w:val="20"/>
                <w:highlight w:val="lightGray"/>
              </w:rPr>
              <w:t xml:space="preserve"> </w:t>
            </w:r>
            <w:r w:rsidR="00A97DA9" w:rsidRPr="00EF4051">
              <w:rPr>
                <w:rFonts w:ascii="Arial Narrow" w:hAnsi="Arial Narrow" w:cs="Arial Narrow"/>
                <w:strike/>
                <w:sz w:val="20"/>
                <w:szCs w:val="20"/>
                <w:highlight w:val="lightGray"/>
              </w:rPr>
              <w:lastRenderedPageBreak/>
              <w:t>registrad</w:t>
            </w:r>
            <w:r w:rsidR="00D61121" w:rsidRPr="00EF4051">
              <w:rPr>
                <w:rFonts w:ascii="Arial Narrow" w:hAnsi="Arial Narrow" w:cs="Arial Narrow"/>
                <w:strike/>
                <w:sz w:val="20"/>
                <w:szCs w:val="20"/>
                <w:highlight w:val="lightGray"/>
              </w:rPr>
              <w:t>o</w:t>
            </w:r>
            <w:r w:rsidR="00A97DA9" w:rsidRPr="00EF4051">
              <w:rPr>
                <w:rFonts w:ascii="Arial Narrow" w:hAnsi="Arial Narrow" w:cs="Arial Narrow"/>
                <w:strike/>
                <w:sz w:val="20"/>
                <w:szCs w:val="20"/>
                <w:highlight w:val="lightGray"/>
              </w:rPr>
              <w:t xml:space="preserve"> </w:t>
            </w:r>
            <w:r w:rsidR="007F467D" w:rsidRPr="00EF4051">
              <w:rPr>
                <w:rFonts w:ascii="Arial Narrow" w:hAnsi="Arial Narrow" w:cs="Arial Narrow"/>
                <w:strike/>
                <w:sz w:val="20"/>
                <w:szCs w:val="20"/>
                <w:highlight w:val="lightGray"/>
              </w:rPr>
              <w:t xml:space="preserve">como </w:t>
            </w:r>
            <w:r w:rsidR="00912B35" w:rsidRPr="00EF4051">
              <w:rPr>
                <w:rFonts w:ascii="Arial Narrow" w:hAnsi="Arial Narrow"/>
                <w:bCs/>
                <w:strike/>
                <w:sz w:val="20"/>
                <w:szCs w:val="20"/>
                <w:highlight w:val="lightGray"/>
                <w:lang w:val="es-PE" w:eastAsia="es-PE"/>
              </w:rPr>
              <w:t>Distribución Directa</w:t>
            </w:r>
            <w:r w:rsidR="00C05418" w:rsidRPr="00EF4051">
              <w:rPr>
                <w:rFonts w:ascii="Arial Narrow" w:hAnsi="Arial Narrow"/>
                <w:bCs/>
                <w:strike/>
                <w:sz w:val="20"/>
                <w:szCs w:val="20"/>
                <w:highlight w:val="lightGray"/>
                <w:lang w:val="es-PE" w:eastAsia="es-PE"/>
              </w:rPr>
              <w:t xml:space="preserve"> </w:t>
            </w:r>
            <w:r w:rsidR="00D61121" w:rsidRPr="00EF4051">
              <w:rPr>
                <w:rFonts w:ascii="Arial Narrow" w:hAnsi="Arial Narrow"/>
                <w:bCs/>
                <w:strike/>
                <w:sz w:val="20"/>
                <w:szCs w:val="20"/>
                <w:highlight w:val="lightGray"/>
                <w:lang w:val="es-PE" w:eastAsia="es-PE"/>
              </w:rPr>
              <w:t xml:space="preserve">de </w:t>
            </w:r>
            <w:r w:rsidR="00C05418" w:rsidRPr="00EF4051">
              <w:rPr>
                <w:rFonts w:ascii="Arial Narrow" w:hAnsi="Arial Narrow"/>
                <w:bCs/>
                <w:strike/>
                <w:sz w:val="20"/>
                <w:szCs w:val="20"/>
                <w:highlight w:val="lightGray"/>
                <w:lang w:val="es-PE" w:eastAsia="es-PE"/>
              </w:rPr>
              <w:t>Envíos Postales</w:t>
            </w:r>
            <w:r w:rsidR="007F467D" w:rsidRPr="00F9775A">
              <w:rPr>
                <w:rFonts w:ascii="Arial Narrow" w:hAnsi="Arial Narrow"/>
                <w:bCs/>
                <w:sz w:val="20"/>
                <w:szCs w:val="20"/>
                <w:highlight w:val="yellow"/>
                <w:lang w:val="es-PE" w:eastAsia="es-PE"/>
              </w:rPr>
              <w:t>.</w:t>
            </w:r>
          </w:p>
          <w:p w14:paraId="15B76F18" w14:textId="77777777" w:rsidR="00F9775A" w:rsidRDefault="00F9775A" w:rsidP="00F9775A">
            <w:pPr>
              <w:rPr>
                <w:rFonts w:ascii="Arial Narrow" w:hAnsi="Arial Narrow"/>
                <w:bCs/>
                <w:sz w:val="20"/>
                <w:szCs w:val="20"/>
                <w:highlight w:val="yellow"/>
                <w:lang w:val="es-PE" w:eastAsia="es-PE"/>
              </w:rPr>
            </w:pPr>
            <w:r>
              <w:rPr>
                <w:rFonts w:ascii="Arial Narrow" w:hAnsi="Arial Narrow"/>
                <w:bCs/>
                <w:sz w:val="20"/>
                <w:szCs w:val="20"/>
                <w:highlight w:val="yellow"/>
                <w:lang w:val="es-PE" w:eastAsia="es-PE"/>
              </w:rPr>
              <w:t>La sumatoria del peso de los DPO transmitidos en el DEP detalle no debe superar el peso total del DEP general.</w:t>
            </w:r>
          </w:p>
          <w:p w14:paraId="15B76F19" w14:textId="77777777" w:rsidR="00F9775A" w:rsidRPr="00EF4051" w:rsidRDefault="00F9775A" w:rsidP="00F9775A">
            <w:pPr>
              <w:rPr>
                <w:rFonts w:ascii="Arial Narrow" w:hAnsi="Arial Narrow" w:cs="Arial Narrow"/>
                <w:strike/>
                <w:color w:val="000000"/>
                <w:sz w:val="20"/>
                <w:szCs w:val="20"/>
                <w:highlight w:val="lightGray"/>
                <w:lang w:val="es-PE"/>
              </w:rPr>
            </w:pPr>
            <w:r w:rsidRPr="00EF4051">
              <w:rPr>
                <w:rFonts w:ascii="Arial Narrow" w:hAnsi="Arial Narrow"/>
                <w:bCs/>
                <w:strike/>
                <w:sz w:val="20"/>
                <w:szCs w:val="20"/>
                <w:highlight w:val="lightGray"/>
                <w:lang w:val="es-PE" w:eastAsia="es-PE"/>
              </w:rPr>
              <w:t>La transmisión del DEP detalle de los DPO de distribución directa se efectúa en una sola transmisión, pudiendo ser rectificado por una sola vez.</w:t>
            </w:r>
          </w:p>
          <w:p w14:paraId="15B76F1A" w14:textId="77777777" w:rsidR="00E015AA" w:rsidRPr="00EC033A" w:rsidRDefault="00E015AA" w:rsidP="008C6227">
            <w:pPr>
              <w:pStyle w:val="Prrafodelista"/>
              <w:numPr>
                <w:ilvl w:val="0"/>
                <w:numId w:val="40"/>
              </w:numPr>
              <w:ind w:left="214" w:hanging="214"/>
              <w:rPr>
                <w:rFonts w:ascii="Arial Narrow" w:hAnsi="Arial Narrow" w:cs="Arial Narrow"/>
                <w:sz w:val="20"/>
                <w:szCs w:val="20"/>
                <w:lang w:val="es-PE"/>
              </w:rPr>
            </w:pPr>
            <w:r w:rsidRPr="00EC033A">
              <w:rPr>
                <w:rFonts w:ascii="Arial Narrow" w:hAnsi="Arial Narrow" w:cs="Arial Narrow"/>
                <w:sz w:val="20"/>
                <w:szCs w:val="20"/>
                <w:lang w:val="es-PE"/>
              </w:rPr>
              <w:t>De cumplir todas las validaciones, al término y aceptación de la transmisión el sistema registrará todos los datos transmitidos y adicionalmente los siguientes:</w:t>
            </w:r>
          </w:p>
          <w:p w14:paraId="15B76F1B" w14:textId="77777777" w:rsidR="00E015AA" w:rsidRDefault="00E015AA" w:rsidP="008C6227">
            <w:pPr>
              <w:pStyle w:val="Prrafodelista"/>
              <w:numPr>
                <w:ilvl w:val="0"/>
                <w:numId w:val="14"/>
              </w:numPr>
              <w:ind w:left="356" w:hanging="142"/>
              <w:rPr>
                <w:rFonts w:ascii="Arial Narrow" w:hAnsi="Arial Narrow" w:cs="Arial Narrow"/>
                <w:sz w:val="20"/>
                <w:szCs w:val="20"/>
                <w:lang w:val="es-PE"/>
              </w:rPr>
            </w:pPr>
            <w:r>
              <w:rPr>
                <w:rFonts w:ascii="Arial Narrow" w:hAnsi="Arial Narrow" w:cs="Arial Narrow"/>
                <w:sz w:val="20"/>
                <w:szCs w:val="20"/>
                <w:lang w:val="es-PE"/>
              </w:rPr>
              <w:t>Fecha de transmisión del detalle: debiendo registrar la fecha en que culminó la transmisión, considerando día, mes y año.</w:t>
            </w:r>
          </w:p>
          <w:p w14:paraId="15B76F1C" w14:textId="77777777" w:rsidR="00E015AA" w:rsidRDefault="00E015AA" w:rsidP="008C6227">
            <w:pPr>
              <w:pStyle w:val="Prrafodelista"/>
              <w:numPr>
                <w:ilvl w:val="0"/>
                <w:numId w:val="14"/>
              </w:numPr>
              <w:ind w:left="356" w:hanging="142"/>
              <w:rPr>
                <w:rFonts w:ascii="Arial Narrow" w:hAnsi="Arial Narrow" w:cs="Arial Narrow"/>
                <w:sz w:val="20"/>
                <w:szCs w:val="20"/>
                <w:lang w:val="es-PE"/>
              </w:rPr>
            </w:pPr>
            <w:r>
              <w:rPr>
                <w:rFonts w:ascii="Arial Narrow" w:hAnsi="Arial Narrow" w:cs="Arial Narrow"/>
                <w:sz w:val="20"/>
                <w:szCs w:val="20"/>
                <w:lang w:val="es-PE"/>
              </w:rPr>
              <w:t>Hora de transmisión del detalle: debiendo registrar la hora en que culminó la transmisión, considerando hora, minutos y segundos.</w:t>
            </w:r>
          </w:p>
          <w:p w14:paraId="15B76F1D" w14:textId="77777777" w:rsidR="00E015AA" w:rsidRDefault="00E015AA" w:rsidP="008C6227">
            <w:pPr>
              <w:pStyle w:val="Prrafodelista"/>
              <w:numPr>
                <w:ilvl w:val="0"/>
                <w:numId w:val="14"/>
              </w:numPr>
              <w:ind w:left="356" w:hanging="142"/>
              <w:rPr>
                <w:rFonts w:ascii="Arial Narrow" w:hAnsi="Arial Narrow" w:cs="Arial Narrow"/>
                <w:sz w:val="20"/>
                <w:szCs w:val="20"/>
                <w:lang w:val="es-PE"/>
              </w:rPr>
            </w:pPr>
            <w:r w:rsidRPr="00764315">
              <w:rPr>
                <w:rFonts w:ascii="Arial Narrow" w:hAnsi="Arial Narrow" w:cs="Arial Narrow"/>
                <w:sz w:val="20"/>
                <w:szCs w:val="20"/>
                <w:lang w:val="es-PE"/>
              </w:rPr>
              <w:t xml:space="preserve">Actualizar el estado de la guía postal a “Conciliada” siempre y cuando haya sido transmitida </w:t>
            </w:r>
            <w:r w:rsidRPr="008D6F8C">
              <w:rPr>
                <w:rFonts w:ascii="Arial Narrow" w:hAnsi="Arial Narrow" w:cs="Arial Narrow"/>
                <w:color w:val="000000"/>
                <w:sz w:val="20"/>
                <w:szCs w:val="20"/>
                <w:lang w:val="es-PE"/>
              </w:rPr>
              <w:t xml:space="preserve">dentro del </w:t>
            </w:r>
            <w:r w:rsidRPr="008D6F8C">
              <w:rPr>
                <w:rFonts w:ascii="Arial Narrow" w:hAnsi="Arial Narrow"/>
                <w:bCs/>
                <w:color w:val="000000"/>
                <w:sz w:val="20"/>
                <w:szCs w:val="20"/>
                <w:lang w:val="es-PE" w:eastAsia="es-PE"/>
              </w:rPr>
              <w:t xml:space="preserve">plazo de </w:t>
            </w:r>
            <w:r w:rsidRPr="00F9775A">
              <w:rPr>
                <w:rFonts w:ascii="Arial Narrow" w:hAnsi="Arial Narrow"/>
                <w:bCs/>
                <w:color w:val="000000"/>
                <w:sz w:val="20"/>
                <w:szCs w:val="20"/>
                <w:highlight w:val="yellow"/>
                <w:lang w:val="es-PE" w:eastAsia="es-PE"/>
              </w:rPr>
              <w:t>3 dias hábiles contados a partir del dia siguiente hábil de la fecha de termino del prim</w:t>
            </w:r>
            <w:r w:rsidR="00F9775A" w:rsidRPr="00F9775A">
              <w:rPr>
                <w:rFonts w:ascii="Arial Narrow" w:hAnsi="Arial Narrow"/>
                <w:bCs/>
                <w:color w:val="000000"/>
                <w:sz w:val="20"/>
                <w:szCs w:val="20"/>
                <w:highlight w:val="yellow"/>
                <w:lang w:val="es-PE" w:eastAsia="es-PE"/>
              </w:rPr>
              <w:t>er del traslado</w:t>
            </w:r>
            <w:r w:rsidR="00F9775A">
              <w:rPr>
                <w:rFonts w:ascii="Arial Narrow" w:hAnsi="Arial Narrow"/>
                <w:bCs/>
                <w:color w:val="000000"/>
                <w:sz w:val="20"/>
                <w:szCs w:val="20"/>
                <w:lang w:val="es-PE" w:eastAsia="es-PE"/>
              </w:rPr>
              <w:t xml:space="preserve"> ó con el estado</w:t>
            </w:r>
            <w:r w:rsidRPr="008D6F8C">
              <w:rPr>
                <w:rFonts w:ascii="Arial Narrow" w:hAnsi="Arial Narrow" w:cs="Arial Narrow"/>
                <w:color w:val="000000"/>
                <w:sz w:val="20"/>
                <w:szCs w:val="20"/>
                <w:lang w:val="es-PE"/>
              </w:rPr>
              <w:t xml:space="preserve"> “conciliada fuera de plazo” si la transmisión</w:t>
            </w:r>
            <w:r w:rsidRPr="00764315">
              <w:rPr>
                <w:rFonts w:ascii="Arial Narrow" w:hAnsi="Arial Narrow" w:cs="Arial Narrow"/>
                <w:sz w:val="20"/>
                <w:szCs w:val="20"/>
                <w:lang w:val="es-PE"/>
              </w:rPr>
              <w:t xml:space="preserve"> está fuera del plazo.</w:t>
            </w:r>
          </w:p>
          <w:p w14:paraId="15B76F1E" w14:textId="77777777" w:rsidR="00F9775A" w:rsidRPr="00CD6F5F" w:rsidRDefault="00F9775A" w:rsidP="008C6227">
            <w:pPr>
              <w:pStyle w:val="Prrafodelista"/>
              <w:numPr>
                <w:ilvl w:val="0"/>
                <w:numId w:val="14"/>
              </w:numPr>
              <w:ind w:left="356" w:hanging="142"/>
              <w:rPr>
                <w:rFonts w:ascii="Arial Narrow" w:hAnsi="Arial Narrow" w:cs="Arial Narrow"/>
                <w:strike/>
                <w:sz w:val="20"/>
                <w:szCs w:val="20"/>
                <w:highlight w:val="yellow"/>
                <w:lang w:val="es-PE"/>
              </w:rPr>
            </w:pPr>
            <w:r w:rsidRPr="00CD6F5F">
              <w:rPr>
                <w:rFonts w:ascii="Arial Narrow" w:hAnsi="Arial Narrow" w:cs="Arial Narrow"/>
                <w:strike/>
                <w:sz w:val="20"/>
                <w:szCs w:val="20"/>
                <w:highlight w:val="lightGray"/>
                <w:lang w:val="es-PE"/>
              </w:rPr>
              <w:t>El DPO con tipo de servicio DD se data contra el DEP general con código 01.</w:t>
            </w:r>
          </w:p>
          <w:p w14:paraId="15B76F1F" w14:textId="77777777" w:rsidR="00E015AA" w:rsidRPr="002216F4" w:rsidRDefault="00E015AA" w:rsidP="008C6227">
            <w:pPr>
              <w:ind w:left="214"/>
              <w:rPr>
                <w:rFonts w:ascii="Arial Narrow" w:hAnsi="Arial Narrow" w:cs="Arial Narrow"/>
                <w:sz w:val="20"/>
                <w:szCs w:val="20"/>
                <w:lang w:val="es-PE"/>
              </w:rPr>
            </w:pPr>
            <w:r w:rsidRPr="002216F4">
              <w:rPr>
                <w:rFonts w:ascii="Arial Narrow" w:hAnsi="Arial Narrow" w:cs="Arial Narrow"/>
                <w:sz w:val="20"/>
                <w:szCs w:val="20"/>
                <w:lang w:val="es-PE"/>
              </w:rPr>
              <w:t>Además el sistema deberá comunicar al transmisor que el proceso fue satisfactorio.</w:t>
            </w:r>
          </w:p>
          <w:p w14:paraId="15B76F20" w14:textId="77777777" w:rsidR="00E015AA" w:rsidRDefault="00E015AA" w:rsidP="008C6227">
            <w:pPr>
              <w:pStyle w:val="Prrafodelista"/>
              <w:numPr>
                <w:ilvl w:val="0"/>
                <w:numId w:val="41"/>
              </w:numPr>
              <w:ind w:left="214" w:hanging="214"/>
              <w:rPr>
                <w:rFonts w:ascii="Arial Narrow" w:hAnsi="Arial Narrow" w:cs="Arial Narrow"/>
                <w:sz w:val="20"/>
                <w:szCs w:val="20"/>
                <w:lang w:val="es-PE"/>
              </w:rPr>
            </w:pPr>
            <w:r>
              <w:rPr>
                <w:rFonts w:ascii="Arial Narrow" w:hAnsi="Arial Narrow" w:cs="Arial Narrow"/>
                <w:sz w:val="20"/>
                <w:szCs w:val="20"/>
                <w:lang w:val="es-PE"/>
              </w:rPr>
              <w:t>De no cumplir todas las validaciones, al término del proceso el sistema deberá comunicar al transmisor todos los mensajes de rechazo originados por las validaciones que no se cumplieron</w:t>
            </w:r>
            <w:r w:rsidR="00F9775A">
              <w:rPr>
                <w:rFonts w:ascii="Arial Narrow" w:hAnsi="Arial Narrow" w:cs="Arial Narrow"/>
                <w:sz w:val="20"/>
                <w:szCs w:val="20"/>
                <w:lang w:val="es-PE"/>
              </w:rPr>
              <w:t>.</w:t>
            </w:r>
          </w:p>
          <w:p w14:paraId="15B76F21" w14:textId="77777777" w:rsidR="00F9775A" w:rsidRPr="00F9775A" w:rsidRDefault="00E015AA" w:rsidP="00F9775A">
            <w:pPr>
              <w:rPr>
                <w:rFonts w:ascii="Arial Narrow" w:hAnsi="Arial Narrow" w:cs="Arial Narrow"/>
                <w:sz w:val="20"/>
                <w:szCs w:val="20"/>
                <w:lang w:val="es-PE"/>
              </w:rPr>
            </w:pPr>
            <w:r w:rsidRPr="00EC033A">
              <w:rPr>
                <w:rFonts w:ascii="Arial Narrow" w:hAnsi="Arial Narrow" w:cs="Arial Narrow"/>
                <w:sz w:val="20"/>
                <w:szCs w:val="20"/>
                <w:lang w:val="es-PE"/>
              </w:rPr>
              <w:t xml:space="preserve">A manera de resumen en el Anexo </w:t>
            </w:r>
            <w:r>
              <w:rPr>
                <w:rFonts w:ascii="Arial Narrow" w:hAnsi="Arial Narrow" w:cs="Arial Narrow"/>
                <w:sz w:val="20"/>
                <w:szCs w:val="20"/>
                <w:lang w:val="es-PE"/>
              </w:rPr>
              <w:t>6.</w:t>
            </w:r>
            <w:r w:rsidRPr="00EC033A">
              <w:rPr>
                <w:rFonts w:ascii="Arial Narrow" w:hAnsi="Arial Narrow" w:cs="Arial Narrow"/>
                <w:sz w:val="20"/>
                <w:szCs w:val="20"/>
                <w:lang w:val="es-PE"/>
              </w:rPr>
              <w:t>6 se indica una tabla con información relacionada a los datos a transmitir.</w:t>
            </w:r>
          </w:p>
        </w:tc>
        <w:tc>
          <w:tcPr>
            <w:tcW w:w="1134" w:type="dxa"/>
            <w:gridSpan w:val="2"/>
          </w:tcPr>
          <w:p w14:paraId="15B76F22"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23"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24"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2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26"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4</w:t>
            </w:r>
          </w:p>
          <w:p w14:paraId="15B76F2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2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2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2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2B"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2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2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2E"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2F"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30"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31"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32"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33"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34"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35"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41</w:t>
            </w:r>
          </w:p>
          <w:p w14:paraId="15B76F3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3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3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3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3A"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41</w:t>
            </w:r>
          </w:p>
          <w:p w14:paraId="15B76F3B"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3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3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3E"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3F"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32</w:t>
            </w:r>
          </w:p>
          <w:p w14:paraId="15B76F40"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41"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42"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43"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44"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42</w:t>
            </w:r>
          </w:p>
          <w:p w14:paraId="15B76F4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4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4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4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4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4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4B"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4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4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4E"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4F"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50"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51"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52"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53"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54"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5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5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5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5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5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5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5B"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5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5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5E"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5F"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60"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61"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62"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63"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64"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6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6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6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6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69"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41</w:t>
            </w:r>
          </w:p>
          <w:p w14:paraId="15B76F6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6B"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6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6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6E"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38</w:t>
            </w:r>
          </w:p>
          <w:p w14:paraId="15B76F6F"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70"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71"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72"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73"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74"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29</w:t>
            </w:r>
          </w:p>
          <w:p w14:paraId="15B76F7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76"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7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7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79"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39</w:t>
            </w:r>
          </w:p>
          <w:p w14:paraId="15B76F7A"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7B"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7C"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7D"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7E"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7F"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80"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81"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82"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83"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84"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85"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86"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87"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88"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89"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8A"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8B"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8C"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8D"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8E"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8F"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90"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91"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92"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93"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15</w:t>
            </w:r>
          </w:p>
          <w:p w14:paraId="15B76F94"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95"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96"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16</w:t>
            </w:r>
          </w:p>
          <w:p w14:paraId="15B76F9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9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99"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33</w:t>
            </w:r>
          </w:p>
          <w:p w14:paraId="15B76F9A"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9B"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9C"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9D"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9E"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9F"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A0" w14:textId="77777777" w:rsidR="00E015AA" w:rsidRDefault="00E015AA" w:rsidP="008C6227">
            <w:pPr>
              <w:pStyle w:val="Textodeglobo"/>
              <w:spacing w:before="40" w:after="40"/>
              <w:jc w:val="left"/>
              <w:rPr>
                <w:rFonts w:ascii="Arial Narrow" w:hAnsi="Arial Narrow" w:cs="Arial Narrow"/>
                <w:sz w:val="20"/>
                <w:szCs w:val="20"/>
                <w:lang w:eastAsia="es-ES"/>
              </w:rPr>
            </w:pPr>
          </w:p>
          <w:p w14:paraId="15B76FA1" w14:textId="77777777" w:rsidR="00F9775A" w:rsidRDefault="00F9775A" w:rsidP="008C6227">
            <w:pPr>
              <w:pStyle w:val="Textodeglobo"/>
              <w:spacing w:before="40" w:after="40"/>
              <w:jc w:val="left"/>
              <w:rPr>
                <w:rFonts w:ascii="Arial Narrow" w:hAnsi="Arial Narrow" w:cs="Arial Narrow"/>
                <w:sz w:val="20"/>
                <w:szCs w:val="20"/>
                <w:lang w:eastAsia="es-ES"/>
              </w:rPr>
            </w:pPr>
          </w:p>
          <w:p w14:paraId="15B76FA2" w14:textId="77777777" w:rsidR="00F9775A" w:rsidRDefault="00F9775A" w:rsidP="008C6227">
            <w:pPr>
              <w:pStyle w:val="Textodeglobo"/>
              <w:spacing w:before="40" w:after="40"/>
              <w:jc w:val="left"/>
              <w:rPr>
                <w:rFonts w:ascii="Arial Narrow" w:hAnsi="Arial Narrow" w:cs="Arial Narrow"/>
                <w:sz w:val="20"/>
                <w:szCs w:val="20"/>
                <w:lang w:eastAsia="es-ES"/>
              </w:rPr>
            </w:pPr>
          </w:p>
          <w:p w14:paraId="15B76FA3" w14:textId="77777777" w:rsidR="00F9775A" w:rsidRDefault="00F9775A" w:rsidP="008C6227">
            <w:pPr>
              <w:pStyle w:val="Textodeglobo"/>
              <w:spacing w:before="40" w:after="40"/>
              <w:jc w:val="left"/>
              <w:rPr>
                <w:rFonts w:ascii="Arial Narrow" w:hAnsi="Arial Narrow" w:cs="Arial Narrow"/>
                <w:sz w:val="20"/>
                <w:szCs w:val="20"/>
                <w:lang w:eastAsia="es-ES"/>
              </w:rPr>
            </w:pPr>
          </w:p>
          <w:p w14:paraId="15B76FA4" w14:textId="77777777" w:rsidR="00F9775A" w:rsidRDefault="00F9775A" w:rsidP="008C6227">
            <w:pPr>
              <w:pStyle w:val="Textodeglobo"/>
              <w:spacing w:before="40" w:after="40"/>
              <w:jc w:val="left"/>
              <w:rPr>
                <w:rFonts w:ascii="Arial Narrow" w:hAnsi="Arial Narrow" w:cs="Arial Narrow"/>
                <w:sz w:val="20"/>
                <w:szCs w:val="20"/>
                <w:lang w:eastAsia="es-ES"/>
              </w:rPr>
            </w:pPr>
          </w:p>
          <w:p w14:paraId="15B76FA5" w14:textId="77777777" w:rsidR="00F9775A" w:rsidRDefault="00F9775A" w:rsidP="008C6227">
            <w:pPr>
              <w:pStyle w:val="Textodeglobo"/>
              <w:spacing w:before="40" w:after="40"/>
              <w:jc w:val="left"/>
              <w:rPr>
                <w:rFonts w:ascii="Arial Narrow" w:hAnsi="Arial Narrow" w:cs="Arial Narrow"/>
                <w:sz w:val="20"/>
                <w:szCs w:val="20"/>
                <w:lang w:eastAsia="es-ES"/>
              </w:rPr>
            </w:pPr>
          </w:p>
          <w:p w14:paraId="15B76FA6" w14:textId="77777777" w:rsidR="00F9775A" w:rsidRDefault="00F9775A" w:rsidP="008C6227">
            <w:pPr>
              <w:pStyle w:val="Textodeglobo"/>
              <w:spacing w:before="40" w:after="40"/>
              <w:jc w:val="left"/>
              <w:rPr>
                <w:rFonts w:ascii="Arial Narrow" w:hAnsi="Arial Narrow" w:cs="Arial Narrow"/>
                <w:sz w:val="20"/>
                <w:szCs w:val="20"/>
                <w:lang w:eastAsia="es-ES"/>
              </w:rPr>
            </w:pPr>
          </w:p>
          <w:p w14:paraId="15B76FA7" w14:textId="77777777" w:rsidR="00F9775A" w:rsidRDefault="00F9775A" w:rsidP="008C6227">
            <w:pPr>
              <w:pStyle w:val="Textodeglobo"/>
              <w:spacing w:before="40" w:after="40"/>
              <w:jc w:val="left"/>
              <w:rPr>
                <w:rFonts w:ascii="Arial Narrow" w:hAnsi="Arial Narrow" w:cs="Arial Narrow"/>
                <w:sz w:val="20"/>
                <w:szCs w:val="20"/>
                <w:lang w:eastAsia="es-ES"/>
              </w:rPr>
            </w:pPr>
          </w:p>
          <w:p w14:paraId="15B76FA8" w14:textId="77777777" w:rsidR="00F9775A" w:rsidRDefault="00F9775A" w:rsidP="008C6227">
            <w:pPr>
              <w:pStyle w:val="Textodeglobo"/>
              <w:spacing w:before="40" w:after="40"/>
              <w:jc w:val="left"/>
              <w:rPr>
                <w:rFonts w:ascii="Arial Narrow" w:hAnsi="Arial Narrow" w:cs="Arial Narrow"/>
                <w:sz w:val="20"/>
                <w:szCs w:val="20"/>
                <w:lang w:eastAsia="es-ES"/>
              </w:rPr>
            </w:pPr>
          </w:p>
          <w:p w14:paraId="15B76FA9" w14:textId="77777777" w:rsidR="00F9775A" w:rsidRDefault="00F9775A" w:rsidP="008C6227">
            <w:pPr>
              <w:pStyle w:val="Textodeglobo"/>
              <w:spacing w:before="40" w:after="40"/>
              <w:jc w:val="left"/>
              <w:rPr>
                <w:rFonts w:ascii="Arial Narrow" w:hAnsi="Arial Narrow" w:cs="Arial Narrow"/>
                <w:sz w:val="20"/>
                <w:szCs w:val="20"/>
                <w:lang w:eastAsia="es-ES"/>
              </w:rPr>
            </w:pPr>
          </w:p>
          <w:p w14:paraId="15B76FAA" w14:textId="77777777" w:rsidR="00F9775A" w:rsidRDefault="00F9775A" w:rsidP="008C6227">
            <w:pPr>
              <w:pStyle w:val="Textodeglobo"/>
              <w:spacing w:before="40" w:after="40"/>
              <w:jc w:val="left"/>
              <w:rPr>
                <w:rFonts w:ascii="Arial Narrow" w:hAnsi="Arial Narrow" w:cs="Arial Narrow"/>
                <w:sz w:val="20"/>
                <w:szCs w:val="20"/>
                <w:lang w:eastAsia="es-ES"/>
              </w:rPr>
            </w:pPr>
          </w:p>
          <w:p w14:paraId="15B76FAB" w14:textId="77777777" w:rsidR="00F9775A" w:rsidRDefault="00F9775A" w:rsidP="008C6227">
            <w:pPr>
              <w:pStyle w:val="Textodeglobo"/>
              <w:spacing w:before="40" w:after="40"/>
              <w:jc w:val="left"/>
              <w:rPr>
                <w:rFonts w:ascii="Arial Narrow" w:hAnsi="Arial Narrow" w:cs="Arial Narrow"/>
                <w:sz w:val="20"/>
                <w:szCs w:val="20"/>
                <w:lang w:eastAsia="es-ES"/>
              </w:rPr>
            </w:pPr>
          </w:p>
          <w:p w14:paraId="15B76FAC" w14:textId="77777777" w:rsidR="00F9775A" w:rsidRDefault="00F9775A" w:rsidP="008C6227">
            <w:pPr>
              <w:pStyle w:val="Textodeglobo"/>
              <w:spacing w:before="40" w:after="40"/>
              <w:jc w:val="left"/>
              <w:rPr>
                <w:rFonts w:ascii="Arial Narrow" w:hAnsi="Arial Narrow" w:cs="Arial Narrow"/>
                <w:sz w:val="20"/>
                <w:szCs w:val="20"/>
                <w:lang w:eastAsia="es-ES"/>
              </w:rPr>
            </w:pPr>
          </w:p>
          <w:p w14:paraId="15B76FAD" w14:textId="77777777" w:rsidR="00F9775A" w:rsidRDefault="00F9775A" w:rsidP="008C6227">
            <w:pPr>
              <w:pStyle w:val="Textodeglobo"/>
              <w:spacing w:before="40" w:after="40"/>
              <w:jc w:val="left"/>
              <w:rPr>
                <w:rFonts w:ascii="Arial Narrow" w:hAnsi="Arial Narrow" w:cs="Arial Narrow"/>
                <w:sz w:val="20"/>
                <w:szCs w:val="20"/>
                <w:lang w:eastAsia="es-ES"/>
              </w:rPr>
            </w:pPr>
          </w:p>
          <w:p w14:paraId="15B76FAE" w14:textId="77777777" w:rsidR="00F9775A" w:rsidRDefault="00F9775A" w:rsidP="008C6227">
            <w:pPr>
              <w:pStyle w:val="Textodeglobo"/>
              <w:spacing w:before="40" w:after="40"/>
              <w:jc w:val="left"/>
              <w:rPr>
                <w:rFonts w:ascii="Arial Narrow" w:hAnsi="Arial Narrow" w:cs="Arial Narrow"/>
                <w:sz w:val="20"/>
                <w:szCs w:val="20"/>
                <w:lang w:eastAsia="es-ES"/>
              </w:rPr>
            </w:pPr>
          </w:p>
          <w:p w14:paraId="15B76FAF" w14:textId="77777777" w:rsidR="00F9775A" w:rsidRDefault="00F9775A" w:rsidP="008C6227">
            <w:pPr>
              <w:pStyle w:val="Textodeglobo"/>
              <w:spacing w:before="40" w:after="40"/>
              <w:jc w:val="left"/>
              <w:rPr>
                <w:rFonts w:ascii="Arial Narrow" w:hAnsi="Arial Narrow" w:cs="Arial Narrow"/>
                <w:sz w:val="20"/>
                <w:szCs w:val="20"/>
                <w:lang w:eastAsia="es-ES"/>
              </w:rPr>
            </w:pPr>
          </w:p>
          <w:p w14:paraId="15B76FB0" w14:textId="77777777" w:rsidR="00F9775A" w:rsidRDefault="00F9775A" w:rsidP="008C6227">
            <w:pPr>
              <w:pStyle w:val="Textodeglobo"/>
              <w:spacing w:before="40" w:after="40"/>
              <w:jc w:val="left"/>
              <w:rPr>
                <w:rFonts w:ascii="Arial Narrow" w:hAnsi="Arial Narrow" w:cs="Arial Narrow"/>
                <w:sz w:val="20"/>
                <w:szCs w:val="20"/>
                <w:lang w:eastAsia="es-ES"/>
              </w:rPr>
            </w:pPr>
            <w:r>
              <w:rPr>
                <w:rFonts w:ascii="Arial Narrow" w:hAnsi="Arial Narrow" w:cs="Arial Narrow"/>
                <w:sz w:val="20"/>
                <w:szCs w:val="20"/>
                <w:lang w:eastAsia="es-ES"/>
              </w:rPr>
              <w:t>79</w:t>
            </w:r>
          </w:p>
          <w:p w14:paraId="15B76FB1" w14:textId="77777777" w:rsidR="00F9775A" w:rsidRDefault="00F9775A" w:rsidP="008C6227">
            <w:pPr>
              <w:pStyle w:val="Textodeglobo"/>
              <w:spacing w:before="40" w:after="40"/>
              <w:jc w:val="left"/>
              <w:rPr>
                <w:rFonts w:ascii="Arial Narrow" w:hAnsi="Arial Narrow" w:cs="Arial Narrow"/>
                <w:sz w:val="20"/>
                <w:szCs w:val="20"/>
                <w:lang w:eastAsia="es-ES"/>
              </w:rPr>
            </w:pPr>
          </w:p>
          <w:p w14:paraId="15B76FB2" w14:textId="77777777" w:rsidR="00E015AA" w:rsidRPr="00394BE8" w:rsidRDefault="00E015AA" w:rsidP="008C6227">
            <w:pPr>
              <w:pStyle w:val="Textodeglobo"/>
              <w:spacing w:before="40" w:after="40"/>
              <w:jc w:val="left"/>
              <w:rPr>
                <w:rFonts w:ascii="Arial Narrow" w:hAnsi="Arial Narrow" w:cs="Arial Narrow"/>
                <w:sz w:val="20"/>
                <w:szCs w:val="20"/>
                <w:lang w:eastAsia="es-ES"/>
              </w:rPr>
            </w:pPr>
          </w:p>
        </w:tc>
        <w:tc>
          <w:tcPr>
            <w:tcW w:w="851" w:type="dxa"/>
          </w:tcPr>
          <w:p w14:paraId="15B76FB3" w14:textId="77777777" w:rsidR="00E015AA" w:rsidRPr="00E53797" w:rsidRDefault="00E015AA" w:rsidP="008C6227">
            <w:pPr>
              <w:rPr>
                <w:rFonts w:ascii="Arial Narrow" w:hAnsi="Arial Narrow"/>
                <w:sz w:val="16"/>
                <w:szCs w:val="16"/>
              </w:rPr>
            </w:pPr>
          </w:p>
        </w:tc>
      </w:tr>
      <w:tr w:rsidR="00E015AA" w:rsidRPr="00E53797" w14:paraId="15B77029" w14:textId="77777777" w:rsidTr="00791C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tcPr>
          <w:p w14:paraId="15B76FB5" w14:textId="77777777" w:rsidR="00E015AA" w:rsidRDefault="00E015AA"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lastRenderedPageBreak/>
              <w:t>RF11</w:t>
            </w:r>
          </w:p>
        </w:tc>
        <w:tc>
          <w:tcPr>
            <w:tcW w:w="1418" w:type="dxa"/>
          </w:tcPr>
          <w:p w14:paraId="15B76FB6"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r w:rsidRPr="00E01A0E">
              <w:rPr>
                <w:rFonts w:ascii="Arial Narrow" w:hAnsi="Arial Narrow" w:cs="Arial Narrow"/>
                <w:sz w:val="20"/>
                <w:szCs w:val="20"/>
                <w:lang w:eastAsia="es-ES"/>
              </w:rPr>
              <w:t>Transmisión Rectificacion de Datos de Detalle del DEP</w:t>
            </w:r>
          </w:p>
        </w:tc>
        <w:tc>
          <w:tcPr>
            <w:tcW w:w="4677" w:type="dxa"/>
            <w:gridSpan w:val="6"/>
            <w:vAlign w:val="center"/>
          </w:tcPr>
          <w:p w14:paraId="15B76FB7" w14:textId="77777777" w:rsidR="00E015AA" w:rsidRPr="00381E69" w:rsidRDefault="00E015AA" w:rsidP="008C6227">
            <w:pPr>
              <w:rPr>
                <w:rFonts w:ascii="Arial Narrow" w:hAnsi="Arial Narrow" w:cs="Arial Narrow"/>
                <w:sz w:val="20"/>
                <w:szCs w:val="20"/>
                <w:lang w:val="es-PE"/>
              </w:rPr>
            </w:pPr>
            <w:r w:rsidRPr="00381E69">
              <w:rPr>
                <w:rFonts w:ascii="Arial Narrow" w:hAnsi="Arial Narrow" w:cs="Arial Narrow"/>
                <w:sz w:val="20"/>
                <w:szCs w:val="20"/>
                <w:lang w:val="es-PE"/>
              </w:rPr>
              <w:t>SUNAT deberá poner a disposición de SERPOST medios electró</w:t>
            </w:r>
            <w:r>
              <w:rPr>
                <w:rFonts w:ascii="Arial Narrow" w:hAnsi="Arial Narrow" w:cs="Arial Narrow"/>
                <w:sz w:val="20"/>
                <w:szCs w:val="20"/>
                <w:lang w:val="es-PE"/>
              </w:rPr>
              <w:t>nicos para la transmisión de la rectificación</w:t>
            </w:r>
            <w:r w:rsidRPr="00381E69">
              <w:rPr>
                <w:rFonts w:ascii="Arial Narrow" w:hAnsi="Arial Narrow" w:cs="Arial Narrow"/>
                <w:sz w:val="20"/>
                <w:szCs w:val="20"/>
                <w:lang w:val="es-PE"/>
              </w:rPr>
              <w:t xml:space="preserve"> de los datos detalle del DEP (Documento de Envío Postal), teniendo en cuenta lo siguiente:</w:t>
            </w:r>
          </w:p>
          <w:p w14:paraId="15B76FB8" w14:textId="77777777" w:rsidR="00E015AA" w:rsidRDefault="00E015AA" w:rsidP="008C6227">
            <w:pPr>
              <w:pStyle w:val="Prrafodelista"/>
              <w:numPr>
                <w:ilvl w:val="0"/>
                <w:numId w:val="43"/>
              </w:numPr>
              <w:ind w:left="284" w:hanging="284"/>
              <w:rPr>
                <w:rFonts w:ascii="Arial Narrow" w:hAnsi="Arial Narrow" w:cs="Arial Narrow"/>
                <w:sz w:val="20"/>
                <w:szCs w:val="20"/>
                <w:lang w:val="es-PE"/>
              </w:rPr>
            </w:pPr>
            <w:r w:rsidRPr="00381E69">
              <w:rPr>
                <w:rFonts w:ascii="Arial Narrow" w:hAnsi="Arial Narrow" w:cs="Arial Narrow"/>
                <w:sz w:val="20"/>
                <w:szCs w:val="20"/>
                <w:lang w:val="es-PE"/>
              </w:rPr>
              <w:t>SERPOST es la única empresa de servicio postal autorizada a transmitir la rectificación del DEPs.</w:t>
            </w:r>
          </w:p>
          <w:p w14:paraId="15B76FB9" w14:textId="77777777" w:rsidR="00E015AA" w:rsidRPr="00381E69" w:rsidRDefault="00E015AA" w:rsidP="008C6227">
            <w:pPr>
              <w:pStyle w:val="Prrafodelista"/>
              <w:numPr>
                <w:ilvl w:val="0"/>
                <w:numId w:val="43"/>
              </w:numPr>
              <w:ind w:left="284" w:hanging="284"/>
              <w:rPr>
                <w:rFonts w:ascii="Arial Narrow" w:hAnsi="Arial Narrow" w:cs="Arial Narrow"/>
                <w:sz w:val="20"/>
                <w:szCs w:val="20"/>
                <w:lang w:val="es-PE"/>
              </w:rPr>
            </w:pPr>
            <w:r>
              <w:rPr>
                <w:rFonts w:ascii="Arial Narrow" w:hAnsi="Arial Narrow" w:cs="Arial Narrow"/>
                <w:sz w:val="20"/>
                <w:szCs w:val="20"/>
                <w:lang w:val="es-PE"/>
              </w:rPr>
              <w:t>Los datos que deben ser transmitidos obligatoriamente por los cuales se identificará el documento postal a rectificar son los siguientes:</w:t>
            </w:r>
          </w:p>
          <w:p w14:paraId="15B76FBA" w14:textId="77777777" w:rsidR="00E015AA" w:rsidRPr="00C51FC4" w:rsidRDefault="00E015AA" w:rsidP="008C6227">
            <w:pPr>
              <w:pStyle w:val="Prrafodelista"/>
              <w:numPr>
                <w:ilvl w:val="0"/>
                <w:numId w:val="37"/>
              </w:numPr>
              <w:ind w:left="640" w:hanging="142"/>
              <w:rPr>
                <w:rFonts w:ascii="Arial Narrow" w:hAnsi="Arial Narrow" w:cs="Arial Narrow"/>
                <w:sz w:val="20"/>
                <w:szCs w:val="20"/>
                <w:lang w:val="es-PE"/>
              </w:rPr>
            </w:pPr>
            <w:r w:rsidRPr="00C51FC4">
              <w:rPr>
                <w:rFonts w:ascii="Arial Narrow" w:hAnsi="Arial Narrow" w:cs="Arial Narrow"/>
                <w:sz w:val="20"/>
                <w:szCs w:val="20"/>
                <w:lang w:val="es-PE"/>
              </w:rPr>
              <w:t xml:space="preserve">Tipo de Transacción: dato de 1 </w:t>
            </w:r>
            <w:r>
              <w:rPr>
                <w:rFonts w:ascii="Arial Narrow" w:hAnsi="Arial Narrow" w:cs="Arial Narrow"/>
                <w:sz w:val="20"/>
                <w:szCs w:val="20"/>
                <w:lang w:val="es-PE"/>
              </w:rPr>
              <w:t>carácter</w:t>
            </w:r>
            <w:r w:rsidRPr="00C51FC4">
              <w:rPr>
                <w:rFonts w:ascii="Arial Narrow" w:hAnsi="Arial Narrow" w:cs="Arial Narrow"/>
                <w:sz w:val="20"/>
                <w:szCs w:val="20"/>
                <w:lang w:val="es-PE"/>
              </w:rPr>
              <w:t xml:space="preserve"> que deberá transmitirse de manera obligatoria, siendo los únicos valores posibles “N” para numeración (RF10) y “R” para rectificación, de enviarse cualquier otro dato el sistema deberá rechazar la transmisión con el mensaje “Tipo de Transacción no válida”</w:t>
            </w:r>
          </w:p>
          <w:p w14:paraId="15B76FBB" w14:textId="77777777" w:rsidR="00E015AA" w:rsidRPr="008D6F8C" w:rsidRDefault="00E015AA" w:rsidP="008C6227">
            <w:pPr>
              <w:pStyle w:val="Prrafodelista"/>
              <w:numPr>
                <w:ilvl w:val="0"/>
                <w:numId w:val="37"/>
              </w:numPr>
              <w:ind w:left="640" w:hanging="142"/>
              <w:rPr>
                <w:rFonts w:ascii="Arial Narrow" w:hAnsi="Arial Narrow" w:cs="Arial Narrow"/>
                <w:sz w:val="20"/>
                <w:szCs w:val="20"/>
                <w:lang w:val="es-PE"/>
              </w:rPr>
            </w:pPr>
            <w:r w:rsidRPr="00FB4692">
              <w:rPr>
                <w:rFonts w:ascii="Arial Narrow" w:hAnsi="Arial Narrow" w:cs="Arial Narrow"/>
                <w:sz w:val="20"/>
                <w:szCs w:val="20"/>
                <w:lang w:val="es-PE"/>
              </w:rPr>
              <w:t xml:space="preserve">Año del DEP: dato de 4 dígitos que deberá transmitirse de manera obligatoria, en caso no se </w:t>
            </w:r>
            <w:r w:rsidRPr="008D6F8C">
              <w:rPr>
                <w:rFonts w:ascii="Arial Narrow" w:hAnsi="Arial Narrow" w:cs="Arial Narrow"/>
                <w:sz w:val="20"/>
                <w:szCs w:val="20"/>
                <w:lang w:val="es-PE"/>
              </w:rPr>
              <w:t>transmita el sistema deberá rechazar la transmisión con el mensaje “Año del DEP es obligatorio”</w:t>
            </w:r>
          </w:p>
          <w:p w14:paraId="15B76FBC" w14:textId="77777777" w:rsidR="00E015AA" w:rsidRPr="008D6F8C" w:rsidRDefault="00E015AA" w:rsidP="008C6227">
            <w:pPr>
              <w:pStyle w:val="Prrafodelista"/>
              <w:numPr>
                <w:ilvl w:val="0"/>
                <w:numId w:val="37"/>
              </w:numPr>
              <w:ind w:left="640" w:hanging="142"/>
              <w:rPr>
                <w:rFonts w:ascii="Arial Narrow" w:hAnsi="Arial Narrow" w:cs="Arial Narrow"/>
                <w:sz w:val="20"/>
                <w:szCs w:val="20"/>
                <w:lang w:val="es-PE"/>
              </w:rPr>
            </w:pPr>
            <w:r w:rsidRPr="008D6F8C">
              <w:rPr>
                <w:rFonts w:ascii="Arial Narrow" w:hAnsi="Arial Narrow" w:cs="Arial Narrow"/>
                <w:sz w:val="20"/>
                <w:szCs w:val="20"/>
                <w:lang w:val="es-PE"/>
              </w:rPr>
              <w:t>Número de DEP: dato de hasta 5 dígitos que deberá transmitirse de manera obligatoria, en caso no se transmita este dato deberá rechazarse el envío con el mensaje “Debe transmitir número de DEP”.</w:t>
            </w:r>
          </w:p>
          <w:p w14:paraId="15B76FBD" w14:textId="77777777" w:rsidR="00E015AA" w:rsidRPr="008D6F8C" w:rsidRDefault="00E015AA" w:rsidP="008C6227">
            <w:pPr>
              <w:pStyle w:val="Prrafodelista"/>
              <w:ind w:left="640"/>
              <w:rPr>
                <w:rFonts w:ascii="Arial Narrow" w:hAnsi="Arial Narrow" w:cs="Arial Narrow"/>
                <w:sz w:val="20"/>
                <w:szCs w:val="20"/>
                <w:lang w:val="es-PE"/>
              </w:rPr>
            </w:pPr>
            <w:r w:rsidRPr="008D6F8C">
              <w:rPr>
                <w:rFonts w:ascii="Arial Narrow" w:hAnsi="Arial Narrow" w:cs="Arial Narrow"/>
                <w:sz w:val="20"/>
                <w:szCs w:val="20"/>
                <w:lang w:val="es-PE"/>
              </w:rPr>
              <w:t xml:space="preserve">El sistema deberá verificar que los datos generales para la combinación Año de DEP-Número de DEP  se encuentre registrada en SUNAT, de no encontrarse registrada deberá rechazar la transmisión con el mensaje “Año-Número de DEP no </w:t>
            </w:r>
            <w:r w:rsidRPr="008D6F8C">
              <w:rPr>
                <w:rFonts w:ascii="Arial Narrow" w:hAnsi="Arial Narrow" w:cs="Arial Narrow"/>
                <w:sz w:val="20"/>
                <w:szCs w:val="20"/>
                <w:lang w:val="es-PE"/>
              </w:rPr>
              <w:lastRenderedPageBreak/>
              <w:t>registrado en SUNAT”.</w:t>
            </w:r>
          </w:p>
          <w:p w14:paraId="15B76FBE" w14:textId="77777777" w:rsidR="00E015AA" w:rsidRDefault="00E015AA" w:rsidP="008C6227">
            <w:pPr>
              <w:pStyle w:val="Prrafodelista"/>
              <w:ind w:left="640"/>
              <w:rPr>
                <w:rFonts w:ascii="Arial Narrow" w:hAnsi="Arial Narrow" w:cs="Arial Narrow"/>
                <w:color w:val="000000"/>
                <w:sz w:val="20"/>
                <w:szCs w:val="20"/>
                <w:lang w:val="es-PE"/>
              </w:rPr>
            </w:pPr>
            <w:r w:rsidRPr="008D6F8C">
              <w:rPr>
                <w:rFonts w:ascii="Arial Narrow" w:hAnsi="Arial Narrow" w:cs="Arial Narrow"/>
                <w:sz w:val="20"/>
                <w:szCs w:val="20"/>
                <w:lang w:val="es-PE"/>
              </w:rPr>
              <w:t xml:space="preserve">El sistema deberá verificar también que para la DEP se tenga registrada por lo menos una fecha de término de traslado, de no cumplir esta condición se debe rechazar la transmisión con el mensaje “DEP </w:t>
            </w:r>
            <w:r w:rsidRPr="008D6F8C">
              <w:rPr>
                <w:rFonts w:ascii="Arial Narrow" w:hAnsi="Arial Narrow" w:cs="Arial Narrow"/>
                <w:color w:val="000000"/>
                <w:sz w:val="20"/>
                <w:szCs w:val="20"/>
                <w:lang w:val="es-PE"/>
              </w:rPr>
              <w:t>no cuenta con algún registro de Fecha/Hora de Término de Traslado”.</w:t>
            </w:r>
          </w:p>
          <w:p w14:paraId="15B76FBF" w14:textId="77777777" w:rsidR="00E015AA" w:rsidRPr="008D6F8C" w:rsidRDefault="00E015AA" w:rsidP="008C6227">
            <w:pPr>
              <w:pStyle w:val="Prrafodelista"/>
              <w:numPr>
                <w:ilvl w:val="0"/>
                <w:numId w:val="37"/>
              </w:numPr>
              <w:ind w:left="640" w:hanging="142"/>
              <w:rPr>
                <w:rFonts w:ascii="Arial Narrow" w:hAnsi="Arial Narrow" w:cs="Arial Narrow"/>
                <w:color w:val="000000"/>
                <w:sz w:val="20"/>
                <w:szCs w:val="20"/>
                <w:lang w:val="es-PE"/>
              </w:rPr>
            </w:pPr>
            <w:r w:rsidRPr="008D6F8C">
              <w:rPr>
                <w:rFonts w:ascii="Arial Narrow" w:hAnsi="Arial Narrow" w:cs="Arial Narrow"/>
                <w:sz w:val="20"/>
                <w:szCs w:val="20"/>
                <w:lang w:val="es-PE"/>
              </w:rPr>
              <w:t>Número de documento de envío postal: dato de formato alfanumérico con una longitud de hasta 25 caracteres que deberá enviarse de manera obligatoria. En caso el valor sea nulo o vacío el sistema rechazará la transmisión con el mensaje “Número de Documento de Origen Postal debe ser declarado”.</w:t>
            </w:r>
          </w:p>
          <w:p w14:paraId="15B76FC0" w14:textId="77777777" w:rsidR="00E015AA" w:rsidRPr="008D6F8C" w:rsidRDefault="00E015AA" w:rsidP="008C6227">
            <w:pPr>
              <w:pStyle w:val="Prrafodelista"/>
              <w:ind w:left="640"/>
              <w:rPr>
                <w:rFonts w:ascii="Arial Narrow" w:hAnsi="Arial Narrow" w:cs="Arial Narrow"/>
                <w:color w:val="000000"/>
                <w:sz w:val="20"/>
                <w:szCs w:val="20"/>
                <w:lang w:val="es-PE"/>
              </w:rPr>
            </w:pPr>
          </w:p>
          <w:p w14:paraId="15B76FC1" w14:textId="77777777" w:rsidR="00E015AA" w:rsidRPr="00C65E9E" w:rsidRDefault="00E015AA" w:rsidP="008C6227">
            <w:pPr>
              <w:pStyle w:val="Prrafodelista"/>
              <w:numPr>
                <w:ilvl w:val="0"/>
                <w:numId w:val="43"/>
              </w:numPr>
              <w:ind w:left="355" w:hanging="355"/>
              <w:rPr>
                <w:rFonts w:ascii="Arial Narrow" w:hAnsi="Arial Narrow" w:cs="Arial Narrow"/>
                <w:sz w:val="20"/>
                <w:szCs w:val="20"/>
                <w:lang w:val="es-PE"/>
              </w:rPr>
            </w:pPr>
            <w:r>
              <w:rPr>
                <w:rFonts w:ascii="Arial Narrow" w:hAnsi="Arial Narrow" w:cs="Arial Narrow"/>
                <w:sz w:val="20"/>
                <w:szCs w:val="20"/>
                <w:lang w:val="es-PE"/>
              </w:rPr>
              <w:t>Se podrá rectificar los siguientes datos:</w:t>
            </w:r>
          </w:p>
          <w:p w14:paraId="15B76FC2" w14:textId="77777777" w:rsidR="00E015AA" w:rsidRPr="00490766" w:rsidRDefault="00E015AA" w:rsidP="008C6227">
            <w:pPr>
              <w:pStyle w:val="Prrafodelista"/>
              <w:numPr>
                <w:ilvl w:val="0"/>
                <w:numId w:val="37"/>
              </w:numPr>
              <w:ind w:left="640" w:hanging="142"/>
              <w:rPr>
                <w:rFonts w:ascii="Arial Narrow" w:hAnsi="Arial Narrow" w:cs="Arial Narrow"/>
                <w:sz w:val="20"/>
                <w:szCs w:val="20"/>
                <w:lang w:val="es-PE"/>
              </w:rPr>
            </w:pPr>
            <w:r w:rsidRPr="00490766">
              <w:rPr>
                <w:rFonts w:ascii="Arial Narrow" w:hAnsi="Arial Narrow" w:cs="Arial Narrow"/>
                <w:sz w:val="20"/>
                <w:szCs w:val="20"/>
                <w:lang w:val="es-PE"/>
              </w:rPr>
              <w:t xml:space="preserve">Tipo de Servicio: </w:t>
            </w:r>
          </w:p>
          <w:p w14:paraId="15B76FC3" w14:textId="77777777" w:rsidR="00E015AA" w:rsidRDefault="00E015AA" w:rsidP="008C6227">
            <w:pPr>
              <w:pStyle w:val="Prrafodelista"/>
              <w:numPr>
                <w:ilvl w:val="0"/>
                <w:numId w:val="37"/>
              </w:numPr>
              <w:ind w:left="640" w:hanging="142"/>
              <w:rPr>
                <w:rFonts w:ascii="Arial Narrow" w:hAnsi="Arial Narrow" w:cs="Arial Narrow"/>
                <w:sz w:val="20"/>
                <w:szCs w:val="20"/>
                <w:lang w:val="es-PE"/>
              </w:rPr>
            </w:pPr>
            <w:r w:rsidRPr="00490766">
              <w:rPr>
                <w:rFonts w:ascii="Arial Narrow" w:hAnsi="Arial Narrow" w:cs="Arial Narrow"/>
                <w:sz w:val="20"/>
                <w:szCs w:val="20"/>
                <w:lang w:val="es-PE"/>
              </w:rPr>
              <w:t>Puerto de Embarque</w:t>
            </w:r>
          </w:p>
          <w:p w14:paraId="15B76FC4" w14:textId="77777777" w:rsidR="0077373A" w:rsidRPr="00EB3D9D" w:rsidRDefault="0077373A" w:rsidP="008C6227">
            <w:pPr>
              <w:pStyle w:val="Prrafodelista"/>
              <w:numPr>
                <w:ilvl w:val="0"/>
                <w:numId w:val="37"/>
              </w:numPr>
              <w:ind w:left="640" w:hanging="142"/>
              <w:rPr>
                <w:rFonts w:ascii="Arial Narrow" w:hAnsi="Arial Narrow" w:cs="Arial Narrow"/>
                <w:sz w:val="20"/>
                <w:szCs w:val="20"/>
                <w:highlight w:val="yellow"/>
                <w:lang w:val="es-PE"/>
              </w:rPr>
            </w:pPr>
            <w:r w:rsidRPr="00EB3D9D">
              <w:rPr>
                <w:rFonts w:ascii="Arial Narrow" w:hAnsi="Arial Narrow" w:cs="Arial Narrow"/>
                <w:sz w:val="20"/>
                <w:szCs w:val="20"/>
                <w:highlight w:val="yellow"/>
                <w:lang w:val="es-PE"/>
              </w:rPr>
              <w:t>Bultos</w:t>
            </w:r>
          </w:p>
          <w:p w14:paraId="15B76FC5" w14:textId="77777777" w:rsidR="00E015AA" w:rsidRPr="00490766" w:rsidRDefault="00E015AA" w:rsidP="008C6227">
            <w:pPr>
              <w:pStyle w:val="Prrafodelista"/>
              <w:numPr>
                <w:ilvl w:val="0"/>
                <w:numId w:val="37"/>
              </w:numPr>
              <w:ind w:left="640" w:hanging="142"/>
              <w:rPr>
                <w:rFonts w:ascii="Arial Narrow" w:hAnsi="Arial Narrow" w:cs="Arial Narrow"/>
                <w:sz w:val="20"/>
                <w:szCs w:val="20"/>
                <w:lang w:val="es-PE"/>
              </w:rPr>
            </w:pPr>
            <w:r w:rsidRPr="00490766">
              <w:rPr>
                <w:rFonts w:ascii="Arial Narrow" w:hAnsi="Arial Narrow" w:cs="Arial Narrow"/>
                <w:sz w:val="20"/>
                <w:szCs w:val="20"/>
                <w:lang w:val="es-PE"/>
              </w:rPr>
              <w:t xml:space="preserve">Aduana de Destino: </w:t>
            </w:r>
          </w:p>
          <w:p w14:paraId="15B76FC6" w14:textId="77777777" w:rsidR="00E015AA" w:rsidRPr="00490766" w:rsidRDefault="00E015AA" w:rsidP="008C6227">
            <w:pPr>
              <w:pStyle w:val="Prrafodelista"/>
              <w:numPr>
                <w:ilvl w:val="0"/>
                <w:numId w:val="37"/>
              </w:numPr>
              <w:ind w:left="640" w:hanging="142"/>
              <w:rPr>
                <w:rFonts w:ascii="Arial Narrow" w:hAnsi="Arial Narrow" w:cs="Arial Narrow"/>
                <w:sz w:val="20"/>
                <w:szCs w:val="20"/>
                <w:lang w:val="es-PE"/>
              </w:rPr>
            </w:pPr>
            <w:r w:rsidRPr="00490766">
              <w:rPr>
                <w:rFonts w:ascii="Arial Narrow" w:hAnsi="Arial Narrow" w:cs="Arial Narrow"/>
                <w:sz w:val="20"/>
                <w:szCs w:val="20"/>
                <w:lang w:val="es-PE"/>
              </w:rPr>
              <w:t xml:space="preserve">Puerto de Descarga </w:t>
            </w:r>
          </w:p>
          <w:p w14:paraId="15B76FC7" w14:textId="77777777" w:rsidR="00E015AA" w:rsidRPr="00490766" w:rsidRDefault="00E015AA" w:rsidP="008C6227">
            <w:pPr>
              <w:pStyle w:val="Prrafodelista"/>
              <w:numPr>
                <w:ilvl w:val="0"/>
                <w:numId w:val="37"/>
              </w:numPr>
              <w:ind w:left="640" w:hanging="142"/>
              <w:rPr>
                <w:rFonts w:ascii="Arial Narrow" w:hAnsi="Arial Narrow" w:cs="Arial Narrow"/>
                <w:sz w:val="20"/>
                <w:szCs w:val="20"/>
                <w:lang w:val="es-PE"/>
              </w:rPr>
            </w:pPr>
            <w:r w:rsidRPr="00490766">
              <w:rPr>
                <w:rFonts w:ascii="Arial Narrow" w:hAnsi="Arial Narrow" w:cs="Arial Narrow"/>
                <w:sz w:val="20"/>
                <w:szCs w:val="20"/>
                <w:lang w:val="es-PE"/>
              </w:rPr>
              <w:t xml:space="preserve">Ubigeo: </w:t>
            </w:r>
          </w:p>
          <w:p w14:paraId="15B76FC8" w14:textId="77777777" w:rsidR="00E015AA" w:rsidRPr="00490766" w:rsidRDefault="00E015AA" w:rsidP="008C6227">
            <w:pPr>
              <w:pStyle w:val="Prrafodelista"/>
              <w:numPr>
                <w:ilvl w:val="0"/>
                <w:numId w:val="37"/>
              </w:numPr>
              <w:ind w:left="640" w:hanging="142"/>
              <w:rPr>
                <w:rFonts w:ascii="Arial Narrow" w:hAnsi="Arial Narrow" w:cs="Arial Narrow"/>
                <w:sz w:val="20"/>
                <w:szCs w:val="20"/>
              </w:rPr>
            </w:pPr>
            <w:r w:rsidRPr="00490766">
              <w:rPr>
                <w:rFonts w:ascii="Arial Narrow" w:hAnsi="Arial Narrow" w:cs="Arial Narrow"/>
                <w:sz w:val="20"/>
                <w:szCs w:val="20"/>
              </w:rPr>
              <w:t xml:space="preserve">Remitente: </w:t>
            </w:r>
          </w:p>
          <w:p w14:paraId="15B76FC9" w14:textId="77777777" w:rsidR="00E015AA" w:rsidRPr="00490766" w:rsidRDefault="00E015AA" w:rsidP="008C6227">
            <w:pPr>
              <w:numPr>
                <w:ilvl w:val="0"/>
                <w:numId w:val="39"/>
              </w:numPr>
              <w:ind w:left="640" w:hanging="142"/>
              <w:rPr>
                <w:rFonts w:ascii="Arial Narrow" w:hAnsi="Arial Narrow" w:cs="Arial Narrow"/>
                <w:sz w:val="20"/>
                <w:szCs w:val="20"/>
              </w:rPr>
            </w:pPr>
            <w:r w:rsidRPr="00490766">
              <w:rPr>
                <w:rFonts w:ascii="Arial Narrow" w:hAnsi="Arial Narrow" w:cs="Arial Narrow"/>
                <w:sz w:val="20"/>
                <w:szCs w:val="20"/>
              </w:rPr>
              <w:t>Consignatario/Destinatario:</w:t>
            </w:r>
          </w:p>
          <w:p w14:paraId="15B76FCA" w14:textId="77777777" w:rsidR="00E015AA" w:rsidRPr="00490766" w:rsidRDefault="00E015AA" w:rsidP="008C6227">
            <w:pPr>
              <w:numPr>
                <w:ilvl w:val="0"/>
                <w:numId w:val="39"/>
              </w:numPr>
              <w:ind w:left="640" w:hanging="142"/>
              <w:rPr>
                <w:rFonts w:ascii="Arial Narrow" w:hAnsi="Arial Narrow" w:cs="Arial Narrow"/>
                <w:sz w:val="20"/>
                <w:szCs w:val="20"/>
              </w:rPr>
            </w:pPr>
            <w:r w:rsidRPr="00490766">
              <w:rPr>
                <w:rFonts w:ascii="Arial Narrow" w:hAnsi="Arial Narrow" w:cs="Arial Narrow"/>
                <w:sz w:val="20"/>
                <w:szCs w:val="20"/>
              </w:rPr>
              <w:t xml:space="preserve">Dirección: </w:t>
            </w:r>
          </w:p>
          <w:p w14:paraId="15B76FCB" w14:textId="77777777" w:rsidR="00E015AA" w:rsidRDefault="00E015AA" w:rsidP="00F9775A">
            <w:pPr>
              <w:numPr>
                <w:ilvl w:val="0"/>
                <w:numId w:val="158"/>
              </w:numPr>
              <w:ind w:hanging="223"/>
              <w:rPr>
                <w:rFonts w:ascii="Arial Narrow" w:hAnsi="Arial Narrow" w:cs="Arial Narrow"/>
                <w:sz w:val="20"/>
                <w:szCs w:val="20"/>
              </w:rPr>
            </w:pPr>
            <w:r w:rsidRPr="00490766">
              <w:rPr>
                <w:rFonts w:ascii="Arial Narrow" w:hAnsi="Arial Narrow" w:cs="Arial Narrow"/>
                <w:sz w:val="20"/>
                <w:szCs w:val="20"/>
              </w:rPr>
              <w:t>Descripción/ Contenido</w:t>
            </w:r>
          </w:p>
          <w:p w14:paraId="15B76FCC" w14:textId="77777777" w:rsidR="00E015AA" w:rsidRPr="008C68B9" w:rsidRDefault="00E015AA" w:rsidP="00F9775A">
            <w:pPr>
              <w:numPr>
                <w:ilvl w:val="0"/>
                <w:numId w:val="158"/>
              </w:numPr>
              <w:ind w:hanging="223"/>
              <w:rPr>
                <w:rFonts w:ascii="Arial Narrow" w:hAnsi="Arial Narrow" w:cs="Arial Narrow"/>
                <w:sz w:val="20"/>
                <w:szCs w:val="20"/>
              </w:rPr>
            </w:pPr>
            <w:r w:rsidRPr="008C68B9">
              <w:rPr>
                <w:rFonts w:ascii="Arial Narrow" w:hAnsi="Arial Narrow" w:cs="Arial Narrow"/>
                <w:sz w:val="20"/>
                <w:szCs w:val="20"/>
              </w:rPr>
              <w:t>Valor FOB</w:t>
            </w:r>
          </w:p>
          <w:p w14:paraId="15B76FCD" w14:textId="77777777" w:rsidR="00E015AA" w:rsidRPr="00EB3D9D" w:rsidRDefault="00E015AA" w:rsidP="008C6227">
            <w:pPr>
              <w:numPr>
                <w:ilvl w:val="0"/>
                <w:numId w:val="37"/>
              </w:numPr>
              <w:ind w:left="640" w:hanging="142"/>
              <w:rPr>
                <w:rFonts w:ascii="Arial Narrow" w:hAnsi="Arial Narrow" w:cs="Arial Narrow"/>
                <w:sz w:val="20"/>
                <w:szCs w:val="20"/>
                <w:highlight w:val="yellow"/>
                <w:lang w:val="es-PE"/>
              </w:rPr>
            </w:pPr>
            <w:r w:rsidRPr="00490766">
              <w:rPr>
                <w:rFonts w:ascii="Arial Narrow" w:hAnsi="Arial Narrow"/>
                <w:bCs/>
                <w:sz w:val="20"/>
                <w:szCs w:val="20"/>
                <w:lang w:val="es-PE" w:eastAsia="es-PE"/>
              </w:rPr>
              <w:t>Peso Recepcionado</w:t>
            </w:r>
            <w:r w:rsidR="00F9775A">
              <w:rPr>
                <w:rFonts w:ascii="Arial Narrow" w:hAnsi="Arial Narrow"/>
                <w:bCs/>
                <w:sz w:val="20"/>
                <w:szCs w:val="20"/>
                <w:lang w:val="es-PE" w:eastAsia="es-PE"/>
              </w:rPr>
              <w:t xml:space="preserve"> </w:t>
            </w:r>
            <w:r w:rsidR="00F9775A" w:rsidRPr="004B6BC2">
              <w:rPr>
                <w:rFonts w:ascii="Arial Narrow" w:hAnsi="Arial Narrow"/>
                <w:bCs/>
                <w:strike/>
                <w:sz w:val="20"/>
                <w:szCs w:val="20"/>
                <w:highlight w:val="lightGray"/>
                <w:lang w:val="es-PE" w:eastAsia="es-PE"/>
              </w:rPr>
              <w:t xml:space="preserve">(Para el tipo de servicio DD solo es posible rectificar este dato </w:t>
            </w:r>
            <w:r w:rsidR="00EB3D9D" w:rsidRPr="004B6BC2">
              <w:rPr>
                <w:rFonts w:ascii="Arial Narrow" w:hAnsi="Arial Narrow"/>
                <w:bCs/>
                <w:strike/>
                <w:sz w:val="20"/>
                <w:szCs w:val="20"/>
                <w:highlight w:val="lightGray"/>
                <w:lang w:val="es-PE" w:eastAsia="es-PE"/>
              </w:rPr>
              <w:t xml:space="preserve">y </w:t>
            </w:r>
            <w:r w:rsidR="00F9775A" w:rsidRPr="004B6BC2">
              <w:rPr>
                <w:rFonts w:ascii="Arial Narrow" w:hAnsi="Arial Narrow"/>
                <w:bCs/>
                <w:strike/>
                <w:sz w:val="20"/>
                <w:szCs w:val="20"/>
                <w:highlight w:val="lightGray"/>
                <w:lang w:val="es-PE" w:eastAsia="es-PE"/>
              </w:rPr>
              <w:t>una sola vez)</w:t>
            </w:r>
          </w:p>
          <w:p w14:paraId="15B76FCE" w14:textId="77777777" w:rsidR="00E015AA" w:rsidRPr="00490766" w:rsidRDefault="00E015AA" w:rsidP="008C6227">
            <w:pPr>
              <w:numPr>
                <w:ilvl w:val="0"/>
                <w:numId w:val="37"/>
              </w:numPr>
              <w:ind w:left="640" w:hanging="142"/>
              <w:rPr>
                <w:rFonts w:ascii="Arial Narrow" w:hAnsi="Arial Narrow" w:cs="Arial Narrow"/>
                <w:sz w:val="20"/>
                <w:szCs w:val="20"/>
                <w:lang w:val="es-PE"/>
              </w:rPr>
            </w:pPr>
            <w:r w:rsidRPr="00490766">
              <w:rPr>
                <w:rFonts w:ascii="Arial Narrow" w:hAnsi="Arial Narrow"/>
                <w:bCs/>
                <w:sz w:val="20"/>
                <w:szCs w:val="20"/>
                <w:lang w:val="es-PE" w:eastAsia="es-PE"/>
              </w:rPr>
              <w:t>Observaciones</w:t>
            </w:r>
          </w:p>
          <w:p w14:paraId="15B76FCF" w14:textId="77777777" w:rsidR="00E015AA" w:rsidRDefault="00E015AA" w:rsidP="008C6227">
            <w:pPr>
              <w:ind w:left="498"/>
              <w:rPr>
                <w:rFonts w:ascii="Arial Narrow" w:hAnsi="Arial Narrow" w:cs="Arial Narrow"/>
                <w:sz w:val="20"/>
                <w:szCs w:val="20"/>
              </w:rPr>
            </w:pPr>
            <w:r>
              <w:rPr>
                <w:rFonts w:ascii="Arial Narrow" w:hAnsi="Arial Narrow" w:cs="Arial Narrow"/>
                <w:sz w:val="20"/>
                <w:szCs w:val="20"/>
              </w:rPr>
              <w:t>Se considerará como datos a rectificar aquellos que tengan valor diferente a espacio(s) en blanco en el campo correspondiente de la trasmisión electrónica de rectificación; el sistema debe verificar que el valor trasmitido en la rectificación sea diferente del trasmitido en la numeración, de encontrar algún dato coincidente debe aceptar la rectificación devolviendo en la respuesta las alertas respecto a que datos no se modificaron por tener valores iguales a los transmitidos en la numeración, si todos los datos son coincidentes con los enviados en la numeración, se debe rechazar la transmisión con el siguiente mensaje “Valores de todos los datos coinciden con los registrados en la numeración”. De encontrar por lo menos algún dato diferente al registrado en la transacción de numeración el sistema validará que cada uno de los datos cumpla las validaciones indicadas para ese dato en el literal b del RF10.</w:t>
            </w:r>
          </w:p>
          <w:p w14:paraId="15B76FD0" w14:textId="77777777" w:rsidR="00E015AA" w:rsidRPr="006772EB" w:rsidRDefault="00E015AA" w:rsidP="008C6227">
            <w:pPr>
              <w:pStyle w:val="Prrafodelista"/>
              <w:numPr>
                <w:ilvl w:val="0"/>
                <w:numId w:val="40"/>
              </w:numPr>
              <w:ind w:left="214" w:hanging="214"/>
              <w:rPr>
                <w:rFonts w:ascii="Arial Narrow" w:hAnsi="Arial Narrow" w:cs="Arial Narrow"/>
                <w:sz w:val="20"/>
                <w:szCs w:val="20"/>
                <w:lang w:val="es-PE"/>
              </w:rPr>
            </w:pPr>
            <w:r w:rsidRPr="006772EB">
              <w:rPr>
                <w:rFonts w:ascii="Arial Narrow" w:hAnsi="Arial Narrow" w:cs="Arial Narrow"/>
                <w:sz w:val="20"/>
                <w:szCs w:val="20"/>
                <w:lang w:val="es-PE"/>
              </w:rPr>
              <w:t>De cumplir todas las validaciones, al término y aceptación de la transmisión el sistema registrará todos los datos transmitidos y adicionalmente los siguientes:</w:t>
            </w:r>
          </w:p>
          <w:p w14:paraId="15B76FD1" w14:textId="77777777" w:rsidR="00E015AA" w:rsidRPr="006772EB" w:rsidRDefault="00E015AA" w:rsidP="008C6227">
            <w:pPr>
              <w:pStyle w:val="Prrafodelista"/>
              <w:numPr>
                <w:ilvl w:val="0"/>
                <w:numId w:val="14"/>
              </w:numPr>
              <w:ind w:left="356" w:hanging="142"/>
              <w:rPr>
                <w:rFonts w:ascii="Arial Narrow" w:hAnsi="Arial Narrow" w:cs="Arial Narrow"/>
                <w:sz w:val="20"/>
                <w:szCs w:val="20"/>
                <w:lang w:val="es-PE"/>
              </w:rPr>
            </w:pPr>
            <w:r w:rsidRPr="006772EB">
              <w:rPr>
                <w:rFonts w:ascii="Arial Narrow" w:hAnsi="Arial Narrow" w:cs="Arial Narrow"/>
                <w:sz w:val="20"/>
                <w:szCs w:val="20"/>
                <w:lang w:val="es-PE"/>
              </w:rPr>
              <w:t>Fecha de transmisión de la rectificación: debiendo registrar la fecha en que culminó la transmisión, considerando día, mes y año.</w:t>
            </w:r>
          </w:p>
          <w:p w14:paraId="15B76FD2" w14:textId="77777777" w:rsidR="00E015AA" w:rsidRPr="006772EB" w:rsidRDefault="00E015AA" w:rsidP="008C6227">
            <w:pPr>
              <w:pStyle w:val="Prrafodelista"/>
              <w:numPr>
                <w:ilvl w:val="0"/>
                <w:numId w:val="14"/>
              </w:numPr>
              <w:ind w:left="356" w:hanging="142"/>
              <w:rPr>
                <w:rFonts w:ascii="Arial Narrow" w:hAnsi="Arial Narrow" w:cs="Arial Narrow"/>
                <w:sz w:val="20"/>
                <w:szCs w:val="20"/>
                <w:lang w:val="es-PE"/>
              </w:rPr>
            </w:pPr>
            <w:r w:rsidRPr="006772EB">
              <w:rPr>
                <w:rFonts w:ascii="Arial Narrow" w:hAnsi="Arial Narrow" w:cs="Arial Narrow"/>
                <w:sz w:val="20"/>
                <w:szCs w:val="20"/>
                <w:lang w:val="es-PE"/>
              </w:rPr>
              <w:t>Hora de transmisión de la rectificación: debiendo registrar la hora en que culminó la transmisión, considerando hora, minutos y segundos.</w:t>
            </w:r>
          </w:p>
          <w:p w14:paraId="15B76FD3" w14:textId="77777777" w:rsidR="00E015AA" w:rsidRPr="006772EB" w:rsidRDefault="00E015AA" w:rsidP="008C6227">
            <w:pPr>
              <w:ind w:left="214"/>
              <w:rPr>
                <w:rFonts w:ascii="Arial Narrow" w:hAnsi="Arial Narrow" w:cs="Arial Narrow"/>
                <w:sz w:val="20"/>
                <w:szCs w:val="20"/>
                <w:lang w:val="es-PE"/>
              </w:rPr>
            </w:pPr>
            <w:r w:rsidRPr="006772EB">
              <w:rPr>
                <w:rFonts w:ascii="Arial Narrow" w:hAnsi="Arial Narrow" w:cs="Arial Narrow"/>
                <w:sz w:val="20"/>
                <w:szCs w:val="20"/>
                <w:lang w:val="es-PE"/>
              </w:rPr>
              <w:t>Además el sistema deberá comunicar al transmisor que el proceso fue satisfactorio.</w:t>
            </w:r>
          </w:p>
          <w:p w14:paraId="15B76FD4" w14:textId="77777777" w:rsidR="00E015AA" w:rsidRPr="006772EB" w:rsidRDefault="00E015AA" w:rsidP="008C6227">
            <w:pPr>
              <w:pStyle w:val="Prrafodelista"/>
              <w:numPr>
                <w:ilvl w:val="0"/>
                <w:numId w:val="41"/>
              </w:numPr>
              <w:ind w:left="214" w:hanging="214"/>
              <w:rPr>
                <w:rFonts w:ascii="Arial Narrow" w:hAnsi="Arial Narrow" w:cs="Arial Narrow"/>
                <w:sz w:val="20"/>
                <w:szCs w:val="20"/>
                <w:lang w:val="es-PE"/>
              </w:rPr>
            </w:pPr>
            <w:r w:rsidRPr="006772EB">
              <w:rPr>
                <w:rFonts w:ascii="Arial Narrow" w:hAnsi="Arial Narrow" w:cs="Arial Narrow"/>
                <w:sz w:val="20"/>
                <w:szCs w:val="20"/>
                <w:lang w:val="es-PE"/>
              </w:rPr>
              <w:t xml:space="preserve">De no cumplir todas las validaciones, al término del </w:t>
            </w:r>
            <w:r w:rsidRPr="006772EB">
              <w:rPr>
                <w:rFonts w:ascii="Arial Narrow" w:hAnsi="Arial Narrow" w:cs="Arial Narrow"/>
                <w:sz w:val="20"/>
                <w:szCs w:val="20"/>
                <w:lang w:val="es-PE"/>
              </w:rPr>
              <w:lastRenderedPageBreak/>
              <w:t>proceso el sistema deberá comunicar al transmisor todos los mensajes de rechazo originados por las validaciones que no se cumplieron.</w:t>
            </w:r>
          </w:p>
          <w:p w14:paraId="15B76FD5" w14:textId="77777777" w:rsidR="00EB3D9D" w:rsidRDefault="00EB3D9D" w:rsidP="00EB3D9D">
            <w:pPr>
              <w:rPr>
                <w:rFonts w:ascii="Arial Narrow" w:hAnsi="Arial Narrow"/>
                <w:sz w:val="20"/>
                <w:szCs w:val="20"/>
                <w:lang w:val="es-PE"/>
              </w:rPr>
            </w:pPr>
            <w:r>
              <w:rPr>
                <w:rFonts w:ascii="Arial Narrow" w:hAnsi="Arial Narrow" w:cs="Arial Narrow"/>
                <w:sz w:val="20"/>
                <w:szCs w:val="20"/>
                <w:lang w:val="es-PE"/>
              </w:rPr>
              <w:t>Por regla general, l</w:t>
            </w:r>
            <w:r w:rsidR="00E015AA" w:rsidRPr="006772EB">
              <w:rPr>
                <w:rFonts w:ascii="Arial Narrow" w:hAnsi="Arial Narrow" w:cs="Arial Narrow"/>
                <w:sz w:val="20"/>
                <w:szCs w:val="20"/>
                <w:lang w:val="es-PE"/>
              </w:rPr>
              <w:t xml:space="preserve">a </w:t>
            </w:r>
            <w:r w:rsidR="00E015AA">
              <w:rPr>
                <w:rFonts w:ascii="Arial Narrow" w:hAnsi="Arial Narrow" w:cs="Arial Narrow"/>
                <w:sz w:val="20"/>
                <w:szCs w:val="20"/>
                <w:lang w:val="es-PE"/>
              </w:rPr>
              <w:t>rectificación</w:t>
            </w:r>
            <w:r w:rsidR="00623248">
              <w:rPr>
                <w:rFonts w:ascii="Arial Narrow" w:hAnsi="Arial Narrow" w:cs="Arial Narrow"/>
                <w:sz w:val="20"/>
                <w:szCs w:val="20"/>
                <w:lang w:val="es-PE"/>
              </w:rPr>
              <w:t xml:space="preserve"> solo se aceptará</w:t>
            </w:r>
            <w:r w:rsidR="00E015AA" w:rsidRPr="006772EB">
              <w:rPr>
                <w:rFonts w:ascii="Arial Narrow" w:hAnsi="Arial Narrow" w:cs="Arial Narrow"/>
                <w:sz w:val="20"/>
                <w:szCs w:val="20"/>
                <w:lang w:val="es-PE"/>
              </w:rPr>
              <w:t xml:space="preserve"> si el </w:t>
            </w:r>
            <w:r>
              <w:rPr>
                <w:rFonts w:ascii="Arial Narrow" w:hAnsi="Arial Narrow" w:cs="Arial Narrow"/>
                <w:sz w:val="20"/>
                <w:szCs w:val="20"/>
                <w:lang w:val="es-PE"/>
              </w:rPr>
              <w:t>DPO</w:t>
            </w:r>
            <w:r w:rsidR="00E015AA" w:rsidRPr="006772EB">
              <w:rPr>
                <w:rFonts w:ascii="Arial Narrow" w:hAnsi="Arial Narrow" w:cs="Arial Narrow"/>
                <w:sz w:val="20"/>
                <w:szCs w:val="20"/>
                <w:lang w:val="es-PE"/>
              </w:rPr>
              <w:t xml:space="preserve"> no se encuentra </w:t>
            </w:r>
            <w:r w:rsidR="00A57A51" w:rsidRPr="00487485">
              <w:rPr>
                <w:rFonts w:ascii="Arial Narrow" w:hAnsi="Arial Narrow"/>
                <w:sz w:val="20"/>
                <w:szCs w:val="20"/>
                <w:highlight w:val="yellow"/>
                <w:lang w:val="es-PE"/>
              </w:rPr>
              <w:t>datado</w:t>
            </w:r>
            <w:r w:rsidRPr="00487485">
              <w:rPr>
                <w:rFonts w:ascii="Arial Narrow" w:hAnsi="Arial Narrow"/>
                <w:sz w:val="20"/>
                <w:szCs w:val="20"/>
                <w:highlight w:val="yellow"/>
                <w:lang w:val="es-PE"/>
              </w:rPr>
              <w:t>,</w:t>
            </w:r>
            <w:r w:rsidR="00A57A51" w:rsidRPr="00487485">
              <w:rPr>
                <w:rFonts w:ascii="Arial Narrow" w:hAnsi="Arial Narrow"/>
                <w:sz w:val="20"/>
                <w:szCs w:val="20"/>
                <w:highlight w:val="yellow"/>
                <w:lang w:val="es-PE"/>
              </w:rPr>
              <w:t xml:space="preserve"> tenga vigente una acción de control extraordinaria </w:t>
            </w:r>
            <w:r w:rsidR="00A57A51" w:rsidRPr="00B358C2">
              <w:rPr>
                <w:rFonts w:ascii="Arial Narrow" w:hAnsi="Arial Narrow"/>
                <w:strike/>
                <w:sz w:val="20"/>
                <w:szCs w:val="20"/>
                <w:highlight w:val="yellow"/>
                <w:lang w:val="es-PE"/>
              </w:rPr>
              <w:t>o una medida preventiva</w:t>
            </w:r>
            <w:r w:rsidR="00487485" w:rsidRPr="00487485">
              <w:rPr>
                <w:rFonts w:ascii="Arial Narrow" w:hAnsi="Arial Narrow"/>
                <w:sz w:val="20"/>
                <w:szCs w:val="20"/>
                <w:lang w:val="es-PE"/>
              </w:rPr>
              <w:t xml:space="preserve"> </w:t>
            </w:r>
            <w:r w:rsidR="00487485" w:rsidRPr="00487485">
              <w:rPr>
                <w:rFonts w:ascii="Arial Narrow" w:hAnsi="Arial Narrow"/>
                <w:bCs/>
                <w:color w:val="0000CC"/>
                <w:sz w:val="20"/>
                <w:szCs w:val="20"/>
                <w:lang w:val="es-PE" w:eastAsia="es-PE"/>
              </w:rPr>
              <w:t>de existir en el módulo del SIGEDA asociado a la DEP y DPO</w:t>
            </w:r>
            <w:r w:rsidRPr="00487485">
              <w:rPr>
                <w:rFonts w:ascii="Arial Narrow" w:hAnsi="Arial Narrow"/>
                <w:sz w:val="20"/>
                <w:szCs w:val="20"/>
                <w:lang w:val="es-PE"/>
              </w:rPr>
              <w:t>.</w:t>
            </w:r>
            <w:r>
              <w:rPr>
                <w:rFonts w:ascii="Arial Narrow" w:hAnsi="Arial Narrow"/>
                <w:sz w:val="20"/>
                <w:szCs w:val="20"/>
                <w:lang w:val="es-PE"/>
              </w:rPr>
              <w:t xml:space="preserve"> </w:t>
            </w:r>
            <w:r>
              <w:rPr>
                <w:rFonts w:ascii="Arial Narrow" w:hAnsi="Arial Narrow" w:cs="Arial Narrow"/>
                <w:sz w:val="20"/>
                <w:szCs w:val="20"/>
                <w:lang w:val="es-PE"/>
              </w:rPr>
              <w:t>De ser el cas</w:t>
            </w:r>
            <w:r w:rsidRPr="00EB3D9D">
              <w:rPr>
                <w:rFonts w:ascii="Arial Narrow" w:hAnsi="Arial Narrow" w:cs="Arial Narrow"/>
                <w:sz w:val="20"/>
                <w:szCs w:val="20"/>
                <w:lang w:val="es-PE"/>
              </w:rPr>
              <w:t>o</w:t>
            </w:r>
            <w:r w:rsidR="00A57A51" w:rsidRPr="00EB3D9D">
              <w:rPr>
                <w:rFonts w:ascii="Arial Narrow" w:hAnsi="Arial Narrow" w:cs="Arial Narrow"/>
                <w:sz w:val="20"/>
                <w:szCs w:val="20"/>
                <w:lang w:val="es-PE"/>
              </w:rPr>
              <w:t>,</w:t>
            </w:r>
            <w:r w:rsidR="00A57A51">
              <w:rPr>
                <w:rFonts w:ascii="Arial Narrow" w:hAnsi="Arial Narrow" w:cs="Arial Narrow"/>
                <w:sz w:val="20"/>
                <w:szCs w:val="20"/>
                <w:lang w:val="es-PE"/>
              </w:rPr>
              <w:t xml:space="preserve"> el </w:t>
            </w:r>
            <w:r w:rsidR="00E015AA" w:rsidRPr="006772EB">
              <w:rPr>
                <w:rFonts w:ascii="Arial Narrow" w:hAnsi="Arial Narrow" w:cs="Arial Narrow"/>
                <w:sz w:val="20"/>
                <w:szCs w:val="20"/>
                <w:lang w:val="es-PE"/>
              </w:rPr>
              <w:t>sistema rechazará la transmisión con el mensaje de error “</w:t>
            </w:r>
            <w:r w:rsidR="004604C3" w:rsidRPr="004604C3">
              <w:rPr>
                <w:rFonts w:ascii="Arial Narrow" w:hAnsi="Arial Narrow" w:cs="Arial Narrow"/>
                <w:sz w:val="20"/>
                <w:szCs w:val="20"/>
                <w:lang w:val="es-PE"/>
              </w:rPr>
              <w:t xml:space="preserve">Documento </w:t>
            </w:r>
            <w:r w:rsidR="004604C3" w:rsidRPr="004604C3">
              <w:rPr>
                <w:rFonts w:ascii="Arial Narrow" w:hAnsi="Arial Narrow" w:cs="Arial Narrow"/>
                <w:color w:val="0000CC"/>
                <w:sz w:val="20"/>
                <w:szCs w:val="20"/>
                <w:lang w:val="es-PE"/>
              </w:rPr>
              <w:t xml:space="preserve">Postal de Origen - </w:t>
            </w:r>
            <w:r w:rsidR="004604C3" w:rsidRPr="004604C3">
              <w:rPr>
                <w:rFonts w:ascii="Arial Narrow" w:hAnsi="Arial Narrow"/>
                <w:bCs/>
                <w:color w:val="0000CC"/>
                <w:sz w:val="20"/>
                <w:szCs w:val="20"/>
              </w:rPr>
              <w:t>&lt;Numero-DPO</w:t>
            </w:r>
            <w:r w:rsidR="004604C3" w:rsidRPr="004604C3">
              <w:rPr>
                <w:rFonts w:ascii="Arial Narrow" w:hAnsi="Arial Narrow"/>
                <w:color w:val="0000CC"/>
                <w:sz w:val="20"/>
                <w:szCs w:val="20"/>
              </w:rPr>
              <w:t>&gt;</w:t>
            </w:r>
            <w:r w:rsidR="004604C3">
              <w:rPr>
                <w:rFonts w:ascii="Arial Narrow" w:hAnsi="Arial Narrow"/>
                <w:sz w:val="20"/>
                <w:szCs w:val="20"/>
              </w:rPr>
              <w:t xml:space="preserve"> </w:t>
            </w:r>
            <w:r w:rsidR="00515EA6">
              <w:rPr>
                <w:rFonts w:ascii="Arial Narrow" w:hAnsi="Arial Narrow" w:cs="Arial Narrow"/>
                <w:sz w:val="20"/>
                <w:szCs w:val="20"/>
                <w:lang w:val="es-PE"/>
              </w:rPr>
              <w:t>está</w:t>
            </w:r>
            <w:r w:rsidR="00A57A51" w:rsidRPr="00A57A51">
              <w:rPr>
                <w:rFonts w:ascii="Arial Narrow" w:hAnsi="Arial Narrow" w:cs="Arial Narrow"/>
                <w:sz w:val="20"/>
                <w:szCs w:val="20"/>
                <w:lang w:val="es-PE"/>
              </w:rPr>
              <w:t xml:space="preserve"> </w:t>
            </w:r>
            <w:r w:rsidR="00A57A51" w:rsidRPr="00EB3D9D">
              <w:rPr>
                <w:rFonts w:ascii="Arial Narrow" w:hAnsi="Arial Narrow" w:cs="Arial Narrow"/>
                <w:sz w:val="20"/>
                <w:szCs w:val="20"/>
                <w:highlight w:val="yellow"/>
                <w:lang w:val="es-PE"/>
              </w:rPr>
              <w:t>datado o</w:t>
            </w:r>
            <w:r w:rsidR="00515EA6" w:rsidRPr="00EB3D9D">
              <w:rPr>
                <w:rFonts w:ascii="Arial Narrow" w:hAnsi="Arial Narrow" w:cs="Arial Narrow"/>
                <w:sz w:val="20"/>
                <w:szCs w:val="20"/>
                <w:highlight w:val="yellow"/>
                <w:lang w:val="es-PE"/>
              </w:rPr>
              <w:t xml:space="preserve"> cuenta con</w:t>
            </w:r>
            <w:r w:rsidR="00A57A51" w:rsidRPr="00EB3D9D">
              <w:rPr>
                <w:rFonts w:ascii="Arial Narrow" w:hAnsi="Arial Narrow" w:cs="Arial Narrow"/>
                <w:sz w:val="20"/>
                <w:szCs w:val="20"/>
                <w:highlight w:val="yellow"/>
                <w:lang w:val="es-PE"/>
              </w:rPr>
              <w:t xml:space="preserve"> acción de control aduanera vigente</w:t>
            </w:r>
            <w:r w:rsidR="00E015AA" w:rsidRPr="00A57A51">
              <w:rPr>
                <w:rFonts w:ascii="Arial Narrow" w:hAnsi="Arial Narrow" w:cs="Arial Narrow"/>
                <w:sz w:val="20"/>
                <w:szCs w:val="20"/>
                <w:lang w:val="es-PE"/>
              </w:rPr>
              <w:t>,</w:t>
            </w:r>
            <w:r w:rsidR="00E015AA">
              <w:rPr>
                <w:rFonts w:ascii="Arial Narrow" w:hAnsi="Arial Narrow" w:cs="Arial Narrow"/>
                <w:sz w:val="20"/>
                <w:szCs w:val="20"/>
                <w:lang w:val="es-PE"/>
              </w:rPr>
              <w:t xml:space="preserve"> no se puede rectificar</w:t>
            </w:r>
            <w:r w:rsidR="00E015AA" w:rsidRPr="006772EB">
              <w:rPr>
                <w:rFonts w:ascii="Arial Narrow" w:hAnsi="Arial Narrow" w:cs="Arial Narrow"/>
                <w:sz w:val="20"/>
                <w:szCs w:val="20"/>
                <w:lang w:val="es-PE"/>
              </w:rPr>
              <w:t>”</w:t>
            </w:r>
            <w:r w:rsidR="00FD31DB">
              <w:rPr>
                <w:rFonts w:ascii="Arial Narrow" w:hAnsi="Arial Narrow" w:cs="Arial Narrow"/>
                <w:sz w:val="20"/>
                <w:szCs w:val="20"/>
                <w:lang w:val="es-PE"/>
              </w:rPr>
              <w:t>.</w:t>
            </w:r>
            <w:r>
              <w:rPr>
                <w:rFonts w:ascii="Arial Narrow" w:hAnsi="Arial Narrow"/>
                <w:sz w:val="20"/>
                <w:szCs w:val="20"/>
                <w:lang w:val="es-PE"/>
              </w:rPr>
              <w:t xml:space="preserve"> </w:t>
            </w:r>
          </w:p>
          <w:p w14:paraId="15B76FD6" w14:textId="77777777" w:rsidR="00EB3D9D" w:rsidRDefault="00EB3D9D" w:rsidP="00EB3D9D">
            <w:pPr>
              <w:rPr>
                <w:rFonts w:ascii="Arial Narrow" w:hAnsi="Arial Narrow"/>
                <w:sz w:val="20"/>
                <w:szCs w:val="20"/>
                <w:lang w:val="es-PE"/>
              </w:rPr>
            </w:pPr>
          </w:p>
          <w:p w14:paraId="15B76FD7" w14:textId="77777777" w:rsidR="0066210E" w:rsidRPr="004B6BC2" w:rsidRDefault="00EB3D9D" w:rsidP="008C6227">
            <w:pPr>
              <w:rPr>
                <w:rFonts w:ascii="Arial Narrow" w:hAnsi="Arial Narrow"/>
                <w:strike/>
                <w:sz w:val="20"/>
                <w:szCs w:val="20"/>
                <w:lang w:val="es-PE"/>
              </w:rPr>
            </w:pPr>
            <w:r w:rsidRPr="004B6BC2">
              <w:rPr>
                <w:rFonts w:ascii="Arial Narrow" w:hAnsi="Arial Narrow"/>
                <w:strike/>
                <w:sz w:val="20"/>
                <w:szCs w:val="20"/>
                <w:highlight w:val="lightGray"/>
                <w:lang w:val="es-PE"/>
              </w:rPr>
              <w:t>Para los DPO con tipo de servicio DD no aplican las validaciones del párrafo anterior.</w:t>
            </w:r>
          </w:p>
        </w:tc>
        <w:tc>
          <w:tcPr>
            <w:tcW w:w="1134" w:type="dxa"/>
            <w:gridSpan w:val="2"/>
          </w:tcPr>
          <w:p w14:paraId="15B76FD8" w14:textId="77777777" w:rsidR="00E015AA" w:rsidRPr="00D30F62" w:rsidRDefault="00E015AA" w:rsidP="008C6227">
            <w:pPr>
              <w:pStyle w:val="Textodeglobo"/>
              <w:spacing w:before="40" w:after="40"/>
              <w:jc w:val="left"/>
              <w:rPr>
                <w:rFonts w:ascii="Arial Narrow" w:hAnsi="Arial Narrow" w:cs="Arial Narrow"/>
                <w:sz w:val="20"/>
                <w:szCs w:val="20"/>
                <w:highlight w:val="yellow"/>
                <w:lang w:eastAsia="es-ES"/>
              </w:rPr>
            </w:pPr>
          </w:p>
          <w:p w14:paraId="15B76FD9" w14:textId="77777777" w:rsidR="00E015AA" w:rsidRPr="00D30F62" w:rsidRDefault="00E015AA" w:rsidP="008C6227">
            <w:pPr>
              <w:pStyle w:val="Textodeglobo"/>
              <w:spacing w:before="40" w:after="40"/>
              <w:jc w:val="left"/>
              <w:rPr>
                <w:rFonts w:ascii="Arial Narrow" w:hAnsi="Arial Narrow" w:cs="Arial Narrow"/>
                <w:sz w:val="20"/>
                <w:szCs w:val="20"/>
                <w:highlight w:val="yellow"/>
                <w:lang w:eastAsia="es-ES"/>
              </w:rPr>
            </w:pPr>
          </w:p>
          <w:p w14:paraId="15B76FDA" w14:textId="77777777" w:rsidR="00E015AA" w:rsidRPr="00D30F62" w:rsidRDefault="00E015AA" w:rsidP="008C6227">
            <w:pPr>
              <w:pStyle w:val="Textodeglobo"/>
              <w:spacing w:before="40" w:after="40"/>
              <w:jc w:val="left"/>
              <w:rPr>
                <w:rFonts w:ascii="Arial Narrow" w:hAnsi="Arial Narrow" w:cs="Arial Narrow"/>
                <w:sz w:val="20"/>
                <w:szCs w:val="20"/>
                <w:highlight w:val="yellow"/>
                <w:lang w:eastAsia="es-ES"/>
              </w:rPr>
            </w:pPr>
          </w:p>
          <w:p w14:paraId="15B76FDB"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6FDC"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r w:rsidRPr="00C65E9E">
              <w:rPr>
                <w:rFonts w:ascii="Arial Narrow" w:hAnsi="Arial Narrow" w:cs="Arial Narrow"/>
                <w:sz w:val="20"/>
                <w:szCs w:val="20"/>
                <w:lang w:eastAsia="es-ES"/>
              </w:rPr>
              <w:t>4</w:t>
            </w:r>
          </w:p>
          <w:p w14:paraId="15B76FDD"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DE"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p>
          <w:p w14:paraId="15B76FDF"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p>
          <w:p w14:paraId="15B76FE0"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p>
          <w:p w14:paraId="15B76FE1"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p>
          <w:p w14:paraId="15B76FE2"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p>
          <w:p w14:paraId="15B76FE3"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p>
          <w:p w14:paraId="15B76FE4"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p>
          <w:p w14:paraId="15B76FE5"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p>
          <w:p w14:paraId="15B76FE6"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p>
          <w:p w14:paraId="15B76FE7"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E8"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E9"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EA"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EB"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EC" w14:textId="77777777" w:rsidR="00E015AA" w:rsidRDefault="00E015AA" w:rsidP="008C6227">
            <w:pPr>
              <w:pStyle w:val="Textodeglobo"/>
              <w:spacing w:before="40" w:after="40"/>
              <w:jc w:val="center"/>
              <w:rPr>
                <w:rFonts w:ascii="Arial Narrow" w:hAnsi="Arial Narrow" w:cs="Arial Narrow"/>
                <w:sz w:val="20"/>
                <w:szCs w:val="20"/>
                <w:lang w:eastAsia="es-ES"/>
              </w:rPr>
            </w:pPr>
          </w:p>
          <w:p w14:paraId="15B76FED"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r w:rsidRPr="00C65E9E">
              <w:rPr>
                <w:rFonts w:ascii="Arial Narrow" w:hAnsi="Arial Narrow" w:cs="Arial Narrow"/>
                <w:sz w:val="20"/>
                <w:szCs w:val="20"/>
                <w:lang w:eastAsia="es-ES"/>
              </w:rPr>
              <w:t>42</w:t>
            </w:r>
          </w:p>
          <w:p w14:paraId="15B76FEE"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p>
          <w:p w14:paraId="15B76FEF"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p>
          <w:p w14:paraId="15B76FF0"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p>
          <w:p w14:paraId="15B76FF1"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p>
          <w:p w14:paraId="15B76FF2"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r w:rsidRPr="00C65E9E">
              <w:rPr>
                <w:rFonts w:ascii="Arial Narrow" w:hAnsi="Arial Narrow" w:cs="Arial Narrow"/>
                <w:sz w:val="20"/>
                <w:szCs w:val="20"/>
                <w:lang w:eastAsia="es-ES"/>
              </w:rPr>
              <w:t>41</w:t>
            </w:r>
          </w:p>
          <w:p w14:paraId="15B76FF3"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p>
          <w:p w14:paraId="15B76FF4"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p>
          <w:p w14:paraId="15B76FF5"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p>
          <w:p w14:paraId="15B76FF6"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p>
          <w:p w14:paraId="15B76FF7"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r w:rsidRPr="00C65E9E">
              <w:rPr>
                <w:rFonts w:ascii="Arial Narrow" w:hAnsi="Arial Narrow" w:cs="Arial Narrow"/>
                <w:sz w:val="20"/>
                <w:szCs w:val="20"/>
                <w:lang w:eastAsia="es-ES"/>
              </w:rPr>
              <w:t>41</w:t>
            </w:r>
          </w:p>
          <w:p w14:paraId="15B76FF8"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p>
          <w:p w14:paraId="15B76FF9"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p>
          <w:p w14:paraId="15B76FFA"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p>
          <w:p w14:paraId="15B76FFB"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p>
          <w:p w14:paraId="15B76FFC" w14:textId="77777777" w:rsidR="00E015AA" w:rsidRPr="00C65E9E" w:rsidRDefault="00E015AA" w:rsidP="008C6227">
            <w:pPr>
              <w:pStyle w:val="Textodeglobo"/>
              <w:spacing w:before="40" w:after="40"/>
              <w:jc w:val="center"/>
              <w:rPr>
                <w:rFonts w:ascii="Arial Narrow" w:hAnsi="Arial Narrow" w:cs="Arial Narrow"/>
                <w:sz w:val="20"/>
                <w:szCs w:val="20"/>
                <w:lang w:eastAsia="es-ES"/>
              </w:rPr>
            </w:pPr>
            <w:r w:rsidRPr="00C65E9E">
              <w:rPr>
                <w:rFonts w:ascii="Arial Narrow" w:hAnsi="Arial Narrow" w:cs="Arial Narrow"/>
                <w:sz w:val="20"/>
                <w:szCs w:val="20"/>
                <w:lang w:eastAsia="es-ES"/>
              </w:rPr>
              <w:t>42</w:t>
            </w:r>
          </w:p>
          <w:p w14:paraId="15B76FFD"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6FFE"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6FFF"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00"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01"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02"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03"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04"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05"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06"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07"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08"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09"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0A"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0B"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0C"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0D"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0E"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0F"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10"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11"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12"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13"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14"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15"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16"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17" w14:textId="77777777" w:rsidR="00E015AA" w:rsidRDefault="00E015AA" w:rsidP="008C6227">
            <w:pPr>
              <w:pStyle w:val="Textodeglobo"/>
              <w:spacing w:before="40" w:after="40"/>
              <w:jc w:val="center"/>
              <w:rPr>
                <w:rFonts w:ascii="Arial Narrow" w:hAnsi="Arial Narrow" w:cs="Arial Narrow"/>
                <w:sz w:val="20"/>
                <w:szCs w:val="20"/>
                <w:highlight w:val="yellow"/>
                <w:lang w:eastAsia="es-ES"/>
              </w:rPr>
            </w:pPr>
          </w:p>
          <w:p w14:paraId="15B77018" w14:textId="77777777" w:rsidR="00E015AA" w:rsidRDefault="00E015AA" w:rsidP="008C6227">
            <w:pPr>
              <w:pStyle w:val="Textodeglobo"/>
              <w:spacing w:before="40" w:after="40"/>
              <w:jc w:val="center"/>
              <w:rPr>
                <w:rFonts w:ascii="Arial Narrow" w:hAnsi="Arial Narrow" w:cs="Arial Narrow"/>
                <w:sz w:val="20"/>
                <w:szCs w:val="20"/>
                <w:highlight w:val="yellow"/>
                <w:lang w:eastAsia="es-ES"/>
              </w:rPr>
            </w:pPr>
          </w:p>
          <w:p w14:paraId="15B77019" w14:textId="77777777" w:rsidR="00E015AA" w:rsidRDefault="00E015AA" w:rsidP="008C6227">
            <w:pPr>
              <w:pStyle w:val="Textodeglobo"/>
              <w:spacing w:before="40" w:after="40"/>
              <w:jc w:val="center"/>
              <w:rPr>
                <w:rFonts w:ascii="Arial Narrow" w:hAnsi="Arial Narrow" w:cs="Arial Narrow"/>
                <w:sz w:val="20"/>
                <w:szCs w:val="20"/>
                <w:highlight w:val="yellow"/>
                <w:lang w:eastAsia="es-ES"/>
              </w:rPr>
            </w:pPr>
          </w:p>
          <w:p w14:paraId="15B7701A" w14:textId="77777777" w:rsidR="00E015AA" w:rsidRPr="0074753B" w:rsidRDefault="00E015AA" w:rsidP="008C6227">
            <w:pPr>
              <w:pStyle w:val="Textodeglobo"/>
              <w:spacing w:before="40" w:after="40"/>
              <w:jc w:val="center"/>
              <w:rPr>
                <w:rFonts w:ascii="Arial Narrow" w:hAnsi="Arial Narrow" w:cs="Arial Narrow"/>
                <w:sz w:val="20"/>
                <w:szCs w:val="20"/>
                <w:lang w:eastAsia="es-ES"/>
              </w:rPr>
            </w:pPr>
            <w:r w:rsidRPr="0074753B">
              <w:rPr>
                <w:rFonts w:ascii="Arial Narrow" w:hAnsi="Arial Narrow" w:cs="Arial Narrow"/>
                <w:sz w:val="20"/>
                <w:szCs w:val="20"/>
                <w:lang w:eastAsia="es-ES"/>
              </w:rPr>
              <w:t>15</w:t>
            </w:r>
          </w:p>
          <w:p w14:paraId="15B7701B" w14:textId="77777777" w:rsidR="00E015AA" w:rsidRPr="0074753B" w:rsidRDefault="00E015AA" w:rsidP="008C6227">
            <w:pPr>
              <w:pStyle w:val="Textodeglobo"/>
              <w:spacing w:before="40" w:after="40"/>
              <w:jc w:val="center"/>
              <w:rPr>
                <w:rFonts w:ascii="Arial Narrow" w:hAnsi="Arial Narrow" w:cs="Arial Narrow"/>
                <w:sz w:val="20"/>
                <w:szCs w:val="20"/>
                <w:lang w:eastAsia="es-ES"/>
              </w:rPr>
            </w:pPr>
          </w:p>
          <w:p w14:paraId="15B7701C" w14:textId="77777777" w:rsidR="00E015AA" w:rsidRPr="0074753B" w:rsidRDefault="00E015AA" w:rsidP="008C6227">
            <w:pPr>
              <w:pStyle w:val="Textodeglobo"/>
              <w:spacing w:before="40" w:after="40"/>
              <w:jc w:val="center"/>
              <w:rPr>
                <w:rFonts w:ascii="Arial Narrow" w:hAnsi="Arial Narrow" w:cs="Arial Narrow"/>
                <w:sz w:val="20"/>
                <w:szCs w:val="20"/>
                <w:lang w:eastAsia="es-ES"/>
              </w:rPr>
            </w:pPr>
            <w:r w:rsidRPr="0074753B">
              <w:rPr>
                <w:rFonts w:ascii="Arial Narrow" w:hAnsi="Arial Narrow" w:cs="Arial Narrow"/>
                <w:sz w:val="20"/>
                <w:szCs w:val="20"/>
                <w:lang w:eastAsia="es-ES"/>
              </w:rPr>
              <w:t>16</w:t>
            </w:r>
          </w:p>
          <w:p w14:paraId="15B7701D"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1E"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1F"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20"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21"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22"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23" w14:textId="77777777" w:rsidR="00E015AA" w:rsidRPr="00D30F62" w:rsidRDefault="00E015AA" w:rsidP="008C6227">
            <w:pPr>
              <w:pStyle w:val="Textodeglobo"/>
              <w:spacing w:before="40" w:after="40"/>
              <w:jc w:val="center"/>
              <w:rPr>
                <w:rFonts w:ascii="Arial Narrow" w:hAnsi="Arial Narrow" w:cs="Arial Narrow"/>
                <w:sz w:val="20"/>
                <w:szCs w:val="20"/>
                <w:highlight w:val="yellow"/>
                <w:lang w:eastAsia="es-ES"/>
              </w:rPr>
            </w:pPr>
          </w:p>
          <w:p w14:paraId="15B77024" w14:textId="77777777" w:rsidR="00E015AA" w:rsidRPr="00D30F62" w:rsidRDefault="00E015AA" w:rsidP="008C6227">
            <w:pPr>
              <w:pStyle w:val="Textodeglobo"/>
              <w:spacing w:before="40" w:after="40"/>
              <w:jc w:val="left"/>
              <w:rPr>
                <w:rFonts w:ascii="Arial Narrow" w:hAnsi="Arial Narrow" w:cs="Arial Narrow"/>
                <w:sz w:val="20"/>
                <w:szCs w:val="20"/>
                <w:highlight w:val="yellow"/>
                <w:lang w:eastAsia="es-ES"/>
              </w:rPr>
            </w:pPr>
          </w:p>
          <w:p w14:paraId="15B77025" w14:textId="77777777" w:rsidR="00E015AA" w:rsidRPr="00D30F62" w:rsidRDefault="00E015AA" w:rsidP="008C6227">
            <w:pPr>
              <w:pStyle w:val="Textodeglobo"/>
              <w:spacing w:before="40" w:after="40"/>
              <w:jc w:val="left"/>
              <w:rPr>
                <w:rFonts w:ascii="Arial Narrow" w:hAnsi="Arial Narrow" w:cs="Arial Narrow"/>
                <w:sz w:val="20"/>
                <w:szCs w:val="20"/>
                <w:highlight w:val="yellow"/>
                <w:lang w:eastAsia="es-ES"/>
              </w:rPr>
            </w:pPr>
          </w:p>
          <w:p w14:paraId="15B77026" w14:textId="77777777" w:rsidR="00E015AA" w:rsidRPr="0074753B" w:rsidRDefault="00E015AA" w:rsidP="008C6227">
            <w:pPr>
              <w:pStyle w:val="Textodeglobo"/>
              <w:spacing w:before="40" w:after="40"/>
              <w:jc w:val="center"/>
              <w:rPr>
                <w:rFonts w:ascii="Arial Narrow" w:hAnsi="Arial Narrow" w:cs="Arial Narrow"/>
                <w:sz w:val="20"/>
                <w:szCs w:val="20"/>
                <w:lang w:eastAsia="es-ES"/>
              </w:rPr>
            </w:pPr>
            <w:r w:rsidRPr="0074753B">
              <w:rPr>
                <w:rFonts w:ascii="Arial Narrow" w:hAnsi="Arial Narrow" w:cs="Arial Narrow"/>
                <w:sz w:val="20"/>
                <w:szCs w:val="20"/>
                <w:lang w:eastAsia="es-ES"/>
              </w:rPr>
              <w:t>45</w:t>
            </w:r>
          </w:p>
          <w:p w14:paraId="15B77027" w14:textId="77777777" w:rsidR="00E015AA" w:rsidRPr="00394BE8" w:rsidRDefault="00E015AA" w:rsidP="008C6227">
            <w:pPr>
              <w:pStyle w:val="Textodeglobo"/>
              <w:spacing w:before="40" w:after="40"/>
              <w:jc w:val="center"/>
              <w:rPr>
                <w:rFonts w:ascii="Arial Narrow" w:hAnsi="Arial Narrow" w:cs="Arial Narrow"/>
                <w:sz w:val="20"/>
                <w:szCs w:val="20"/>
                <w:lang w:eastAsia="es-ES"/>
              </w:rPr>
            </w:pPr>
          </w:p>
        </w:tc>
        <w:tc>
          <w:tcPr>
            <w:tcW w:w="851" w:type="dxa"/>
          </w:tcPr>
          <w:p w14:paraId="15B77028" w14:textId="77777777" w:rsidR="00E015AA" w:rsidRPr="00E53797" w:rsidRDefault="00E015AA" w:rsidP="008C6227">
            <w:pPr>
              <w:rPr>
                <w:rFonts w:ascii="Arial Narrow" w:hAnsi="Arial Narrow"/>
                <w:sz w:val="16"/>
                <w:szCs w:val="16"/>
              </w:rPr>
            </w:pPr>
          </w:p>
        </w:tc>
      </w:tr>
      <w:tr w:rsidR="000602C7" w:rsidRPr="00E53797" w14:paraId="15B77033" w14:textId="77777777" w:rsidTr="0072142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tcPr>
          <w:p w14:paraId="15B7702A" w14:textId="77777777" w:rsidR="000602C7" w:rsidRDefault="00BF7C5D"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lastRenderedPageBreak/>
              <w:t>RF11b</w:t>
            </w:r>
          </w:p>
        </w:tc>
        <w:tc>
          <w:tcPr>
            <w:tcW w:w="1418" w:type="dxa"/>
          </w:tcPr>
          <w:p w14:paraId="15B7702B" w14:textId="77777777" w:rsidR="000602C7" w:rsidRPr="002706AE" w:rsidRDefault="00BF7C5D" w:rsidP="00BF7C5D">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Rectificación de DPO</w:t>
            </w:r>
          </w:p>
        </w:tc>
        <w:tc>
          <w:tcPr>
            <w:tcW w:w="4677" w:type="dxa"/>
            <w:gridSpan w:val="6"/>
            <w:vAlign w:val="center"/>
          </w:tcPr>
          <w:p w14:paraId="15B7702C" w14:textId="77777777" w:rsidR="004D59A0" w:rsidRDefault="000602C7">
            <w:pPr>
              <w:rPr>
                <w:rFonts w:ascii="Arial Narrow" w:hAnsi="Arial Narrow" w:cs="Arial Narrow"/>
                <w:sz w:val="20"/>
                <w:szCs w:val="20"/>
                <w:highlight w:val="yellow"/>
                <w:lang w:val="es-PE"/>
              </w:rPr>
            </w:pPr>
            <w:r w:rsidRPr="00EB3D9D">
              <w:rPr>
                <w:rFonts w:ascii="Arial Narrow" w:hAnsi="Arial Narrow" w:cs="Arial Narrow"/>
                <w:sz w:val="20"/>
                <w:szCs w:val="20"/>
                <w:highlight w:val="yellow"/>
                <w:lang w:val="es-PE"/>
              </w:rPr>
              <w:t xml:space="preserve">El </w:t>
            </w:r>
            <w:r w:rsidR="00D43CE4">
              <w:rPr>
                <w:rFonts w:ascii="Arial Narrow" w:hAnsi="Arial Narrow" w:cs="Arial Narrow"/>
                <w:sz w:val="20"/>
                <w:szCs w:val="20"/>
                <w:highlight w:val="yellow"/>
                <w:lang w:val="es-PE"/>
              </w:rPr>
              <w:t>sistema debe habilitar una opción en el Portal del Funcionario Aduanero para modificar un DPO en el DEP detalle</w:t>
            </w:r>
            <w:r w:rsidR="004617A9">
              <w:rPr>
                <w:rFonts w:ascii="Arial Narrow" w:hAnsi="Arial Narrow" w:cs="Arial Narrow"/>
                <w:sz w:val="20"/>
                <w:szCs w:val="20"/>
                <w:highlight w:val="yellow"/>
                <w:lang w:val="es-PE"/>
              </w:rPr>
              <w:t xml:space="preserve"> de los siguientes datos</w:t>
            </w:r>
            <w:r w:rsidR="00D43CE4">
              <w:rPr>
                <w:rFonts w:ascii="Arial Narrow" w:hAnsi="Arial Narrow" w:cs="Arial Narrow"/>
                <w:sz w:val="20"/>
                <w:szCs w:val="20"/>
                <w:highlight w:val="yellow"/>
                <w:lang w:val="es-PE"/>
              </w:rPr>
              <w:t>:</w:t>
            </w:r>
          </w:p>
          <w:p w14:paraId="15B7702D" w14:textId="77777777" w:rsidR="004D59A0" w:rsidRDefault="00D43CE4">
            <w:pPr>
              <w:pStyle w:val="Prrafodelista"/>
              <w:numPr>
                <w:ilvl w:val="0"/>
                <w:numId w:val="14"/>
              </w:numPr>
              <w:rPr>
                <w:rFonts w:ascii="Arial Narrow" w:hAnsi="Arial Narrow"/>
                <w:sz w:val="20"/>
                <w:szCs w:val="20"/>
                <w:highlight w:val="yellow"/>
                <w:lang w:val="es-PE"/>
              </w:rPr>
            </w:pPr>
            <w:r w:rsidRPr="00D43CE4">
              <w:rPr>
                <w:rFonts w:ascii="Arial Narrow" w:hAnsi="Arial Narrow"/>
                <w:sz w:val="20"/>
                <w:szCs w:val="20"/>
                <w:highlight w:val="yellow"/>
                <w:lang w:val="es-PE"/>
              </w:rPr>
              <w:t>Bultos.</w:t>
            </w:r>
          </w:p>
          <w:p w14:paraId="15B7702E" w14:textId="77777777" w:rsidR="000602C7" w:rsidRPr="004617A9" w:rsidRDefault="00D43CE4" w:rsidP="00BF7C5D">
            <w:pPr>
              <w:pStyle w:val="Prrafodelista"/>
              <w:numPr>
                <w:ilvl w:val="0"/>
                <w:numId w:val="14"/>
              </w:numPr>
              <w:rPr>
                <w:rFonts w:ascii="Arial Narrow" w:hAnsi="Arial Narrow"/>
                <w:bCs/>
                <w:sz w:val="20"/>
                <w:szCs w:val="20"/>
                <w:highlight w:val="yellow"/>
                <w:lang w:val="es-PE" w:eastAsia="es-PE"/>
              </w:rPr>
            </w:pPr>
            <w:r>
              <w:rPr>
                <w:rFonts w:ascii="Arial Narrow" w:hAnsi="Arial Narrow" w:cs="Arial Narrow"/>
                <w:sz w:val="20"/>
                <w:szCs w:val="20"/>
                <w:highlight w:val="yellow"/>
                <w:lang w:val="es-PE"/>
              </w:rPr>
              <w:t>Peso.</w:t>
            </w:r>
          </w:p>
          <w:p w14:paraId="15B7702F" w14:textId="77777777" w:rsidR="00BF7C5D" w:rsidRPr="004617A9" w:rsidRDefault="00D43CE4" w:rsidP="00BF7C5D">
            <w:pPr>
              <w:pStyle w:val="Prrafodelista"/>
              <w:numPr>
                <w:ilvl w:val="0"/>
                <w:numId w:val="14"/>
              </w:numPr>
              <w:rPr>
                <w:rFonts w:ascii="Arial Narrow" w:hAnsi="Arial Narrow"/>
                <w:bCs/>
                <w:sz w:val="20"/>
                <w:szCs w:val="20"/>
                <w:highlight w:val="yellow"/>
                <w:lang w:val="es-PE" w:eastAsia="es-PE"/>
              </w:rPr>
            </w:pPr>
            <w:r w:rsidRPr="00D43CE4">
              <w:rPr>
                <w:rFonts w:ascii="Arial Narrow" w:hAnsi="Arial Narrow" w:cs="Arial Narrow"/>
                <w:sz w:val="20"/>
                <w:szCs w:val="20"/>
                <w:highlight w:val="yellow"/>
                <w:lang w:val="es-PE"/>
              </w:rPr>
              <w:t>Nombre de consignatario</w:t>
            </w:r>
            <w:r w:rsidR="004617A9">
              <w:rPr>
                <w:rFonts w:ascii="Arial Narrow" w:hAnsi="Arial Narrow" w:cs="Arial Narrow"/>
                <w:sz w:val="20"/>
                <w:szCs w:val="20"/>
                <w:highlight w:val="yellow"/>
                <w:lang w:val="es-PE"/>
              </w:rPr>
              <w:t>.</w:t>
            </w:r>
          </w:p>
          <w:p w14:paraId="15B77030" w14:textId="77777777" w:rsidR="004D59A0" w:rsidRDefault="00D43CE4">
            <w:pPr>
              <w:rPr>
                <w:rFonts w:ascii="Arial Narrow" w:hAnsi="Arial Narrow"/>
                <w:bCs/>
                <w:sz w:val="20"/>
                <w:szCs w:val="20"/>
                <w:lang w:val="es-PE" w:eastAsia="es-PE"/>
              </w:rPr>
            </w:pPr>
            <w:r w:rsidRPr="00D43CE4">
              <w:rPr>
                <w:rFonts w:ascii="Arial Narrow" w:hAnsi="Arial Narrow" w:cs="Arial Narrow"/>
                <w:sz w:val="20"/>
                <w:szCs w:val="20"/>
                <w:highlight w:val="yellow"/>
                <w:lang w:val="es-PE"/>
              </w:rPr>
              <w:t xml:space="preserve">La rectificación bultos, pesos y nombre de consignatario, solo se aceptará si el </w:t>
            </w:r>
            <w:r w:rsidR="004617A9">
              <w:rPr>
                <w:rFonts w:ascii="Arial Narrow" w:hAnsi="Arial Narrow" w:cs="Arial Narrow"/>
                <w:sz w:val="20"/>
                <w:szCs w:val="20"/>
                <w:highlight w:val="yellow"/>
                <w:lang w:val="es-PE"/>
              </w:rPr>
              <w:t>DPO</w:t>
            </w:r>
            <w:r w:rsidRPr="00D43CE4">
              <w:rPr>
                <w:rFonts w:ascii="Arial Narrow" w:hAnsi="Arial Narrow" w:cs="Arial Narrow"/>
                <w:sz w:val="20"/>
                <w:szCs w:val="20"/>
                <w:highlight w:val="yellow"/>
                <w:lang w:val="es-PE"/>
              </w:rPr>
              <w:t xml:space="preserve"> no se encuentra </w:t>
            </w:r>
            <w:r w:rsidRPr="00D43CE4">
              <w:rPr>
                <w:rFonts w:ascii="Arial Narrow" w:hAnsi="Arial Narrow"/>
                <w:sz w:val="20"/>
                <w:szCs w:val="20"/>
                <w:highlight w:val="yellow"/>
                <w:lang w:val="es-PE"/>
              </w:rPr>
              <w:t xml:space="preserve">datado, tenga vigente una acción de control extraordinaria </w:t>
            </w:r>
            <w:r w:rsidRPr="00B358C2">
              <w:rPr>
                <w:rFonts w:ascii="Arial Narrow" w:hAnsi="Arial Narrow"/>
                <w:strike/>
                <w:sz w:val="20"/>
                <w:szCs w:val="20"/>
                <w:highlight w:val="yellow"/>
                <w:lang w:val="es-PE"/>
              </w:rPr>
              <w:t>o una medida preventiva</w:t>
            </w:r>
            <w:r w:rsidRPr="00D43CE4">
              <w:rPr>
                <w:rFonts w:ascii="Arial Narrow" w:hAnsi="Arial Narrow"/>
                <w:sz w:val="20"/>
                <w:szCs w:val="20"/>
                <w:highlight w:val="yellow"/>
                <w:lang w:val="es-PE"/>
              </w:rPr>
              <w:t>.</w:t>
            </w:r>
          </w:p>
        </w:tc>
        <w:tc>
          <w:tcPr>
            <w:tcW w:w="1134" w:type="dxa"/>
            <w:gridSpan w:val="2"/>
          </w:tcPr>
          <w:p w14:paraId="15B77031" w14:textId="77777777" w:rsidR="000602C7" w:rsidRDefault="000602C7" w:rsidP="008C6227">
            <w:pPr>
              <w:jc w:val="center"/>
              <w:rPr>
                <w:rFonts w:ascii="Arial Narrow" w:hAnsi="Arial Narrow"/>
                <w:sz w:val="16"/>
                <w:szCs w:val="16"/>
              </w:rPr>
            </w:pPr>
          </w:p>
        </w:tc>
        <w:tc>
          <w:tcPr>
            <w:tcW w:w="851" w:type="dxa"/>
          </w:tcPr>
          <w:p w14:paraId="15B77032" w14:textId="77777777" w:rsidR="000602C7" w:rsidRPr="00E53797" w:rsidRDefault="000602C7" w:rsidP="008C6227">
            <w:pPr>
              <w:rPr>
                <w:rFonts w:ascii="Arial Narrow" w:hAnsi="Arial Narrow"/>
                <w:sz w:val="16"/>
                <w:szCs w:val="16"/>
              </w:rPr>
            </w:pPr>
          </w:p>
        </w:tc>
      </w:tr>
      <w:tr w:rsidR="0066210E" w:rsidRPr="00E53797" w14:paraId="15B7704D" w14:textId="77777777" w:rsidTr="0072142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tcPr>
          <w:p w14:paraId="15B77034" w14:textId="77777777" w:rsidR="0066210E" w:rsidRDefault="0066210E"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RF12</w:t>
            </w:r>
          </w:p>
        </w:tc>
        <w:tc>
          <w:tcPr>
            <w:tcW w:w="1418" w:type="dxa"/>
          </w:tcPr>
          <w:p w14:paraId="15B77035" w14:textId="77777777" w:rsidR="0066210E" w:rsidRPr="00102A87" w:rsidRDefault="0066210E" w:rsidP="008C6227">
            <w:pPr>
              <w:pStyle w:val="Textodeglobo"/>
              <w:spacing w:before="40" w:after="40"/>
              <w:jc w:val="center"/>
              <w:rPr>
                <w:rFonts w:ascii="Arial Narrow" w:hAnsi="Arial Narrow" w:cs="Arial Narrow"/>
                <w:sz w:val="20"/>
                <w:szCs w:val="20"/>
                <w:highlight w:val="yellow"/>
                <w:lang w:eastAsia="es-ES"/>
              </w:rPr>
            </w:pPr>
            <w:r w:rsidRPr="002706AE">
              <w:rPr>
                <w:rFonts w:ascii="Arial Narrow" w:hAnsi="Arial Narrow" w:cs="Arial Narrow"/>
                <w:sz w:val="20"/>
                <w:szCs w:val="20"/>
                <w:lang w:eastAsia="es-ES"/>
              </w:rPr>
              <w:t xml:space="preserve">Implementar un Generador de </w:t>
            </w:r>
            <w:r>
              <w:rPr>
                <w:rFonts w:ascii="Arial Narrow" w:hAnsi="Arial Narrow" w:cs="Arial Narrow"/>
                <w:sz w:val="20"/>
                <w:szCs w:val="20"/>
                <w:lang w:eastAsia="es-ES"/>
              </w:rPr>
              <w:t xml:space="preserve"> Alertas de Conciliación y Saldos Pendientes</w:t>
            </w:r>
          </w:p>
        </w:tc>
        <w:tc>
          <w:tcPr>
            <w:tcW w:w="4677" w:type="dxa"/>
            <w:gridSpan w:val="6"/>
            <w:vAlign w:val="center"/>
          </w:tcPr>
          <w:p w14:paraId="15B77036" w14:textId="77777777" w:rsidR="0066210E" w:rsidRDefault="0066210E" w:rsidP="008C6227">
            <w:pPr>
              <w:rPr>
                <w:rFonts w:ascii="Arial Narrow" w:hAnsi="Arial Narrow"/>
                <w:bCs/>
                <w:sz w:val="20"/>
                <w:szCs w:val="20"/>
                <w:lang w:val="es-PE" w:eastAsia="es-PE"/>
              </w:rPr>
            </w:pPr>
            <w:r w:rsidRPr="00C628EA">
              <w:rPr>
                <w:rFonts w:ascii="Arial Narrow" w:hAnsi="Arial Narrow"/>
                <w:bCs/>
                <w:sz w:val="20"/>
                <w:szCs w:val="20"/>
                <w:lang w:val="es-PE" w:eastAsia="es-PE"/>
              </w:rPr>
              <w:t xml:space="preserve">Se </w:t>
            </w:r>
            <w:r>
              <w:rPr>
                <w:rFonts w:ascii="Arial Narrow" w:hAnsi="Arial Narrow"/>
                <w:bCs/>
                <w:sz w:val="20"/>
                <w:szCs w:val="20"/>
                <w:lang w:val="es-PE" w:eastAsia="es-PE"/>
              </w:rPr>
              <w:t>requiere contar con un proceso automático, que cumpla las siguientes especificaciones:</w:t>
            </w:r>
          </w:p>
          <w:p w14:paraId="15B77037" w14:textId="77777777" w:rsidR="0066210E" w:rsidRDefault="0066210E" w:rsidP="008C6227">
            <w:pPr>
              <w:pStyle w:val="Prrafodelista"/>
              <w:numPr>
                <w:ilvl w:val="0"/>
                <w:numId w:val="42"/>
              </w:numPr>
              <w:ind w:left="356" w:hanging="283"/>
              <w:rPr>
                <w:rFonts w:ascii="Arial Narrow" w:hAnsi="Arial Narrow"/>
                <w:bCs/>
                <w:sz w:val="20"/>
                <w:szCs w:val="20"/>
                <w:lang w:val="es-PE" w:eastAsia="es-PE"/>
              </w:rPr>
            </w:pPr>
            <w:r>
              <w:rPr>
                <w:rFonts w:ascii="Arial Narrow" w:hAnsi="Arial Narrow"/>
                <w:bCs/>
                <w:sz w:val="20"/>
                <w:szCs w:val="20"/>
                <w:lang w:val="es-PE" w:eastAsia="es-PE"/>
              </w:rPr>
              <w:t>Deberá ejecutarse todos los días a las 6:00 a.m.</w:t>
            </w:r>
          </w:p>
          <w:p w14:paraId="15B77038" w14:textId="77777777" w:rsidR="0066210E" w:rsidRPr="00B66B85" w:rsidRDefault="0066210E" w:rsidP="008C6227">
            <w:pPr>
              <w:pStyle w:val="Prrafodelista"/>
              <w:numPr>
                <w:ilvl w:val="0"/>
                <w:numId w:val="42"/>
              </w:numPr>
              <w:ind w:left="356" w:hanging="283"/>
              <w:rPr>
                <w:rFonts w:ascii="Arial Narrow" w:hAnsi="Arial Narrow"/>
                <w:bCs/>
                <w:sz w:val="20"/>
                <w:szCs w:val="20"/>
                <w:lang w:val="es-PE" w:eastAsia="es-PE"/>
              </w:rPr>
            </w:pPr>
            <w:r w:rsidRPr="00B66B85">
              <w:rPr>
                <w:rFonts w:ascii="Arial Narrow" w:hAnsi="Arial Narrow"/>
                <w:bCs/>
                <w:sz w:val="20"/>
                <w:szCs w:val="20"/>
                <w:lang w:val="es-PE" w:eastAsia="es-PE"/>
              </w:rPr>
              <w:t>Deberá seleccionar las guías postales que se encuentren en el estado Pendiente</w:t>
            </w:r>
            <w:r>
              <w:rPr>
                <w:rFonts w:ascii="Arial Narrow" w:hAnsi="Arial Narrow"/>
                <w:bCs/>
                <w:sz w:val="20"/>
                <w:szCs w:val="20"/>
                <w:lang w:val="es-PE" w:eastAsia="es-PE"/>
              </w:rPr>
              <w:t>,</w:t>
            </w:r>
            <w:r w:rsidRPr="00B66B85">
              <w:rPr>
                <w:rFonts w:ascii="Arial Narrow" w:hAnsi="Arial Narrow"/>
                <w:bCs/>
                <w:sz w:val="20"/>
                <w:szCs w:val="20"/>
                <w:lang w:val="es-PE" w:eastAsia="es-PE"/>
              </w:rPr>
              <w:t xml:space="preserve"> y que habiendo </w:t>
            </w:r>
            <w:r w:rsidRPr="008D6F8C">
              <w:rPr>
                <w:rFonts w:ascii="Arial Narrow" w:hAnsi="Arial Narrow"/>
                <w:bCs/>
                <w:color w:val="000000"/>
                <w:sz w:val="20"/>
                <w:szCs w:val="20"/>
                <w:lang w:val="es-PE" w:eastAsia="es-PE"/>
              </w:rPr>
              <w:t xml:space="preserve">transcurrido </w:t>
            </w:r>
            <w:r w:rsidR="00D43CE4" w:rsidRPr="00D43CE4">
              <w:rPr>
                <w:rFonts w:ascii="Arial Narrow" w:hAnsi="Arial Narrow"/>
                <w:bCs/>
                <w:color w:val="000000"/>
                <w:sz w:val="20"/>
                <w:szCs w:val="20"/>
                <w:highlight w:val="yellow"/>
                <w:lang w:val="es-PE" w:eastAsia="es-PE"/>
              </w:rPr>
              <w:t>3 días hábiles contados</w:t>
            </w:r>
            <w:r w:rsidRPr="008D6F8C">
              <w:rPr>
                <w:rFonts w:ascii="Arial Narrow" w:hAnsi="Arial Narrow"/>
                <w:bCs/>
                <w:color w:val="000000"/>
                <w:sz w:val="20"/>
                <w:szCs w:val="20"/>
                <w:lang w:val="es-PE" w:eastAsia="es-PE"/>
              </w:rPr>
              <w:t xml:space="preserve"> a partir del día siguiente del registro de la guía Postal (RF06) no cuenten con DEP</w:t>
            </w:r>
            <w:r w:rsidRPr="00B66B85">
              <w:rPr>
                <w:rFonts w:ascii="Arial Narrow" w:hAnsi="Arial Narrow"/>
                <w:bCs/>
                <w:sz w:val="20"/>
                <w:szCs w:val="20"/>
                <w:lang w:val="es-PE" w:eastAsia="es-PE"/>
              </w:rPr>
              <w:t xml:space="preserve"> asociada, debiendo cambiar el estado de la guía</w:t>
            </w:r>
            <w:r>
              <w:rPr>
                <w:rFonts w:ascii="Arial Narrow" w:hAnsi="Arial Narrow"/>
                <w:bCs/>
                <w:sz w:val="20"/>
                <w:szCs w:val="20"/>
                <w:lang w:val="es-PE" w:eastAsia="es-PE"/>
              </w:rPr>
              <w:t xml:space="preserve"> postal de “Pendiente” a “No conciliada</w:t>
            </w:r>
            <w:r w:rsidRPr="00B66B85">
              <w:rPr>
                <w:rFonts w:ascii="Arial Narrow" w:hAnsi="Arial Narrow"/>
                <w:bCs/>
                <w:sz w:val="20"/>
                <w:szCs w:val="20"/>
                <w:lang w:val="es-PE" w:eastAsia="es-PE"/>
              </w:rPr>
              <w:t>”</w:t>
            </w:r>
          </w:p>
          <w:p w14:paraId="15B77039" w14:textId="77777777" w:rsidR="0066210E" w:rsidRPr="008D6F8C" w:rsidRDefault="0066210E" w:rsidP="008C6227">
            <w:pPr>
              <w:pStyle w:val="Prrafodelista"/>
              <w:numPr>
                <w:ilvl w:val="0"/>
                <w:numId w:val="42"/>
              </w:numPr>
              <w:ind w:left="356" w:hanging="283"/>
              <w:rPr>
                <w:rFonts w:ascii="Arial Narrow" w:hAnsi="Arial Narrow"/>
                <w:bCs/>
                <w:color w:val="000000"/>
                <w:sz w:val="20"/>
                <w:szCs w:val="20"/>
                <w:lang w:val="es-PE" w:eastAsia="es-PE"/>
              </w:rPr>
            </w:pPr>
            <w:r>
              <w:rPr>
                <w:rFonts w:ascii="Arial Narrow" w:hAnsi="Arial Narrow"/>
                <w:bCs/>
                <w:sz w:val="20"/>
                <w:szCs w:val="20"/>
                <w:lang w:val="es-PE" w:eastAsia="es-PE"/>
              </w:rPr>
              <w:t xml:space="preserve">Deberá seleccionar los DEPs que cumplan las siguientes </w:t>
            </w:r>
            <w:r w:rsidRPr="008D6F8C">
              <w:rPr>
                <w:rFonts w:ascii="Arial Narrow" w:hAnsi="Arial Narrow"/>
                <w:bCs/>
                <w:color w:val="000000"/>
                <w:sz w:val="20"/>
                <w:szCs w:val="20"/>
                <w:lang w:val="es-PE" w:eastAsia="es-PE"/>
              </w:rPr>
              <w:t>condiciones:</w:t>
            </w:r>
          </w:p>
          <w:p w14:paraId="15B7703A" w14:textId="77777777" w:rsidR="0066210E" w:rsidRPr="008D6F8C" w:rsidRDefault="0066210E" w:rsidP="008C6227">
            <w:pPr>
              <w:pStyle w:val="Prrafodelista"/>
              <w:numPr>
                <w:ilvl w:val="0"/>
                <w:numId w:val="14"/>
              </w:numPr>
              <w:ind w:left="498" w:hanging="142"/>
              <w:rPr>
                <w:rFonts w:ascii="Arial Narrow" w:hAnsi="Arial Narrow"/>
                <w:bCs/>
                <w:color w:val="000000"/>
                <w:sz w:val="20"/>
                <w:szCs w:val="20"/>
                <w:lang w:val="es-PE" w:eastAsia="es-PE"/>
              </w:rPr>
            </w:pPr>
            <w:r w:rsidRPr="008D6F8C">
              <w:rPr>
                <w:rFonts w:ascii="Arial Narrow" w:hAnsi="Arial Narrow"/>
                <w:bCs/>
                <w:color w:val="000000"/>
                <w:sz w:val="20"/>
                <w:szCs w:val="20"/>
                <w:lang w:val="es-PE" w:eastAsia="es-PE"/>
              </w:rPr>
              <w:t>El saldo de bultos a trasladar sea mayor a 0 y</w:t>
            </w:r>
          </w:p>
          <w:p w14:paraId="15B7703B" w14:textId="77777777" w:rsidR="0066210E" w:rsidRPr="008D6F8C" w:rsidRDefault="0066210E" w:rsidP="008C6227">
            <w:pPr>
              <w:pStyle w:val="Prrafodelista"/>
              <w:numPr>
                <w:ilvl w:val="0"/>
                <w:numId w:val="14"/>
              </w:numPr>
              <w:ind w:left="498" w:hanging="142"/>
              <w:rPr>
                <w:rFonts w:ascii="Arial Narrow" w:hAnsi="Arial Narrow"/>
                <w:bCs/>
                <w:color w:val="000000"/>
                <w:sz w:val="20"/>
                <w:szCs w:val="20"/>
                <w:lang w:val="es-PE" w:eastAsia="es-PE"/>
              </w:rPr>
            </w:pPr>
            <w:r w:rsidRPr="008D6F8C">
              <w:rPr>
                <w:rFonts w:ascii="Arial Narrow" w:hAnsi="Arial Narrow"/>
                <w:bCs/>
                <w:color w:val="000000"/>
                <w:sz w:val="20"/>
                <w:szCs w:val="20"/>
                <w:lang w:val="es-PE" w:eastAsia="es-PE"/>
              </w:rPr>
              <w:t xml:space="preserve">El tiempo transcurrido desde la fecha y hora de numeración de la DEP hasta la fecha y hora del envío de la alerta halla superado las 24 horas. </w:t>
            </w:r>
            <w:r w:rsidRPr="008D6F8C">
              <w:rPr>
                <w:rFonts w:ascii="Arial Narrow" w:hAnsi="Arial Narrow"/>
                <w:bCs/>
                <w:strike/>
                <w:color w:val="000000"/>
                <w:sz w:val="20"/>
                <w:szCs w:val="20"/>
                <w:lang w:val="es-PE" w:eastAsia="es-PE"/>
              </w:rPr>
              <w:t xml:space="preserve"> </w:t>
            </w:r>
          </w:p>
          <w:p w14:paraId="15B7703C" w14:textId="77777777" w:rsidR="0066210E" w:rsidRDefault="0066210E" w:rsidP="008C6227">
            <w:pPr>
              <w:pStyle w:val="Prrafodelista"/>
              <w:numPr>
                <w:ilvl w:val="0"/>
                <w:numId w:val="42"/>
              </w:numPr>
              <w:ind w:left="356" w:hanging="283"/>
              <w:rPr>
                <w:rFonts w:ascii="Arial Narrow" w:hAnsi="Arial Narrow"/>
                <w:bCs/>
                <w:sz w:val="20"/>
                <w:szCs w:val="20"/>
                <w:lang w:val="es-PE" w:eastAsia="es-PE"/>
              </w:rPr>
            </w:pPr>
            <w:r>
              <w:rPr>
                <w:rFonts w:ascii="Arial Narrow" w:hAnsi="Arial Narrow"/>
                <w:bCs/>
                <w:sz w:val="20"/>
                <w:szCs w:val="20"/>
                <w:lang w:val="es-PE" w:eastAsia="es-PE"/>
              </w:rPr>
              <w:t>El proceso automático deberá genera un archivo Excel de las Guías Postales no conciliadas, el archivo debe contener los siguientes datos:</w:t>
            </w:r>
          </w:p>
          <w:p w14:paraId="15B7703D" w14:textId="77777777" w:rsidR="0066210E" w:rsidRDefault="0066210E" w:rsidP="008C6227">
            <w:pPr>
              <w:pStyle w:val="Prrafodelista"/>
              <w:numPr>
                <w:ilvl w:val="0"/>
                <w:numId w:val="14"/>
              </w:numPr>
              <w:ind w:hanging="161"/>
              <w:rPr>
                <w:rFonts w:ascii="Arial Narrow" w:hAnsi="Arial Narrow"/>
                <w:bCs/>
                <w:sz w:val="20"/>
                <w:szCs w:val="20"/>
                <w:lang w:val="es-PE" w:eastAsia="es-PE"/>
              </w:rPr>
            </w:pPr>
            <w:r>
              <w:rPr>
                <w:rFonts w:ascii="Arial Narrow" w:hAnsi="Arial Narrow"/>
                <w:bCs/>
                <w:sz w:val="20"/>
                <w:szCs w:val="20"/>
                <w:lang w:val="es-PE" w:eastAsia="es-PE"/>
              </w:rPr>
              <w:t>Número de guía de origen</w:t>
            </w:r>
          </w:p>
          <w:p w14:paraId="15B7703E" w14:textId="77777777" w:rsidR="0066210E" w:rsidRPr="009F09FC" w:rsidRDefault="0066210E" w:rsidP="008C6227">
            <w:pPr>
              <w:pStyle w:val="Prrafodelista"/>
              <w:numPr>
                <w:ilvl w:val="0"/>
                <w:numId w:val="14"/>
              </w:numPr>
              <w:ind w:hanging="161"/>
              <w:rPr>
                <w:rFonts w:ascii="Arial Narrow" w:hAnsi="Arial Narrow"/>
                <w:bCs/>
                <w:sz w:val="20"/>
                <w:szCs w:val="20"/>
                <w:lang w:val="es-PE" w:eastAsia="es-PE"/>
              </w:rPr>
            </w:pPr>
            <w:r w:rsidRPr="009F09FC">
              <w:rPr>
                <w:rFonts w:ascii="Arial Narrow" w:hAnsi="Arial Narrow"/>
                <w:bCs/>
                <w:sz w:val="20"/>
                <w:szCs w:val="20"/>
                <w:lang w:val="es-PE" w:eastAsia="es-PE"/>
              </w:rPr>
              <w:t>Fecha y hora de registro de la guía de origen</w:t>
            </w:r>
          </w:p>
          <w:p w14:paraId="15B7703F" w14:textId="77777777" w:rsidR="0066210E" w:rsidRDefault="0066210E" w:rsidP="008C6227">
            <w:pPr>
              <w:pStyle w:val="Prrafodelista"/>
              <w:numPr>
                <w:ilvl w:val="0"/>
                <w:numId w:val="42"/>
              </w:numPr>
              <w:ind w:left="356" w:hanging="283"/>
              <w:rPr>
                <w:rFonts w:ascii="Arial Narrow" w:hAnsi="Arial Narrow"/>
                <w:bCs/>
                <w:sz w:val="20"/>
                <w:szCs w:val="20"/>
                <w:lang w:val="es-PE" w:eastAsia="es-PE"/>
              </w:rPr>
            </w:pPr>
            <w:r>
              <w:rPr>
                <w:rFonts w:ascii="Arial Narrow" w:hAnsi="Arial Narrow"/>
                <w:bCs/>
                <w:sz w:val="20"/>
                <w:szCs w:val="20"/>
                <w:lang w:val="es-PE" w:eastAsia="es-PE"/>
              </w:rPr>
              <w:t>El proceso automático deberá generar un archivo Excel de las DEPs con plazo vencido y saldo de bultos a trasladar mayores a 0, el archivo debe contener los siguientes datos:</w:t>
            </w:r>
          </w:p>
          <w:p w14:paraId="15B77040" w14:textId="77777777" w:rsidR="0066210E" w:rsidRDefault="0066210E" w:rsidP="008C6227">
            <w:pPr>
              <w:pStyle w:val="Prrafodelista"/>
              <w:numPr>
                <w:ilvl w:val="0"/>
                <w:numId w:val="14"/>
              </w:numPr>
              <w:ind w:hanging="161"/>
              <w:rPr>
                <w:rFonts w:ascii="Arial Narrow" w:hAnsi="Arial Narrow"/>
                <w:bCs/>
                <w:sz w:val="20"/>
                <w:szCs w:val="20"/>
                <w:lang w:val="es-PE" w:eastAsia="es-PE"/>
              </w:rPr>
            </w:pPr>
            <w:r>
              <w:rPr>
                <w:rFonts w:ascii="Arial Narrow" w:hAnsi="Arial Narrow"/>
                <w:bCs/>
                <w:sz w:val="20"/>
                <w:szCs w:val="20"/>
                <w:lang w:val="es-PE" w:eastAsia="es-PE"/>
              </w:rPr>
              <w:t>Año-Número del DEP</w:t>
            </w:r>
          </w:p>
          <w:p w14:paraId="15B77041" w14:textId="77777777" w:rsidR="0066210E" w:rsidRDefault="0066210E" w:rsidP="008C6227">
            <w:pPr>
              <w:pStyle w:val="Prrafodelista"/>
              <w:numPr>
                <w:ilvl w:val="0"/>
                <w:numId w:val="14"/>
              </w:numPr>
              <w:ind w:hanging="161"/>
              <w:rPr>
                <w:rFonts w:ascii="Arial Narrow" w:hAnsi="Arial Narrow"/>
                <w:bCs/>
                <w:sz w:val="20"/>
                <w:szCs w:val="20"/>
                <w:lang w:val="es-PE" w:eastAsia="es-PE"/>
              </w:rPr>
            </w:pPr>
            <w:r>
              <w:rPr>
                <w:rFonts w:ascii="Arial Narrow" w:hAnsi="Arial Narrow"/>
                <w:bCs/>
                <w:sz w:val="20"/>
                <w:szCs w:val="20"/>
                <w:lang w:val="es-PE" w:eastAsia="es-PE"/>
              </w:rPr>
              <w:t>Fecha de numeración del DEP</w:t>
            </w:r>
          </w:p>
          <w:p w14:paraId="15B77042" w14:textId="77777777" w:rsidR="0066210E" w:rsidRDefault="0066210E" w:rsidP="008C6227">
            <w:pPr>
              <w:pStyle w:val="Prrafodelista"/>
              <w:numPr>
                <w:ilvl w:val="0"/>
                <w:numId w:val="14"/>
              </w:numPr>
              <w:ind w:hanging="161"/>
              <w:rPr>
                <w:rFonts w:ascii="Arial Narrow" w:hAnsi="Arial Narrow"/>
                <w:bCs/>
                <w:sz w:val="20"/>
                <w:szCs w:val="20"/>
                <w:lang w:val="es-PE" w:eastAsia="es-PE"/>
              </w:rPr>
            </w:pPr>
            <w:r>
              <w:rPr>
                <w:rFonts w:ascii="Arial Narrow" w:hAnsi="Arial Narrow"/>
                <w:bCs/>
                <w:sz w:val="20"/>
                <w:szCs w:val="20"/>
                <w:lang w:val="es-PE" w:eastAsia="es-PE"/>
              </w:rPr>
              <w:t>Saldo de bultos pendientes de traslado</w:t>
            </w:r>
          </w:p>
          <w:p w14:paraId="15B77043" w14:textId="77777777" w:rsidR="0066210E" w:rsidRDefault="0066210E" w:rsidP="008C6227">
            <w:pPr>
              <w:pStyle w:val="Prrafodelista"/>
              <w:numPr>
                <w:ilvl w:val="0"/>
                <w:numId w:val="42"/>
              </w:numPr>
              <w:ind w:left="356" w:hanging="283"/>
              <w:rPr>
                <w:rFonts w:ascii="Arial Narrow" w:hAnsi="Arial Narrow"/>
                <w:bCs/>
                <w:sz w:val="20"/>
                <w:szCs w:val="20"/>
                <w:lang w:val="es-PE" w:eastAsia="es-PE"/>
              </w:rPr>
            </w:pPr>
            <w:r>
              <w:rPr>
                <w:rFonts w:ascii="Arial Narrow" w:hAnsi="Arial Narrow"/>
                <w:bCs/>
                <w:sz w:val="20"/>
                <w:szCs w:val="20"/>
                <w:lang w:val="es-PE" w:eastAsia="es-PE"/>
              </w:rPr>
              <w:t>El texto del Asunto del mensaje debe ser el siguiente: “Reporte de Guías Postales no conciliadas/DEPs fuera de plazo con saldo de bultos pendientes de traslado”</w:t>
            </w:r>
          </w:p>
          <w:p w14:paraId="15B77044" w14:textId="77777777" w:rsidR="0066210E" w:rsidRDefault="0066210E" w:rsidP="008C6227">
            <w:pPr>
              <w:pStyle w:val="Prrafodelista"/>
              <w:numPr>
                <w:ilvl w:val="0"/>
                <w:numId w:val="42"/>
              </w:numPr>
              <w:ind w:left="356" w:hanging="283"/>
              <w:rPr>
                <w:rFonts w:ascii="Arial Narrow" w:hAnsi="Arial Narrow"/>
                <w:bCs/>
                <w:sz w:val="20"/>
                <w:szCs w:val="20"/>
                <w:lang w:val="es-PE" w:eastAsia="es-PE"/>
              </w:rPr>
            </w:pPr>
            <w:r>
              <w:rPr>
                <w:rFonts w:ascii="Arial Narrow" w:hAnsi="Arial Narrow"/>
                <w:bCs/>
                <w:sz w:val="20"/>
                <w:szCs w:val="20"/>
                <w:lang w:val="es-PE" w:eastAsia="es-PE"/>
              </w:rPr>
              <w:t>En el cuerpo del mensaje se debe indicar el siguiente texto “Se adjunta archivos con guías postales no conciliadas y DEPs con saldos de bultos pendientes de trasladasr mayor a 0,  con plazo vencido hasta el dd/mm/yyyy a las 99:99:99”, teniendo en cuenta que para el plazo se contabiliza a nivel de segundos.</w:t>
            </w:r>
          </w:p>
          <w:p w14:paraId="15B77045" w14:textId="77777777" w:rsidR="0066210E" w:rsidRPr="008D6F8C" w:rsidRDefault="0066210E" w:rsidP="008C6227">
            <w:pPr>
              <w:pStyle w:val="Prrafodelista"/>
              <w:numPr>
                <w:ilvl w:val="0"/>
                <w:numId w:val="42"/>
              </w:numPr>
              <w:ind w:left="356" w:hanging="283"/>
              <w:rPr>
                <w:rFonts w:ascii="Arial Narrow" w:hAnsi="Arial Narrow"/>
                <w:bCs/>
                <w:color w:val="000000"/>
                <w:sz w:val="20"/>
                <w:szCs w:val="20"/>
                <w:lang w:val="es-PE" w:eastAsia="es-PE"/>
              </w:rPr>
            </w:pPr>
            <w:r w:rsidRPr="008D6F8C">
              <w:rPr>
                <w:rFonts w:ascii="Arial Narrow" w:hAnsi="Arial Narrow"/>
                <w:bCs/>
                <w:color w:val="000000"/>
                <w:sz w:val="20"/>
                <w:szCs w:val="20"/>
                <w:lang w:val="es-PE" w:eastAsia="es-PE"/>
              </w:rPr>
              <w:t xml:space="preserve">La cuenta de correo a la cual se debe enviar el mensaje </w:t>
            </w:r>
            <w:r w:rsidRPr="008D6F8C">
              <w:rPr>
                <w:rFonts w:ascii="Arial Narrow" w:hAnsi="Arial Narrow"/>
                <w:bCs/>
                <w:color w:val="000000"/>
                <w:sz w:val="20"/>
                <w:szCs w:val="20"/>
                <w:lang w:val="es-PE" w:eastAsia="es-PE"/>
              </w:rPr>
              <w:lastRenderedPageBreak/>
              <w:t>será comunicada a la GDSA oportunamente.</w:t>
            </w:r>
          </w:p>
        </w:tc>
        <w:tc>
          <w:tcPr>
            <w:tcW w:w="1134" w:type="dxa"/>
            <w:gridSpan w:val="2"/>
          </w:tcPr>
          <w:p w14:paraId="15B77046" w14:textId="77777777" w:rsidR="0066210E" w:rsidRDefault="0066210E" w:rsidP="008C6227">
            <w:pPr>
              <w:jc w:val="center"/>
              <w:rPr>
                <w:rFonts w:ascii="Arial Narrow" w:hAnsi="Arial Narrow"/>
                <w:sz w:val="16"/>
                <w:szCs w:val="16"/>
              </w:rPr>
            </w:pPr>
          </w:p>
          <w:p w14:paraId="15B77047" w14:textId="77777777" w:rsidR="0066210E" w:rsidRDefault="0066210E" w:rsidP="008C6227">
            <w:pPr>
              <w:jc w:val="center"/>
              <w:rPr>
                <w:rFonts w:ascii="Arial Narrow" w:hAnsi="Arial Narrow"/>
                <w:sz w:val="16"/>
                <w:szCs w:val="16"/>
              </w:rPr>
            </w:pPr>
          </w:p>
          <w:p w14:paraId="15B77048" w14:textId="77777777" w:rsidR="0066210E" w:rsidRDefault="0066210E" w:rsidP="008C6227">
            <w:pPr>
              <w:jc w:val="center"/>
              <w:rPr>
                <w:rFonts w:ascii="Arial Narrow" w:hAnsi="Arial Narrow"/>
                <w:sz w:val="16"/>
                <w:szCs w:val="16"/>
              </w:rPr>
            </w:pPr>
          </w:p>
          <w:p w14:paraId="15B77049" w14:textId="77777777" w:rsidR="0066210E" w:rsidRDefault="0066210E" w:rsidP="008C6227">
            <w:pPr>
              <w:jc w:val="center"/>
              <w:rPr>
                <w:rFonts w:ascii="Arial Narrow" w:hAnsi="Arial Narrow"/>
                <w:sz w:val="16"/>
                <w:szCs w:val="16"/>
              </w:rPr>
            </w:pPr>
          </w:p>
          <w:p w14:paraId="15B7704A" w14:textId="77777777" w:rsidR="0066210E" w:rsidRDefault="0066210E" w:rsidP="008C6227">
            <w:pPr>
              <w:jc w:val="center"/>
              <w:rPr>
                <w:rFonts w:ascii="Arial Narrow" w:hAnsi="Arial Narrow"/>
                <w:sz w:val="16"/>
                <w:szCs w:val="16"/>
              </w:rPr>
            </w:pPr>
          </w:p>
          <w:p w14:paraId="15B7704B" w14:textId="77777777" w:rsidR="0066210E" w:rsidRPr="00B14FE5" w:rsidRDefault="0066210E" w:rsidP="008C6227">
            <w:pPr>
              <w:jc w:val="center"/>
              <w:rPr>
                <w:rFonts w:ascii="Arial Narrow" w:hAnsi="Arial Narrow"/>
                <w:sz w:val="20"/>
                <w:szCs w:val="20"/>
              </w:rPr>
            </w:pPr>
            <w:r w:rsidRPr="00B14FE5">
              <w:rPr>
                <w:rFonts w:ascii="Arial Narrow" w:hAnsi="Arial Narrow"/>
                <w:sz w:val="20"/>
                <w:szCs w:val="20"/>
              </w:rPr>
              <w:t>33</w:t>
            </w:r>
          </w:p>
        </w:tc>
        <w:tc>
          <w:tcPr>
            <w:tcW w:w="851" w:type="dxa"/>
          </w:tcPr>
          <w:p w14:paraId="15B7704C" w14:textId="77777777" w:rsidR="0066210E" w:rsidRPr="00E53797" w:rsidRDefault="0066210E" w:rsidP="008C6227">
            <w:pPr>
              <w:rPr>
                <w:rFonts w:ascii="Arial Narrow" w:hAnsi="Arial Narrow"/>
                <w:sz w:val="16"/>
                <w:szCs w:val="16"/>
              </w:rPr>
            </w:pPr>
          </w:p>
        </w:tc>
      </w:tr>
      <w:tr w:rsidR="000E7CE1" w:rsidRPr="00E53797" w14:paraId="15B7707C" w14:textId="77777777" w:rsidTr="0072142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tcPr>
          <w:p w14:paraId="15B7704E" w14:textId="77777777" w:rsidR="000E7CE1" w:rsidRPr="00AA6193" w:rsidRDefault="000E7CE1" w:rsidP="009B72E4">
            <w:pPr>
              <w:pStyle w:val="Textodeglobo"/>
              <w:spacing w:before="40" w:after="40"/>
              <w:jc w:val="center"/>
              <w:rPr>
                <w:rFonts w:ascii="Arial Narrow" w:hAnsi="Arial Narrow" w:cs="Arial Narrow"/>
                <w:sz w:val="20"/>
                <w:szCs w:val="20"/>
                <w:highlight w:val="yellow"/>
                <w:lang w:eastAsia="es-ES"/>
              </w:rPr>
            </w:pPr>
            <w:r w:rsidRPr="00AA6193">
              <w:rPr>
                <w:rFonts w:ascii="Arial Narrow" w:hAnsi="Arial Narrow" w:cs="Arial Narrow"/>
                <w:sz w:val="20"/>
                <w:szCs w:val="20"/>
                <w:highlight w:val="yellow"/>
                <w:lang w:eastAsia="es-ES"/>
              </w:rPr>
              <w:lastRenderedPageBreak/>
              <w:t>RF13</w:t>
            </w:r>
          </w:p>
        </w:tc>
        <w:tc>
          <w:tcPr>
            <w:tcW w:w="1418" w:type="dxa"/>
          </w:tcPr>
          <w:p w14:paraId="15B7704F" w14:textId="77777777" w:rsidR="000E7CE1" w:rsidRPr="00AA6193" w:rsidRDefault="000E7CE1" w:rsidP="009B72E4">
            <w:pPr>
              <w:pStyle w:val="Textodeglobo"/>
              <w:spacing w:before="40" w:after="40"/>
              <w:jc w:val="center"/>
              <w:rPr>
                <w:rFonts w:ascii="Arial Narrow" w:hAnsi="Arial Narrow" w:cs="Arial Narrow"/>
                <w:sz w:val="20"/>
                <w:szCs w:val="20"/>
                <w:highlight w:val="yellow"/>
                <w:lang w:eastAsia="es-ES"/>
              </w:rPr>
            </w:pPr>
            <w:r w:rsidRPr="00AA6193">
              <w:rPr>
                <w:rFonts w:ascii="Arial Narrow" w:hAnsi="Arial Narrow" w:cs="Arial Narrow"/>
                <w:sz w:val="20"/>
                <w:szCs w:val="20"/>
                <w:highlight w:val="yellow"/>
                <w:lang w:eastAsia="es-ES"/>
              </w:rPr>
              <w:t>Rectificación del DEP datos generales</w:t>
            </w:r>
          </w:p>
        </w:tc>
        <w:tc>
          <w:tcPr>
            <w:tcW w:w="4677" w:type="dxa"/>
            <w:gridSpan w:val="6"/>
            <w:vAlign w:val="center"/>
          </w:tcPr>
          <w:p w14:paraId="15B77050" w14:textId="77777777" w:rsidR="000E7CE1" w:rsidRPr="00AA6193" w:rsidRDefault="000E7CE1" w:rsidP="009B72E4">
            <w:pPr>
              <w:rPr>
                <w:rFonts w:ascii="Arial Narrow" w:hAnsi="Arial Narrow" w:cs="Arial Narrow"/>
                <w:sz w:val="20"/>
                <w:szCs w:val="20"/>
                <w:highlight w:val="yellow"/>
                <w:lang w:val="es-PE"/>
              </w:rPr>
            </w:pPr>
            <w:r w:rsidRPr="00AA6193">
              <w:rPr>
                <w:rFonts w:ascii="Arial Narrow" w:hAnsi="Arial Narrow" w:cs="Arial Narrow"/>
                <w:sz w:val="20"/>
                <w:szCs w:val="20"/>
                <w:highlight w:val="yellow"/>
                <w:lang w:val="es-PE"/>
              </w:rPr>
              <w:t>Habilitar una opción en el Portal del Funcionario Aduanero para modificar el DEP datos generales transmitidos por SERPOST tales como:</w:t>
            </w:r>
          </w:p>
          <w:tbl>
            <w:tblPr>
              <w:tblW w:w="39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9"/>
            </w:tblGrid>
            <w:tr w:rsidR="000E7CE1" w:rsidRPr="00AA6193" w14:paraId="15B77052" w14:textId="77777777" w:rsidTr="009B72E4">
              <w:trPr>
                <w:jc w:val="center"/>
              </w:trPr>
              <w:tc>
                <w:tcPr>
                  <w:tcW w:w="2268" w:type="dxa"/>
                </w:tcPr>
                <w:p w14:paraId="15B77051" w14:textId="77777777" w:rsidR="000E7CE1" w:rsidRPr="00AA6193" w:rsidRDefault="000E7CE1" w:rsidP="009B72E4">
                  <w:pPr>
                    <w:tabs>
                      <w:tab w:val="center" w:pos="4419"/>
                      <w:tab w:val="right" w:pos="8838"/>
                    </w:tabs>
                    <w:jc w:val="left"/>
                    <w:rPr>
                      <w:rFonts w:ascii="Arial Narrow" w:hAnsi="Arial Narrow" w:cs="Arial Narrow"/>
                      <w:sz w:val="18"/>
                      <w:szCs w:val="18"/>
                      <w:highlight w:val="yellow"/>
                    </w:rPr>
                  </w:pPr>
                  <w:r w:rsidRPr="00AA6193">
                    <w:rPr>
                      <w:rFonts w:ascii="Arial Narrow" w:hAnsi="Arial Narrow" w:cs="Arial Narrow"/>
                      <w:sz w:val="18"/>
                      <w:szCs w:val="18"/>
                      <w:highlight w:val="yellow"/>
                    </w:rPr>
                    <w:t>Año del DEP</w:t>
                  </w:r>
                </w:p>
              </w:tc>
            </w:tr>
            <w:tr w:rsidR="000E7CE1" w:rsidRPr="00AA6193" w14:paraId="15B77054" w14:textId="77777777" w:rsidTr="009B72E4">
              <w:trPr>
                <w:jc w:val="center"/>
              </w:trPr>
              <w:tc>
                <w:tcPr>
                  <w:tcW w:w="2268" w:type="dxa"/>
                </w:tcPr>
                <w:p w14:paraId="15B77053" w14:textId="77777777" w:rsidR="000E7CE1" w:rsidRPr="00AA6193" w:rsidRDefault="000E7CE1" w:rsidP="009B72E4">
                  <w:pPr>
                    <w:tabs>
                      <w:tab w:val="center" w:pos="4419"/>
                      <w:tab w:val="right" w:pos="8838"/>
                    </w:tabs>
                    <w:jc w:val="left"/>
                    <w:rPr>
                      <w:rFonts w:ascii="Arial Narrow" w:hAnsi="Arial Narrow" w:cs="Arial Narrow"/>
                      <w:sz w:val="18"/>
                      <w:szCs w:val="18"/>
                      <w:highlight w:val="yellow"/>
                    </w:rPr>
                  </w:pPr>
                  <w:r w:rsidRPr="00AA6193">
                    <w:rPr>
                      <w:rFonts w:ascii="Arial Narrow" w:hAnsi="Arial Narrow" w:cs="Arial Narrow"/>
                      <w:sz w:val="18"/>
                      <w:szCs w:val="18"/>
                      <w:highlight w:val="yellow"/>
                    </w:rPr>
                    <w:t>Número del DEP</w:t>
                  </w:r>
                </w:p>
              </w:tc>
            </w:tr>
            <w:tr w:rsidR="000E7CE1" w:rsidRPr="00AA6193" w14:paraId="15B77056" w14:textId="77777777" w:rsidTr="009B72E4">
              <w:trPr>
                <w:jc w:val="center"/>
              </w:trPr>
              <w:tc>
                <w:tcPr>
                  <w:tcW w:w="2268" w:type="dxa"/>
                </w:tcPr>
                <w:p w14:paraId="15B77055" w14:textId="77777777" w:rsidR="000E7CE1" w:rsidRPr="00AA6193" w:rsidRDefault="000E7CE1" w:rsidP="009B72E4">
                  <w:pPr>
                    <w:tabs>
                      <w:tab w:val="center" w:pos="4419"/>
                      <w:tab w:val="right" w:pos="8838"/>
                    </w:tabs>
                    <w:jc w:val="left"/>
                    <w:rPr>
                      <w:rFonts w:ascii="Arial Narrow" w:hAnsi="Arial Narrow" w:cs="Arial Narrow"/>
                      <w:sz w:val="18"/>
                      <w:szCs w:val="18"/>
                      <w:highlight w:val="yellow"/>
                    </w:rPr>
                  </w:pPr>
                  <w:r w:rsidRPr="00AA6193">
                    <w:rPr>
                      <w:rFonts w:ascii="Arial Narrow" w:hAnsi="Arial Narrow" w:cs="Arial Narrow"/>
                      <w:sz w:val="18"/>
                      <w:szCs w:val="18"/>
                      <w:highlight w:val="yellow"/>
                    </w:rPr>
                    <w:t>Código de la Empresa de Transporte</w:t>
                  </w:r>
                </w:p>
              </w:tc>
            </w:tr>
            <w:tr w:rsidR="000E7CE1" w:rsidRPr="00AA6193" w14:paraId="15B77058" w14:textId="77777777" w:rsidTr="009B72E4">
              <w:trPr>
                <w:jc w:val="center"/>
              </w:trPr>
              <w:tc>
                <w:tcPr>
                  <w:tcW w:w="2268" w:type="dxa"/>
                </w:tcPr>
                <w:p w14:paraId="15B77057" w14:textId="77777777" w:rsidR="000E7CE1" w:rsidRPr="00AA6193" w:rsidRDefault="000E7CE1" w:rsidP="009B72E4">
                  <w:pPr>
                    <w:tabs>
                      <w:tab w:val="center" w:pos="4419"/>
                      <w:tab w:val="right" w:pos="8838"/>
                    </w:tabs>
                    <w:jc w:val="left"/>
                    <w:rPr>
                      <w:rFonts w:ascii="Arial Narrow" w:hAnsi="Arial Narrow" w:cs="Arial Narrow"/>
                      <w:sz w:val="18"/>
                      <w:szCs w:val="18"/>
                      <w:highlight w:val="yellow"/>
                    </w:rPr>
                  </w:pPr>
                  <w:r w:rsidRPr="00AA6193">
                    <w:rPr>
                      <w:rFonts w:ascii="Arial Narrow" w:hAnsi="Arial Narrow" w:cs="Arial Narrow"/>
                      <w:sz w:val="18"/>
                      <w:szCs w:val="18"/>
                      <w:highlight w:val="yellow"/>
                    </w:rPr>
                    <w:t>Tipo de Medio de Transporte</w:t>
                  </w:r>
                </w:p>
              </w:tc>
            </w:tr>
            <w:tr w:rsidR="000E7CE1" w:rsidRPr="00AA6193" w14:paraId="15B7705A" w14:textId="77777777" w:rsidTr="009B72E4">
              <w:trPr>
                <w:jc w:val="center"/>
              </w:trPr>
              <w:tc>
                <w:tcPr>
                  <w:tcW w:w="2268" w:type="dxa"/>
                </w:tcPr>
                <w:p w14:paraId="15B77059" w14:textId="77777777" w:rsidR="000E7CE1" w:rsidRPr="00AA6193" w:rsidRDefault="000E7CE1" w:rsidP="009B72E4">
                  <w:pPr>
                    <w:tabs>
                      <w:tab w:val="center" w:pos="4419"/>
                      <w:tab w:val="right" w:pos="8838"/>
                    </w:tabs>
                    <w:jc w:val="left"/>
                    <w:rPr>
                      <w:rFonts w:ascii="Arial Narrow" w:hAnsi="Arial Narrow" w:cs="Arial Narrow"/>
                      <w:sz w:val="18"/>
                      <w:szCs w:val="18"/>
                      <w:highlight w:val="yellow"/>
                    </w:rPr>
                  </w:pPr>
                  <w:r w:rsidRPr="00AA6193">
                    <w:rPr>
                      <w:rFonts w:ascii="Arial Narrow" w:hAnsi="Arial Narrow" w:cs="Arial Narrow"/>
                      <w:sz w:val="18"/>
                      <w:szCs w:val="18"/>
                      <w:highlight w:val="yellow"/>
                    </w:rPr>
                    <w:t>Código de Empresa de Servicio Postal</w:t>
                  </w:r>
                </w:p>
              </w:tc>
            </w:tr>
            <w:tr w:rsidR="000E7CE1" w:rsidRPr="00AA6193" w14:paraId="15B7705C" w14:textId="77777777" w:rsidTr="009B72E4">
              <w:trPr>
                <w:jc w:val="center"/>
              </w:trPr>
              <w:tc>
                <w:tcPr>
                  <w:tcW w:w="2268" w:type="dxa"/>
                </w:tcPr>
                <w:p w14:paraId="15B7705B" w14:textId="77777777" w:rsidR="000E7CE1" w:rsidRPr="00AA6193" w:rsidRDefault="000E7CE1" w:rsidP="009B72E4">
                  <w:pPr>
                    <w:tabs>
                      <w:tab w:val="center" w:pos="4419"/>
                      <w:tab w:val="right" w:pos="8838"/>
                    </w:tabs>
                    <w:jc w:val="left"/>
                    <w:rPr>
                      <w:rFonts w:ascii="Arial Narrow" w:hAnsi="Arial Narrow" w:cs="Arial Narrow"/>
                      <w:sz w:val="18"/>
                      <w:szCs w:val="18"/>
                      <w:highlight w:val="yellow"/>
                    </w:rPr>
                  </w:pPr>
                  <w:r w:rsidRPr="00AA6193">
                    <w:rPr>
                      <w:rFonts w:ascii="Arial Narrow" w:hAnsi="Arial Narrow" w:cs="Arial Narrow"/>
                      <w:sz w:val="18"/>
                      <w:szCs w:val="18"/>
                      <w:highlight w:val="yellow"/>
                    </w:rPr>
                    <w:t>Código de Punto de llegada</w:t>
                  </w:r>
                </w:p>
              </w:tc>
            </w:tr>
            <w:tr w:rsidR="000E7CE1" w:rsidRPr="00AA6193" w14:paraId="15B7705E" w14:textId="77777777" w:rsidTr="009B72E4">
              <w:trPr>
                <w:jc w:val="center"/>
              </w:trPr>
              <w:tc>
                <w:tcPr>
                  <w:tcW w:w="2268" w:type="dxa"/>
                </w:tcPr>
                <w:p w14:paraId="15B7705D" w14:textId="77777777" w:rsidR="000E7CE1" w:rsidRPr="00AA6193" w:rsidRDefault="000E7CE1" w:rsidP="009B72E4">
                  <w:pPr>
                    <w:tabs>
                      <w:tab w:val="center" w:pos="4419"/>
                      <w:tab w:val="right" w:pos="8838"/>
                    </w:tabs>
                    <w:jc w:val="left"/>
                    <w:rPr>
                      <w:rFonts w:ascii="Arial Narrow" w:hAnsi="Arial Narrow" w:cs="Arial Narrow"/>
                      <w:sz w:val="18"/>
                      <w:szCs w:val="18"/>
                      <w:highlight w:val="yellow"/>
                    </w:rPr>
                  </w:pPr>
                  <w:r w:rsidRPr="00AA6193">
                    <w:rPr>
                      <w:rFonts w:ascii="Arial Narrow" w:hAnsi="Arial Narrow" w:cs="Arial Narrow"/>
                      <w:sz w:val="18"/>
                      <w:szCs w:val="18"/>
                      <w:highlight w:val="yellow"/>
                    </w:rPr>
                    <w:t>Numero de Vuelo/Nave</w:t>
                  </w:r>
                </w:p>
              </w:tc>
            </w:tr>
            <w:tr w:rsidR="000E7CE1" w:rsidRPr="00AA6193" w14:paraId="15B77060" w14:textId="77777777" w:rsidTr="009B72E4">
              <w:trPr>
                <w:jc w:val="center"/>
              </w:trPr>
              <w:tc>
                <w:tcPr>
                  <w:tcW w:w="2268" w:type="dxa"/>
                </w:tcPr>
                <w:p w14:paraId="15B7705F" w14:textId="77777777" w:rsidR="000E7CE1" w:rsidRPr="00AA6193" w:rsidRDefault="000E7CE1" w:rsidP="009B72E4">
                  <w:pPr>
                    <w:tabs>
                      <w:tab w:val="center" w:pos="4419"/>
                      <w:tab w:val="right" w:pos="8838"/>
                    </w:tabs>
                    <w:jc w:val="left"/>
                    <w:rPr>
                      <w:rFonts w:ascii="Arial Narrow" w:hAnsi="Arial Narrow" w:cs="Arial Narrow"/>
                      <w:sz w:val="18"/>
                      <w:szCs w:val="18"/>
                      <w:highlight w:val="yellow"/>
                    </w:rPr>
                  </w:pPr>
                  <w:r w:rsidRPr="00AA6193">
                    <w:rPr>
                      <w:rFonts w:ascii="Arial Narrow" w:hAnsi="Arial Narrow" w:cs="Arial Narrow"/>
                      <w:sz w:val="18"/>
                      <w:szCs w:val="18"/>
                      <w:highlight w:val="yellow"/>
                    </w:rPr>
                    <w:t>Fecha de Arribo de Vuelo/Nave</w:t>
                  </w:r>
                </w:p>
              </w:tc>
            </w:tr>
            <w:tr w:rsidR="000E7CE1" w:rsidRPr="00AA6193" w14:paraId="15B77062" w14:textId="77777777" w:rsidTr="009B72E4">
              <w:trPr>
                <w:jc w:val="center"/>
              </w:trPr>
              <w:tc>
                <w:tcPr>
                  <w:tcW w:w="2268" w:type="dxa"/>
                </w:tcPr>
                <w:p w14:paraId="15B77061" w14:textId="77777777" w:rsidR="000E7CE1" w:rsidRPr="00AA6193" w:rsidRDefault="000E7CE1" w:rsidP="009B72E4">
                  <w:pPr>
                    <w:tabs>
                      <w:tab w:val="center" w:pos="4419"/>
                      <w:tab w:val="right" w:pos="8838"/>
                    </w:tabs>
                    <w:jc w:val="left"/>
                    <w:rPr>
                      <w:rFonts w:ascii="Arial Narrow" w:hAnsi="Arial Narrow" w:cs="Arial Narrow"/>
                      <w:sz w:val="18"/>
                      <w:szCs w:val="18"/>
                      <w:highlight w:val="yellow"/>
                    </w:rPr>
                  </w:pPr>
                  <w:r w:rsidRPr="00AA6193">
                    <w:rPr>
                      <w:rFonts w:ascii="Arial Narrow" w:hAnsi="Arial Narrow" w:cs="Arial Narrow"/>
                      <w:sz w:val="18"/>
                      <w:szCs w:val="18"/>
                      <w:highlight w:val="yellow"/>
                    </w:rPr>
                    <w:t>Hora de Arribo de Vuelo/Nave</w:t>
                  </w:r>
                </w:p>
              </w:tc>
            </w:tr>
            <w:tr w:rsidR="000E7CE1" w:rsidRPr="00AA6193" w14:paraId="15B77064" w14:textId="77777777" w:rsidTr="009B72E4">
              <w:trPr>
                <w:jc w:val="center"/>
              </w:trPr>
              <w:tc>
                <w:tcPr>
                  <w:tcW w:w="2268" w:type="dxa"/>
                </w:tcPr>
                <w:p w14:paraId="15B77063" w14:textId="77777777" w:rsidR="000E7CE1" w:rsidRPr="00AA6193" w:rsidRDefault="000E7CE1" w:rsidP="009B72E4">
                  <w:pPr>
                    <w:tabs>
                      <w:tab w:val="center" w:pos="4419"/>
                      <w:tab w:val="right" w:pos="8838"/>
                    </w:tabs>
                    <w:jc w:val="left"/>
                    <w:rPr>
                      <w:rFonts w:ascii="Arial Narrow" w:hAnsi="Arial Narrow" w:cs="Arial Narrow"/>
                      <w:sz w:val="18"/>
                      <w:szCs w:val="18"/>
                      <w:highlight w:val="yellow"/>
                    </w:rPr>
                  </w:pPr>
                  <w:r w:rsidRPr="00AA6193">
                    <w:rPr>
                      <w:rFonts w:ascii="Arial Narrow" w:hAnsi="Arial Narrow" w:cs="Arial Narrow"/>
                      <w:sz w:val="18"/>
                      <w:szCs w:val="18"/>
                      <w:highlight w:val="yellow"/>
                    </w:rPr>
                    <w:t>Manifiesto de Carga</w:t>
                  </w:r>
                </w:p>
              </w:tc>
            </w:tr>
            <w:tr w:rsidR="000E7CE1" w:rsidRPr="00AA6193" w14:paraId="15B77066" w14:textId="77777777" w:rsidTr="009B72E4">
              <w:trPr>
                <w:jc w:val="center"/>
              </w:trPr>
              <w:tc>
                <w:tcPr>
                  <w:tcW w:w="2268" w:type="dxa"/>
                </w:tcPr>
                <w:p w14:paraId="15B77065" w14:textId="77777777" w:rsidR="000E7CE1" w:rsidRPr="00AA6193" w:rsidRDefault="000E7CE1" w:rsidP="009B72E4">
                  <w:pPr>
                    <w:tabs>
                      <w:tab w:val="center" w:pos="4419"/>
                      <w:tab w:val="right" w:pos="8838"/>
                    </w:tabs>
                    <w:jc w:val="left"/>
                    <w:rPr>
                      <w:rFonts w:ascii="Arial Narrow" w:hAnsi="Arial Narrow" w:cs="Arial Narrow"/>
                      <w:sz w:val="18"/>
                      <w:szCs w:val="18"/>
                      <w:highlight w:val="yellow"/>
                    </w:rPr>
                  </w:pPr>
                  <w:r w:rsidRPr="00AA6193">
                    <w:rPr>
                      <w:rFonts w:ascii="Arial Narrow" w:hAnsi="Arial Narrow" w:cs="Arial Narrow"/>
                      <w:sz w:val="18"/>
                      <w:szCs w:val="18"/>
                      <w:highlight w:val="yellow"/>
                    </w:rPr>
                    <w:t>Total Peso Recibido</w:t>
                  </w:r>
                </w:p>
              </w:tc>
            </w:tr>
            <w:tr w:rsidR="000E7CE1" w:rsidRPr="00AA6193" w14:paraId="15B77068" w14:textId="77777777" w:rsidTr="009B72E4">
              <w:trPr>
                <w:jc w:val="center"/>
              </w:trPr>
              <w:tc>
                <w:tcPr>
                  <w:tcW w:w="2268" w:type="dxa"/>
                </w:tcPr>
                <w:p w14:paraId="15B77067" w14:textId="77777777" w:rsidR="000E7CE1" w:rsidRPr="00AA6193" w:rsidRDefault="000E7CE1" w:rsidP="009B72E4">
                  <w:pPr>
                    <w:tabs>
                      <w:tab w:val="center" w:pos="4419"/>
                      <w:tab w:val="right" w:pos="8838"/>
                    </w:tabs>
                    <w:jc w:val="left"/>
                    <w:rPr>
                      <w:rFonts w:ascii="Arial Narrow" w:hAnsi="Arial Narrow" w:cs="Arial Narrow"/>
                      <w:sz w:val="18"/>
                      <w:szCs w:val="18"/>
                      <w:highlight w:val="yellow"/>
                    </w:rPr>
                  </w:pPr>
                  <w:r w:rsidRPr="00AA6193">
                    <w:rPr>
                      <w:rFonts w:ascii="Arial Narrow" w:hAnsi="Arial Narrow" w:cs="Arial Narrow"/>
                      <w:sz w:val="18"/>
                      <w:szCs w:val="18"/>
                      <w:highlight w:val="yellow"/>
                    </w:rPr>
                    <w:t>Total Peso Manifestado</w:t>
                  </w:r>
                </w:p>
              </w:tc>
            </w:tr>
            <w:tr w:rsidR="000E7CE1" w:rsidRPr="00AA6193" w14:paraId="15B7706A" w14:textId="77777777" w:rsidTr="009B72E4">
              <w:trPr>
                <w:jc w:val="center"/>
              </w:trPr>
              <w:tc>
                <w:tcPr>
                  <w:tcW w:w="2268" w:type="dxa"/>
                </w:tcPr>
                <w:p w14:paraId="15B77069" w14:textId="77777777" w:rsidR="000E7CE1" w:rsidRPr="00AA6193" w:rsidRDefault="000E7CE1" w:rsidP="009B72E4">
                  <w:pPr>
                    <w:tabs>
                      <w:tab w:val="center" w:pos="4419"/>
                      <w:tab w:val="right" w:pos="8838"/>
                    </w:tabs>
                    <w:jc w:val="left"/>
                    <w:rPr>
                      <w:rFonts w:ascii="Arial Narrow" w:hAnsi="Arial Narrow" w:cs="Arial Narrow"/>
                      <w:sz w:val="18"/>
                      <w:szCs w:val="18"/>
                      <w:highlight w:val="yellow"/>
                    </w:rPr>
                  </w:pPr>
                  <w:r w:rsidRPr="00AA6193">
                    <w:rPr>
                      <w:rFonts w:ascii="Arial Narrow" w:hAnsi="Arial Narrow" w:cs="Arial Narrow"/>
                      <w:sz w:val="18"/>
                      <w:szCs w:val="18"/>
                      <w:highlight w:val="yellow"/>
                    </w:rPr>
                    <w:t>Total Bultos Recibidos</w:t>
                  </w:r>
                </w:p>
              </w:tc>
            </w:tr>
            <w:tr w:rsidR="000E7CE1" w:rsidRPr="00AA6193" w14:paraId="15B7706C" w14:textId="77777777" w:rsidTr="009B72E4">
              <w:trPr>
                <w:jc w:val="center"/>
              </w:trPr>
              <w:tc>
                <w:tcPr>
                  <w:tcW w:w="2268" w:type="dxa"/>
                </w:tcPr>
                <w:p w14:paraId="15B7706B" w14:textId="77777777" w:rsidR="000E7CE1" w:rsidRPr="00AA6193" w:rsidRDefault="000E7CE1" w:rsidP="009B72E4">
                  <w:pPr>
                    <w:tabs>
                      <w:tab w:val="center" w:pos="4419"/>
                      <w:tab w:val="right" w:pos="8838"/>
                    </w:tabs>
                    <w:jc w:val="left"/>
                    <w:rPr>
                      <w:rFonts w:ascii="Arial Narrow" w:hAnsi="Arial Narrow" w:cs="Arial Narrow"/>
                      <w:sz w:val="18"/>
                      <w:szCs w:val="18"/>
                      <w:highlight w:val="yellow"/>
                    </w:rPr>
                  </w:pPr>
                  <w:r w:rsidRPr="00AA6193">
                    <w:rPr>
                      <w:rFonts w:ascii="Arial Narrow" w:hAnsi="Arial Narrow" w:cs="Arial Narrow"/>
                      <w:sz w:val="18"/>
                      <w:szCs w:val="18"/>
                      <w:highlight w:val="yellow"/>
                    </w:rPr>
                    <w:t>Total Bultos Manifestado</w:t>
                  </w:r>
                </w:p>
              </w:tc>
            </w:tr>
            <w:tr w:rsidR="000E7CE1" w:rsidRPr="00AA6193" w14:paraId="15B7706E" w14:textId="77777777" w:rsidTr="009B72E4">
              <w:trPr>
                <w:jc w:val="center"/>
              </w:trPr>
              <w:tc>
                <w:tcPr>
                  <w:tcW w:w="2268" w:type="dxa"/>
                </w:tcPr>
                <w:p w14:paraId="15B7706D" w14:textId="77777777" w:rsidR="000E7CE1" w:rsidRPr="00AA6193" w:rsidRDefault="000E7CE1" w:rsidP="009B72E4">
                  <w:pPr>
                    <w:tabs>
                      <w:tab w:val="center" w:pos="4419"/>
                      <w:tab w:val="right" w:pos="8838"/>
                    </w:tabs>
                    <w:jc w:val="left"/>
                    <w:rPr>
                      <w:rFonts w:ascii="Arial Narrow" w:hAnsi="Arial Narrow" w:cs="Arial Narrow"/>
                      <w:sz w:val="18"/>
                      <w:szCs w:val="18"/>
                      <w:highlight w:val="yellow"/>
                    </w:rPr>
                  </w:pPr>
                  <w:r w:rsidRPr="00AA6193">
                    <w:rPr>
                      <w:rFonts w:ascii="Arial Narrow" w:hAnsi="Arial Narrow" w:cs="Arial Narrow"/>
                      <w:sz w:val="18"/>
                      <w:szCs w:val="18"/>
                      <w:highlight w:val="yellow"/>
                    </w:rPr>
                    <w:t>Documento de Transporte*</w:t>
                  </w:r>
                </w:p>
              </w:tc>
            </w:tr>
            <w:tr w:rsidR="000E7CE1" w:rsidRPr="00AA6193" w14:paraId="15B77070" w14:textId="77777777" w:rsidTr="009B72E4">
              <w:trPr>
                <w:jc w:val="center"/>
              </w:trPr>
              <w:tc>
                <w:tcPr>
                  <w:tcW w:w="2268" w:type="dxa"/>
                </w:tcPr>
                <w:p w14:paraId="15B7706F" w14:textId="77777777" w:rsidR="000E7CE1" w:rsidRPr="00AA6193" w:rsidRDefault="000E7CE1" w:rsidP="009B72E4">
                  <w:pPr>
                    <w:tabs>
                      <w:tab w:val="center" w:pos="4419"/>
                      <w:tab w:val="right" w:pos="8838"/>
                    </w:tabs>
                    <w:jc w:val="left"/>
                    <w:rPr>
                      <w:rFonts w:ascii="Arial Narrow" w:hAnsi="Arial Narrow" w:cs="Arial Narrow"/>
                      <w:sz w:val="18"/>
                      <w:szCs w:val="18"/>
                      <w:highlight w:val="yellow"/>
                    </w:rPr>
                  </w:pPr>
                  <w:r w:rsidRPr="00AA6193">
                    <w:rPr>
                      <w:rFonts w:ascii="Arial Narrow" w:hAnsi="Arial Narrow" w:cs="Arial Narrow"/>
                      <w:sz w:val="18"/>
                      <w:szCs w:val="18"/>
                      <w:highlight w:val="yellow"/>
                    </w:rPr>
                    <w:t>Peso del Documento de Transporte</w:t>
                  </w:r>
                </w:p>
              </w:tc>
            </w:tr>
            <w:tr w:rsidR="000E7CE1" w:rsidRPr="00AA6193" w14:paraId="15B77072" w14:textId="77777777" w:rsidTr="009B72E4">
              <w:trPr>
                <w:jc w:val="center"/>
              </w:trPr>
              <w:tc>
                <w:tcPr>
                  <w:tcW w:w="2268" w:type="dxa"/>
                </w:tcPr>
                <w:p w14:paraId="15B77071" w14:textId="77777777" w:rsidR="000E7CE1" w:rsidRPr="00AA6193" w:rsidRDefault="000E7CE1" w:rsidP="009B72E4">
                  <w:pPr>
                    <w:tabs>
                      <w:tab w:val="center" w:pos="4419"/>
                      <w:tab w:val="right" w:pos="8838"/>
                    </w:tabs>
                    <w:jc w:val="left"/>
                    <w:rPr>
                      <w:rFonts w:ascii="Arial Narrow" w:hAnsi="Arial Narrow" w:cs="Arial Narrow"/>
                      <w:sz w:val="18"/>
                      <w:szCs w:val="18"/>
                      <w:highlight w:val="yellow"/>
                    </w:rPr>
                  </w:pPr>
                  <w:r w:rsidRPr="00AA6193">
                    <w:rPr>
                      <w:rFonts w:ascii="Arial Narrow" w:hAnsi="Arial Narrow" w:cs="Arial Narrow"/>
                      <w:sz w:val="18"/>
                      <w:szCs w:val="18"/>
                      <w:highlight w:val="yellow"/>
                    </w:rPr>
                    <w:t>Bultos del Documento de Transporte</w:t>
                  </w:r>
                </w:p>
              </w:tc>
            </w:tr>
          </w:tbl>
          <w:p w14:paraId="15B77073" w14:textId="77777777" w:rsidR="000E7CE1" w:rsidRPr="00AA6193" w:rsidRDefault="000E7CE1" w:rsidP="009B72E4">
            <w:pPr>
              <w:rPr>
                <w:rFonts w:ascii="Arial Narrow" w:hAnsi="Arial Narrow" w:cs="Arial Narrow"/>
                <w:sz w:val="20"/>
                <w:szCs w:val="20"/>
                <w:highlight w:val="yellow"/>
                <w:lang w:val="es-PE"/>
              </w:rPr>
            </w:pPr>
          </w:p>
          <w:p w14:paraId="15B77074" w14:textId="77777777" w:rsidR="000E7CE1" w:rsidRPr="00AA6193" w:rsidRDefault="000E7CE1" w:rsidP="009B72E4">
            <w:pPr>
              <w:rPr>
                <w:rFonts w:ascii="Arial Narrow" w:hAnsi="Arial Narrow" w:cs="Arial Narrow"/>
                <w:sz w:val="20"/>
                <w:szCs w:val="20"/>
                <w:highlight w:val="yellow"/>
                <w:lang w:val="es-PE"/>
              </w:rPr>
            </w:pPr>
            <w:r w:rsidRPr="00AA6193">
              <w:rPr>
                <w:rFonts w:ascii="Arial Narrow" w:hAnsi="Arial Narrow" w:cs="Arial Narrow"/>
                <w:sz w:val="20"/>
                <w:szCs w:val="20"/>
                <w:highlight w:val="yellow"/>
                <w:lang w:val="es-PE"/>
              </w:rPr>
              <w:t xml:space="preserve">El sistema debe permitir modificar aun cuando no se haya realizado traslado alguno. </w:t>
            </w:r>
          </w:p>
          <w:p w14:paraId="15B77075" w14:textId="77777777" w:rsidR="000E7CE1" w:rsidRPr="00AA6193" w:rsidRDefault="000E7CE1" w:rsidP="009B72E4">
            <w:pPr>
              <w:rPr>
                <w:rFonts w:ascii="Arial Narrow" w:hAnsi="Arial Narrow" w:cs="Arial Narrow"/>
                <w:sz w:val="20"/>
                <w:szCs w:val="20"/>
                <w:highlight w:val="yellow"/>
                <w:lang w:val="es-PE"/>
              </w:rPr>
            </w:pPr>
            <w:r w:rsidRPr="00AA6193">
              <w:rPr>
                <w:rFonts w:ascii="Arial Narrow" w:hAnsi="Arial Narrow" w:cs="Arial Narrow"/>
                <w:sz w:val="20"/>
                <w:szCs w:val="20"/>
                <w:highlight w:val="yellow"/>
                <w:lang w:val="es-PE"/>
              </w:rPr>
              <w:t>La rectificación puede realizarse tantas veces el funcionario lo solicite, el sistema debe guardar datos históricos del DEP y el código del funcionario que realiza la modificación.</w:t>
            </w:r>
          </w:p>
          <w:p w14:paraId="15B77076" w14:textId="77777777" w:rsidR="000E7CE1" w:rsidRPr="00AA6193" w:rsidRDefault="000E7CE1" w:rsidP="009B72E4">
            <w:pPr>
              <w:rPr>
                <w:rFonts w:ascii="Arial Narrow" w:hAnsi="Arial Narrow"/>
                <w:sz w:val="20"/>
                <w:szCs w:val="20"/>
                <w:highlight w:val="yellow"/>
                <w:lang w:val="es-PE"/>
              </w:rPr>
            </w:pPr>
            <w:r w:rsidRPr="00AA6193">
              <w:rPr>
                <w:rFonts w:ascii="Arial Narrow" w:hAnsi="Arial Narrow"/>
                <w:sz w:val="20"/>
                <w:szCs w:val="20"/>
                <w:highlight w:val="yellow"/>
                <w:lang w:val="es-PE"/>
              </w:rPr>
              <w:t xml:space="preserve">En cuanto a la modificación de pesos y bultos el sistema debe validar lo siguiente: </w:t>
            </w:r>
          </w:p>
          <w:p w14:paraId="15B77077" w14:textId="77777777" w:rsidR="000E7CE1" w:rsidRPr="00AA6193" w:rsidRDefault="000E7CE1" w:rsidP="009B72E4">
            <w:pPr>
              <w:rPr>
                <w:rFonts w:ascii="Arial Narrow" w:hAnsi="Arial Narrow"/>
                <w:sz w:val="20"/>
                <w:szCs w:val="20"/>
                <w:highlight w:val="yellow"/>
                <w:lang w:val="es-PE"/>
              </w:rPr>
            </w:pPr>
            <w:r w:rsidRPr="00AA6193">
              <w:rPr>
                <w:rFonts w:ascii="Arial Narrow" w:hAnsi="Arial Narrow"/>
                <w:b/>
                <w:sz w:val="20"/>
                <w:szCs w:val="20"/>
                <w:highlight w:val="yellow"/>
                <w:lang w:val="es-PE"/>
              </w:rPr>
              <w:t>Pesos recibidos.-</w:t>
            </w:r>
            <w:r w:rsidRPr="00AA6193">
              <w:rPr>
                <w:rFonts w:ascii="Arial Narrow" w:hAnsi="Arial Narrow"/>
                <w:sz w:val="20"/>
                <w:szCs w:val="20"/>
                <w:highlight w:val="yellow"/>
                <w:lang w:val="es-PE"/>
              </w:rPr>
              <w:t xml:space="preserve"> si el DEP ya cuenta con transmisión de datos de detalle, el peso a rectificar debe ser mayor o igual a la sumatoria de los peso de los DPO registrados en el DEP detalle, en caso contrario el sistema no debe permitir la rectificación.</w:t>
            </w:r>
          </w:p>
          <w:p w14:paraId="15B77078" w14:textId="77777777" w:rsidR="000E7CE1" w:rsidRPr="00AA6193" w:rsidRDefault="000E7CE1" w:rsidP="009B72E4">
            <w:pPr>
              <w:rPr>
                <w:rFonts w:ascii="Arial Narrow" w:hAnsi="Arial Narrow"/>
                <w:sz w:val="20"/>
                <w:szCs w:val="20"/>
                <w:highlight w:val="yellow"/>
                <w:lang w:val="es-PE"/>
              </w:rPr>
            </w:pPr>
            <w:r w:rsidRPr="00AA6193">
              <w:rPr>
                <w:rFonts w:ascii="Arial Narrow" w:hAnsi="Arial Narrow"/>
                <w:b/>
                <w:sz w:val="20"/>
                <w:szCs w:val="20"/>
                <w:highlight w:val="yellow"/>
                <w:lang w:val="es-PE"/>
              </w:rPr>
              <w:t>Bultos recibidos.-</w:t>
            </w:r>
            <w:r w:rsidRPr="00AA6193">
              <w:rPr>
                <w:rFonts w:ascii="Arial Narrow" w:hAnsi="Arial Narrow"/>
                <w:sz w:val="20"/>
                <w:szCs w:val="20"/>
                <w:highlight w:val="yellow"/>
                <w:lang w:val="es-PE"/>
              </w:rPr>
              <w:t xml:space="preserve"> Si el DEP ya cuenta con registro de traslados la cantidad de bultos a modificar debe ser  mayor a la cantidad de bultos trasladados, en caso contrario el sistema no debe permitir la rectificación.</w:t>
            </w:r>
          </w:p>
          <w:p w14:paraId="15B77079" w14:textId="77777777" w:rsidR="000E7CE1" w:rsidRPr="00AA6193" w:rsidRDefault="000E7CE1" w:rsidP="009B72E4">
            <w:pPr>
              <w:rPr>
                <w:rFonts w:ascii="Arial Narrow" w:hAnsi="Arial Narrow"/>
                <w:bCs/>
                <w:sz w:val="20"/>
                <w:szCs w:val="20"/>
                <w:highlight w:val="yellow"/>
                <w:lang w:val="es-PE" w:eastAsia="es-PE"/>
              </w:rPr>
            </w:pPr>
            <w:r w:rsidRPr="00AA6193">
              <w:rPr>
                <w:rFonts w:ascii="Arial Narrow" w:hAnsi="Arial Narrow"/>
                <w:sz w:val="20"/>
                <w:szCs w:val="20"/>
                <w:highlight w:val="yellow"/>
                <w:lang w:val="es-PE"/>
              </w:rPr>
              <w:t>Al rectificarse la cantidad de bultos el sistema debe actualizar los saldos de los bultos pendientes de trasladar del DEP datos generales.</w:t>
            </w:r>
          </w:p>
        </w:tc>
        <w:tc>
          <w:tcPr>
            <w:tcW w:w="1134" w:type="dxa"/>
            <w:gridSpan w:val="2"/>
          </w:tcPr>
          <w:p w14:paraId="15B7707A" w14:textId="77777777" w:rsidR="000E7CE1" w:rsidRPr="00AA6193" w:rsidRDefault="000E7CE1" w:rsidP="009B72E4">
            <w:pPr>
              <w:jc w:val="center"/>
              <w:rPr>
                <w:rFonts w:ascii="Arial Narrow" w:hAnsi="Arial Narrow"/>
                <w:sz w:val="16"/>
                <w:szCs w:val="16"/>
                <w:highlight w:val="yellow"/>
              </w:rPr>
            </w:pPr>
          </w:p>
        </w:tc>
        <w:tc>
          <w:tcPr>
            <w:tcW w:w="851" w:type="dxa"/>
          </w:tcPr>
          <w:p w14:paraId="15B7707B" w14:textId="77777777" w:rsidR="000E7CE1" w:rsidRPr="00AA6193" w:rsidRDefault="000E7CE1" w:rsidP="009B72E4">
            <w:pPr>
              <w:rPr>
                <w:rFonts w:ascii="Arial Narrow" w:hAnsi="Arial Narrow"/>
                <w:sz w:val="16"/>
                <w:szCs w:val="16"/>
                <w:highlight w:val="yellow"/>
              </w:rPr>
            </w:pPr>
          </w:p>
        </w:tc>
      </w:tr>
    </w:tbl>
    <w:p w14:paraId="15B7707D" w14:textId="77777777" w:rsidR="00C27E16" w:rsidRPr="00752A5B" w:rsidRDefault="00C27E16" w:rsidP="008C6227"/>
    <w:p w14:paraId="15B7707E" w14:textId="77777777" w:rsidR="002263B2" w:rsidRPr="00752A5B" w:rsidRDefault="004E062F" w:rsidP="008C6227">
      <w:pPr>
        <w:ind w:left="567"/>
      </w:pPr>
      <w:r>
        <w:t>En Anexo 6.14</w:t>
      </w:r>
      <w:r w:rsidR="002263B2" w:rsidRPr="00752A5B">
        <w:t xml:space="preserve"> se indica el perfil de acceso que debe tener habilitada las funcionalidades solicitadas en esta RIN.</w:t>
      </w:r>
    </w:p>
    <w:p w14:paraId="15B7707F" w14:textId="77777777" w:rsidR="004D7044" w:rsidRDefault="004D7044" w:rsidP="008C6227">
      <w:pPr>
        <w:sectPr w:rsidR="004D7044" w:rsidSect="008055B4">
          <w:pgSz w:w="11907" w:h="16840" w:code="9"/>
          <w:pgMar w:top="1559" w:right="1106" w:bottom="1418" w:left="1418" w:header="709" w:footer="709" w:gutter="0"/>
          <w:cols w:space="708"/>
          <w:docGrid w:linePitch="360"/>
        </w:sectPr>
      </w:pPr>
    </w:p>
    <w:p w14:paraId="15B77080" w14:textId="77777777" w:rsidR="00A43644" w:rsidRPr="00752A5B" w:rsidRDefault="0092466F" w:rsidP="008C6227">
      <w:pPr>
        <w:pStyle w:val="Ttulo4"/>
      </w:pPr>
      <w:r w:rsidRPr="00752A5B">
        <w:lastRenderedPageBreak/>
        <w:t>Proceso</w:t>
      </w:r>
      <w:r w:rsidR="00A43644" w:rsidRPr="00752A5B">
        <w:t xml:space="preserve"> Registro y Validación de la Declaración</w:t>
      </w:r>
    </w:p>
    <w:p w14:paraId="15B77081" w14:textId="77777777" w:rsidR="002D083C" w:rsidRPr="00752A5B" w:rsidRDefault="002D083C" w:rsidP="008C6227"/>
    <w:tbl>
      <w:tblPr>
        <w:tblW w:w="8789" w:type="dxa"/>
        <w:tblInd w:w="6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BF" w:firstRow="1" w:lastRow="0" w:firstColumn="1" w:lastColumn="0" w:noHBand="0" w:noVBand="0"/>
      </w:tblPr>
      <w:tblGrid>
        <w:gridCol w:w="709"/>
        <w:gridCol w:w="1418"/>
        <w:gridCol w:w="1134"/>
        <w:gridCol w:w="1275"/>
        <w:gridCol w:w="851"/>
        <w:gridCol w:w="425"/>
        <w:gridCol w:w="567"/>
        <w:gridCol w:w="425"/>
        <w:gridCol w:w="756"/>
        <w:gridCol w:w="378"/>
        <w:gridCol w:w="851"/>
      </w:tblGrid>
      <w:tr w:rsidR="005476E4" w:rsidRPr="00CD6396" w14:paraId="15B77083" w14:textId="77777777" w:rsidTr="00081AD0">
        <w:trPr>
          <w:cantSplit/>
        </w:trPr>
        <w:tc>
          <w:tcPr>
            <w:tcW w:w="8789" w:type="dxa"/>
            <w:gridSpan w:val="11"/>
            <w:tcBorders>
              <w:bottom w:val="single" w:sz="6" w:space="0" w:color="000000"/>
            </w:tcBorders>
            <w:shd w:val="clear" w:color="auto" w:fill="BFBFBF"/>
          </w:tcPr>
          <w:p w14:paraId="15B77082" w14:textId="77777777" w:rsidR="005476E4" w:rsidRPr="00CD6396" w:rsidRDefault="005476E4" w:rsidP="008C6227">
            <w:pPr>
              <w:jc w:val="center"/>
              <w:rPr>
                <w:rFonts w:cs="Arial"/>
                <w:b/>
                <w:bCs/>
              </w:rPr>
            </w:pPr>
            <w:r w:rsidRPr="00CD6396">
              <w:rPr>
                <w:rFonts w:cs="Arial"/>
                <w:b/>
                <w:bCs/>
              </w:rPr>
              <w:t>REQUERIMIENTOS INFORMÁTICOS DE NEGOCIO (RIN)</w:t>
            </w:r>
          </w:p>
        </w:tc>
      </w:tr>
      <w:tr w:rsidR="005476E4" w:rsidRPr="000602F2" w14:paraId="15B77088" w14:textId="77777777" w:rsidTr="00A820E8">
        <w:trPr>
          <w:cantSplit/>
        </w:trPr>
        <w:tc>
          <w:tcPr>
            <w:tcW w:w="2127" w:type="dxa"/>
            <w:gridSpan w:val="2"/>
            <w:shd w:val="clear" w:color="auto" w:fill="BFBFBF"/>
          </w:tcPr>
          <w:p w14:paraId="15B77084" w14:textId="77777777" w:rsidR="005476E4" w:rsidRPr="000602F2" w:rsidRDefault="005476E4" w:rsidP="008C6227">
            <w:pPr>
              <w:rPr>
                <w:rFonts w:cs="Arial"/>
                <w:sz w:val="20"/>
                <w:szCs w:val="20"/>
              </w:rPr>
            </w:pPr>
            <w:r w:rsidRPr="000602F2">
              <w:rPr>
                <w:rFonts w:cs="Arial"/>
                <w:sz w:val="20"/>
                <w:szCs w:val="20"/>
              </w:rPr>
              <w:t>N° del RIN</w:t>
            </w:r>
          </w:p>
        </w:tc>
        <w:tc>
          <w:tcPr>
            <w:tcW w:w="3685" w:type="dxa"/>
            <w:gridSpan w:val="4"/>
            <w:shd w:val="clear" w:color="auto" w:fill="FFFFFF"/>
          </w:tcPr>
          <w:p w14:paraId="15B77085" w14:textId="77777777" w:rsidR="005476E4" w:rsidRPr="00CD6396" w:rsidRDefault="005476E4" w:rsidP="008C6227">
            <w:pPr>
              <w:ind w:left="1010" w:hanging="1010"/>
              <w:rPr>
                <w:rFonts w:cs="Arial"/>
                <w:sz w:val="18"/>
              </w:rPr>
            </w:pPr>
            <w:r>
              <w:rPr>
                <w:rFonts w:cs="Arial"/>
                <w:sz w:val="18"/>
              </w:rPr>
              <w:t>2</w:t>
            </w:r>
          </w:p>
        </w:tc>
        <w:tc>
          <w:tcPr>
            <w:tcW w:w="992" w:type="dxa"/>
            <w:gridSpan w:val="2"/>
            <w:shd w:val="clear" w:color="auto" w:fill="BFBFBF"/>
          </w:tcPr>
          <w:p w14:paraId="15B77086" w14:textId="77777777" w:rsidR="005476E4" w:rsidRPr="000602F2" w:rsidRDefault="005476E4" w:rsidP="008C6227">
            <w:pPr>
              <w:rPr>
                <w:rFonts w:cs="Arial"/>
                <w:sz w:val="20"/>
                <w:szCs w:val="20"/>
              </w:rPr>
            </w:pPr>
            <w:r w:rsidRPr="000602F2">
              <w:rPr>
                <w:rFonts w:cs="Arial"/>
                <w:sz w:val="20"/>
                <w:szCs w:val="20"/>
              </w:rPr>
              <w:t>Fecha</w:t>
            </w:r>
          </w:p>
        </w:tc>
        <w:tc>
          <w:tcPr>
            <w:tcW w:w="1985" w:type="dxa"/>
            <w:gridSpan w:val="3"/>
            <w:shd w:val="clear" w:color="auto" w:fill="FFFFFF"/>
          </w:tcPr>
          <w:p w14:paraId="15B77087" w14:textId="77777777" w:rsidR="005476E4" w:rsidRPr="000602F2" w:rsidRDefault="005476E4" w:rsidP="008C6227">
            <w:pPr>
              <w:ind w:left="1010" w:hanging="1010"/>
              <w:rPr>
                <w:rFonts w:cs="Arial"/>
                <w:sz w:val="20"/>
                <w:szCs w:val="20"/>
              </w:rPr>
            </w:pPr>
            <w:r>
              <w:rPr>
                <w:rFonts w:ascii="Arial Narrow" w:hAnsi="Arial Narrow" w:cs="Arial Narrow"/>
                <w:sz w:val="20"/>
                <w:szCs w:val="20"/>
                <w:lang w:val="es-PE"/>
              </w:rPr>
              <w:t>20</w:t>
            </w:r>
            <w:r w:rsidRPr="00564A1E">
              <w:rPr>
                <w:rFonts w:ascii="Arial Narrow" w:hAnsi="Arial Narrow" w:cs="Arial Narrow"/>
                <w:sz w:val="20"/>
                <w:szCs w:val="20"/>
                <w:lang w:val="es-PE"/>
              </w:rPr>
              <w:t>/1</w:t>
            </w:r>
            <w:r>
              <w:rPr>
                <w:rFonts w:ascii="Arial Narrow" w:hAnsi="Arial Narrow" w:cs="Arial Narrow"/>
                <w:sz w:val="20"/>
                <w:szCs w:val="20"/>
                <w:lang w:val="es-PE"/>
              </w:rPr>
              <w:t>1</w:t>
            </w:r>
            <w:r w:rsidRPr="00564A1E">
              <w:rPr>
                <w:rFonts w:ascii="Arial Narrow" w:hAnsi="Arial Narrow" w:cs="Arial Narrow"/>
                <w:sz w:val="20"/>
                <w:szCs w:val="20"/>
                <w:lang w:val="es-PE"/>
              </w:rPr>
              <w:t>/2012</w:t>
            </w:r>
          </w:p>
        </w:tc>
      </w:tr>
      <w:tr w:rsidR="005476E4" w:rsidRPr="00CD6396" w14:paraId="15B7708B" w14:textId="77777777" w:rsidTr="00A820E8">
        <w:trPr>
          <w:cantSplit/>
        </w:trPr>
        <w:tc>
          <w:tcPr>
            <w:tcW w:w="2127" w:type="dxa"/>
            <w:gridSpan w:val="2"/>
            <w:shd w:val="clear" w:color="auto" w:fill="BFBFBF"/>
          </w:tcPr>
          <w:p w14:paraId="15B77089" w14:textId="77777777" w:rsidR="005476E4" w:rsidRPr="000602F2" w:rsidRDefault="005476E4" w:rsidP="008C6227">
            <w:pPr>
              <w:rPr>
                <w:rFonts w:cs="Arial"/>
                <w:sz w:val="20"/>
                <w:szCs w:val="20"/>
              </w:rPr>
            </w:pPr>
            <w:r w:rsidRPr="000602F2">
              <w:rPr>
                <w:rFonts w:cs="Arial"/>
                <w:sz w:val="20"/>
                <w:szCs w:val="20"/>
              </w:rPr>
              <w:t>Nombre del RIN</w:t>
            </w:r>
          </w:p>
        </w:tc>
        <w:tc>
          <w:tcPr>
            <w:tcW w:w="6662" w:type="dxa"/>
            <w:gridSpan w:val="9"/>
            <w:shd w:val="clear" w:color="auto" w:fill="FFFFFF"/>
          </w:tcPr>
          <w:p w14:paraId="15B7708A" w14:textId="77777777" w:rsidR="005476E4" w:rsidRPr="00CD6396" w:rsidRDefault="005476E4" w:rsidP="008C6227">
            <w:pPr>
              <w:rPr>
                <w:rFonts w:cs="Arial"/>
                <w:sz w:val="18"/>
              </w:rPr>
            </w:pPr>
            <w:r w:rsidRPr="00FB73DD">
              <w:rPr>
                <w:rFonts w:ascii="Arial Narrow" w:hAnsi="Arial Narrow" w:cs="Arial Narrow"/>
                <w:sz w:val="20"/>
                <w:szCs w:val="20"/>
                <w:lang w:val="es-PE"/>
              </w:rPr>
              <w:t>NA.03.0</w:t>
            </w:r>
            <w:r>
              <w:rPr>
                <w:rFonts w:ascii="Arial Narrow" w:hAnsi="Arial Narrow" w:cs="Arial Narrow"/>
                <w:sz w:val="20"/>
                <w:szCs w:val="20"/>
                <w:lang w:val="es-PE"/>
              </w:rPr>
              <w:t>2</w:t>
            </w:r>
            <w:r w:rsidRPr="00FB73DD">
              <w:rPr>
                <w:rFonts w:ascii="Arial Narrow" w:hAnsi="Arial Narrow" w:cs="Arial Narrow"/>
                <w:sz w:val="20"/>
                <w:szCs w:val="20"/>
                <w:lang w:val="es-PE"/>
              </w:rPr>
              <w:t xml:space="preserve"> </w:t>
            </w:r>
            <w:r>
              <w:rPr>
                <w:rFonts w:ascii="Arial Narrow" w:hAnsi="Arial Narrow" w:cs="Arial Narrow"/>
                <w:sz w:val="20"/>
                <w:szCs w:val="20"/>
              </w:rPr>
              <w:t xml:space="preserve">Registro y Validación de la Declaración </w:t>
            </w:r>
            <w:r w:rsidRPr="00FB73DD">
              <w:rPr>
                <w:rFonts w:ascii="Arial Narrow" w:hAnsi="Arial Narrow" w:cs="Arial Narrow"/>
                <w:sz w:val="20"/>
                <w:szCs w:val="20"/>
              </w:rPr>
              <w:t>- (Importa Fácil)</w:t>
            </w:r>
          </w:p>
        </w:tc>
      </w:tr>
      <w:tr w:rsidR="005476E4" w:rsidRPr="00CD6396" w14:paraId="15B7708E" w14:textId="77777777" w:rsidTr="00A820E8">
        <w:trPr>
          <w:cantSplit/>
        </w:trPr>
        <w:tc>
          <w:tcPr>
            <w:tcW w:w="2127" w:type="dxa"/>
            <w:gridSpan w:val="2"/>
            <w:shd w:val="clear" w:color="auto" w:fill="BFBFBF"/>
          </w:tcPr>
          <w:p w14:paraId="15B7708C" w14:textId="77777777" w:rsidR="005476E4" w:rsidRPr="000602F2" w:rsidRDefault="005476E4" w:rsidP="008C6227">
            <w:pPr>
              <w:rPr>
                <w:rFonts w:cs="Arial"/>
                <w:sz w:val="20"/>
                <w:szCs w:val="20"/>
              </w:rPr>
            </w:pPr>
            <w:r w:rsidRPr="000602F2">
              <w:rPr>
                <w:rFonts w:cs="Arial"/>
                <w:sz w:val="20"/>
                <w:szCs w:val="20"/>
              </w:rPr>
              <w:t>Proyecto</w:t>
            </w:r>
          </w:p>
        </w:tc>
        <w:tc>
          <w:tcPr>
            <w:tcW w:w="6662" w:type="dxa"/>
            <w:gridSpan w:val="9"/>
            <w:shd w:val="clear" w:color="auto" w:fill="FFFFFF"/>
          </w:tcPr>
          <w:p w14:paraId="15B7708D" w14:textId="77777777" w:rsidR="005476E4" w:rsidRPr="00CD6396" w:rsidRDefault="005476E4" w:rsidP="008C6227">
            <w:pPr>
              <w:ind w:left="1010" w:hanging="1010"/>
              <w:rPr>
                <w:rFonts w:cs="Arial"/>
                <w:sz w:val="18"/>
              </w:rPr>
            </w:pPr>
            <w:r w:rsidRPr="00FB73DD">
              <w:rPr>
                <w:rFonts w:ascii="Arial Narrow" w:hAnsi="Arial Narrow" w:cs="Arial Narrow"/>
                <w:sz w:val="20"/>
                <w:szCs w:val="20"/>
                <w:lang w:val="es-PE"/>
              </w:rPr>
              <w:t>Proyecto Mejora Importa Fácil</w:t>
            </w:r>
          </w:p>
        </w:tc>
      </w:tr>
      <w:tr w:rsidR="005476E4" w:rsidRPr="00CD6396" w14:paraId="15B77091" w14:textId="77777777" w:rsidTr="00A820E8">
        <w:trPr>
          <w:cantSplit/>
        </w:trPr>
        <w:tc>
          <w:tcPr>
            <w:tcW w:w="2127" w:type="dxa"/>
            <w:gridSpan w:val="2"/>
            <w:shd w:val="clear" w:color="auto" w:fill="BFBFBF"/>
          </w:tcPr>
          <w:p w14:paraId="15B7708F" w14:textId="77777777" w:rsidR="005476E4" w:rsidRPr="00106D23" w:rsidRDefault="005476E4" w:rsidP="008C6227">
            <w:pPr>
              <w:rPr>
                <w:rFonts w:cs="Arial"/>
                <w:sz w:val="20"/>
              </w:rPr>
            </w:pPr>
            <w:r w:rsidRPr="00106D23">
              <w:rPr>
                <w:rFonts w:cs="Arial"/>
                <w:sz w:val="20"/>
              </w:rPr>
              <w:t>Entregable del Proyecto</w:t>
            </w:r>
          </w:p>
        </w:tc>
        <w:tc>
          <w:tcPr>
            <w:tcW w:w="6662" w:type="dxa"/>
            <w:gridSpan w:val="9"/>
            <w:shd w:val="clear" w:color="auto" w:fill="FFFFFF"/>
          </w:tcPr>
          <w:p w14:paraId="15B77090" w14:textId="77777777" w:rsidR="005476E4" w:rsidRPr="00CD6396" w:rsidRDefault="005476E4" w:rsidP="008C6227">
            <w:pPr>
              <w:rPr>
                <w:rFonts w:cs="Arial"/>
                <w:sz w:val="18"/>
              </w:rPr>
            </w:pPr>
            <w:r>
              <w:rPr>
                <w:rFonts w:ascii="Arial Narrow" w:hAnsi="Arial Narrow" w:cs="Arial Narrow"/>
                <w:sz w:val="20"/>
                <w:szCs w:val="20"/>
                <w:lang w:val="es-PE"/>
              </w:rPr>
              <w:t>NA.03.02</w:t>
            </w:r>
            <w:r w:rsidRPr="00FB73DD">
              <w:rPr>
                <w:rFonts w:ascii="Arial Narrow" w:hAnsi="Arial Narrow" w:cs="Arial Narrow"/>
                <w:sz w:val="20"/>
                <w:szCs w:val="20"/>
                <w:lang w:val="es-PE"/>
              </w:rPr>
              <w:t xml:space="preserve"> </w:t>
            </w:r>
            <w:r>
              <w:rPr>
                <w:rFonts w:ascii="Arial Narrow" w:hAnsi="Arial Narrow" w:cs="Arial Narrow"/>
                <w:sz w:val="20"/>
                <w:szCs w:val="20"/>
              </w:rPr>
              <w:t>Registro y Validación de la Declaración</w:t>
            </w:r>
            <w:r w:rsidRPr="00FB73DD">
              <w:rPr>
                <w:rFonts w:ascii="Arial Narrow" w:hAnsi="Arial Narrow" w:cs="Arial Narrow"/>
                <w:sz w:val="20"/>
                <w:szCs w:val="20"/>
              </w:rPr>
              <w:t xml:space="preserve"> - (Importa Fácil)</w:t>
            </w:r>
          </w:p>
        </w:tc>
      </w:tr>
      <w:tr w:rsidR="005476E4" w:rsidRPr="00CD6396" w14:paraId="15B77094" w14:textId="77777777" w:rsidTr="00A820E8">
        <w:trPr>
          <w:cantSplit/>
          <w:trHeight w:val="226"/>
        </w:trPr>
        <w:tc>
          <w:tcPr>
            <w:tcW w:w="2127" w:type="dxa"/>
            <w:gridSpan w:val="2"/>
            <w:tcBorders>
              <w:bottom w:val="single" w:sz="6" w:space="0" w:color="000000"/>
            </w:tcBorders>
            <w:shd w:val="clear" w:color="auto" w:fill="BFBFBF"/>
          </w:tcPr>
          <w:p w14:paraId="15B77092" w14:textId="77777777" w:rsidR="005476E4" w:rsidRPr="00106D23" w:rsidRDefault="005476E4" w:rsidP="008C6227">
            <w:pPr>
              <w:rPr>
                <w:rFonts w:cs="Arial"/>
                <w:sz w:val="20"/>
              </w:rPr>
            </w:pPr>
            <w:r w:rsidRPr="00106D23">
              <w:rPr>
                <w:rFonts w:cs="Arial"/>
                <w:sz w:val="20"/>
              </w:rPr>
              <w:t>Responsable de la conformidad</w:t>
            </w:r>
          </w:p>
        </w:tc>
        <w:tc>
          <w:tcPr>
            <w:tcW w:w="6662" w:type="dxa"/>
            <w:gridSpan w:val="9"/>
            <w:tcBorders>
              <w:bottom w:val="single" w:sz="6" w:space="0" w:color="000000"/>
            </w:tcBorders>
          </w:tcPr>
          <w:p w14:paraId="15B77093" w14:textId="77777777" w:rsidR="005476E4" w:rsidRPr="00CD6396" w:rsidRDefault="005476E4" w:rsidP="008C6227">
            <w:pPr>
              <w:rPr>
                <w:rFonts w:cs="Arial"/>
                <w:sz w:val="18"/>
              </w:rPr>
            </w:pPr>
            <w:r>
              <w:rPr>
                <w:rFonts w:ascii="Arial Narrow" w:hAnsi="Arial Narrow" w:cs="Arial Narrow"/>
                <w:sz w:val="20"/>
                <w:szCs w:val="20"/>
                <w:lang w:val="es-PE"/>
              </w:rPr>
              <w:t>Juan Vivanco / Roger Cuba</w:t>
            </w:r>
          </w:p>
        </w:tc>
      </w:tr>
      <w:tr w:rsidR="005476E4" w:rsidRPr="004E6532" w14:paraId="15B77097" w14:textId="77777777" w:rsidTr="00A820E8">
        <w:trPr>
          <w:cantSplit/>
        </w:trPr>
        <w:tc>
          <w:tcPr>
            <w:tcW w:w="2127" w:type="dxa"/>
            <w:gridSpan w:val="2"/>
            <w:tcBorders>
              <w:bottom w:val="single" w:sz="6" w:space="0" w:color="000000"/>
            </w:tcBorders>
            <w:shd w:val="clear" w:color="auto" w:fill="BFBFBF"/>
          </w:tcPr>
          <w:p w14:paraId="15B77095" w14:textId="77777777" w:rsidR="005476E4" w:rsidRPr="00106D23" w:rsidRDefault="005476E4" w:rsidP="008C6227">
            <w:pPr>
              <w:rPr>
                <w:rFonts w:cs="Arial"/>
                <w:sz w:val="20"/>
              </w:rPr>
            </w:pPr>
            <w:r w:rsidRPr="00106D23">
              <w:rPr>
                <w:rFonts w:cs="Arial"/>
                <w:sz w:val="20"/>
              </w:rPr>
              <w:t>Sistema - Módulo relacionado</w:t>
            </w:r>
          </w:p>
        </w:tc>
        <w:tc>
          <w:tcPr>
            <w:tcW w:w="6662" w:type="dxa"/>
            <w:gridSpan w:val="9"/>
            <w:tcBorders>
              <w:bottom w:val="single" w:sz="6" w:space="0" w:color="000000"/>
            </w:tcBorders>
          </w:tcPr>
          <w:p w14:paraId="15B77096" w14:textId="77777777" w:rsidR="005476E4" w:rsidRPr="004E6532" w:rsidRDefault="00685D1D" w:rsidP="008C6227">
            <w:pPr>
              <w:rPr>
                <w:rFonts w:cs="Arial"/>
                <w:sz w:val="18"/>
              </w:rPr>
            </w:pPr>
            <w:r w:rsidRPr="003330ED">
              <w:rPr>
                <w:rFonts w:ascii="Arial Narrow" w:hAnsi="Arial Narrow" w:cs="Arial Narrow"/>
                <w:sz w:val="20"/>
                <w:szCs w:val="20"/>
                <w:lang w:val="es-PE"/>
              </w:rPr>
              <w:t>Portal del Funcionario Aduanero</w:t>
            </w:r>
            <w:r w:rsidR="005476E4">
              <w:rPr>
                <w:rFonts w:ascii="Arial Narrow" w:hAnsi="Arial Narrow" w:cs="Arial Narrow"/>
                <w:sz w:val="20"/>
                <w:szCs w:val="20"/>
                <w:lang w:val="es-PE"/>
              </w:rPr>
              <w:t xml:space="preserve"> / Portal SUNAT</w:t>
            </w:r>
          </w:p>
        </w:tc>
      </w:tr>
      <w:tr w:rsidR="005476E4" w:rsidRPr="007A169C" w14:paraId="15B7709F" w14:textId="77777777" w:rsidTr="00A820E8">
        <w:trPr>
          <w:cantSplit/>
          <w:trHeight w:val="195"/>
        </w:trPr>
        <w:tc>
          <w:tcPr>
            <w:tcW w:w="2127" w:type="dxa"/>
            <w:gridSpan w:val="2"/>
            <w:vMerge w:val="restart"/>
            <w:shd w:val="clear" w:color="auto" w:fill="BFBFBF"/>
          </w:tcPr>
          <w:p w14:paraId="15B77098" w14:textId="77777777" w:rsidR="005476E4" w:rsidRPr="00106D23" w:rsidRDefault="005476E4" w:rsidP="008C6227">
            <w:pPr>
              <w:rPr>
                <w:rFonts w:cs="Arial"/>
                <w:sz w:val="20"/>
              </w:rPr>
            </w:pPr>
            <w:r w:rsidRPr="00106D23">
              <w:rPr>
                <w:rFonts w:cs="Arial"/>
                <w:sz w:val="20"/>
              </w:rPr>
              <w:t>Esfuerzo estimado (horas hombre)</w:t>
            </w:r>
          </w:p>
        </w:tc>
        <w:tc>
          <w:tcPr>
            <w:tcW w:w="1134" w:type="dxa"/>
            <w:tcBorders>
              <w:bottom w:val="single" w:sz="6" w:space="0" w:color="000000"/>
            </w:tcBorders>
            <w:shd w:val="clear" w:color="auto" w:fill="CCCCCC"/>
          </w:tcPr>
          <w:p w14:paraId="15B77099" w14:textId="77777777" w:rsidR="005476E4" w:rsidRPr="007A169C" w:rsidRDefault="005476E4" w:rsidP="008C6227">
            <w:pPr>
              <w:jc w:val="center"/>
              <w:rPr>
                <w:rFonts w:cs="Arial"/>
                <w:sz w:val="14"/>
              </w:rPr>
            </w:pPr>
            <w:r w:rsidRPr="007A169C">
              <w:rPr>
                <w:rFonts w:cs="Arial"/>
                <w:sz w:val="14"/>
              </w:rPr>
              <w:t>Total Horas</w:t>
            </w:r>
          </w:p>
        </w:tc>
        <w:tc>
          <w:tcPr>
            <w:tcW w:w="1275" w:type="dxa"/>
            <w:tcBorders>
              <w:bottom w:val="single" w:sz="6" w:space="0" w:color="000000"/>
            </w:tcBorders>
            <w:shd w:val="clear" w:color="auto" w:fill="CCCCCC"/>
          </w:tcPr>
          <w:p w14:paraId="15B7709A" w14:textId="77777777" w:rsidR="005476E4" w:rsidRPr="007A169C" w:rsidRDefault="005476E4" w:rsidP="008C6227">
            <w:pPr>
              <w:jc w:val="center"/>
              <w:rPr>
                <w:rFonts w:cs="Arial"/>
                <w:sz w:val="14"/>
              </w:rPr>
            </w:pPr>
            <w:r w:rsidRPr="007A169C">
              <w:rPr>
                <w:rFonts w:cs="Arial"/>
                <w:sz w:val="14"/>
              </w:rPr>
              <w:t>A Requerimientos</w:t>
            </w:r>
          </w:p>
        </w:tc>
        <w:tc>
          <w:tcPr>
            <w:tcW w:w="851" w:type="dxa"/>
            <w:tcBorders>
              <w:bottom w:val="single" w:sz="6" w:space="0" w:color="000000"/>
            </w:tcBorders>
            <w:shd w:val="clear" w:color="auto" w:fill="CCCCCC"/>
          </w:tcPr>
          <w:p w14:paraId="15B7709B" w14:textId="77777777" w:rsidR="005476E4" w:rsidRPr="007A169C" w:rsidRDefault="005476E4" w:rsidP="008C6227">
            <w:pPr>
              <w:jc w:val="center"/>
              <w:rPr>
                <w:rFonts w:cs="Arial"/>
                <w:sz w:val="14"/>
              </w:rPr>
            </w:pPr>
            <w:r w:rsidRPr="007A169C">
              <w:rPr>
                <w:rFonts w:cs="Arial"/>
                <w:sz w:val="14"/>
              </w:rPr>
              <w:t>Diseño</w:t>
            </w:r>
          </w:p>
        </w:tc>
        <w:tc>
          <w:tcPr>
            <w:tcW w:w="992" w:type="dxa"/>
            <w:gridSpan w:val="2"/>
            <w:tcBorders>
              <w:bottom w:val="single" w:sz="6" w:space="0" w:color="000000"/>
            </w:tcBorders>
            <w:shd w:val="clear" w:color="auto" w:fill="CCCCCC"/>
          </w:tcPr>
          <w:p w14:paraId="15B7709C" w14:textId="77777777" w:rsidR="005476E4" w:rsidRPr="007A169C" w:rsidRDefault="005476E4" w:rsidP="008C6227">
            <w:pPr>
              <w:jc w:val="center"/>
              <w:rPr>
                <w:rFonts w:cs="Arial"/>
                <w:sz w:val="14"/>
              </w:rPr>
            </w:pPr>
            <w:r w:rsidRPr="007A169C">
              <w:rPr>
                <w:rFonts w:cs="Arial"/>
                <w:sz w:val="14"/>
              </w:rPr>
              <w:t>Construcción</w:t>
            </w:r>
          </w:p>
        </w:tc>
        <w:tc>
          <w:tcPr>
            <w:tcW w:w="1181" w:type="dxa"/>
            <w:gridSpan w:val="2"/>
            <w:tcBorders>
              <w:bottom w:val="single" w:sz="6" w:space="0" w:color="000000"/>
            </w:tcBorders>
            <w:shd w:val="clear" w:color="auto" w:fill="CCCCCC"/>
          </w:tcPr>
          <w:p w14:paraId="15B7709D" w14:textId="77777777" w:rsidR="005476E4" w:rsidRPr="007A169C" w:rsidRDefault="005476E4" w:rsidP="008C6227">
            <w:pPr>
              <w:jc w:val="center"/>
              <w:rPr>
                <w:rFonts w:cs="Arial"/>
                <w:sz w:val="14"/>
              </w:rPr>
            </w:pPr>
            <w:r w:rsidRPr="007A169C">
              <w:rPr>
                <w:rFonts w:cs="Arial"/>
                <w:sz w:val="14"/>
              </w:rPr>
              <w:t>Pruebas</w:t>
            </w:r>
          </w:p>
        </w:tc>
        <w:tc>
          <w:tcPr>
            <w:tcW w:w="1229" w:type="dxa"/>
            <w:gridSpan w:val="2"/>
            <w:tcBorders>
              <w:bottom w:val="single" w:sz="6" w:space="0" w:color="000000"/>
            </w:tcBorders>
            <w:shd w:val="clear" w:color="auto" w:fill="CCCCCC"/>
          </w:tcPr>
          <w:p w14:paraId="15B7709E" w14:textId="77777777" w:rsidR="005476E4" w:rsidRPr="007A169C" w:rsidRDefault="005476E4" w:rsidP="008C6227">
            <w:pPr>
              <w:jc w:val="center"/>
              <w:rPr>
                <w:rFonts w:cs="Arial"/>
                <w:sz w:val="14"/>
              </w:rPr>
            </w:pPr>
            <w:r w:rsidRPr="007A169C">
              <w:rPr>
                <w:rFonts w:cs="Arial"/>
                <w:sz w:val="14"/>
              </w:rPr>
              <w:t>Implantación</w:t>
            </w:r>
          </w:p>
        </w:tc>
      </w:tr>
      <w:tr w:rsidR="005476E4" w:rsidRPr="00CD6396" w14:paraId="15B770A7" w14:textId="77777777" w:rsidTr="00A820E8">
        <w:trPr>
          <w:cantSplit/>
          <w:trHeight w:val="195"/>
        </w:trPr>
        <w:tc>
          <w:tcPr>
            <w:tcW w:w="2127" w:type="dxa"/>
            <w:gridSpan w:val="2"/>
            <w:vMerge/>
            <w:tcBorders>
              <w:bottom w:val="single" w:sz="6" w:space="0" w:color="000000"/>
            </w:tcBorders>
            <w:shd w:val="clear" w:color="auto" w:fill="BFBFBF"/>
          </w:tcPr>
          <w:p w14:paraId="15B770A0" w14:textId="77777777" w:rsidR="005476E4" w:rsidRPr="00106D23" w:rsidRDefault="005476E4" w:rsidP="008C6227">
            <w:pPr>
              <w:rPr>
                <w:rFonts w:cs="Arial"/>
                <w:sz w:val="20"/>
              </w:rPr>
            </w:pPr>
          </w:p>
        </w:tc>
        <w:tc>
          <w:tcPr>
            <w:tcW w:w="1134" w:type="dxa"/>
            <w:tcBorders>
              <w:bottom w:val="single" w:sz="6" w:space="0" w:color="000000"/>
            </w:tcBorders>
          </w:tcPr>
          <w:p w14:paraId="15B770A1" w14:textId="77777777" w:rsidR="005476E4" w:rsidRPr="00CD6396" w:rsidRDefault="005476E4" w:rsidP="008C6227">
            <w:pPr>
              <w:jc w:val="center"/>
              <w:rPr>
                <w:rFonts w:cs="Arial"/>
                <w:sz w:val="16"/>
              </w:rPr>
            </w:pPr>
          </w:p>
        </w:tc>
        <w:tc>
          <w:tcPr>
            <w:tcW w:w="1275" w:type="dxa"/>
            <w:tcBorders>
              <w:bottom w:val="single" w:sz="6" w:space="0" w:color="000000"/>
            </w:tcBorders>
          </w:tcPr>
          <w:p w14:paraId="15B770A2" w14:textId="77777777" w:rsidR="005476E4" w:rsidRPr="00CD6396" w:rsidRDefault="005476E4" w:rsidP="008C6227">
            <w:pPr>
              <w:jc w:val="center"/>
              <w:rPr>
                <w:rFonts w:cs="Arial"/>
                <w:sz w:val="16"/>
              </w:rPr>
            </w:pPr>
          </w:p>
        </w:tc>
        <w:tc>
          <w:tcPr>
            <w:tcW w:w="851" w:type="dxa"/>
            <w:tcBorders>
              <w:bottom w:val="single" w:sz="6" w:space="0" w:color="000000"/>
            </w:tcBorders>
          </w:tcPr>
          <w:p w14:paraId="15B770A3" w14:textId="77777777" w:rsidR="005476E4" w:rsidRPr="00CD6396" w:rsidRDefault="005476E4" w:rsidP="008C6227">
            <w:pPr>
              <w:jc w:val="center"/>
              <w:rPr>
                <w:rFonts w:cs="Arial"/>
                <w:sz w:val="16"/>
              </w:rPr>
            </w:pPr>
          </w:p>
        </w:tc>
        <w:tc>
          <w:tcPr>
            <w:tcW w:w="992" w:type="dxa"/>
            <w:gridSpan w:val="2"/>
            <w:tcBorders>
              <w:bottom w:val="single" w:sz="6" w:space="0" w:color="000000"/>
            </w:tcBorders>
          </w:tcPr>
          <w:p w14:paraId="15B770A4" w14:textId="77777777" w:rsidR="005476E4" w:rsidRPr="00CD6396" w:rsidRDefault="005476E4" w:rsidP="008C6227">
            <w:pPr>
              <w:jc w:val="center"/>
              <w:rPr>
                <w:rFonts w:cs="Arial"/>
                <w:sz w:val="16"/>
              </w:rPr>
            </w:pPr>
          </w:p>
        </w:tc>
        <w:tc>
          <w:tcPr>
            <w:tcW w:w="1181" w:type="dxa"/>
            <w:gridSpan w:val="2"/>
            <w:tcBorders>
              <w:bottom w:val="single" w:sz="6" w:space="0" w:color="000000"/>
            </w:tcBorders>
          </w:tcPr>
          <w:p w14:paraId="15B770A5" w14:textId="77777777" w:rsidR="005476E4" w:rsidRPr="00CD6396" w:rsidRDefault="005476E4" w:rsidP="008C6227">
            <w:pPr>
              <w:jc w:val="center"/>
              <w:rPr>
                <w:rFonts w:cs="Arial"/>
                <w:sz w:val="16"/>
              </w:rPr>
            </w:pPr>
          </w:p>
        </w:tc>
        <w:tc>
          <w:tcPr>
            <w:tcW w:w="1229" w:type="dxa"/>
            <w:gridSpan w:val="2"/>
            <w:tcBorders>
              <w:bottom w:val="single" w:sz="6" w:space="0" w:color="000000"/>
            </w:tcBorders>
          </w:tcPr>
          <w:p w14:paraId="15B770A6" w14:textId="77777777" w:rsidR="005476E4" w:rsidRPr="00CD6396" w:rsidRDefault="005476E4" w:rsidP="008C6227">
            <w:pPr>
              <w:jc w:val="center"/>
              <w:rPr>
                <w:rFonts w:cs="Arial"/>
                <w:sz w:val="16"/>
              </w:rPr>
            </w:pPr>
          </w:p>
        </w:tc>
      </w:tr>
      <w:tr w:rsidR="005476E4" w:rsidRPr="00CD6396" w14:paraId="15B770AA" w14:textId="77777777" w:rsidTr="00A820E8">
        <w:trPr>
          <w:cantSplit/>
        </w:trPr>
        <w:tc>
          <w:tcPr>
            <w:tcW w:w="2127" w:type="dxa"/>
            <w:gridSpan w:val="2"/>
            <w:tcBorders>
              <w:bottom w:val="single" w:sz="6" w:space="0" w:color="000000"/>
            </w:tcBorders>
            <w:shd w:val="clear" w:color="auto" w:fill="BFBFBF"/>
          </w:tcPr>
          <w:p w14:paraId="15B770A8" w14:textId="77777777" w:rsidR="005476E4" w:rsidRPr="00106D23" w:rsidRDefault="005476E4" w:rsidP="008C6227">
            <w:pPr>
              <w:rPr>
                <w:rFonts w:cs="Arial"/>
                <w:sz w:val="20"/>
              </w:rPr>
            </w:pPr>
            <w:r w:rsidRPr="00106D23">
              <w:rPr>
                <w:rFonts w:cs="Arial"/>
                <w:sz w:val="20"/>
              </w:rPr>
              <w:t>Duración estimada (días)</w:t>
            </w:r>
          </w:p>
        </w:tc>
        <w:tc>
          <w:tcPr>
            <w:tcW w:w="6662" w:type="dxa"/>
            <w:gridSpan w:val="9"/>
            <w:tcBorders>
              <w:bottom w:val="single" w:sz="6" w:space="0" w:color="000000"/>
            </w:tcBorders>
          </w:tcPr>
          <w:p w14:paraId="15B770A9" w14:textId="77777777" w:rsidR="005476E4" w:rsidRPr="00CD6396" w:rsidRDefault="005476E4" w:rsidP="008C6227">
            <w:pPr>
              <w:rPr>
                <w:rFonts w:cs="Arial"/>
                <w:sz w:val="18"/>
              </w:rPr>
            </w:pPr>
          </w:p>
        </w:tc>
      </w:tr>
      <w:tr w:rsidR="005476E4" w:rsidRPr="007A169C" w14:paraId="15B770B0" w14:textId="77777777" w:rsidTr="00081A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tcBorders>
              <w:bottom w:val="single" w:sz="4" w:space="0" w:color="auto"/>
            </w:tcBorders>
            <w:shd w:val="clear" w:color="auto" w:fill="BFBFBF"/>
          </w:tcPr>
          <w:p w14:paraId="15B770AB" w14:textId="77777777" w:rsidR="005476E4" w:rsidRPr="007A169C" w:rsidRDefault="005476E4" w:rsidP="008C6227">
            <w:pPr>
              <w:pStyle w:val="Textodeglobo"/>
              <w:spacing w:before="40" w:after="40"/>
              <w:rPr>
                <w:rFonts w:ascii="Arial Narrow" w:hAnsi="Arial Narrow" w:cs="Arial"/>
                <w:b/>
                <w:szCs w:val="20"/>
                <w:lang w:eastAsia="es-ES"/>
              </w:rPr>
            </w:pPr>
            <w:r w:rsidRPr="007A169C">
              <w:rPr>
                <w:rFonts w:ascii="Arial Narrow" w:hAnsi="Arial Narrow" w:cs="Arial"/>
                <w:b/>
                <w:szCs w:val="20"/>
                <w:lang w:eastAsia="es-ES"/>
              </w:rPr>
              <w:t>Nro.</w:t>
            </w:r>
          </w:p>
        </w:tc>
        <w:tc>
          <w:tcPr>
            <w:tcW w:w="1418" w:type="dxa"/>
            <w:tcBorders>
              <w:bottom w:val="single" w:sz="4" w:space="0" w:color="auto"/>
            </w:tcBorders>
            <w:shd w:val="clear" w:color="auto" w:fill="BFBFBF"/>
          </w:tcPr>
          <w:p w14:paraId="15B770AC" w14:textId="77777777" w:rsidR="005476E4" w:rsidRPr="007A169C" w:rsidRDefault="005476E4" w:rsidP="008C6227">
            <w:pPr>
              <w:pStyle w:val="Textodeglobo"/>
              <w:spacing w:before="40" w:after="40"/>
              <w:rPr>
                <w:rFonts w:ascii="Arial Narrow" w:hAnsi="Arial Narrow" w:cs="Arial"/>
                <w:b/>
                <w:szCs w:val="20"/>
                <w:lang w:eastAsia="es-ES"/>
              </w:rPr>
            </w:pPr>
            <w:r w:rsidRPr="007A169C">
              <w:rPr>
                <w:rFonts w:ascii="Arial Narrow" w:hAnsi="Arial Narrow" w:cs="Arial"/>
                <w:b/>
                <w:szCs w:val="20"/>
                <w:lang w:eastAsia="es-ES"/>
              </w:rPr>
              <w:t>Nombre de la Funcionalidad</w:t>
            </w:r>
            <w:r>
              <w:rPr>
                <w:rFonts w:ascii="Arial Narrow" w:hAnsi="Arial Narrow" w:cs="Arial"/>
                <w:b/>
                <w:szCs w:val="20"/>
                <w:lang w:eastAsia="es-ES"/>
              </w:rPr>
              <w:t xml:space="preserve"> (Actividad a automatizar)</w:t>
            </w:r>
          </w:p>
        </w:tc>
        <w:tc>
          <w:tcPr>
            <w:tcW w:w="4677" w:type="dxa"/>
            <w:gridSpan w:val="6"/>
            <w:tcBorders>
              <w:bottom w:val="single" w:sz="4" w:space="0" w:color="auto"/>
            </w:tcBorders>
            <w:shd w:val="clear" w:color="auto" w:fill="BFBFBF"/>
          </w:tcPr>
          <w:p w14:paraId="15B770AD" w14:textId="77777777" w:rsidR="005476E4" w:rsidRPr="007A169C" w:rsidRDefault="005476E4" w:rsidP="008C6227">
            <w:pPr>
              <w:pStyle w:val="Textodeglobo"/>
              <w:spacing w:before="40" w:after="40"/>
              <w:rPr>
                <w:rFonts w:ascii="Arial Narrow" w:hAnsi="Arial Narrow" w:cs="Arial"/>
                <w:b/>
                <w:szCs w:val="20"/>
                <w:lang w:eastAsia="es-ES"/>
              </w:rPr>
            </w:pPr>
            <w:r w:rsidRPr="007A169C">
              <w:rPr>
                <w:rFonts w:ascii="Arial Narrow" w:hAnsi="Arial Narrow" w:cs="Arial"/>
                <w:b/>
                <w:szCs w:val="20"/>
                <w:lang w:eastAsia="es-ES"/>
              </w:rPr>
              <w:t>Descripción Detallada</w:t>
            </w:r>
          </w:p>
        </w:tc>
        <w:tc>
          <w:tcPr>
            <w:tcW w:w="1134" w:type="dxa"/>
            <w:gridSpan w:val="2"/>
            <w:tcBorders>
              <w:bottom w:val="single" w:sz="4" w:space="0" w:color="auto"/>
            </w:tcBorders>
            <w:shd w:val="clear" w:color="auto" w:fill="BFBFBF"/>
          </w:tcPr>
          <w:p w14:paraId="15B770AE" w14:textId="77777777" w:rsidR="005476E4" w:rsidRPr="007A169C" w:rsidRDefault="005476E4" w:rsidP="008C6227">
            <w:pPr>
              <w:pStyle w:val="Textodeglobo"/>
              <w:spacing w:before="40" w:after="40"/>
              <w:rPr>
                <w:rFonts w:ascii="Arial Narrow" w:hAnsi="Arial Narrow" w:cs="Arial"/>
                <w:b/>
                <w:szCs w:val="20"/>
                <w:lang w:eastAsia="es-ES"/>
              </w:rPr>
            </w:pPr>
            <w:r>
              <w:rPr>
                <w:rFonts w:ascii="Arial Narrow" w:hAnsi="Arial Narrow" w:cs="Arial"/>
                <w:b/>
                <w:szCs w:val="20"/>
                <w:lang w:eastAsia="es-ES"/>
              </w:rPr>
              <w:t>N° de</w:t>
            </w:r>
            <w:r w:rsidRPr="007A169C">
              <w:rPr>
                <w:rFonts w:ascii="Arial Narrow" w:hAnsi="Arial Narrow" w:cs="Arial"/>
                <w:b/>
                <w:szCs w:val="20"/>
                <w:lang w:eastAsia="es-ES"/>
              </w:rPr>
              <w:t xml:space="preserve"> las reglas de negocio</w:t>
            </w:r>
          </w:p>
        </w:tc>
        <w:tc>
          <w:tcPr>
            <w:tcW w:w="851" w:type="dxa"/>
            <w:tcBorders>
              <w:bottom w:val="single" w:sz="4" w:space="0" w:color="auto"/>
            </w:tcBorders>
            <w:shd w:val="clear" w:color="auto" w:fill="BFBFBF"/>
          </w:tcPr>
          <w:p w14:paraId="15B770AF" w14:textId="77777777" w:rsidR="005476E4" w:rsidRPr="007A169C" w:rsidRDefault="005476E4" w:rsidP="008C6227">
            <w:pPr>
              <w:pStyle w:val="Textodeglobo"/>
              <w:spacing w:before="40" w:after="40"/>
              <w:rPr>
                <w:rFonts w:ascii="Arial Narrow" w:hAnsi="Arial Narrow" w:cs="Arial"/>
                <w:b/>
                <w:szCs w:val="20"/>
                <w:lang w:eastAsia="es-ES"/>
              </w:rPr>
            </w:pPr>
            <w:r w:rsidRPr="007A169C">
              <w:rPr>
                <w:rFonts w:ascii="Arial Narrow" w:hAnsi="Arial Narrow" w:cs="Arial"/>
                <w:b/>
                <w:szCs w:val="20"/>
                <w:lang w:eastAsia="es-ES"/>
              </w:rPr>
              <w:t>Datos relevantes</w:t>
            </w:r>
          </w:p>
        </w:tc>
      </w:tr>
      <w:tr w:rsidR="005476E4" w:rsidRPr="00A77693" w14:paraId="15B770D3" w14:textId="77777777" w:rsidTr="00081A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tcPr>
          <w:p w14:paraId="15B770B1" w14:textId="77777777" w:rsidR="005476E4" w:rsidRPr="0091649D" w:rsidRDefault="005476E4" w:rsidP="008C6227">
            <w:pPr>
              <w:pStyle w:val="Textodeglobo"/>
              <w:spacing w:before="40" w:after="40"/>
              <w:jc w:val="left"/>
              <w:rPr>
                <w:rFonts w:ascii="Arial Narrow" w:hAnsi="Arial Narrow" w:cs="Arial Narrow"/>
                <w:sz w:val="20"/>
                <w:szCs w:val="20"/>
                <w:lang w:eastAsia="es-ES"/>
              </w:rPr>
            </w:pPr>
            <w:r>
              <w:rPr>
                <w:rFonts w:ascii="Arial Narrow" w:hAnsi="Arial Narrow" w:cs="Arial Narrow"/>
                <w:sz w:val="20"/>
                <w:szCs w:val="20"/>
                <w:lang w:eastAsia="es-ES"/>
              </w:rPr>
              <w:t>RF01</w:t>
            </w:r>
          </w:p>
        </w:tc>
        <w:tc>
          <w:tcPr>
            <w:tcW w:w="1418" w:type="dxa"/>
            <w:shd w:val="clear" w:color="auto" w:fill="auto"/>
          </w:tcPr>
          <w:p w14:paraId="15B770B2" w14:textId="77777777" w:rsidR="005476E4" w:rsidRPr="00886B2B" w:rsidRDefault="005476E4" w:rsidP="008C6227">
            <w:pPr>
              <w:pStyle w:val="Textodeglobo"/>
              <w:spacing w:before="40" w:after="40"/>
              <w:jc w:val="left"/>
              <w:rPr>
                <w:rFonts w:ascii="Arial Narrow" w:hAnsi="Arial Narrow" w:cs="Arial Narrow"/>
                <w:sz w:val="20"/>
                <w:szCs w:val="20"/>
                <w:lang w:eastAsia="es-ES"/>
              </w:rPr>
            </w:pPr>
            <w:r w:rsidRPr="00886B2B">
              <w:rPr>
                <w:rFonts w:ascii="Arial Narrow" w:hAnsi="Arial Narrow"/>
                <w:bCs/>
                <w:sz w:val="20"/>
                <w:szCs w:val="20"/>
                <w:lang w:eastAsia="es-PE"/>
              </w:rPr>
              <w:t>Mantenimiento de Funcionarios Aduanero</w:t>
            </w:r>
          </w:p>
        </w:tc>
        <w:tc>
          <w:tcPr>
            <w:tcW w:w="4677" w:type="dxa"/>
            <w:gridSpan w:val="6"/>
            <w:shd w:val="clear" w:color="auto" w:fill="auto"/>
          </w:tcPr>
          <w:p w14:paraId="15B770B3" w14:textId="77777777" w:rsidR="005476E4" w:rsidRPr="006A4B63" w:rsidRDefault="005476E4" w:rsidP="008C6227">
            <w:pPr>
              <w:rPr>
                <w:rFonts w:ascii="Arial Narrow" w:hAnsi="Arial Narrow"/>
                <w:bCs/>
                <w:sz w:val="20"/>
                <w:szCs w:val="20"/>
                <w:lang w:val="es-PE" w:eastAsia="es-PE"/>
              </w:rPr>
            </w:pPr>
            <w:r>
              <w:rPr>
                <w:rFonts w:ascii="Arial Narrow" w:hAnsi="Arial Narrow"/>
                <w:bCs/>
                <w:sz w:val="20"/>
                <w:szCs w:val="20"/>
                <w:lang w:val="es-PE" w:eastAsia="es-PE"/>
              </w:rPr>
              <w:t>Se requiere contar con una opción para que el funcionario aduanero designado, pueda registrar o retirar al personal del área que serán participes del Despacho Importa Fácil – DIF. La opción debe impl</w:t>
            </w:r>
            <w:r w:rsidRPr="006A4B63">
              <w:rPr>
                <w:rFonts w:ascii="Arial Narrow" w:hAnsi="Arial Narrow"/>
                <w:bCs/>
                <w:sz w:val="20"/>
                <w:szCs w:val="20"/>
                <w:lang w:val="es-PE" w:eastAsia="es-PE"/>
              </w:rPr>
              <w:t>ementarse bajo las siguientes especificaciones.</w:t>
            </w:r>
          </w:p>
          <w:p w14:paraId="15B770B4" w14:textId="77777777" w:rsidR="005476E4" w:rsidRDefault="005476E4" w:rsidP="008C6227">
            <w:pPr>
              <w:pStyle w:val="Prrafodelista"/>
              <w:numPr>
                <w:ilvl w:val="0"/>
                <w:numId w:val="85"/>
              </w:numPr>
              <w:ind w:left="213" w:hanging="213"/>
              <w:rPr>
                <w:rFonts w:ascii="Arial Narrow" w:hAnsi="Arial Narrow"/>
                <w:bCs/>
                <w:sz w:val="20"/>
                <w:szCs w:val="20"/>
                <w:lang w:val="es-PE" w:eastAsia="es-PE"/>
              </w:rPr>
            </w:pPr>
            <w:r w:rsidRPr="006A4B63">
              <w:rPr>
                <w:rFonts w:ascii="Arial Narrow" w:hAnsi="Arial Narrow"/>
                <w:bCs/>
                <w:sz w:val="20"/>
                <w:szCs w:val="20"/>
                <w:lang w:val="es-PE" w:eastAsia="es-PE"/>
              </w:rPr>
              <w:t xml:space="preserve">Al ingresar a la opción el sistema debe </w:t>
            </w:r>
            <w:r w:rsidRPr="00DD7D35">
              <w:rPr>
                <w:rFonts w:ascii="Arial Narrow" w:hAnsi="Arial Narrow"/>
                <w:bCs/>
                <w:sz w:val="20"/>
                <w:szCs w:val="20"/>
                <w:lang w:val="es-PE" w:eastAsia="es-PE"/>
              </w:rPr>
              <w:t xml:space="preserve">mostrar los datos de todo el personal </w:t>
            </w:r>
            <w:r w:rsidR="00D43CE4" w:rsidRPr="00D43CE4">
              <w:rPr>
                <w:rFonts w:ascii="Arial Narrow" w:hAnsi="Arial Narrow"/>
                <w:bCs/>
                <w:sz w:val="20"/>
                <w:szCs w:val="20"/>
                <w:highlight w:val="yellow"/>
                <w:lang w:val="es-PE" w:eastAsia="es-PE"/>
              </w:rPr>
              <w:t>de la Intendencia a la</w:t>
            </w:r>
            <w:r w:rsidR="00284782" w:rsidRPr="003B0677">
              <w:rPr>
                <w:rFonts w:ascii="Arial Narrow" w:hAnsi="Arial Narrow"/>
                <w:bCs/>
                <w:sz w:val="20"/>
                <w:szCs w:val="20"/>
                <w:lang w:val="es-PE" w:eastAsia="es-PE"/>
              </w:rPr>
              <w:t xml:space="preserve"> </w:t>
            </w:r>
            <w:r w:rsidRPr="00DD7D35">
              <w:rPr>
                <w:rFonts w:ascii="Arial Narrow" w:hAnsi="Arial Narrow"/>
                <w:bCs/>
                <w:sz w:val="20"/>
                <w:szCs w:val="20"/>
                <w:lang w:val="es-PE" w:eastAsia="es-PE"/>
              </w:rPr>
              <w:t>que pertenece el funcionario</w:t>
            </w:r>
            <w:r w:rsidRPr="006A4B63">
              <w:rPr>
                <w:rFonts w:ascii="Arial Narrow" w:hAnsi="Arial Narrow"/>
                <w:bCs/>
                <w:sz w:val="20"/>
                <w:szCs w:val="20"/>
                <w:lang w:val="es-PE" w:eastAsia="es-PE"/>
              </w:rPr>
              <w:t xml:space="preserve"> que ingresó a la </w:t>
            </w:r>
            <w:r w:rsidR="00D43CE4" w:rsidRPr="00D43CE4">
              <w:rPr>
                <w:rFonts w:ascii="Arial Narrow" w:hAnsi="Arial Narrow"/>
                <w:bCs/>
                <w:sz w:val="20"/>
                <w:szCs w:val="20"/>
                <w:highlight w:val="yellow"/>
                <w:lang w:val="es-PE" w:eastAsia="es-PE"/>
              </w:rPr>
              <w:t>opción (por ejemplo IAPC (UUOO 3F0000) = “3F”),</w:t>
            </w:r>
            <w:r w:rsidRPr="006A4B63">
              <w:rPr>
                <w:rFonts w:ascii="Arial Narrow" w:hAnsi="Arial Narrow"/>
                <w:bCs/>
                <w:sz w:val="20"/>
                <w:szCs w:val="20"/>
                <w:lang w:val="es-PE" w:eastAsia="es-PE"/>
              </w:rPr>
              <w:t xml:space="preserve"> los datos que debe mostrar el sistema son los siguientes:</w:t>
            </w:r>
          </w:p>
          <w:p w14:paraId="15B770B5" w14:textId="77777777" w:rsidR="005476E4" w:rsidRPr="006A4B63" w:rsidRDefault="005476E4" w:rsidP="008C6227">
            <w:pPr>
              <w:pStyle w:val="Prrafodelista"/>
              <w:numPr>
                <w:ilvl w:val="2"/>
                <w:numId w:val="10"/>
              </w:numPr>
              <w:ind w:left="444" w:hanging="142"/>
              <w:rPr>
                <w:rFonts w:ascii="Arial Narrow" w:hAnsi="Arial Narrow"/>
                <w:bCs/>
                <w:sz w:val="20"/>
                <w:szCs w:val="20"/>
                <w:lang w:val="es-PE" w:eastAsia="es-PE"/>
              </w:rPr>
            </w:pPr>
            <w:r w:rsidRPr="006A4B63">
              <w:rPr>
                <w:rFonts w:ascii="Arial Narrow" w:hAnsi="Arial Narrow"/>
                <w:bCs/>
                <w:sz w:val="20"/>
                <w:szCs w:val="20"/>
                <w:lang w:val="es-PE" w:eastAsia="es-PE"/>
              </w:rPr>
              <w:t xml:space="preserve">Número de registro del </w:t>
            </w:r>
            <w:r>
              <w:rPr>
                <w:rFonts w:ascii="Arial Narrow" w:hAnsi="Arial Narrow"/>
                <w:bCs/>
                <w:sz w:val="20"/>
                <w:szCs w:val="20"/>
                <w:lang w:val="es-PE" w:eastAsia="es-PE"/>
              </w:rPr>
              <w:t>funcionario</w:t>
            </w:r>
          </w:p>
          <w:p w14:paraId="15B770B6" w14:textId="77777777" w:rsidR="005476E4" w:rsidRPr="006A4B63" w:rsidRDefault="005476E4" w:rsidP="008C6227">
            <w:pPr>
              <w:pStyle w:val="Prrafodelista"/>
              <w:numPr>
                <w:ilvl w:val="2"/>
                <w:numId w:val="10"/>
              </w:numPr>
              <w:ind w:left="444" w:hanging="142"/>
              <w:rPr>
                <w:rFonts w:ascii="Arial Narrow" w:hAnsi="Arial Narrow"/>
                <w:bCs/>
                <w:sz w:val="20"/>
                <w:szCs w:val="20"/>
                <w:lang w:val="es-PE" w:eastAsia="es-PE"/>
              </w:rPr>
            </w:pPr>
            <w:r w:rsidRPr="006A4B63">
              <w:rPr>
                <w:rFonts w:ascii="Arial Narrow" w:hAnsi="Arial Narrow"/>
                <w:bCs/>
                <w:sz w:val="20"/>
                <w:szCs w:val="20"/>
                <w:lang w:val="es-PE" w:eastAsia="es-PE"/>
              </w:rPr>
              <w:t xml:space="preserve">Apellidos y nombres del </w:t>
            </w:r>
            <w:r>
              <w:rPr>
                <w:rFonts w:ascii="Arial Narrow" w:hAnsi="Arial Narrow"/>
                <w:bCs/>
                <w:sz w:val="20"/>
                <w:szCs w:val="20"/>
                <w:lang w:val="es-PE" w:eastAsia="es-PE"/>
              </w:rPr>
              <w:t>funcionario</w:t>
            </w:r>
          </w:p>
          <w:p w14:paraId="15B770B7" w14:textId="77777777" w:rsidR="005476E4" w:rsidRPr="006A4B63" w:rsidRDefault="005476E4" w:rsidP="008C6227">
            <w:pPr>
              <w:pStyle w:val="Prrafodelista"/>
              <w:numPr>
                <w:ilvl w:val="2"/>
                <w:numId w:val="10"/>
              </w:numPr>
              <w:ind w:left="444" w:hanging="142"/>
              <w:rPr>
                <w:rFonts w:ascii="Arial Narrow" w:hAnsi="Arial Narrow"/>
                <w:bCs/>
                <w:sz w:val="20"/>
                <w:szCs w:val="20"/>
                <w:lang w:val="es-PE" w:eastAsia="es-PE"/>
              </w:rPr>
            </w:pPr>
            <w:r w:rsidRPr="006A4B63">
              <w:rPr>
                <w:rFonts w:ascii="Arial Narrow" w:hAnsi="Arial Narrow"/>
                <w:bCs/>
                <w:sz w:val="20"/>
                <w:szCs w:val="20"/>
                <w:lang w:val="es-PE" w:eastAsia="es-PE"/>
              </w:rPr>
              <w:t>Estado, pudiendo ser:</w:t>
            </w:r>
          </w:p>
          <w:p w14:paraId="15B770B8" w14:textId="77777777" w:rsidR="005476E4" w:rsidRPr="006A4B63" w:rsidRDefault="005476E4" w:rsidP="008C6227">
            <w:pPr>
              <w:pStyle w:val="Prrafodelista"/>
              <w:numPr>
                <w:ilvl w:val="0"/>
                <w:numId w:val="49"/>
              </w:numPr>
              <w:ind w:left="727" w:hanging="283"/>
              <w:rPr>
                <w:rFonts w:ascii="Arial Narrow" w:hAnsi="Arial Narrow"/>
                <w:bCs/>
                <w:sz w:val="20"/>
                <w:szCs w:val="20"/>
                <w:lang w:val="es-PE" w:eastAsia="es-PE"/>
              </w:rPr>
            </w:pPr>
            <w:r w:rsidRPr="00977B0D">
              <w:rPr>
                <w:rFonts w:ascii="Arial Narrow" w:hAnsi="Arial Narrow"/>
                <w:bCs/>
                <w:sz w:val="20"/>
                <w:szCs w:val="20"/>
                <w:u w:val="single"/>
                <w:lang w:val="es-PE" w:eastAsia="es-PE"/>
              </w:rPr>
              <w:t>Vigente</w:t>
            </w:r>
            <w:r w:rsidRPr="006A4B63">
              <w:rPr>
                <w:rFonts w:ascii="Arial Narrow" w:hAnsi="Arial Narrow"/>
                <w:bCs/>
                <w:sz w:val="20"/>
                <w:szCs w:val="20"/>
                <w:lang w:val="es-PE" w:eastAsia="es-PE"/>
              </w:rPr>
              <w:t xml:space="preserve">: cuando la fecha del sistema se encuentre entre el rango de la fecha de inicio y fin (registradas en el sistema) de </w:t>
            </w:r>
            <w:r>
              <w:rPr>
                <w:rFonts w:ascii="Arial Narrow" w:hAnsi="Arial Narrow"/>
                <w:bCs/>
                <w:sz w:val="20"/>
                <w:szCs w:val="20"/>
                <w:lang w:val="es-PE" w:eastAsia="es-PE"/>
              </w:rPr>
              <w:t>vigencia</w:t>
            </w:r>
            <w:r w:rsidRPr="006A4B63">
              <w:rPr>
                <w:rFonts w:ascii="Arial Narrow" w:hAnsi="Arial Narrow"/>
                <w:bCs/>
                <w:sz w:val="20"/>
                <w:szCs w:val="20"/>
                <w:lang w:val="es-PE" w:eastAsia="es-PE"/>
              </w:rPr>
              <w:t xml:space="preserve"> del funcionario para ejercer labores de despacho.</w:t>
            </w:r>
          </w:p>
          <w:p w14:paraId="15B770B9" w14:textId="77777777" w:rsidR="005476E4" w:rsidRPr="006A4B63" w:rsidRDefault="005476E4" w:rsidP="008C6227">
            <w:pPr>
              <w:pStyle w:val="Prrafodelista"/>
              <w:numPr>
                <w:ilvl w:val="0"/>
                <w:numId w:val="49"/>
              </w:numPr>
              <w:ind w:left="727" w:hanging="283"/>
              <w:rPr>
                <w:rFonts w:ascii="Arial Narrow" w:hAnsi="Arial Narrow"/>
                <w:bCs/>
                <w:sz w:val="20"/>
                <w:szCs w:val="20"/>
                <w:lang w:val="es-PE" w:eastAsia="es-PE"/>
              </w:rPr>
            </w:pPr>
            <w:r w:rsidRPr="00977B0D">
              <w:rPr>
                <w:rFonts w:ascii="Arial Narrow" w:hAnsi="Arial Narrow"/>
                <w:bCs/>
                <w:sz w:val="20"/>
                <w:szCs w:val="20"/>
                <w:u w:val="single"/>
                <w:lang w:val="es-PE" w:eastAsia="es-PE"/>
              </w:rPr>
              <w:t>No Vigente</w:t>
            </w:r>
            <w:r w:rsidRPr="006A4B63">
              <w:rPr>
                <w:rFonts w:ascii="Arial Narrow" w:hAnsi="Arial Narrow"/>
                <w:bCs/>
                <w:sz w:val="20"/>
                <w:szCs w:val="20"/>
                <w:lang w:val="es-PE" w:eastAsia="es-PE"/>
              </w:rPr>
              <w:t xml:space="preserve">: No Vigente: cuando la fecha del sistema sea mayor a la fecha de fin (registrada en el sistema) de </w:t>
            </w:r>
            <w:r>
              <w:rPr>
                <w:rFonts w:ascii="Arial Narrow" w:hAnsi="Arial Narrow"/>
                <w:bCs/>
                <w:sz w:val="20"/>
                <w:szCs w:val="20"/>
                <w:lang w:val="es-PE" w:eastAsia="es-PE"/>
              </w:rPr>
              <w:t>vigencia</w:t>
            </w:r>
            <w:r w:rsidRPr="006A4B63">
              <w:rPr>
                <w:rFonts w:ascii="Arial Narrow" w:hAnsi="Arial Narrow"/>
                <w:bCs/>
                <w:sz w:val="20"/>
                <w:szCs w:val="20"/>
                <w:lang w:val="es-PE" w:eastAsia="es-PE"/>
              </w:rPr>
              <w:t xml:space="preserve"> del funcionario para ejercer labores de despacho.</w:t>
            </w:r>
          </w:p>
          <w:p w14:paraId="15B770BA" w14:textId="77777777" w:rsidR="005476E4" w:rsidRPr="006A4B63" w:rsidRDefault="005476E4" w:rsidP="008C6227">
            <w:pPr>
              <w:pStyle w:val="Prrafodelista"/>
              <w:numPr>
                <w:ilvl w:val="2"/>
                <w:numId w:val="10"/>
              </w:numPr>
              <w:ind w:left="444" w:hanging="142"/>
              <w:rPr>
                <w:rFonts w:ascii="Arial Narrow" w:hAnsi="Arial Narrow"/>
                <w:bCs/>
                <w:sz w:val="20"/>
                <w:szCs w:val="20"/>
                <w:lang w:val="es-PE" w:eastAsia="es-PE"/>
              </w:rPr>
            </w:pPr>
            <w:r w:rsidRPr="006A4B63">
              <w:rPr>
                <w:rFonts w:ascii="Arial Narrow" w:hAnsi="Arial Narrow"/>
                <w:bCs/>
                <w:sz w:val="20"/>
                <w:szCs w:val="20"/>
                <w:lang w:val="es-PE" w:eastAsia="es-PE"/>
              </w:rPr>
              <w:t xml:space="preserve">Fecha de inicio de </w:t>
            </w:r>
            <w:r>
              <w:rPr>
                <w:rFonts w:ascii="Arial Narrow" w:hAnsi="Arial Narrow"/>
                <w:bCs/>
                <w:sz w:val="20"/>
                <w:szCs w:val="20"/>
                <w:lang w:val="es-PE" w:eastAsia="es-PE"/>
              </w:rPr>
              <w:t>vigencia</w:t>
            </w:r>
            <w:r w:rsidRPr="006A4B63">
              <w:rPr>
                <w:rFonts w:ascii="Arial Narrow" w:hAnsi="Arial Narrow"/>
                <w:bCs/>
                <w:sz w:val="20"/>
                <w:szCs w:val="20"/>
                <w:lang w:val="es-PE" w:eastAsia="es-PE"/>
              </w:rPr>
              <w:t xml:space="preserve"> (en formato dd/mm/yyyy)</w:t>
            </w:r>
          </w:p>
          <w:p w14:paraId="15B770BB" w14:textId="77777777" w:rsidR="005476E4" w:rsidRPr="006A4B63" w:rsidRDefault="005476E4" w:rsidP="008C6227">
            <w:pPr>
              <w:pStyle w:val="Prrafodelista"/>
              <w:numPr>
                <w:ilvl w:val="2"/>
                <w:numId w:val="10"/>
              </w:numPr>
              <w:ind w:left="444" w:hanging="142"/>
              <w:rPr>
                <w:rFonts w:ascii="Arial Narrow" w:hAnsi="Arial Narrow"/>
                <w:bCs/>
                <w:sz w:val="20"/>
                <w:szCs w:val="20"/>
                <w:lang w:val="es-PE" w:eastAsia="es-PE"/>
              </w:rPr>
            </w:pPr>
            <w:r w:rsidRPr="006A4B63">
              <w:rPr>
                <w:rFonts w:ascii="Arial Narrow" w:hAnsi="Arial Narrow"/>
                <w:bCs/>
                <w:sz w:val="20"/>
                <w:szCs w:val="20"/>
                <w:lang w:val="es-PE" w:eastAsia="es-PE"/>
              </w:rPr>
              <w:t xml:space="preserve">Fecha de fin de </w:t>
            </w:r>
            <w:r>
              <w:rPr>
                <w:rFonts w:ascii="Arial Narrow" w:hAnsi="Arial Narrow"/>
                <w:bCs/>
                <w:sz w:val="20"/>
                <w:szCs w:val="20"/>
                <w:lang w:val="es-PE" w:eastAsia="es-PE"/>
              </w:rPr>
              <w:t>vigencia</w:t>
            </w:r>
            <w:r w:rsidRPr="006A4B63">
              <w:rPr>
                <w:rFonts w:ascii="Arial Narrow" w:hAnsi="Arial Narrow"/>
                <w:bCs/>
                <w:sz w:val="20"/>
                <w:szCs w:val="20"/>
                <w:lang w:val="es-PE" w:eastAsia="es-PE"/>
              </w:rPr>
              <w:t xml:space="preserve"> (en formato dd/mm/yyyy)</w:t>
            </w:r>
          </w:p>
          <w:p w14:paraId="15B770BC" w14:textId="77777777" w:rsidR="005476E4" w:rsidRDefault="005476E4" w:rsidP="008C6227">
            <w:pPr>
              <w:pStyle w:val="Prrafodelista"/>
              <w:ind w:left="160"/>
              <w:rPr>
                <w:rFonts w:ascii="Arial Narrow" w:hAnsi="Arial Narrow"/>
                <w:bCs/>
                <w:sz w:val="20"/>
                <w:szCs w:val="20"/>
                <w:lang w:val="es-PE" w:eastAsia="es-PE"/>
              </w:rPr>
            </w:pPr>
            <w:r w:rsidRPr="006A4B63">
              <w:rPr>
                <w:rFonts w:ascii="Arial Narrow" w:hAnsi="Arial Narrow"/>
                <w:bCs/>
                <w:sz w:val="20"/>
                <w:szCs w:val="20"/>
                <w:lang w:val="es-PE" w:eastAsia="es-PE"/>
              </w:rPr>
              <w:t>El sistema debe mostrar además los botones “Agregar”, “Modificar” y “Cancelar”.</w:t>
            </w:r>
          </w:p>
          <w:p w14:paraId="15B770BD" w14:textId="77777777" w:rsidR="005476E4" w:rsidRDefault="005476E4" w:rsidP="008C6227">
            <w:pPr>
              <w:pStyle w:val="Prrafodelista"/>
              <w:numPr>
                <w:ilvl w:val="0"/>
                <w:numId w:val="85"/>
              </w:numPr>
              <w:ind w:left="355" w:hanging="284"/>
              <w:rPr>
                <w:rFonts w:ascii="Arial Narrow" w:hAnsi="Arial Narrow"/>
                <w:bCs/>
                <w:sz w:val="20"/>
                <w:szCs w:val="20"/>
                <w:lang w:val="es-PE" w:eastAsia="es-PE"/>
              </w:rPr>
            </w:pPr>
            <w:r>
              <w:rPr>
                <w:rFonts w:ascii="Arial Narrow" w:hAnsi="Arial Narrow"/>
                <w:bCs/>
                <w:sz w:val="20"/>
                <w:szCs w:val="20"/>
                <w:lang w:val="es-PE" w:eastAsia="es-PE"/>
              </w:rPr>
              <w:t>Esta pantalla debe tener habilitado un filtro por estado, dando la posibilidad al usuario de elegir uno de los siguientes criterios:</w:t>
            </w:r>
          </w:p>
          <w:p w14:paraId="15B770BE" w14:textId="77777777" w:rsidR="005476E4" w:rsidRDefault="005476E4" w:rsidP="008C6227">
            <w:pPr>
              <w:pStyle w:val="Prrafodelista"/>
              <w:numPr>
                <w:ilvl w:val="2"/>
                <w:numId w:val="10"/>
              </w:numPr>
              <w:ind w:left="444" w:hanging="142"/>
              <w:rPr>
                <w:rFonts w:ascii="Arial Narrow" w:hAnsi="Arial Narrow"/>
                <w:bCs/>
                <w:sz w:val="20"/>
                <w:szCs w:val="20"/>
                <w:lang w:val="es-PE" w:eastAsia="es-PE"/>
              </w:rPr>
            </w:pPr>
            <w:r w:rsidRPr="0002702F">
              <w:rPr>
                <w:rFonts w:ascii="Arial Narrow" w:hAnsi="Arial Narrow"/>
                <w:bCs/>
                <w:sz w:val="20"/>
                <w:szCs w:val="20"/>
                <w:u w:val="single"/>
                <w:lang w:val="es-PE" w:eastAsia="es-PE"/>
              </w:rPr>
              <w:t>Todos</w:t>
            </w:r>
            <w:r>
              <w:rPr>
                <w:rFonts w:ascii="Arial Narrow" w:hAnsi="Arial Narrow"/>
                <w:bCs/>
                <w:sz w:val="20"/>
                <w:szCs w:val="20"/>
                <w:lang w:val="es-PE" w:eastAsia="es-PE"/>
              </w:rPr>
              <w:t>: Valor por defecto; seleccionado este estado debe mostrar los datos indicados en el literal a para todo el personal registrado.</w:t>
            </w:r>
          </w:p>
          <w:p w14:paraId="15B770BF" w14:textId="77777777" w:rsidR="005476E4" w:rsidRDefault="005476E4" w:rsidP="008C6227">
            <w:pPr>
              <w:pStyle w:val="Prrafodelista"/>
              <w:numPr>
                <w:ilvl w:val="2"/>
                <w:numId w:val="10"/>
              </w:numPr>
              <w:ind w:left="444" w:hanging="142"/>
              <w:rPr>
                <w:rFonts w:ascii="Arial Narrow" w:hAnsi="Arial Narrow"/>
                <w:bCs/>
                <w:sz w:val="20"/>
                <w:szCs w:val="20"/>
                <w:lang w:val="es-PE" w:eastAsia="es-PE"/>
              </w:rPr>
            </w:pPr>
            <w:r w:rsidRPr="0002702F">
              <w:rPr>
                <w:rFonts w:ascii="Arial Narrow" w:hAnsi="Arial Narrow"/>
                <w:bCs/>
                <w:sz w:val="20"/>
                <w:szCs w:val="20"/>
                <w:u w:val="single"/>
                <w:lang w:val="es-PE" w:eastAsia="es-PE"/>
              </w:rPr>
              <w:t>Vigentes</w:t>
            </w:r>
            <w:r>
              <w:rPr>
                <w:rFonts w:ascii="Arial Narrow" w:hAnsi="Arial Narrow"/>
                <w:bCs/>
                <w:sz w:val="20"/>
                <w:szCs w:val="20"/>
                <w:lang w:val="es-PE" w:eastAsia="es-PE"/>
              </w:rPr>
              <w:t>: Seleccionado este estado debe mostrar los datos indicados en el literal a del personal con estado vigente (según literal a).</w:t>
            </w:r>
          </w:p>
          <w:p w14:paraId="15B770C0" w14:textId="77777777" w:rsidR="005476E4" w:rsidRDefault="005476E4" w:rsidP="008C6227">
            <w:pPr>
              <w:pStyle w:val="Prrafodelista"/>
              <w:numPr>
                <w:ilvl w:val="2"/>
                <w:numId w:val="10"/>
              </w:numPr>
              <w:ind w:left="444" w:hanging="142"/>
              <w:rPr>
                <w:rFonts w:ascii="Arial Narrow" w:hAnsi="Arial Narrow"/>
                <w:bCs/>
                <w:sz w:val="20"/>
                <w:szCs w:val="20"/>
                <w:lang w:val="es-PE" w:eastAsia="es-PE"/>
              </w:rPr>
            </w:pPr>
            <w:r w:rsidRPr="0002702F">
              <w:rPr>
                <w:rFonts w:ascii="Arial Narrow" w:hAnsi="Arial Narrow"/>
                <w:bCs/>
                <w:sz w:val="20"/>
                <w:szCs w:val="20"/>
                <w:u w:val="single"/>
                <w:lang w:val="es-PE" w:eastAsia="es-PE"/>
              </w:rPr>
              <w:t>No Vigentes</w:t>
            </w:r>
            <w:r>
              <w:rPr>
                <w:rFonts w:ascii="Arial Narrow" w:hAnsi="Arial Narrow"/>
                <w:bCs/>
                <w:sz w:val="20"/>
                <w:szCs w:val="20"/>
                <w:lang w:val="es-PE" w:eastAsia="es-PE"/>
              </w:rPr>
              <w:t>: Seleccionado este estado debe mostrar los datos indicados en el literal a del   personal con estado no vigente (según literal a).</w:t>
            </w:r>
          </w:p>
          <w:p w14:paraId="15B770C1" w14:textId="77777777" w:rsidR="005476E4" w:rsidRDefault="005476E4" w:rsidP="008C6227">
            <w:pPr>
              <w:pStyle w:val="Prrafodelista"/>
              <w:numPr>
                <w:ilvl w:val="2"/>
                <w:numId w:val="10"/>
              </w:numPr>
              <w:ind w:left="444" w:hanging="142"/>
              <w:rPr>
                <w:rFonts w:ascii="Arial Narrow" w:hAnsi="Arial Narrow"/>
                <w:bCs/>
                <w:sz w:val="20"/>
                <w:szCs w:val="20"/>
                <w:lang w:val="es-PE" w:eastAsia="es-PE"/>
              </w:rPr>
            </w:pPr>
            <w:r>
              <w:rPr>
                <w:rFonts w:ascii="Arial Narrow" w:hAnsi="Arial Narrow"/>
                <w:bCs/>
                <w:sz w:val="20"/>
                <w:szCs w:val="20"/>
                <w:lang w:val="es-PE" w:eastAsia="es-PE"/>
              </w:rPr>
              <w:t xml:space="preserve">Fin de vigencia próxima: Seleccionado este estado debe mostrar los datos indicados en el literal a del </w:t>
            </w:r>
            <w:r>
              <w:rPr>
                <w:rFonts w:ascii="Arial Narrow" w:hAnsi="Arial Narrow"/>
                <w:bCs/>
                <w:sz w:val="20"/>
                <w:szCs w:val="20"/>
                <w:lang w:val="es-PE" w:eastAsia="es-PE"/>
              </w:rPr>
              <w:lastRenderedPageBreak/>
              <w:t>personal cuya fecha de fin de vigencia se encuentra a 3 días hábiles próximos de su vencimiento.</w:t>
            </w:r>
          </w:p>
          <w:p w14:paraId="15B770C2" w14:textId="77777777" w:rsidR="005476E4" w:rsidRDefault="005476E4" w:rsidP="008C6227">
            <w:pPr>
              <w:pStyle w:val="Prrafodelista"/>
              <w:numPr>
                <w:ilvl w:val="0"/>
                <w:numId w:val="85"/>
              </w:numPr>
              <w:ind w:left="355" w:hanging="284"/>
              <w:rPr>
                <w:rFonts w:ascii="Arial Narrow" w:hAnsi="Arial Narrow"/>
                <w:bCs/>
                <w:sz w:val="20"/>
                <w:szCs w:val="20"/>
                <w:lang w:val="es-PE" w:eastAsia="es-PE"/>
              </w:rPr>
            </w:pPr>
            <w:r>
              <w:rPr>
                <w:rFonts w:ascii="Arial Narrow" w:hAnsi="Arial Narrow"/>
                <w:bCs/>
                <w:sz w:val="20"/>
                <w:szCs w:val="20"/>
                <w:lang w:val="es-PE" w:eastAsia="es-PE"/>
              </w:rPr>
              <w:t>A</w:t>
            </w:r>
            <w:r w:rsidRPr="002600FB">
              <w:rPr>
                <w:rFonts w:ascii="Arial Narrow" w:hAnsi="Arial Narrow"/>
                <w:bCs/>
                <w:sz w:val="20"/>
                <w:szCs w:val="20"/>
                <w:lang w:val="es-PE" w:eastAsia="es-PE"/>
              </w:rPr>
              <w:t>l hacer clic en</w:t>
            </w:r>
            <w:r>
              <w:rPr>
                <w:rFonts w:ascii="Arial Narrow" w:hAnsi="Arial Narrow"/>
                <w:bCs/>
                <w:sz w:val="20"/>
                <w:szCs w:val="20"/>
                <w:lang w:val="es-PE" w:eastAsia="es-PE"/>
              </w:rPr>
              <w:t xml:space="preserve"> el</w:t>
            </w:r>
            <w:r w:rsidRPr="002600FB">
              <w:rPr>
                <w:rFonts w:ascii="Arial Narrow" w:hAnsi="Arial Narrow"/>
                <w:bCs/>
                <w:sz w:val="20"/>
                <w:szCs w:val="20"/>
                <w:lang w:val="es-PE" w:eastAsia="es-PE"/>
              </w:rPr>
              <w:t xml:space="preserve"> botón “Agregar”</w:t>
            </w:r>
            <w:r>
              <w:rPr>
                <w:rFonts w:ascii="Arial Narrow" w:hAnsi="Arial Narrow"/>
                <w:bCs/>
                <w:sz w:val="20"/>
                <w:szCs w:val="20"/>
                <w:lang w:val="es-PE" w:eastAsia="es-PE"/>
              </w:rPr>
              <w:t>, se deberá mostrar una pantalla en la que el funcionario aduanero</w:t>
            </w:r>
            <w:r w:rsidRPr="002600FB">
              <w:rPr>
                <w:rFonts w:ascii="Arial Narrow" w:hAnsi="Arial Narrow"/>
                <w:bCs/>
                <w:sz w:val="20"/>
                <w:szCs w:val="20"/>
                <w:lang w:val="es-PE" w:eastAsia="es-PE"/>
              </w:rPr>
              <w:t xml:space="preserve"> </w:t>
            </w:r>
            <w:r>
              <w:rPr>
                <w:rFonts w:ascii="Arial Narrow" w:hAnsi="Arial Narrow"/>
                <w:bCs/>
                <w:sz w:val="20"/>
                <w:szCs w:val="20"/>
                <w:lang w:val="es-PE" w:eastAsia="es-PE"/>
              </w:rPr>
              <w:t>pueda ingresar el número de registro de la persona a agregar, ingresado el dato el sistema debe realizar lo siguiente:</w:t>
            </w:r>
          </w:p>
          <w:p w14:paraId="15B770C3" w14:textId="77777777" w:rsidR="005476E4" w:rsidRDefault="005476E4" w:rsidP="008C6227">
            <w:pPr>
              <w:pStyle w:val="Prrafodelista"/>
              <w:numPr>
                <w:ilvl w:val="2"/>
                <w:numId w:val="10"/>
              </w:numPr>
              <w:ind w:left="444" w:hanging="142"/>
              <w:rPr>
                <w:rFonts w:ascii="Arial Narrow" w:hAnsi="Arial Narrow"/>
                <w:bCs/>
                <w:sz w:val="20"/>
                <w:szCs w:val="20"/>
                <w:lang w:val="es-PE" w:eastAsia="es-PE"/>
              </w:rPr>
            </w:pPr>
            <w:r>
              <w:rPr>
                <w:rFonts w:ascii="Arial Narrow" w:hAnsi="Arial Narrow"/>
                <w:bCs/>
                <w:sz w:val="20"/>
                <w:szCs w:val="20"/>
                <w:lang w:val="es-PE" w:eastAsia="es-PE"/>
              </w:rPr>
              <w:t>Verificar que el número de registro sea válido, de no cumplir la condición deberá mostrar el siguiente mensaje “No se encontró trabajador con registro N° XXXX” (XXXX: N° de registro ingresado)</w:t>
            </w:r>
          </w:p>
          <w:p w14:paraId="15B770C4" w14:textId="77777777" w:rsidR="005476E4" w:rsidRDefault="005476E4" w:rsidP="008C6227">
            <w:pPr>
              <w:pStyle w:val="Prrafodelista"/>
              <w:numPr>
                <w:ilvl w:val="2"/>
                <w:numId w:val="10"/>
              </w:numPr>
              <w:ind w:left="444" w:hanging="142"/>
              <w:rPr>
                <w:rFonts w:ascii="Arial Narrow" w:hAnsi="Arial Narrow"/>
                <w:bCs/>
                <w:sz w:val="20"/>
                <w:szCs w:val="20"/>
                <w:lang w:val="es-PE" w:eastAsia="es-PE"/>
              </w:rPr>
            </w:pPr>
            <w:r>
              <w:rPr>
                <w:rFonts w:ascii="Arial Narrow" w:hAnsi="Arial Narrow"/>
                <w:bCs/>
                <w:sz w:val="20"/>
                <w:szCs w:val="20"/>
                <w:lang w:val="es-PE" w:eastAsia="es-PE"/>
              </w:rPr>
              <w:t>Verificar que el número de registro no corresponda a un funcionario que se encuentra vigente para ejercer labores de despacho ya registrada para esa área.</w:t>
            </w:r>
          </w:p>
          <w:p w14:paraId="15B770C5" w14:textId="77777777" w:rsidR="005476E4" w:rsidRDefault="005476E4" w:rsidP="008C6227">
            <w:pPr>
              <w:pStyle w:val="Prrafodelista"/>
              <w:numPr>
                <w:ilvl w:val="2"/>
                <w:numId w:val="10"/>
              </w:numPr>
              <w:ind w:left="444" w:hanging="142"/>
              <w:rPr>
                <w:rFonts w:ascii="Arial Narrow" w:hAnsi="Arial Narrow"/>
                <w:bCs/>
                <w:sz w:val="20"/>
                <w:szCs w:val="20"/>
                <w:lang w:val="es-PE" w:eastAsia="es-PE"/>
              </w:rPr>
            </w:pPr>
            <w:r>
              <w:rPr>
                <w:rFonts w:ascii="Arial Narrow" w:hAnsi="Arial Narrow"/>
                <w:bCs/>
                <w:sz w:val="20"/>
                <w:szCs w:val="20"/>
                <w:lang w:val="es-PE" w:eastAsia="es-PE"/>
              </w:rPr>
              <w:t>De cumplir las validaciones anteriores el sistema debe mostrar los siguiente datos asociados al número de registro ingresado:</w:t>
            </w:r>
          </w:p>
          <w:p w14:paraId="15B770C6" w14:textId="77777777" w:rsidR="005476E4" w:rsidRDefault="005476E4" w:rsidP="008C6227">
            <w:pPr>
              <w:pStyle w:val="Prrafodelista"/>
              <w:ind w:left="444"/>
              <w:rPr>
                <w:rFonts w:ascii="Arial Narrow" w:hAnsi="Arial Narrow"/>
                <w:bCs/>
                <w:sz w:val="20"/>
                <w:szCs w:val="20"/>
                <w:lang w:val="es-PE" w:eastAsia="es-PE"/>
              </w:rPr>
            </w:pPr>
            <w:r>
              <w:rPr>
                <w:rFonts w:ascii="Arial Narrow" w:hAnsi="Arial Narrow"/>
                <w:bCs/>
                <w:sz w:val="20"/>
                <w:szCs w:val="20"/>
                <w:lang w:val="es-PE" w:eastAsia="es-PE"/>
              </w:rPr>
              <w:t>i. Apellidos y Nombres del funcionario</w:t>
            </w:r>
          </w:p>
          <w:p w14:paraId="15B770C7" w14:textId="77777777" w:rsidR="005476E4" w:rsidRDefault="005476E4" w:rsidP="008C6227">
            <w:pPr>
              <w:pStyle w:val="Prrafodelista"/>
              <w:ind w:left="444"/>
              <w:rPr>
                <w:rFonts w:ascii="Arial Narrow" w:hAnsi="Arial Narrow"/>
                <w:bCs/>
                <w:sz w:val="20"/>
                <w:szCs w:val="20"/>
                <w:lang w:val="es-PE" w:eastAsia="es-PE"/>
              </w:rPr>
            </w:pPr>
            <w:r>
              <w:rPr>
                <w:rFonts w:ascii="Arial Narrow" w:hAnsi="Arial Narrow"/>
                <w:bCs/>
                <w:sz w:val="20"/>
                <w:szCs w:val="20"/>
                <w:lang w:val="es-PE" w:eastAsia="es-PE"/>
              </w:rPr>
              <w:t>ii. Código y Descripción de la unidad orgánica</w:t>
            </w:r>
          </w:p>
          <w:p w14:paraId="15B770C8" w14:textId="77777777" w:rsidR="005476E4" w:rsidRDefault="005476E4" w:rsidP="008C6227">
            <w:pPr>
              <w:pStyle w:val="Prrafodelista"/>
              <w:numPr>
                <w:ilvl w:val="0"/>
                <w:numId w:val="50"/>
              </w:numPr>
              <w:ind w:left="444" w:hanging="142"/>
              <w:rPr>
                <w:rFonts w:ascii="Arial Narrow" w:hAnsi="Arial Narrow"/>
                <w:bCs/>
                <w:sz w:val="20"/>
                <w:szCs w:val="20"/>
                <w:lang w:val="es-PE" w:eastAsia="es-PE"/>
              </w:rPr>
            </w:pPr>
            <w:r>
              <w:rPr>
                <w:rFonts w:ascii="Arial Narrow" w:hAnsi="Arial Narrow"/>
                <w:bCs/>
                <w:sz w:val="20"/>
                <w:szCs w:val="20"/>
                <w:lang w:val="es-PE" w:eastAsia="es-PE"/>
              </w:rPr>
              <w:t>El sistema debe permitir el ingreso de la fecha de inicio de vigencia del funcionario para realizar labores de despacho, el sistema debe mostrar por defecto la fecha del día y debe validar que la fecha ingresada sea mayor o igual a la fecha del día, de no cumplir esta condición el sistema no se debe permitir el registro mostrando el siguiente mensaje “Fecha de inicio de vigencia debe ser mayor o igual a la fecha de hoy”</w:t>
            </w:r>
          </w:p>
          <w:p w14:paraId="15B770C9" w14:textId="77777777" w:rsidR="005476E4" w:rsidRPr="0035152F" w:rsidRDefault="005476E4" w:rsidP="008C6227">
            <w:pPr>
              <w:pStyle w:val="Prrafodelista"/>
              <w:numPr>
                <w:ilvl w:val="0"/>
                <w:numId w:val="50"/>
              </w:numPr>
              <w:ind w:left="444" w:hanging="142"/>
              <w:rPr>
                <w:rFonts w:ascii="Arial Narrow" w:hAnsi="Arial Narrow"/>
                <w:bCs/>
                <w:sz w:val="20"/>
                <w:szCs w:val="20"/>
                <w:lang w:val="es-PE" w:eastAsia="es-PE"/>
              </w:rPr>
            </w:pPr>
            <w:r w:rsidRPr="0035152F">
              <w:rPr>
                <w:rFonts w:ascii="Arial Narrow" w:hAnsi="Arial Narrow"/>
                <w:bCs/>
                <w:sz w:val="20"/>
                <w:szCs w:val="20"/>
                <w:lang w:val="es-PE" w:eastAsia="es-PE"/>
              </w:rPr>
              <w:t xml:space="preserve">El sistema debe permitir el ingreso de la fecha de fin </w:t>
            </w:r>
            <w:r>
              <w:rPr>
                <w:rFonts w:ascii="Arial Narrow" w:hAnsi="Arial Narrow"/>
                <w:bCs/>
                <w:sz w:val="20"/>
                <w:szCs w:val="20"/>
                <w:lang w:val="es-PE" w:eastAsia="es-PE"/>
              </w:rPr>
              <w:t>de vigencia</w:t>
            </w:r>
            <w:r w:rsidRPr="0035152F">
              <w:rPr>
                <w:rFonts w:ascii="Arial Narrow" w:hAnsi="Arial Narrow"/>
                <w:bCs/>
                <w:sz w:val="20"/>
                <w:szCs w:val="20"/>
                <w:lang w:val="es-PE" w:eastAsia="es-PE"/>
              </w:rPr>
              <w:t xml:space="preserve"> del funcionario para realizar labores de despacho, el sistema debe mostrar por defecto la fecha del día y debe validar que la fecha ingresada sea mayor o igual a la fecha de inicio de </w:t>
            </w:r>
            <w:r>
              <w:rPr>
                <w:rFonts w:ascii="Arial Narrow" w:hAnsi="Arial Narrow"/>
                <w:bCs/>
                <w:sz w:val="20"/>
                <w:szCs w:val="20"/>
                <w:lang w:val="es-PE" w:eastAsia="es-PE"/>
              </w:rPr>
              <w:t>vigencia</w:t>
            </w:r>
            <w:r w:rsidRPr="0035152F">
              <w:rPr>
                <w:rFonts w:ascii="Arial Narrow" w:hAnsi="Arial Narrow"/>
                <w:bCs/>
                <w:sz w:val="20"/>
                <w:szCs w:val="20"/>
                <w:lang w:val="es-PE" w:eastAsia="es-PE"/>
              </w:rPr>
              <w:t>.</w:t>
            </w:r>
          </w:p>
          <w:p w14:paraId="15B770CA" w14:textId="77777777" w:rsidR="005476E4" w:rsidRPr="0002702F" w:rsidRDefault="005476E4" w:rsidP="008C6227">
            <w:pPr>
              <w:pStyle w:val="Prrafodelista"/>
              <w:numPr>
                <w:ilvl w:val="0"/>
                <w:numId w:val="85"/>
              </w:numPr>
              <w:ind w:left="355" w:hanging="284"/>
              <w:rPr>
                <w:rFonts w:ascii="Arial Narrow" w:hAnsi="Arial Narrow"/>
                <w:bCs/>
                <w:sz w:val="20"/>
                <w:szCs w:val="20"/>
                <w:lang w:val="es-PE" w:eastAsia="es-PE"/>
              </w:rPr>
            </w:pPr>
            <w:r w:rsidRPr="0002702F">
              <w:rPr>
                <w:rFonts w:ascii="Arial Narrow" w:hAnsi="Arial Narrow"/>
                <w:bCs/>
                <w:sz w:val="20"/>
                <w:szCs w:val="20"/>
                <w:lang w:val="es-PE" w:eastAsia="es-PE"/>
              </w:rPr>
              <w:t xml:space="preserve">Al hacer clic en el botón “Modificar”, el sistema debe verificar que por lo menos un registro se encuentre seleccionado, de no haber seleccionado ningún registro el sistema debe mostrar el siguiente mensaje “Por favor seleccione el registro a modificar” y debe regresar a la pantalla anterior, de haber seleccionado más de uno el sistema debe mostrar el siguiente mensaje “Se actualizará la fecha que indique para todos los registros seleccionados ¿Desea Continuar?”, si se elige “Si”, el sistema debe mostrar un recuadro para ingresar la fecha de fin de </w:t>
            </w:r>
            <w:r>
              <w:rPr>
                <w:rFonts w:ascii="Arial Narrow" w:hAnsi="Arial Narrow"/>
                <w:bCs/>
                <w:sz w:val="20"/>
                <w:szCs w:val="20"/>
                <w:lang w:val="es-PE" w:eastAsia="es-PE"/>
              </w:rPr>
              <w:t>vigencia</w:t>
            </w:r>
            <w:r w:rsidRPr="0002702F">
              <w:rPr>
                <w:rFonts w:ascii="Arial Narrow" w:hAnsi="Arial Narrow"/>
                <w:bCs/>
                <w:sz w:val="20"/>
                <w:szCs w:val="20"/>
                <w:lang w:val="es-PE" w:eastAsia="es-PE"/>
              </w:rPr>
              <w:t xml:space="preserve">, debiendo validar que esta fecha sea mayor a la fecha de inicio de </w:t>
            </w:r>
            <w:r>
              <w:rPr>
                <w:rFonts w:ascii="Arial Narrow" w:hAnsi="Arial Narrow"/>
                <w:bCs/>
                <w:sz w:val="20"/>
                <w:szCs w:val="20"/>
                <w:lang w:val="es-PE" w:eastAsia="es-PE"/>
              </w:rPr>
              <w:t>vigencia</w:t>
            </w:r>
            <w:r w:rsidRPr="0002702F">
              <w:rPr>
                <w:rFonts w:ascii="Arial Narrow" w:hAnsi="Arial Narrow"/>
                <w:bCs/>
                <w:sz w:val="20"/>
                <w:szCs w:val="20"/>
                <w:lang w:val="es-PE" w:eastAsia="es-PE"/>
              </w:rPr>
              <w:t xml:space="preserve"> y también mayor a la fecha del día, cumplidas esas condiciones debe actualizar la fecha de fin de vigencia para todos los registros seleccionados; si se elige “No” debe regresar a la pantalla anterior. </w:t>
            </w:r>
          </w:p>
          <w:p w14:paraId="15B770CB" w14:textId="77777777" w:rsidR="005476E4" w:rsidRPr="0002702F" w:rsidRDefault="005476E4" w:rsidP="008C6227">
            <w:pPr>
              <w:pStyle w:val="Prrafodelista"/>
              <w:numPr>
                <w:ilvl w:val="0"/>
                <w:numId w:val="85"/>
              </w:numPr>
              <w:ind w:left="355" w:hanging="284"/>
              <w:rPr>
                <w:rFonts w:ascii="Arial Narrow" w:hAnsi="Arial Narrow"/>
                <w:bCs/>
                <w:sz w:val="20"/>
                <w:szCs w:val="20"/>
                <w:lang w:val="es-PE" w:eastAsia="es-PE"/>
              </w:rPr>
            </w:pPr>
            <w:r w:rsidRPr="0002702F">
              <w:rPr>
                <w:rFonts w:ascii="Arial Narrow" w:hAnsi="Arial Narrow"/>
                <w:bCs/>
                <w:sz w:val="20"/>
                <w:szCs w:val="20"/>
                <w:lang w:val="es-PE" w:eastAsia="es-PE"/>
              </w:rPr>
              <w:t>Al hacer click en el botón “Cancelar” se debe salir de la opción.</w:t>
            </w:r>
          </w:p>
          <w:p w14:paraId="15B770CC" w14:textId="77777777" w:rsidR="005476E4" w:rsidRDefault="005476E4" w:rsidP="008C6227">
            <w:pPr>
              <w:pStyle w:val="Prrafodelista"/>
              <w:ind w:left="214"/>
              <w:rPr>
                <w:rFonts w:ascii="Arial Narrow" w:hAnsi="Arial Narrow" w:cs="Arial Narrow"/>
                <w:sz w:val="20"/>
                <w:szCs w:val="20"/>
                <w:lang w:val="es-PE"/>
              </w:rPr>
            </w:pPr>
          </w:p>
          <w:p w14:paraId="15B770CD" w14:textId="77777777" w:rsidR="005476E4" w:rsidRDefault="005476E4" w:rsidP="008C6227">
            <w:pPr>
              <w:pStyle w:val="Prrafodelista"/>
              <w:ind w:left="0"/>
              <w:rPr>
                <w:rFonts w:ascii="Arial Narrow" w:hAnsi="Arial Narrow"/>
                <w:bCs/>
                <w:sz w:val="20"/>
                <w:szCs w:val="20"/>
                <w:u w:val="single"/>
                <w:lang w:val="es-PE" w:eastAsia="es-PE"/>
              </w:rPr>
            </w:pPr>
            <w:r w:rsidRPr="00977B0D">
              <w:rPr>
                <w:rFonts w:ascii="Arial Narrow" w:hAnsi="Arial Narrow"/>
                <w:bCs/>
                <w:sz w:val="20"/>
                <w:szCs w:val="20"/>
                <w:u w:val="single"/>
                <w:lang w:val="es-PE" w:eastAsia="es-PE"/>
              </w:rPr>
              <w:t>Prototipo de la interface</w:t>
            </w:r>
          </w:p>
          <w:p w14:paraId="15B770CE" w14:textId="77777777" w:rsidR="005476E4" w:rsidRPr="00977B0D" w:rsidRDefault="005476E4" w:rsidP="008C6227">
            <w:pPr>
              <w:pStyle w:val="Prrafodelista"/>
              <w:ind w:left="0"/>
              <w:rPr>
                <w:rFonts w:ascii="Arial Narrow" w:hAnsi="Arial Narrow"/>
                <w:bCs/>
                <w:sz w:val="20"/>
                <w:szCs w:val="20"/>
                <w:u w:val="single"/>
                <w:lang w:val="es-PE" w:eastAsia="es-PE"/>
              </w:rPr>
            </w:pPr>
          </w:p>
          <w:p w14:paraId="15B770CF" w14:textId="77777777" w:rsidR="005476E4" w:rsidRDefault="005476E4" w:rsidP="008C6227">
            <w:pPr>
              <w:rPr>
                <w:rFonts w:ascii="Arial Narrow" w:hAnsi="Arial Narrow"/>
                <w:noProof/>
                <w:sz w:val="20"/>
                <w:szCs w:val="20"/>
                <w:lang w:val="es-PE" w:eastAsia="es-PE"/>
              </w:rPr>
            </w:pPr>
            <w:r>
              <w:rPr>
                <w:rFonts w:ascii="Arial Narrow" w:hAnsi="Arial Narrow"/>
                <w:noProof/>
                <w:sz w:val="20"/>
                <w:szCs w:val="20"/>
                <w:lang w:val="es-PE" w:eastAsia="es-PE"/>
              </w:rPr>
              <w:lastRenderedPageBreak/>
              <w:drawing>
                <wp:inline distT="0" distB="0" distL="0" distR="0" wp14:anchorId="15B77B28" wp14:editId="15B77B29">
                  <wp:extent cx="2875280" cy="2162810"/>
                  <wp:effectExtent l="19050" t="0" r="127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cstate="print"/>
                          <a:srcRect/>
                          <a:stretch>
                            <a:fillRect/>
                          </a:stretch>
                        </pic:blipFill>
                        <pic:spPr bwMode="auto">
                          <a:xfrm>
                            <a:off x="0" y="0"/>
                            <a:ext cx="2875280" cy="2162810"/>
                          </a:xfrm>
                          <a:prstGeom prst="rect">
                            <a:avLst/>
                          </a:prstGeom>
                          <a:noFill/>
                          <a:ln w="9525">
                            <a:noFill/>
                            <a:miter lim="800000"/>
                            <a:headEnd/>
                            <a:tailEnd/>
                          </a:ln>
                        </pic:spPr>
                      </pic:pic>
                    </a:graphicData>
                  </a:graphic>
                </wp:inline>
              </w:drawing>
            </w:r>
          </w:p>
          <w:p w14:paraId="15B770D0" w14:textId="77777777" w:rsidR="005476E4" w:rsidRPr="002600FB" w:rsidRDefault="005476E4" w:rsidP="008C6227">
            <w:pPr>
              <w:rPr>
                <w:rFonts w:ascii="Arial Narrow" w:hAnsi="Arial Narrow"/>
                <w:bCs/>
                <w:sz w:val="20"/>
                <w:szCs w:val="20"/>
                <w:lang w:val="es-PE" w:eastAsia="es-PE"/>
              </w:rPr>
            </w:pPr>
          </w:p>
        </w:tc>
        <w:tc>
          <w:tcPr>
            <w:tcW w:w="1134" w:type="dxa"/>
            <w:gridSpan w:val="2"/>
            <w:shd w:val="clear" w:color="auto" w:fill="auto"/>
          </w:tcPr>
          <w:p w14:paraId="15B770D1" w14:textId="77777777" w:rsidR="005476E4" w:rsidRPr="0091649D"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lastRenderedPageBreak/>
              <w:t>47</w:t>
            </w:r>
          </w:p>
        </w:tc>
        <w:tc>
          <w:tcPr>
            <w:tcW w:w="851" w:type="dxa"/>
            <w:shd w:val="clear" w:color="auto" w:fill="auto"/>
          </w:tcPr>
          <w:p w14:paraId="15B770D2" w14:textId="77777777" w:rsidR="005476E4" w:rsidRPr="00A77693" w:rsidRDefault="005476E4" w:rsidP="008C6227">
            <w:pPr>
              <w:pStyle w:val="Textodeglobo"/>
              <w:spacing w:before="40" w:after="40"/>
              <w:jc w:val="left"/>
              <w:rPr>
                <w:rFonts w:ascii="Arial Narrow" w:hAnsi="Arial Narrow" w:cs="Arial Narrow"/>
                <w:sz w:val="20"/>
                <w:szCs w:val="20"/>
                <w:lang w:eastAsia="es-ES"/>
              </w:rPr>
            </w:pPr>
          </w:p>
        </w:tc>
      </w:tr>
      <w:tr w:rsidR="005476E4" w:rsidRPr="00A77693" w14:paraId="15B770FF" w14:textId="77777777" w:rsidTr="00791C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tcPr>
          <w:p w14:paraId="15B770D4"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lastRenderedPageBreak/>
              <w:t>RF02</w:t>
            </w:r>
          </w:p>
        </w:tc>
        <w:tc>
          <w:tcPr>
            <w:tcW w:w="1418" w:type="dxa"/>
            <w:shd w:val="clear" w:color="auto" w:fill="auto"/>
          </w:tcPr>
          <w:p w14:paraId="15B770D5" w14:textId="77777777" w:rsidR="005476E4" w:rsidRPr="00886B2B" w:rsidRDefault="005476E4" w:rsidP="008C6227">
            <w:pPr>
              <w:pStyle w:val="Textodeglobo"/>
              <w:spacing w:before="40" w:after="40"/>
              <w:jc w:val="center"/>
              <w:rPr>
                <w:rFonts w:ascii="Arial Narrow" w:hAnsi="Arial Narrow" w:cs="Arial Narrow"/>
                <w:sz w:val="20"/>
                <w:szCs w:val="20"/>
                <w:lang w:eastAsia="es-ES"/>
              </w:rPr>
            </w:pPr>
            <w:r w:rsidRPr="00886B2B">
              <w:rPr>
                <w:rFonts w:ascii="Arial Narrow" w:hAnsi="Arial Narrow"/>
                <w:bCs/>
                <w:sz w:val="20"/>
                <w:szCs w:val="20"/>
                <w:lang w:eastAsia="es-PE"/>
              </w:rPr>
              <w:t>Habilitar Funcionarios Aduanero</w:t>
            </w:r>
          </w:p>
        </w:tc>
        <w:tc>
          <w:tcPr>
            <w:tcW w:w="4677" w:type="dxa"/>
            <w:gridSpan w:val="6"/>
            <w:shd w:val="clear" w:color="auto" w:fill="auto"/>
            <w:vAlign w:val="center"/>
          </w:tcPr>
          <w:p w14:paraId="15B770D6" w14:textId="77777777" w:rsidR="005476E4" w:rsidRDefault="005476E4" w:rsidP="008C6227">
            <w:pPr>
              <w:rPr>
                <w:rFonts w:ascii="Arial Narrow" w:hAnsi="Arial Narrow"/>
                <w:bCs/>
                <w:sz w:val="20"/>
                <w:szCs w:val="20"/>
                <w:lang w:val="es-PE" w:eastAsia="es-PE"/>
              </w:rPr>
            </w:pPr>
            <w:r>
              <w:rPr>
                <w:rFonts w:ascii="Arial Narrow" w:hAnsi="Arial Narrow"/>
                <w:bCs/>
                <w:sz w:val="20"/>
                <w:szCs w:val="20"/>
                <w:lang w:val="es-PE" w:eastAsia="es-PE"/>
              </w:rPr>
              <w:t>Se requiere contar con una opción para que el funcionario aduanero designado, pueda habilitar o deshabilitar en el día al personal del área que participará del despacho de las DIF. La opción debe implementarse bajo las siguientes especificaciones:</w:t>
            </w:r>
          </w:p>
          <w:p w14:paraId="15B770D7" w14:textId="77777777" w:rsidR="005476E4" w:rsidRPr="002600FB" w:rsidRDefault="005476E4" w:rsidP="008C6227">
            <w:pPr>
              <w:pStyle w:val="Prrafodelista"/>
              <w:numPr>
                <w:ilvl w:val="0"/>
                <w:numId w:val="52"/>
              </w:numPr>
              <w:ind w:left="284" w:hanging="284"/>
              <w:rPr>
                <w:rFonts w:ascii="Arial Narrow" w:hAnsi="Arial Narrow"/>
                <w:bCs/>
                <w:sz w:val="20"/>
                <w:szCs w:val="20"/>
                <w:lang w:val="es-PE" w:eastAsia="es-PE"/>
              </w:rPr>
            </w:pPr>
            <w:r>
              <w:rPr>
                <w:rFonts w:ascii="Arial Narrow" w:hAnsi="Arial Narrow"/>
                <w:bCs/>
                <w:sz w:val="20"/>
                <w:szCs w:val="20"/>
                <w:lang w:val="es-PE" w:eastAsia="es-PE"/>
              </w:rPr>
              <w:t>Al ingresar a la opción el sistema debe mostrar los siguientes datos del personal en estado vigente:</w:t>
            </w:r>
          </w:p>
          <w:p w14:paraId="15B770D8" w14:textId="77777777" w:rsidR="005476E4" w:rsidRDefault="005476E4" w:rsidP="008C6227">
            <w:pPr>
              <w:pStyle w:val="Prrafodelista"/>
              <w:numPr>
                <w:ilvl w:val="1"/>
                <w:numId w:val="51"/>
              </w:numPr>
              <w:ind w:left="568" w:hanging="284"/>
              <w:rPr>
                <w:rFonts w:ascii="Arial Narrow" w:hAnsi="Arial Narrow"/>
                <w:bCs/>
                <w:sz w:val="20"/>
                <w:szCs w:val="20"/>
                <w:lang w:val="es-PE" w:eastAsia="es-PE"/>
              </w:rPr>
            </w:pPr>
            <w:r>
              <w:rPr>
                <w:rFonts w:ascii="Arial Narrow" w:hAnsi="Arial Narrow"/>
                <w:bCs/>
                <w:sz w:val="20"/>
                <w:szCs w:val="20"/>
                <w:lang w:val="es-PE" w:eastAsia="es-PE"/>
              </w:rPr>
              <w:t>Indicador de Selección: Debe mostrarse habilitado únicamente cuando el parámetro de selección de estado tenga los valores: Habilitados o No Habilitados.</w:t>
            </w:r>
          </w:p>
          <w:p w14:paraId="15B770D9" w14:textId="77777777" w:rsidR="005476E4" w:rsidRPr="002600FB" w:rsidRDefault="005476E4" w:rsidP="008C6227">
            <w:pPr>
              <w:pStyle w:val="Prrafodelista"/>
              <w:numPr>
                <w:ilvl w:val="1"/>
                <w:numId w:val="51"/>
              </w:numPr>
              <w:ind w:left="568" w:hanging="284"/>
              <w:rPr>
                <w:rFonts w:ascii="Arial Narrow" w:hAnsi="Arial Narrow"/>
                <w:bCs/>
                <w:sz w:val="20"/>
                <w:szCs w:val="20"/>
                <w:lang w:val="es-PE" w:eastAsia="es-PE"/>
              </w:rPr>
            </w:pPr>
            <w:r>
              <w:rPr>
                <w:rFonts w:ascii="Arial Narrow" w:hAnsi="Arial Narrow"/>
                <w:bCs/>
                <w:sz w:val="20"/>
                <w:szCs w:val="20"/>
                <w:lang w:val="es-PE" w:eastAsia="es-PE"/>
              </w:rPr>
              <w:t>Funcionario Aduanero (Registro de Planilla- Apellidos y Nombres)</w:t>
            </w:r>
          </w:p>
          <w:p w14:paraId="15B770DA" w14:textId="77777777" w:rsidR="005476E4" w:rsidRPr="002600FB" w:rsidRDefault="005476E4" w:rsidP="008C6227">
            <w:pPr>
              <w:pStyle w:val="Prrafodelista"/>
              <w:numPr>
                <w:ilvl w:val="1"/>
                <w:numId w:val="51"/>
              </w:numPr>
              <w:ind w:left="568" w:hanging="284"/>
              <w:rPr>
                <w:rFonts w:ascii="Arial Narrow" w:hAnsi="Arial Narrow"/>
                <w:bCs/>
                <w:sz w:val="20"/>
                <w:szCs w:val="20"/>
                <w:lang w:val="es-PE" w:eastAsia="es-PE"/>
              </w:rPr>
            </w:pPr>
            <w:r>
              <w:rPr>
                <w:rFonts w:ascii="Arial Narrow" w:hAnsi="Arial Narrow"/>
                <w:bCs/>
                <w:sz w:val="20"/>
                <w:szCs w:val="20"/>
                <w:lang w:val="es-PE" w:eastAsia="es-PE"/>
              </w:rPr>
              <w:t xml:space="preserve">Nro. </w:t>
            </w:r>
            <w:r w:rsidRPr="002600FB">
              <w:rPr>
                <w:rFonts w:ascii="Arial Narrow" w:hAnsi="Arial Narrow"/>
                <w:bCs/>
                <w:sz w:val="20"/>
                <w:szCs w:val="20"/>
                <w:lang w:val="es-PE" w:eastAsia="es-PE"/>
              </w:rPr>
              <w:t>Modulo</w:t>
            </w:r>
            <w:r>
              <w:rPr>
                <w:rFonts w:ascii="Arial Narrow" w:hAnsi="Arial Narrow"/>
                <w:bCs/>
                <w:sz w:val="20"/>
                <w:szCs w:val="20"/>
                <w:lang w:val="es-PE" w:eastAsia="es-PE"/>
              </w:rPr>
              <w:t xml:space="preserve"> Asignado </w:t>
            </w:r>
          </w:p>
          <w:p w14:paraId="15B770DB" w14:textId="77777777" w:rsidR="005476E4" w:rsidRDefault="005476E4" w:rsidP="008C6227">
            <w:pPr>
              <w:pStyle w:val="Prrafodelista"/>
              <w:numPr>
                <w:ilvl w:val="1"/>
                <w:numId w:val="51"/>
              </w:numPr>
              <w:ind w:left="586" w:hanging="284"/>
              <w:rPr>
                <w:rFonts w:ascii="Arial Narrow" w:hAnsi="Arial Narrow"/>
                <w:bCs/>
                <w:sz w:val="20"/>
                <w:szCs w:val="20"/>
                <w:lang w:val="es-PE" w:eastAsia="es-PE"/>
              </w:rPr>
            </w:pPr>
            <w:r w:rsidRPr="00BE29C5">
              <w:rPr>
                <w:rFonts w:ascii="Arial Narrow" w:hAnsi="Arial Narrow"/>
                <w:bCs/>
                <w:sz w:val="20"/>
                <w:szCs w:val="20"/>
                <w:lang w:val="es-PE" w:eastAsia="es-PE"/>
              </w:rPr>
              <w:t>Estado</w:t>
            </w:r>
          </w:p>
          <w:p w14:paraId="15B770DC" w14:textId="77777777" w:rsidR="005476E4" w:rsidRDefault="005476E4" w:rsidP="008C6227">
            <w:pPr>
              <w:pStyle w:val="Prrafodelista"/>
              <w:numPr>
                <w:ilvl w:val="0"/>
                <w:numId w:val="52"/>
              </w:numPr>
              <w:ind w:left="284" w:hanging="284"/>
              <w:rPr>
                <w:rFonts w:ascii="Arial Narrow" w:hAnsi="Arial Narrow"/>
                <w:bCs/>
                <w:sz w:val="20"/>
                <w:szCs w:val="20"/>
                <w:lang w:val="es-PE" w:eastAsia="es-PE"/>
              </w:rPr>
            </w:pPr>
            <w:r>
              <w:rPr>
                <w:rFonts w:ascii="Arial Narrow" w:hAnsi="Arial Narrow"/>
                <w:bCs/>
                <w:sz w:val="20"/>
                <w:szCs w:val="20"/>
                <w:lang w:val="es-PE" w:eastAsia="es-PE"/>
              </w:rPr>
              <w:t>Además debe verificar si existen funcionarios aduaneros cuya fecha de fin de vigencia se encuentre en los 3 días hábiles próximos a su vencimiento, de encontrar por lo menos un funcionario deberá mostrar y habilitar el botón “Vigencias por Caducar”, al hacer click en este botón el sistema debe mostrar los siguientes datos de los funcionarios aduaneros que se encuentran en tal situación:</w:t>
            </w:r>
          </w:p>
          <w:p w14:paraId="15B770DD" w14:textId="77777777" w:rsidR="005476E4" w:rsidRDefault="005476E4" w:rsidP="008C6227">
            <w:pPr>
              <w:pStyle w:val="Prrafodelista"/>
              <w:numPr>
                <w:ilvl w:val="1"/>
                <w:numId w:val="51"/>
              </w:numPr>
              <w:ind w:left="586" w:hanging="284"/>
              <w:rPr>
                <w:rFonts w:ascii="Arial Narrow" w:hAnsi="Arial Narrow"/>
                <w:bCs/>
                <w:sz w:val="20"/>
                <w:szCs w:val="20"/>
                <w:lang w:val="es-PE" w:eastAsia="es-PE"/>
              </w:rPr>
            </w:pPr>
            <w:r>
              <w:rPr>
                <w:rFonts w:ascii="Arial Narrow" w:hAnsi="Arial Narrow"/>
                <w:bCs/>
                <w:sz w:val="20"/>
                <w:szCs w:val="20"/>
                <w:lang w:val="es-PE" w:eastAsia="es-PE"/>
              </w:rPr>
              <w:t>Nro. de registro</w:t>
            </w:r>
          </w:p>
          <w:p w14:paraId="15B770DE" w14:textId="77777777" w:rsidR="005476E4" w:rsidRDefault="005476E4" w:rsidP="008C6227">
            <w:pPr>
              <w:pStyle w:val="Prrafodelista"/>
              <w:numPr>
                <w:ilvl w:val="1"/>
                <w:numId w:val="51"/>
              </w:numPr>
              <w:ind w:left="586" w:hanging="284"/>
              <w:rPr>
                <w:rFonts w:ascii="Arial Narrow" w:hAnsi="Arial Narrow"/>
                <w:bCs/>
                <w:sz w:val="20"/>
                <w:szCs w:val="20"/>
                <w:lang w:val="es-PE" w:eastAsia="es-PE"/>
              </w:rPr>
            </w:pPr>
            <w:r>
              <w:rPr>
                <w:rFonts w:ascii="Arial Narrow" w:hAnsi="Arial Narrow"/>
                <w:bCs/>
                <w:sz w:val="20"/>
                <w:szCs w:val="20"/>
                <w:lang w:val="es-PE" w:eastAsia="es-PE"/>
              </w:rPr>
              <w:t>Apellidos y Nombres</w:t>
            </w:r>
          </w:p>
          <w:p w14:paraId="15B770DF" w14:textId="77777777" w:rsidR="005476E4" w:rsidRPr="00384E98" w:rsidRDefault="005476E4" w:rsidP="008C6227">
            <w:pPr>
              <w:pStyle w:val="Prrafodelista"/>
              <w:numPr>
                <w:ilvl w:val="1"/>
                <w:numId w:val="51"/>
              </w:numPr>
              <w:ind w:left="586" w:hanging="284"/>
              <w:rPr>
                <w:rFonts w:ascii="Arial Narrow" w:hAnsi="Arial Narrow"/>
                <w:bCs/>
                <w:sz w:val="20"/>
                <w:szCs w:val="20"/>
                <w:lang w:val="es-PE" w:eastAsia="es-PE"/>
              </w:rPr>
            </w:pPr>
            <w:r w:rsidRPr="00384E98">
              <w:rPr>
                <w:rFonts w:ascii="Arial Narrow" w:hAnsi="Arial Narrow"/>
                <w:bCs/>
                <w:sz w:val="20"/>
                <w:szCs w:val="20"/>
                <w:lang w:val="es-PE" w:eastAsia="es-PE"/>
              </w:rPr>
              <w:t>Fecha de Fin de Vigencia</w:t>
            </w:r>
          </w:p>
          <w:p w14:paraId="15B770E0" w14:textId="77777777" w:rsidR="005476E4" w:rsidRPr="00BE29C5" w:rsidRDefault="005476E4" w:rsidP="008C6227">
            <w:pPr>
              <w:pStyle w:val="Prrafodelista"/>
              <w:numPr>
                <w:ilvl w:val="0"/>
                <w:numId w:val="52"/>
              </w:numPr>
              <w:ind w:left="302" w:hanging="283"/>
              <w:rPr>
                <w:rFonts w:ascii="Arial Narrow" w:hAnsi="Arial Narrow"/>
                <w:bCs/>
                <w:sz w:val="20"/>
                <w:szCs w:val="20"/>
                <w:lang w:val="es-PE" w:eastAsia="es-PE"/>
              </w:rPr>
            </w:pPr>
            <w:r w:rsidRPr="00BE29C5">
              <w:rPr>
                <w:rFonts w:ascii="Arial Narrow" w:hAnsi="Arial Narrow"/>
                <w:bCs/>
                <w:sz w:val="20"/>
                <w:szCs w:val="20"/>
                <w:lang w:val="es-PE" w:eastAsia="es-PE"/>
              </w:rPr>
              <w:t>El sistema debe tener implementado un parámetro de selección por estado, siendo los valores posibles:</w:t>
            </w:r>
          </w:p>
          <w:p w14:paraId="15B770E1" w14:textId="77777777" w:rsidR="005476E4" w:rsidRDefault="005476E4" w:rsidP="008C6227">
            <w:pPr>
              <w:pStyle w:val="Prrafodelista"/>
              <w:numPr>
                <w:ilvl w:val="1"/>
                <w:numId w:val="51"/>
              </w:numPr>
              <w:ind w:left="586" w:hanging="284"/>
              <w:rPr>
                <w:rFonts w:ascii="Arial Narrow" w:hAnsi="Arial Narrow"/>
                <w:bCs/>
                <w:sz w:val="20"/>
                <w:szCs w:val="20"/>
                <w:lang w:val="es-PE" w:eastAsia="es-PE"/>
              </w:rPr>
            </w:pPr>
            <w:r>
              <w:rPr>
                <w:rFonts w:ascii="Arial Narrow" w:hAnsi="Arial Narrow"/>
                <w:bCs/>
                <w:sz w:val="20"/>
                <w:szCs w:val="20"/>
                <w:lang w:val="es-PE" w:eastAsia="es-PE"/>
              </w:rPr>
              <w:t>Todos: Valor por defecto, seleccionado este criterio debe mostrar todos los registros vigentes.</w:t>
            </w:r>
          </w:p>
          <w:p w14:paraId="15B770E2" w14:textId="77777777" w:rsidR="005476E4" w:rsidRDefault="005476E4" w:rsidP="008C6227">
            <w:pPr>
              <w:pStyle w:val="Prrafodelista"/>
              <w:numPr>
                <w:ilvl w:val="1"/>
                <w:numId w:val="51"/>
              </w:numPr>
              <w:ind w:left="586" w:hanging="284"/>
              <w:rPr>
                <w:rFonts w:ascii="Arial Narrow" w:hAnsi="Arial Narrow"/>
                <w:bCs/>
                <w:sz w:val="20"/>
                <w:szCs w:val="20"/>
                <w:lang w:val="es-PE" w:eastAsia="es-PE"/>
              </w:rPr>
            </w:pPr>
            <w:r>
              <w:rPr>
                <w:rFonts w:ascii="Arial Narrow" w:hAnsi="Arial Narrow"/>
                <w:bCs/>
                <w:sz w:val="20"/>
                <w:szCs w:val="20"/>
                <w:lang w:val="es-PE" w:eastAsia="es-PE"/>
              </w:rPr>
              <w:t>Habilitados: Seleccionado este criterio debe mostrar a los funcionarios aduaneros en estado habilitado</w:t>
            </w:r>
          </w:p>
          <w:p w14:paraId="15B770E3" w14:textId="77777777" w:rsidR="005476E4" w:rsidRDefault="005476E4" w:rsidP="008C6227">
            <w:pPr>
              <w:pStyle w:val="Prrafodelista"/>
              <w:numPr>
                <w:ilvl w:val="1"/>
                <w:numId w:val="51"/>
              </w:numPr>
              <w:ind w:left="586" w:hanging="284"/>
              <w:rPr>
                <w:rFonts w:ascii="Arial Narrow" w:hAnsi="Arial Narrow"/>
                <w:bCs/>
                <w:sz w:val="20"/>
                <w:szCs w:val="20"/>
                <w:lang w:val="es-PE" w:eastAsia="es-PE"/>
              </w:rPr>
            </w:pPr>
            <w:r>
              <w:rPr>
                <w:rFonts w:ascii="Arial Narrow" w:hAnsi="Arial Narrow"/>
                <w:bCs/>
                <w:sz w:val="20"/>
                <w:szCs w:val="20"/>
                <w:lang w:val="es-PE" w:eastAsia="es-PE"/>
              </w:rPr>
              <w:t>No Habilitados: Seleccionado este criterio debe mostrar a los funcionarios aduaneros que no se encuentren habilitados.</w:t>
            </w:r>
          </w:p>
          <w:p w14:paraId="15B770E4" w14:textId="77777777" w:rsidR="005476E4" w:rsidRDefault="005476E4" w:rsidP="008C6227">
            <w:pPr>
              <w:pStyle w:val="Prrafodelista"/>
              <w:numPr>
                <w:ilvl w:val="1"/>
                <w:numId w:val="51"/>
              </w:numPr>
              <w:ind w:left="586" w:hanging="284"/>
              <w:rPr>
                <w:rFonts w:ascii="Arial Narrow" w:hAnsi="Arial Narrow"/>
                <w:bCs/>
                <w:sz w:val="20"/>
                <w:szCs w:val="20"/>
                <w:lang w:val="es-PE" w:eastAsia="es-PE"/>
              </w:rPr>
            </w:pPr>
            <w:r>
              <w:rPr>
                <w:rFonts w:ascii="Arial Narrow" w:hAnsi="Arial Narrow"/>
                <w:bCs/>
                <w:sz w:val="20"/>
                <w:szCs w:val="20"/>
                <w:lang w:val="es-PE" w:eastAsia="es-PE"/>
              </w:rPr>
              <w:t>Fin de vigencia próxima: Seleccionado este criterio debe mostrar a los funcionarios aduaneros (habilitados o no habilitados) con fecha de fin de vigencia de 3 días hábiles próximos a su vencimiento (respecto a la fecha del sistema)</w:t>
            </w:r>
          </w:p>
          <w:p w14:paraId="15B770E5" w14:textId="77777777" w:rsidR="005476E4" w:rsidRDefault="005476E4" w:rsidP="008C6227">
            <w:pPr>
              <w:pStyle w:val="Prrafodelista"/>
              <w:numPr>
                <w:ilvl w:val="1"/>
                <w:numId w:val="51"/>
              </w:numPr>
              <w:ind w:left="586" w:hanging="284"/>
              <w:rPr>
                <w:rFonts w:ascii="Arial Narrow" w:hAnsi="Arial Narrow"/>
                <w:bCs/>
                <w:sz w:val="20"/>
                <w:szCs w:val="20"/>
                <w:lang w:val="es-PE" w:eastAsia="es-PE"/>
              </w:rPr>
            </w:pPr>
            <w:r>
              <w:rPr>
                <w:rFonts w:ascii="Arial Narrow" w:hAnsi="Arial Narrow"/>
                <w:bCs/>
                <w:sz w:val="20"/>
                <w:szCs w:val="20"/>
                <w:lang w:val="es-PE" w:eastAsia="es-PE"/>
              </w:rPr>
              <w:t>Botón “Consultar”, al hacer click en ese botón el sistema debe mostrar los registros de los funcionarios que se encuentren en el estado seleccionado.</w:t>
            </w:r>
          </w:p>
          <w:p w14:paraId="15B770E6" w14:textId="77777777" w:rsidR="005476E4" w:rsidRDefault="005476E4" w:rsidP="008C6227">
            <w:pPr>
              <w:pStyle w:val="Prrafodelista"/>
              <w:numPr>
                <w:ilvl w:val="0"/>
                <w:numId w:val="52"/>
              </w:numPr>
              <w:ind w:left="284" w:hanging="284"/>
              <w:rPr>
                <w:rFonts w:ascii="Arial Narrow" w:hAnsi="Arial Narrow"/>
                <w:bCs/>
                <w:sz w:val="20"/>
                <w:szCs w:val="20"/>
                <w:lang w:val="es-PE" w:eastAsia="es-PE"/>
              </w:rPr>
            </w:pPr>
            <w:r w:rsidRPr="002600FB">
              <w:rPr>
                <w:rFonts w:ascii="Arial Narrow" w:hAnsi="Arial Narrow"/>
                <w:bCs/>
                <w:sz w:val="20"/>
                <w:szCs w:val="20"/>
                <w:lang w:val="es-PE" w:eastAsia="es-PE"/>
              </w:rPr>
              <w:t xml:space="preserve">El sistema debe permitir </w:t>
            </w:r>
            <w:r>
              <w:rPr>
                <w:rFonts w:ascii="Arial Narrow" w:hAnsi="Arial Narrow"/>
                <w:bCs/>
                <w:sz w:val="20"/>
                <w:szCs w:val="20"/>
                <w:lang w:val="es-PE" w:eastAsia="es-PE"/>
              </w:rPr>
              <w:t xml:space="preserve">marcar y desmarcar el indicador </w:t>
            </w:r>
            <w:r>
              <w:rPr>
                <w:rFonts w:ascii="Arial Narrow" w:hAnsi="Arial Narrow"/>
                <w:bCs/>
                <w:sz w:val="20"/>
                <w:szCs w:val="20"/>
                <w:lang w:val="es-PE" w:eastAsia="es-PE"/>
              </w:rPr>
              <w:lastRenderedPageBreak/>
              <w:t>de selección, dando la posibilidad de marcar todos o desmarcar todos con un solo botón.</w:t>
            </w:r>
          </w:p>
          <w:p w14:paraId="15B770E7" w14:textId="77777777" w:rsidR="005476E4" w:rsidRDefault="005476E4" w:rsidP="008C6227">
            <w:pPr>
              <w:pStyle w:val="Prrafodelista"/>
              <w:numPr>
                <w:ilvl w:val="0"/>
                <w:numId w:val="52"/>
              </w:numPr>
              <w:ind w:left="302" w:hanging="284"/>
              <w:rPr>
                <w:rFonts w:ascii="Arial Narrow" w:hAnsi="Arial Narrow"/>
                <w:bCs/>
                <w:sz w:val="20"/>
                <w:szCs w:val="20"/>
                <w:lang w:val="es-PE" w:eastAsia="es-PE"/>
              </w:rPr>
            </w:pPr>
            <w:r w:rsidRPr="00ED3FF3">
              <w:rPr>
                <w:rFonts w:ascii="Arial Narrow" w:hAnsi="Arial Narrow"/>
                <w:bCs/>
                <w:sz w:val="20"/>
                <w:szCs w:val="20"/>
                <w:lang w:val="es-PE" w:eastAsia="es-PE"/>
              </w:rPr>
              <w:t>Al hacer clic en el botón “Grabar” el sistema debe</w:t>
            </w:r>
            <w:r>
              <w:rPr>
                <w:rFonts w:ascii="Arial Narrow" w:hAnsi="Arial Narrow"/>
                <w:bCs/>
                <w:sz w:val="20"/>
                <w:szCs w:val="20"/>
                <w:lang w:val="es-PE" w:eastAsia="es-PE"/>
              </w:rPr>
              <w:t xml:space="preserve"> verificar que por lo menos uno de los funcionarios se encuentre seleccionado, en caso de no encontrarse ninguno el sistema debe mostrar el siguiente mensaje “Por favor seleccione por lo menos un funcionario a ser habilitado para el día de hoy” (o deshabilitado según corresponda”, si por lo menos uno se encuentra seleccionado debe registrar la habilitación (o deshabilitación según corresponda) del funcionario para el día, considerando como fecha de habilitación/deshabilitación la fecha del sistema y como hora de habilitación/deshabilitación la hora en que se está efectuando el registro.</w:t>
            </w:r>
          </w:p>
          <w:p w14:paraId="15B770E8" w14:textId="77777777" w:rsidR="005476E4" w:rsidRPr="009E1BF6" w:rsidRDefault="005476E4" w:rsidP="008C6227">
            <w:pPr>
              <w:pStyle w:val="Prrafodelista"/>
              <w:numPr>
                <w:ilvl w:val="0"/>
                <w:numId w:val="52"/>
              </w:numPr>
              <w:ind w:left="284" w:hanging="284"/>
              <w:rPr>
                <w:rFonts w:ascii="Arial Narrow" w:hAnsi="Arial Narrow"/>
                <w:bCs/>
                <w:sz w:val="20"/>
                <w:szCs w:val="20"/>
                <w:lang w:val="es-PE" w:eastAsia="es-PE"/>
              </w:rPr>
            </w:pPr>
            <w:r w:rsidRPr="009E1BF6">
              <w:rPr>
                <w:rFonts w:ascii="Arial Narrow" w:hAnsi="Arial Narrow"/>
                <w:bCs/>
                <w:sz w:val="20"/>
                <w:szCs w:val="20"/>
                <w:lang w:val="es-PE" w:eastAsia="es-PE"/>
              </w:rPr>
              <w:t xml:space="preserve">Para los casos de habilitación, el sistema debe asignar automáticamente un número de modulo a cada funcionario aduanero que se está habilitando, </w:t>
            </w:r>
            <w:r>
              <w:rPr>
                <w:rFonts w:ascii="Arial Narrow" w:hAnsi="Arial Narrow"/>
                <w:bCs/>
                <w:sz w:val="20"/>
                <w:szCs w:val="20"/>
                <w:lang w:val="es-PE" w:eastAsia="es-PE"/>
              </w:rPr>
              <w:t xml:space="preserve">considerando que para el primer especialista que se habilite en el día le corresponde </w:t>
            </w:r>
            <w:r w:rsidRPr="00EB0D5A">
              <w:rPr>
                <w:rFonts w:ascii="Arial Narrow" w:hAnsi="Arial Narrow"/>
                <w:bCs/>
                <w:sz w:val="20"/>
                <w:szCs w:val="20"/>
                <w:lang w:val="es-PE" w:eastAsia="es-PE"/>
              </w:rPr>
              <w:t>el módulo N° 1</w:t>
            </w:r>
            <w:r>
              <w:rPr>
                <w:rFonts w:ascii="Arial Narrow" w:hAnsi="Arial Narrow"/>
                <w:bCs/>
                <w:sz w:val="20"/>
                <w:szCs w:val="20"/>
                <w:lang w:val="es-PE" w:eastAsia="es-PE"/>
              </w:rPr>
              <w:t xml:space="preserve"> y en adelante se asignará un número correlativo que no se puede repetir durante el día.</w:t>
            </w:r>
          </w:p>
          <w:p w14:paraId="15B770E9" w14:textId="77777777" w:rsidR="005476E4" w:rsidRDefault="005476E4" w:rsidP="008C6227">
            <w:pPr>
              <w:pStyle w:val="Prrafodelista"/>
              <w:numPr>
                <w:ilvl w:val="0"/>
                <w:numId w:val="52"/>
              </w:numPr>
              <w:ind w:left="284" w:hanging="284"/>
              <w:rPr>
                <w:rFonts w:ascii="Arial Narrow" w:hAnsi="Arial Narrow"/>
                <w:bCs/>
                <w:sz w:val="20"/>
                <w:szCs w:val="20"/>
                <w:lang w:val="es-PE" w:eastAsia="es-PE"/>
              </w:rPr>
            </w:pPr>
            <w:r w:rsidRPr="00AD1502">
              <w:rPr>
                <w:rFonts w:ascii="Arial Narrow" w:hAnsi="Arial Narrow"/>
                <w:bCs/>
                <w:sz w:val="20"/>
                <w:szCs w:val="20"/>
                <w:lang w:val="es-PE" w:eastAsia="es-PE"/>
              </w:rPr>
              <w:t>Para los casos de deshabilitación</w:t>
            </w:r>
            <w:r>
              <w:rPr>
                <w:rFonts w:ascii="Arial Narrow" w:hAnsi="Arial Narrow"/>
                <w:bCs/>
                <w:sz w:val="20"/>
                <w:szCs w:val="20"/>
                <w:lang w:val="es-PE" w:eastAsia="es-PE"/>
              </w:rPr>
              <w:t>, el sistema debe verificar por cada funcionario, si tiene envíos en los estados “Asignado”, de encontrar por lo menos un envío en cualquiera de esos estados deberá mostrar una ventana con los nombres de los funcionarios y la cantidad de envíos en los estados “Asignados”, esta ventana deberá tener implementados los botones “Reasignar” y “Cancelar”</w:t>
            </w:r>
          </w:p>
          <w:p w14:paraId="15B770EA" w14:textId="77777777" w:rsidR="005476E4" w:rsidRPr="00DD7D35" w:rsidRDefault="005476E4" w:rsidP="008C6227">
            <w:pPr>
              <w:pStyle w:val="Prrafodelista"/>
              <w:numPr>
                <w:ilvl w:val="0"/>
                <w:numId w:val="52"/>
              </w:numPr>
              <w:ind w:left="284" w:hanging="284"/>
              <w:rPr>
                <w:rFonts w:ascii="Arial Narrow" w:hAnsi="Arial Narrow"/>
                <w:bCs/>
                <w:sz w:val="20"/>
                <w:szCs w:val="20"/>
                <w:lang w:val="es-PE" w:eastAsia="es-PE"/>
              </w:rPr>
            </w:pPr>
            <w:r>
              <w:rPr>
                <w:rFonts w:ascii="Arial Narrow" w:hAnsi="Arial Narrow"/>
                <w:bCs/>
                <w:sz w:val="20"/>
                <w:szCs w:val="20"/>
                <w:lang w:val="es-PE" w:eastAsia="es-PE"/>
              </w:rPr>
              <w:t xml:space="preserve">Si decide “Reasignar” (haciendo click en el botón del mismo nombre), </w:t>
            </w:r>
            <w:r w:rsidRPr="00DD7D35">
              <w:rPr>
                <w:rFonts w:ascii="Arial Narrow" w:hAnsi="Arial Narrow"/>
                <w:bCs/>
                <w:sz w:val="20"/>
                <w:szCs w:val="20"/>
                <w:lang w:val="es-PE" w:eastAsia="es-PE"/>
              </w:rPr>
              <w:t xml:space="preserve">el sistema debe actualizar el estado de los envíos postales de “Asignado” a “Pendiente”. </w:t>
            </w:r>
          </w:p>
          <w:p w14:paraId="15B770EB" w14:textId="77777777" w:rsidR="005476E4" w:rsidRPr="00B809DB" w:rsidRDefault="005476E4" w:rsidP="008C6227">
            <w:pPr>
              <w:pStyle w:val="Prrafodelista"/>
              <w:numPr>
                <w:ilvl w:val="0"/>
                <w:numId w:val="52"/>
              </w:numPr>
              <w:ind w:left="284" w:hanging="284"/>
              <w:rPr>
                <w:rFonts w:ascii="Arial Narrow" w:hAnsi="Arial Narrow"/>
                <w:bCs/>
                <w:sz w:val="20"/>
                <w:szCs w:val="20"/>
                <w:lang w:val="es-PE" w:eastAsia="es-PE"/>
              </w:rPr>
            </w:pPr>
            <w:r w:rsidRPr="00B809DB">
              <w:rPr>
                <w:rFonts w:ascii="Arial Narrow" w:hAnsi="Arial Narrow"/>
                <w:bCs/>
                <w:sz w:val="20"/>
                <w:szCs w:val="20"/>
                <w:lang w:val="es-PE" w:eastAsia="es-PE"/>
              </w:rPr>
              <w:t xml:space="preserve">Si decide no reasignar “(haciendo clic en el botón “cancelar”), el sistema deshabilitara al funcionario aduanero con el propósito de no asignarle nuevos envíos postales, y que continuara en el despacho de los envíos asignados. </w:t>
            </w:r>
          </w:p>
          <w:p w14:paraId="15B770EC" w14:textId="77777777" w:rsidR="005476E4" w:rsidRPr="00B809DB" w:rsidRDefault="005476E4" w:rsidP="008C6227">
            <w:pPr>
              <w:pStyle w:val="Prrafodelista"/>
              <w:numPr>
                <w:ilvl w:val="0"/>
                <w:numId w:val="52"/>
              </w:numPr>
              <w:ind w:left="284" w:hanging="284"/>
              <w:rPr>
                <w:rFonts w:ascii="Arial Narrow" w:hAnsi="Arial Narrow"/>
                <w:bCs/>
                <w:sz w:val="20"/>
                <w:szCs w:val="20"/>
                <w:lang w:val="es-PE" w:eastAsia="es-PE"/>
              </w:rPr>
            </w:pPr>
            <w:r w:rsidRPr="00B809DB">
              <w:rPr>
                <w:rFonts w:ascii="Arial Narrow" w:hAnsi="Arial Narrow"/>
                <w:bCs/>
                <w:sz w:val="20"/>
                <w:szCs w:val="20"/>
                <w:lang w:val="es-PE" w:eastAsia="es-PE"/>
              </w:rPr>
              <w:t xml:space="preserve">Si se decide nuevamente habilitar al funcionario aduanero que participo en el despacho aduanero durante el día, el sistema no debe </w:t>
            </w:r>
            <w:r w:rsidRPr="00EB0D5A">
              <w:rPr>
                <w:rFonts w:ascii="Arial Narrow" w:hAnsi="Arial Narrow"/>
                <w:bCs/>
                <w:sz w:val="20"/>
                <w:szCs w:val="20"/>
                <w:lang w:val="es-PE" w:eastAsia="es-PE"/>
              </w:rPr>
              <w:t xml:space="preserve">reasignarle un nuevo número </w:t>
            </w:r>
            <w:r w:rsidRPr="00DD7D35">
              <w:rPr>
                <w:rFonts w:ascii="Arial Narrow" w:hAnsi="Arial Narrow"/>
                <w:bCs/>
                <w:color w:val="000000"/>
                <w:sz w:val="20"/>
                <w:szCs w:val="20"/>
                <w:lang w:val="es-PE" w:eastAsia="es-PE"/>
              </w:rPr>
              <w:t>de modulo,</w:t>
            </w:r>
            <w:r w:rsidRPr="00B809DB">
              <w:rPr>
                <w:rFonts w:ascii="Arial Narrow" w:hAnsi="Arial Narrow"/>
                <w:bCs/>
                <w:sz w:val="20"/>
                <w:szCs w:val="20"/>
                <w:lang w:val="es-PE" w:eastAsia="es-PE"/>
              </w:rPr>
              <w:t xml:space="preserve"> considerándose el primer número asignado como valido.</w:t>
            </w:r>
          </w:p>
          <w:p w14:paraId="15B770ED" w14:textId="77777777" w:rsidR="005476E4" w:rsidRDefault="005476E4" w:rsidP="008C6227">
            <w:pPr>
              <w:rPr>
                <w:rFonts w:ascii="Arial Narrow" w:hAnsi="Arial Narrow"/>
                <w:bCs/>
                <w:sz w:val="20"/>
                <w:szCs w:val="20"/>
                <w:u w:val="single"/>
                <w:lang w:val="es-PE" w:eastAsia="es-PE"/>
              </w:rPr>
            </w:pPr>
            <w:r w:rsidRPr="009E1BF6">
              <w:rPr>
                <w:rFonts w:ascii="Arial Narrow" w:hAnsi="Arial Narrow"/>
                <w:bCs/>
                <w:sz w:val="20"/>
                <w:szCs w:val="20"/>
                <w:u w:val="single"/>
                <w:lang w:val="es-PE" w:eastAsia="es-PE"/>
              </w:rPr>
              <w:t>Prototipo de la interface</w:t>
            </w:r>
          </w:p>
          <w:p w14:paraId="15B770EE" w14:textId="77777777" w:rsidR="005476E4" w:rsidRPr="009E1BF6" w:rsidRDefault="005476E4" w:rsidP="008C6227">
            <w:pPr>
              <w:rPr>
                <w:rFonts w:ascii="Arial Narrow" w:hAnsi="Arial Narrow"/>
                <w:bCs/>
                <w:sz w:val="20"/>
                <w:szCs w:val="20"/>
                <w:u w:val="single"/>
                <w:lang w:val="es-PE" w:eastAsia="es-PE"/>
              </w:rPr>
            </w:pPr>
          </w:p>
          <w:p w14:paraId="15B770EF" w14:textId="77777777" w:rsidR="005476E4" w:rsidRPr="004227F1" w:rsidRDefault="005476E4" w:rsidP="008C6227">
            <w:pPr>
              <w:rPr>
                <w:rFonts w:ascii="Arial Narrow" w:hAnsi="Arial Narrow"/>
                <w:noProof/>
                <w:sz w:val="20"/>
                <w:szCs w:val="20"/>
                <w:lang w:val="es-PE" w:eastAsia="es-PE"/>
              </w:rPr>
            </w:pPr>
            <w:r>
              <w:rPr>
                <w:rFonts w:ascii="Arial Narrow" w:hAnsi="Arial Narrow"/>
                <w:noProof/>
                <w:sz w:val="20"/>
                <w:szCs w:val="20"/>
                <w:lang w:val="es-PE" w:eastAsia="es-PE"/>
              </w:rPr>
              <w:drawing>
                <wp:inline distT="0" distB="0" distL="0" distR="0" wp14:anchorId="15B77B2A" wp14:editId="15B77B2B">
                  <wp:extent cx="2875280" cy="2153920"/>
                  <wp:effectExtent l="19050" t="0" r="127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cstate="print"/>
                          <a:srcRect/>
                          <a:stretch>
                            <a:fillRect/>
                          </a:stretch>
                        </pic:blipFill>
                        <pic:spPr bwMode="auto">
                          <a:xfrm>
                            <a:off x="0" y="0"/>
                            <a:ext cx="2875280" cy="2153920"/>
                          </a:xfrm>
                          <a:prstGeom prst="rect">
                            <a:avLst/>
                          </a:prstGeom>
                          <a:noFill/>
                          <a:ln w="9525">
                            <a:noFill/>
                            <a:miter lim="800000"/>
                            <a:headEnd/>
                            <a:tailEnd/>
                          </a:ln>
                        </pic:spPr>
                      </pic:pic>
                    </a:graphicData>
                  </a:graphic>
                </wp:inline>
              </w:drawing>
            </w:r>
          </w:p>
        </w:tc>
        <w:tc>
          <w:tcPr>
            <w:tcW w:w="1134" w:type="dxa"/>
            <w:gridSpan w:val="2"/>
            <w:shd w:val="clear" w:color="auto" w:fill="auto"/>
          </w:tcPr>
          <w:p w14:paraId="15B770F0"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lastRenderedPageBreak/>
              <w:t>48</w:t>
            </w:r>
          </w:p>
          <w:p w14:paraId="15B770F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0F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0F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0F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0F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0F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0F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0F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0F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0F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0F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0F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0FD" w14:textId="77777777" w:rsidR="005476E4" w:rsidRPr="0091649D"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49</w:t>
            </w:r>
          </w:p>
        </w:tc>
        <w:tc>
          <w:tcPr>
            <w:tcW w:w="851" w:type="dxa"/>
            <w:shd w:val="clear" w:color="auto" w:fill="auto"/>
          </w:tcPr>
          <w:p w14:paraId="15B770FE" w14:textId="77777777" w:rsidR="005476E4" w:rsidRPr="00A77693" w:rsidRDefault="005476E4" w:rsidP="008C6227">
            <w:pPr>
              <w:pStyle w:val="Textodeglobo"/>
              <w:spacing w:before="40" w:after="40"/>
              <w:jc w:val="left"/>
              <w:rPr>
                <w:rFonts w:ascii="Arial Narrow" w:hAnsi="Arial Narrow" w:cs="Arial Narrow"/>
                <w:sz w:val="20"/>
                <w:szCs w:val="20"/>
                <w:lang w:eastAsia="es-ES"/>
              </w:rPr>
            </w:pPr>
          </w:p>
        </w:tc>
      </w:tr>
      <w:tr w:rsidR="005476E4" w:rsidRPr="00A77693" w14:paraId="15B771F6" w14:textId="77777777" w:rsidTr="00081A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tcPr>
          <w:p w14:paraId="15B77100" w14:textId="77777777" w:rsidR="005476E4" w:rsidRDefault="005476E4" w:rsidP="008C6227">
            <w:pPr>
              <w:pStyle w:val="Textodeglobo"/>
              <w:spacing w:before="40" w:after="40"/>
              <w:jc w:val="left"/>
              <w:rPr>
                <w:rFonts w:ascii="Arial Narrow" w:hAnsi="Arial Narrow" w:cs="Arial Narrow"/>
                <w:sz w:val="20"/>
                <w:szCs w:val="20"/>
                <w:lang w:eastAsia="es-ES"/>
              </w:rPr>
            </w:pPr>
            <w:r>
              <w:rPr>
                <w:rFonts w:ascii="Arial Narrow" w:hAnsi="Arial Narrow" w:cs="Arial Narrow"/>
                <w:sz w:val="20"/>
                <w:szCs w:val="20"/>
                <w:lang w:eastAsia="es-ES"/>
              </w:rPr>
              <w:lastRenderedPageBreak/>
              <w:t>RF03</w:t>
            </w:r>
          </w:p>
        </w:tc>
        <w:tc>
          <w:tcPr>
            <w:tcW w:w="1418" w:type="dxa"/>
            <w:shd w:val="clear" w:color="auto" w:fill="auto"/>
            <w:vAlign w:val="center"/>
          </w:tcPr>
          <w:p w14:paraId="15B77101" w14:textId="77777777" w:rsidR="00211C29"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 xml:space="preserve">Asignación </w:t>
            </w:r>
            <w:r w:rsidRPr="00886B2B">
              <w:rPr>
                <w:rFonts w:ascii="Arial Narrow" w:hAnsi="Arial Narrow" w:cs="Arial Narrow"/>
                <w:sz w:val="20"/>
                <w:szCs w:val="20"/>
                <w:lang w:eastAsia="es-ES"/>
              </w:rPr>
              <w:t xml:space="preserve">de </w:t>
            </w:r>
            <w:r w:rsidR="00E837E4">
              <w:rPr>
                <w:rFonts w:ascii="Arial Narrow" w:hAnsi="Arial Narrow" w:cs="Arial Narrow"/>
                <w:sz w:val="20"/>
                <w:szCs w:val="20"/>
                <w:lang w:eastAsia="es-ES"/>
              </w:rPr>
              <w:t xml:space="preserve">DPO para el </w:t>
            </w:r>
            <w:r w:rsidR="00E837E4">
              <w:rPr>
                <w:rFonts w:ascii="Arial Narrow" w:hAnsi="Arial Narrow" w:cs="Arial Narrow"/>
                <w:sz w:val="20"/>
                <w:szCs w:val="20"/>
                <w:lang w:eastAsia="es-ES"/>
              </w:rPr>
              <w:lastRenderedPageBreak/>
              <w:t>despacho</w:t>
            </w:r>
          </w:p>
          <w:p w14:paraId="15B77102"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03"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04"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05"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06"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07"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08"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09"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0A"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0B"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0C"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0D"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0E"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0F"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10"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11"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12"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13"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14"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15"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16"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17"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18"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19"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1A"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1B"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1C"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1D"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1E"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1F"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20"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21"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22"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23"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24"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25"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26"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27"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28"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29"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2A"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2B"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2C"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2D"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2E"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2F"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30"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31"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32"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33"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34"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35"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36"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37"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38" w14:textId="77777777" w:rsidR="00211C29" w:rsidRDefault="00211C29" w:rsidP="008C6227">
            <w:pPr>
              <w:pStyle w:val="Textodeglobo"/>
              <w:spacing w:before="40" w:after="40"/>
              <w:jc w:val="left"/>
              <w:rPr>
                <w:rFonts w:ascii="Arial Narrow" w:hAnsi="Arial Narrow" w:cs="Arial Narrow"/>
                <w:sz w:val="20"/>
                <w:szCs w:val="20"/>
                <w:lang w:eastAsia="es-ES"/>
              </w:rPr>
            </w:pPr>
          </w:p>
          <w:p w14:paraId="15B77139" w14:textId="77777777" w:rsidR="005476E4" w:rsidRPr="00886B2B" w:rsidRDefault="005476E4" w:rsidP="008C6227">
            <w:pPr>
              <w:pStyle w:val="Textodeglobo"/>
              <w:spacing w:before="40" w:after="40"/>
              <w:jc w:val="center"/>
              <w:rPr>
                <w:rFonts w:ascii="Arial Narrow" w:hAnsi="Arial Narrow" w:cs="Arial Narrow"/>
                <w:sz w:val="20"/>
                <w:szCs w:val="20"/>
                <w:lang w:eastAsia="es-ES"/>
              </w:rPr>
            </w:pPr>
          </w:p>
        </w:tc>
        <w:tc>
          <w:tcPr>
            <w:tcW w:w="4677" w:type="dxa"/>
            <w:gridSpan w:val="6"/>
            <w:shd w:val="clear" w:color="auto" w:fill="auto"/>
            <w:vAlign w:val="center"/>
          </w:tcPr>
          <w:p w14:paraId="15B7713A" w14:textId="77777777" w:rsidR="005476E4" w:rsidRDefault="005476E4" w:rsidP="008C6227">
            <w:pPr>
              <w:rPr>
                <w:rFonts w:ascii="Arial Narrow" w:hAnsi="Arial Narrow"/>
                <w:bCs/>
                <w:sz w:val="20"/>
                <w:szCs w:val="20"/>
                <w:lang w:val="es-PE" w:eastAsia="es-PE"/>
              </w:rPr>
            </w:pPr>
            <w:r>
              <w:rPr>
                <w:rFonts w:ascii="Arial Narrow" w:hAnsi="Arial Narrow"/>
                <w:bCs/>
                <w:sz w:val="20"/>
                <w:szCs w:val="20"/>
                <w:lang w:val="es-PE" w:eastAsia="es-PE"/>
              </w:rPr>
              <w:lastRenderedPageBreak/>
              <w:t>Se requiere contar con una opción para que el funcionario aduanero pueda incorporar al sistema, en forma automática</w:t>
            </w:r>
            <w:r w:rsidR="00D35EC3">
              <w:rPr>
                <w:rFonts w:ascii="Arial Narrow" w:hAnsi="Arial Narrow"/>
                <w:bCs/>
                <w:sz w:val="20"/>
                <w:szCs w:val="20"/>
                <w:lang w:val="es-PE" w:eastAsia="es-PE"/>
              </w:rPr>
              <w:t xml:space="preserve"> </w:t>
            </w:r>
            <w:r w:rsidR="00D35EC3">
              <w:rPr>
                <w:rFonts w:ascii="Arial Narrow" w:hAnsi="Arial Narrow"/>
                <w:bCs/>
                <w:sz w:val="20"/>
                <w:szCs w:val="20"/>
                <w:lang w:val="es-PE" w:eastAsia="es-PE"/>
              </w:rPr>
              <w:lastRenderedPageBreak/>
              <w:t xml:space="preserve">(lectora de barras) o manual, </w:t>
            </w:r>
            <w:r>
              <w:rPr>
                <w:rFonts w:ascii="Arial Narrow" w:hAnsi="Arial Narrow"/>
                <w:bCs/>
                <w:sz w:val="20"/>
                <w:szCs w:val="20"/>
                <w:lang w:val="es-PE" w:eastAsia="es-PE"/>
              </w:rPr>
              <w:t>los envíos postales que serán asignados para el despacho. La opción debe implementarse bajo las siguientes especificaciones:</w:t>
            </w:r>
          </w:p>
          <w:p w14:paraId="15B7713B" w14:textId="77777777" w:rsidR="005476E4" w:rsidRDefault="005476E4" w:rsidP="008C6227">
            <w:pPr>
              <w:pStyle w:val="Prrafodelista"/>
              <w:numPr>
                <w:ilvl w:val="0"/>
                <w:numId w:val="53"/>
              </w:numPr>
              <w:ind w:left="284" w:hanging="284"/>
              <w:rPr>
                <w:rFonts w:ascii="Arial Narrow" w:hAnsi="Arial Narrow"/>
                <w:bCs/>
                <w:sz w:val="20"/>
                <w:szCs w:val="20"/>
                <w:lang w:val="es-PE" w:eastAsia="es-PE"/>
              </w:rPr>
            </w:pPr>
            <w:r>
              <w:rPr>
                <w:rFonts w:ascii="Arial Narrow" w:hAnsi="Arial Narrow"/>
                <w:bCs/>
                <w:sz w:val="20"/>
                <w:szCs w:val="20"/>
                <w:lang w:val="es-PE" w:eastAsia="es-PE"/>
              </w:rPr>
              <w:t>Al ingresar a la opción el sistema debe mostrar lo siguiente</w:t>
            </w:r>
            <w:r w:rsidRPr="002600FB">
              <w:rPr>
                <w:rFonts w:ascii="Arial Narrow" w:hAnsi="Arial Narrow"/>
                <w:bCs/>
                <w:sz w:val="20"/>
                <w:szCs w:val="20"/>
                <w:lang w:val="es-PE" w:eastAsia="es-PE"/>
              </w:rPr>
              <w:t>:</w:t>
            </w:r>
          </w:p>
          <w:p w14:paraId="15B7713C" w14:textId="77777777" w:rsidR="005476E4" w:rsidRDefault="005476E4" w:rsidP="008C6227">
            <w:pPr>
              <w:pStyle w:val="Prrafodelista"/>
              <w:numPr>
                <w:ilvl w:val="1"/>
                <w:numId w:val="51"/>
              </w:numPr>
              <w:ind w:left="586" w:hanging="284"/>
              <w:rPr>
                <w:rFonts w:ascii="Arial Narrow" w:hAnsi="Arial Narrow"/>
                <w:bCs/>
                <w:sz w:val="20"/>
                <w:szCs w:val="20"/>
                <w:lang w:val="es-PE" w:eastAsia="es-PE"/>
              </w:rPr>
            </w:pPr>
            <w:r>
              <w:rPr>
                <w:rFonts w:ascii="Arial Narrow" w:hAnsi="Arial Narrow"/>
                <w:bCs/>
                <w:sz w:val="20"/>
                <w:szCs w:val="20"/>
                <w:lang w:val="es-PE" w:eastAsia="es-PE"/>
              </w:rPr>
              <w:t xml:space="preserve">Fecha: deberá mostrar por defecto la fecha del día, sin posibilidad de edición. </w:t>
            </w:r>
          </w:p>
          <w:p w14:paraId="15B7713D" w14:textId="77777777" w:rsidR="005476E4" w:rsidRPr="00DD7D35" w:rsidRDefault="005476E4" w:rsidP="008C6227">
            <w:pPr>
              <w:pStyle w:val="Prrafodelista"/>
              <w:ind w:left="586"/>
              <w:rPr>
                <w:rFonts w:ascii="Arial Narrow" w:hAnsi="Arial Narrow"/>
                <w:bCs/>
                <w:color w:val="000000"/>
                <w:sz w:val="20"/>
                <w:szCs w:val="20"/>
                <w:lang w:val="es-PE" w:eastAsia="es-PE"/>
              </w:rPr>
            </w:pPr>
            <w:r w:rsidRPr="00DD7D35">
              <w:rPr>
                <w:rFonts w:ascii="Arial Narrow" w:hAnsi="Arial Narrow"/>
                <w:bCs/>
                <w:color w:val="000000"/>
                <w:sz w:val="20"/>
                <w:szCs w:val="20"/>
                <w:lang w:val="es-PE" w:eastAsia="es-PE"/>
              </w:rPr>
              <w:t>(La Fecha corresponde a la fecha de asignación de la DPO )</w:t>
            </w:r>
          </w:p>
          <w:p w14:paraId="15B7713E" w14:textId="77777777" w:rsidR="005476E4" w:rsidRDefault="005476E4" w:rsidP="008C6227">
            <w:pPr>
              <w:pStyle w:val="Prrafodelista"/>
              <w:numPr>
                <w:ilvl w:val="1"/>
                <w:numId w:val="51"/>
              </w:numPr>
              <w:ind w:left="586" w:hanging="284"/>
              <w:rPr>
                <w:rFonts w:ascii="Arial Narrow" w:hAnsi="Arial Narrow"/>
                <w:bCs/>
                <w:sz w:val="20"/>
                <w:szCs w:val="20"/>
                <w:lang w:val="es-PE" w:eastAsia="es-PE"/>
              </w:rPr>
            </w:pPr>
            <w:r>
              <w:rPr>
                <w:rFonts w:ascii="Arial Narrow" w:hAnsi="Arial Narrow"/>
                <w:bCs/>
                <w:sz w:val="20"/>
                <w:szCs w:val="20"/>
                <w:lang w:val="es-PE" w:eastAsia="es-PE"/>
              </w:rPr>
              <w:t>Tipo de Servicio: deberá mostrar una lista con los siguientes valores, dando al usuario la posibilidad de seleccionar solo uno de ellos:</w:t>
            </w:r>
          </w:p>
          <w:p w14:paraId="15B7713F" w14:textId="77777777" w:rsidR="005476E4" w:rsidRDefault="005476E4" w:rsidP="008C6227">
            <w:pPr>
              <w:pStyle w:val="Prrafodelista"/>
              <w:numPr>
                <w:ilvl w:val="0"/>
                <w:numId w:val="55"/>
              </w:numPr>
              <w:ind w:left="1011"/>
              <w:rPr>
                <w:rFonts w:ascii="Arial Narrow" w:hAnsi="Arial Narrow"/>
                <w:bCs/>
                <w:sz w:val="20"/>
                <w:szCs w:val="20"/>
                <w:lang w:val="es-PE" w:eastAsia="es-PE"/>
              </w:rPr>
            </w:pPr>
            <w:r>
              <w:rPr>
                <w:rFonts w:ascii="Arial Narrow" w:hAnsi="Arial Narrow"/>
                <w:bCs/>
                <w:sz w:val="20"/>
                <w:szCs w:val="20"/>
                <w:lang w:val="es-PE" w:eastAsia="es-PE"/>
              </w:rPr>
              <w:t>Todos (Valor por defecto)</w:t>
            </w:r>
          </w:p>
          <w:p w14:paraId="15B77140" w14:textId="77777777" w:rsidR="005476E4" w:rsidRDefault="005476E4" w:rsidP="008C6227">
            <w:pPr>
              <w:pStyle w:val="Prrafodelista"/>
              <w:numPr>
                <w:ilvl w:val="0"/>
                <w:numId w:val="55"/>
              </w:numPr>
              <w:ind w:left="1011"/>
              <w:rPr>
                <w:rFonts w:ascii="Arial Narrow" w:hAnsi="Arial Narrow"/>
                <w:bCs/>
                <w:sz w:val="20"/>
                <w:szCs w:val="20"/>
                <w:lang w:val="es-PE" w:eastAsia="es-PE"/>
              </w:rPr>
            </w:pPr>
            <w:r>
              <w:rPr>
                <w:rFonts w:ascii="Arial Narrow" w:hAnsi="Arial Narrow"/>
                <w:bCs/>
                <w:sz w:val="20"/>
                <w:szCs w:val="20"/>
                <w:lang w:val="es-PE" w:eastAsia="es-PE"/>
              </w:rPr>
              <w:t>Encomiendas (CP)</w:t>
            </w:r>
          </w:p>
          <w:p w14:paraId="15B77141" w14:textId="77777777" w:rsidR="005476E4" w:rsidRDefault="005476E4" w:rsidP="008C6227">
            <w:pPr>
              <w:pStyle w:val="Prrafodelista"/>
              <w:numPr>
                <w:ilvl w:val="0"/>
                <w:numId w:val="55"/>
              </w:numPr>
              <w:ind w:left="1011"/>
              <w:rPr>
                <w:rFonts w:ascii="Arial Narrow" w:hAnsi="Arial Narrow"/>
                <w:bCs/>
                <w:sz w:val="20"/>
                <w:szCs w:val="20"/>
                <w:lang w:val="es-PE" w:eastAsia="es-PE"/>
              </w:rPr>
            </w:pPr>
            <w:r>
              <w:rPr>
                <w:rFonts w:ascii="Arial Narrow" w:hAnsi="Arial Narrow"/>
                <w:bCs/>
                <w:sz w:val="20"/>
                <w:szCs w:val="20"/>
                <w:lang w:val="es-PE" w:eastAsia="es-PE"/>
              </w:rPr>
              <w:t>EMS</w:t>
            </w:r>
          </w:p>
          <w:p w14:paraId="15B77142" w14:textId="77777777" w:rsidR="005476E4" w:rsidRDefault="005476E4" w:rsidP="008C6227">
            <w:pPr>
              <w:pStyle w:val="Prrafodelista"/>
              <w:numPr>
                <w:ilvl w:val="0"/>
                <w:numId w:val="55"/>
              </w:numPr>
              <w:ind w:left="1011"/>
              <w:rPr>
                <w:rFonts w:ascii="Arial Narrow" w:hAnsi="Arial Narrow"/>
                <w:bCs/>
                <w:sz w:val="20"/>
                <w:szCs w:val="20"/>
                <w:lang w:val="es-PE" w:eastAsia="es-PE"/>
              </w:rPr>
            </w:pPr>
            <w:r>
              <w:rPr>
                <w:rFonts w:ascii="Arial Narrow" w:hAnsi="Arial Narrow"/>
                <w:bCs/>
                <w:sz w:val="20"/>
                <w:szCs w:val="20"/>
                <w:lang w:val="es-PE" w:eastAsia="es-PE"/>
              </w:rPr>
              <w:t>Pequeños Paquetes</w:t>
            </w:r>
          </w:p>
          <w:p w14:paraId="15B77143" w14:textId="77777777" w:rsidR="005476E4" w:rsidRDefault="005476E4" w:rsidP="008C6227">
            <w:pPr>
              <w:pStyle w:val="Prrafodelista"/>
              <w:numPr>
                <w:ilvl w:val="0"/>
                <w:numId w:val="55"/>
              </w:numPr>
              <w:ind w:left="1011"/>
              <w:rPr>
                <w:rFonts w:ascii="Arial Narrow" w:hAnsi="Arial Narrow"/>
                <w:bCs/>
                <w:sz w:val="20"/>
                <w:szCs w:val="20"/>
                <w:lang w:val="es-PE" w:eastAsia="es-PE"/>
              </w:rPr>
            </w:pPr>
            <w:r>
              <w:rPr>
                <w:rFonts w:ascii="Arial Narrow" w:hAnsi="Arial Narrow"/>
                <w:bCs/>
                <w:sz w:val="20"/>
                <w:szCs w:val="20"/>
                <w:lang w:val="es-PE" w:eastAsia="es-PE"/>
              </w:rPr>
              <w:t xml:space="preserve">Sacas </w:t>
            </w:r>
          </w:p>
          <w:p w14:paraId="15B77144" w14:textId="77777777" w:rsidR="005476E4" w:rsidRDefault="005476E4" w:rsidP="008C6227">
            <w:pPr>
              <w:pStyle w:val="Prrafodelista"/>
              <w:numPr>
                <w:ilvl w:val="1"/>
                <w:numId w:val="51"/>
              </w:numPr>
              <w:ind w:left="586" w:hanging="284"/>
              <w:rPr>
                <w:rFonts w:ascii="Arial Narrow" w:hAnsi="Arial Narrow"/>
                <w:bCs/>
                <w:sz w:val="20"/>
                <w:szCs w:val="20"/>
                <w:lang w:val="es-PE" w:eastAsia="es-PE"/>
              </w:rPr>
            </w:pPr>
            <w:r>
              <w:rPr>
                <w:rFonts w:ascii="Arial Narrow" w:hAnsi="Arial Narrow"/>
                <w:bCs/>
                <w:sz w:val="20"/>
                <w:szCs w:val="20"/>
                <w:lang w:val="es-PE" w:eastAsia="es-PE"/>
              </w:rPr>
              <w:t xml:space="preserve">Botón </w:t>
            </w:r>
            <w:r w:rsidRPr="0040242F">
              <w:rPr>
                <w:rFonts w:ascii="Arial Narrow" w:hAnsi="Arial Narrow"/>
                <w:bCs/>
                <w:sz w:val="20"/>
                <w:szCs w:val="20"/>
                <w:lang w:val="es-PE" w:eastAsia="es-PE"/>
              </w:rPr>
              <w:t>“Consultar</w:t>
            </w:r>
            <w:r>
              <w:rPr>
                <w:rFonts w:ascii="Arial Narrow" w:hAnsi="Arial Narrow"/>
                <w:bCs/>
                <w:sz w:val="20"/>
                <w:szCs w:val="20"/>
                <w:lang w:val="es-PE" w:eastAsia="es-PE"/>
              </w:rPr>
              <w:t>”, al hacer click en este botón deberá mostrar los siguientes datos para los envíos que cumplan las condiciones ingresadas:</w:t>
            </w:r>
          </w:p>
          <w:p w14:paraId="15B77145" w14:textId="77777777" w:rsidR="005476E4" w:rsidRDefault="005476E4" w:rsidP="008C6227">
            <w:pPr>
              <w:pStyle w:val="Prrafodelista"/>
              <w:numPr>
                <w:ilvl w:val="0"/>
                <w:numId w:val="55"/>
              </w:numPr>
              <w:ind w:left="1011"/>
              <w:rPr>
                <w:rFonts w:ascii="Arial Narrow" w:hAnsi="Arial Narrow"/>
                <w:bCs/>
                <w:sz w:val="20"/>
                <w:szCs w:val="20"/>
                <w:lang w:val="es-PE" w:eastAsia="es-PE"/>
              </w:rPr>
            </w:pPr>
            <w:r>
              <w:rPr>
                <w:rFonts w:ascii="Arial Narrow" w:hAnsi="Arial Narrow"/>
                <w:bCs/>
                <w:sz w:val="20"/>
                <w:szCs w:val="20"/>
                <w:lang w:val="es-PE" w:eastAsia="es-PE"/>
              </w:rPr>
              <w:t xml:space="preserve">Indicador de selección de registro </w:t>
            </w:r>
          </w:p>
          <w:p w14:paraId="15B77146" w14:textId="77777777" w:rsidR="005476E4" w:rsidRPr="00DD7D35" w:rsidRDefault="005476E4" w:rsidP="008C6227">
            <w:pPr>
              <w:pStyle w:val="Prrafodelista"/>
              <w:numPr>
                <w:ilvl w:val="0"/>
                <w:numId w:val="55"/>
              </w:numPr>
              <w:ind w:left="1011"/>
              <w:rPr>
                <w:rFonts w:ascii="Arial Narrow" w:hAnsi="Arial Narrow"/>
                <w:bCs/>
                <w:color w:val="000000"/>
                <w:sz w:val="20"/>
                <w:szCs w:val="20"/>
                <w:lang w:val="es-PE" w:eastAsia="es-PE"/>
              </w:rPr>
            </w:pPr>
            <w:r w:rsidRPr="00DD7D35">
              <w:rPr>
                <w:rFonts w:ascii="Arial Narrow" w:hAnsi="Arial Narrow"/>
                <w:bCs/>
                <w:color w:val="000000"/>
                <w:sz w:val="20"/>
                <w:szCs w:val="20"/>
                <w:lang w:val="es-PE" w:eastAsia="es-PE"/>
              </w:rPr>
              <w:t xml:space="preserve">Documento Postal de Origen </w:t>
            </w:r>
          </w:p>
          <w:p w14:paraId="15B77147" w14:textId="77777777" w:rsidR="005476E4" w:rsidRDefault="005476E4" w:rsidP="008C6227">
            <w:pPr>
              <w:pStyle w:val="Prrafodelista"/>
              <w:numPr>
                <w:ilvl w:val="0"/>
                <w:numId w:val="55"/>
              </w:numPr>
              <w:ind w:left="1011"/>
              <w:rPr>
                <w:rFonts w:ascii="Arial Narrow" w:hAnsi="Arial Narrow"/>
                <w:bCs/>
                <w:sz w:val="20"/>
                <w:szCs w:val="20"/>
                <w:lang w:val="es-PE" w:eastAsia="es-PE"/>
              </w:rPr>
            </w:pPr>
            <w:r>
              <w:rPr>
                <w:rFonts w:ascii="Arial Narrow" w:hAnsi="Arial Narrow"/>
                <w:bCs/>
                <w:sz w:val="20"/>
                <w:szCs w:val="20"/>
                <w:lang w:val="es-PE" w:eastAsia="es-PE"/>
              </w:rPr>
              <w:t>Número de Módulo asociado al especialista asignado</w:t>
            </w:r>
          </w:p>
          <w:p w14:paraId="15B77148" w14:textId="77777777" w:rsidR="005476E4" w:rsidRDefault="005476E4" w:rsidP="008C6227">
            <w:pPr>
              <w:pStyle w:val="Prrafodelista"/>
              <w:numPr>
                <w:ilvl w:val="0"/>
                <w:numId w:val="55"/>
              </w:numPr>
              <w:ind w:left="1011"/>
              <w:rPr>
                <w:rFonts w:ascii="Arial Narrow" w:hAnsi="Arial Narrow"/>
                <w:bCs/>
                <w:sz w:val="20"/>
                <w:szCs w:val="20"/>
                <w:lang w:val="es-PE" w:eastAsia="es-PE"/>
              </w:rPr>
            </w:pPr>
            <w:r>
              <w:rPr>
                <w:rFonts w:ascii="Arial Narrow" w:hAnsi="Arial Narrow"/>
                <w:bCs/>
                <w:sz w:val="20"/>
                <w:szCs w:val="20"/>
                <w:lang w:val="es-PE" w:eastAsia="es-PE"/>
              </w:rPr>
              <w:t>Deberá tener habilitados los botones “Agregar” y “Retirar”</w:t>
            </w:r>
          </w:p>
          <w:p w14:paraId="15B77149" w14:textId="77777777" w:rsidR="005476E4" w:rsidRDefault="005476E4" w:rsidP="008C6227">
            <w:pPr>
              <w:pStyle w:val="Prrafodelista"/>
              <w:numPr>
                <w:ilvl w:val="0"/>
                <w:numId w:val="53"/>
              </w:numPr>
              <w:ind w:left="284" w:hanging="284"/>
              <w:rPr>
                <w:rFonts w:ascii="Arial Narrow" w:hAnsi="Arial Narrow"/>
                <w:bCs/>
                <w:sz w:val="20"/>
                <w:szCs w:val="20"/>
                <w:lang w:val="es-PE" w:eastAsia="es-PE"/>
              </w:rPr>
            </w:pPr>
            <w:r>
              <w:rPr>
                <w:rFonts w:ascii="Arial Narrow" w:hAnsi="Arial Narrow"/>
                <w:bCs/>
                <w:sz w:val="20"/>
                <w:szCs w:val="20"/>
                <w:lang w:val="es-PE" w:eastAsia="es-PE"/>
              </w:rPr>
              <w:t xml:space="preserve">Al hacer click en el botón “Agregar”, deberá mostrarse una pantalla en la que se </w:t>
            </w:r>
            <w:r w:rsidRPr="00DD7D35">
              <w:rPr>
                <w:rFonts w:ascii="Arial Narrow" w:hAnsi="Arial Narrow"/>
                <w:bCs/>
                <w:color w:val="000000"/>
                <w:sz w:val="20"/>
                <w:szCs w:val="20"/>
                <w:lang w:val="es-PE" w:eastAsia="es-PE"/>
              </w:rPr>
              <w:t>ingrese (a través de lector de código de barras o por digitación), el documento postal de origen el sistema interpretará que se trata de documento postal de origen si la longitud del dato ingresado es de 25 caracteres</w:t>
            </w:r>
            <w:r w:rsidRPr="00DD7D35">
              <w:rPr>
                <w:rFonts w:ascii="Arial Narrow" w:hAnsi="Arial Narrow"/>
                <w:bCs/>
                <w:strike/>
                <w:color w:val="000000"/>
                <w:sz w:val="20"/>
                <w:szCs w:val="20"/>
                <w:lang w:val="es-PE" w:eastAsia="es-PE"/>
              </w:rPr>
              <w:t>,</w:t>
            </w:r>
            <w:r w:rsidRPr="00DD7D35">
              <w:rPr>
                <w:rFonts w:ascii="Arial Narrow" w:hAnsi="Arial Narrow"/>
                <w:bCs/>
                <w:color w:val="000000"/>
                <w:sz w:val="20"/>
                <w:szCs w:val="20"/>
                <w:lang w:val="es-PE" w:eastAsia="es-PE"/>
              </w:rPr>
              <w:t xml:space="preserve"> el sistema debe validar que el dato ingresado</w:t>
            </w:r>
            <w:r>
              <w:rPr>
                <w:rFonts w:ascii="Arial Narrow" w:hAnsi="Arial Narrow"/>
                <w:bCs/>
                <w:sz w:val="20"/>
                <w:szCs w:val="20"/>
                <w:lang w:val="es-PE" w:eastAsia="es-PE"/>
              </w:rPr>
              <w:t xml:space="preserve"> tenga una longitud máxima de 25 caracteres alfanuméricos.</w:t>
            </w:r>
          </w:p>
          <w:p w14:paraId="15B7714A" w14:textId="77777777" w:rsidR="005476E4" w:rsidRDefault="005476E4" w:rsidP="008C6227">
            <w:pPr>
              <w:pStyle w:val="Prrafodelista"/>
              <w:ind w:left="284"/>
              <w:rPr>
                <w:rFonts w:ascii="Arial Narrow" w:hAnsi="Arial Narrow"/>
                <w:bCs/>
                <w:sz w:val="20"/>
                <w:szCs w:val="20"/>
                <w:lang w:val="es-PE" w:eastAsia="es-PE"/>
              </w:rPr>
            </w:pPr>
            <w:r>
              <w:rPr>
                <w:rFonts w:ascii="Arial Narrow" w:hAnsi="Arial Narrow"/>
                <w:bCs/>
                <w:sz w:val="20"/>
                <w:szCs w:val="20"/>
                <w:lang w:val="es-PE" w:eastAsia="es-PE"/>
              </w:rPr>
              <w:t>Esta pantalla deberá además tener implementado el botón “Salir”, al hacer click en ese botón el sistema debe regresar a la pantalla anterior.</w:t>
            </w:r>
          </w:p>
          <w:p w14:paraId="15B7714B" w14:textId="77777777" w:rsidR="005476E4" w:rsidRDefault="005476E4" w:rsidP="008C6227">
            <w:pPr>
              <w:pStyle w:val="Prrafodelista"/>
              <w:ind w:left="284"/>
              <w:rPr>
                <w:rFonts w:ascii="Arial Narrow" w:hAnsi="Arial Narrow"/>
                <w:bCs/>
                <w:sz w:val="20"/>
                <w:szCs w:val="20"/>
                <w:lang w:val="es-PE" w:eastAsia="es-PE"/>
              </w:rPr>
            </w:pPr>
            <w:r>
              <w:rPr>
                <w:rFonts w:ascii="Arial Narrow" w:hAnsi="Arial Narrow"/>
                <w:bCs/>
                <w:sz w:val="20"/>
                <w:szCs w:val="20"/>
                <w:lang w:val="es-PE" w:eastAsia="es-PE"/>
              </w:rPr>
              <w:t xml:space="preserve">Al ingresar datos en el </w:t>
            </w:r>
            <w:r w:rsidRPr="00DD7D35">
              <w:rPr>
                <w:rFonts w:ascii="Arial Narrow" w:hAnsi="Arial Narrow"/>
                <w:bCs/>
                <w:color w:val="000000"/>
                <w:sz w:val="20"/>
                <w:szCs w:val="20"/>
                <w:lang w:val="es-PE" w:eastAsia="es-PE"/>
              </w:rPr>
              <w:t>recuadro “Documento Postal de Origen”, el sistema debe verificar lo siguiente:</w:t>
            </w:r>
          </w:p>
          <w:p w14:paraId="15B7714C" w14:textId="77777777" w:rsidR="005476E4" w:rsidRDefault="005476E4" w:rsidP="008C6227">
            <w:pPr>
              <w:pStyle w:val="Prrafodelista"/>
              <w:numPr>
                <w:ilvl w:val="1"/>
                <w:numId w:val="51"/>
              </w:numPr>
              <w:ind w:left="586" w:hanging="284"/>
              <w:rPr>
                <w:rFonts w:ascii="Arial Narrow" w:hAnsi="Arial Narrow"/>
                <w:bCs/>
                <w:sz w:val="20"/>
                <w:szCs w:val="20"/>
                <w:lang w:val="es-PE" w:eastAsia="es-PE"/>
              </w:rPr>
            </w:pPr>
            <w:r w:rsidRPr="00DD7D35">
              <w:rPr>
                <w:rFonts w:ascii="Arial Narrow" w:hAnsi="Arial Narrow"/>
                <w:bCs/>
                <w:color w:val="000000"/>
                <w:sz w:val="20"/>
                <w:szCs w:val="20"/>
                <w:lang w:val="es-PE" w:eastAsia="es-PE"/>
              </w:rPr>
              <w:t>Que se encuentre registrado en SUNAT, de no encontrarse registrado deberá mostrar el mensaje “Documento Postal de Origen”, no registrado en SUNAT”, este documento no se debe</w:t>
            </w:r>
            <w:r>
              <w:rPr>
                <w:rFonts w:ascii="Arial Narrow" w:hAnsi="Arial Narrow"/>
                <w:bCs/>
                <w:sz w:val="20"/>
                <w:szCs w:val="20"/>
                <w:lang w:val="es-PE" w:eastAsia="es-PE"/>
              </w:rPr>
              <w:t xml:space="preserve"> incluir en la pantalla anterior.</w:t>
            </w:r>
          </w:p>
          <w:p w14:paraId="15B7714D" w14:textId="77777777" w:rsidR="005476E4" w:rsidRDefault="005476E4" w:rsidP="008C6227">
            <w:pPr>
              <w:pStyle w:val="Prrafodelista"/>
              <w:numPr>
                <w:ilvl w:val="1"/>
                <w:numId w:val="51"/>
              </w:numPr>
              <w:ind w:left="586" w:hanging="284"/>
              <w:rPr>
                <w:rFonts w:ascii="Arial Narrow" w:hAnsi="Arial Narrow"/>
                <w:bCs/>
                <w:sz w:val="20"/>
                <w:szCs w:val="20"/>
                <w:lang w:val="es-PE" w:eastAsia="es-PE"/>
              </w:rPr>
            </w:pPr>
            <w:r>
              <w:rPr>
                <w:rFonts w:ascii="Arial Narrow" w:hAnsi="Arial Narrow"/>
                <w:bCs/>
                <w:sz w:val="20"/>
                <w:szCs w:val="20"/>
                <w:lang w:val="es-PE" w:eastAsia="es-PE"/>
              </w:rPr>
              <w:t>Que el documento de envío postal se encuentre en estado “Pendiente” o “Notificado”, de encontrarse en un estado diferente el sistema debe mostrar el siguiente mensaje “Documento de Envío Postal se encuentra en estado diferentes a Pendiente o Notificado”, este documento no se debe incluir en la pantalla anterior.</w:t>
            </w:r>
          </w:p>
          <w:p w14:paraId="15B7714E" w14:textId="77777777" w:rsidR="005476E4" w:rsidRDefault="005476E4" w:rsidP="008C6227">
            <w:pPr>
              <w:pStyle w:val="Prrafodelista"/>
              <w:ind w:left="586"/>
              <w:rPr>
                <w:rFonts w:ascii="Arial Narrow" w:hAnsi="Arial Narrow"/>
                <w:bCs/>
                <w:sz w:val="20"/>
                <w:szCs w:val="20"/>
                <w:lang w:val="es-PE" w:eastAsia="es-PE"/>
              </w:rPr>
            </w:pPr>
            <w:r>
              <w:rPr>
                <w:rFonts w:ascii="Arial Narrow" w:hAnsi="Arial Narrow"/>
                <w:bCs/>
                <w:sz w:val="20"/>
                <w:szCs w:val="20"/>
                <w:lang w:val="es-PE" w:eastAsia="es-PE"/>
              </w:rPr>
              <w:t>Cuando una DPO se encuentre en estado “Notificado” y se vuelva a poner para despacho, entonces el sistema debe “Reasignar” esa DPO al mismo especialista asignado inicialmente siempre que se encuentre habilitado para despacho en el día, caso contraro se asignar</w:t>
            </w:r>
            <w:r w:rsidR="00D35EC3">
              <w:rPr>
                <w:rFonts w:ascii="Arial Narrow" w:hAnsi="Arial Narrow"/>
                <w:bCs/>
                <w:sz w:val="20"/>
                <w:szCs w:val="20"/>
                <w:lang w:val="es-PE" w:eastAsia="es-PE"/>
              </w:rPr>
              <w:t>á</w:t>
            </w:r>
            <w:r>
              <w:rPr>
                <w:rFonts w:ascii="Arial Narrow" w:hAnsi="Arial Narrow"/>
                <w:bCs/>
                <w:sz w:val="20"/>
                <w:szCs w:val="20"/>
                <w:lang w:val="es-PE" w:eastAsia="es-PE"/>
              </w:rPr>
              <w:t xml:space="preserve"> a otro especialista de acuerdo a las reglas de asignación.</w:t>
            </w:r>
          </w:p>
          <w:p w14:paraId="15B7714F" w14:textId="77777777" w:rsidR="005476E4" w:rsidRDefault="005476E4" w:rsidP="008C6227">
            <w:pPr>
              <w:pStyle w:val="Prrafodelista"/>
              <w:numPr>
                <w:ilvl w:val="1"/>
                <w:numId w:val="51"/>
              </w:numPr>
              <w:ind w:left="586" w:hanging="284"/>
              <w:rPr>
                <w:rFonts w:ascii="Arial Narrow" w:hAnsi="Arial Narrow"/>
                <w:bCs/>
                <w:sz w:val="20"/>
                <w:szCs w:val="20"/>
                <w:lang w:val="es-PE" w:eastAsia="es-PE"/>
              </w:rPr>
            </w:pPr>
            <w:r>
              <w:rPr>
                <w:rFonts w:ascii="Arial Narrow" w:hAnsi="Arial Narrow"/>
                <w:bCs/>
                <w:sz w:val="20"/>
                <w:szCs w:val="20"/>
                <w:lang w:val="es-PE" w:eastAsia="es-PE"/>
              </w:rPr>
              <w:t xml:space="preserve"> Se encuentre registrado en SUNAT y agregar de manera automática a la lista que se muestra en la </w:t>
            </w:r>
            <w:r>
              <w:rPr>
                <w:rFonts w:ascii="Arial Narrow" w:hAnsi="Arial Narrow"/>
                <w:bCs/>
                <w:sz w:val="20"/>
                <w:szCs w:val="20"/>
                <w:lang w:val="es-PE" w:eastAsia="es-PE"/>
              </w:rPr>
              <w:lastRenderedPageBreak/>
              <w:t>pantalla anterior, también de manera automática deberá blanquear el recuadro para el ingreso de un nuevo dato.</w:t>
            </w:r>
          </w:p>
          <w:p w14:paraId="15B77150" w14:textId="77777777" w:rsidR="005476E4" w:rsidRDefault="005476E4" w:rsidP="008C6227">
            <w:pPr>
              <w:pStyle w:val="Prrafodelista"/>
              <w:numPr>
                <w:ilvl w:val="1"/>
                <w:numId w:val="51"/>
              </w:numPr>
              <w:ind w:left="586" w:hanging="284"/>
              <w:rPr>
                <w:rFonts w:ascii="Arial Narrow" w:hAnsi="Arial Narrow"/>
                <w:bCs/>
                <w:sz w:val="20"/>
                <w:szCs w:val="20"/>
                <w:lang w:val="es-PE" w:eastAsia="es-PE"/>
              </w:rPr>
            </w:pPr>
            <w:r>
              <w:rPr>
                <w:rFonts w:ascii="Arial Narrow" w:hAnsi="Arial Narrow"/>
                <w:bCs/>
                <w:sz w:val="20"/>
                <w:szCs w:val="20"/>
                <w:lang w:val="es-PE" w:eastAsia="es-PE"/>
              </w:rPr>
              <w:t>El sistema debe asignar el envío a un funcionario aduanero que se encuentre habilitado para despachar en el día, para la asignación del funcionario el sistema debe considerar lo siguiente:</w:t>
            </w:r>
          </w:p>
          <w:p w14:paraId="15B77151" w14:textId="77777777" w:rsidR="005476E4" w:rsidRDefault="005476E4" w:rsidP="008C6227">
            <w:pPr>
              <w:pStyle w:val="Prrafodelista"/>
              <w:numPr>
                <w:ilvl w:val="0"/>
                <w:numId w:val="56"/>
              </w:numPr>
              <w:ind w:left="1011"/>
              <w:rPr>
                <w:rFonts w:ascii="Arial Narrow" w:hAnsi="Arial Narrow"/>
                <w:bCs/>
                <w:sz w:val="20"/>
                <w:szCs w:val="20"/>
                <w:lang w:val="es-PE" w:eastAsia="es-PE"/>
              </w:rPr>
            </w:pPr>
            <w:r w:rsidRPr="006241D9">
              <w:rPr>
                <w:rFonts w:ascii="Arial Narrow" w:hAnsi="Arial Narrow"/>
                <w:bCs/>
                <w:sz w:val="20"/>
                <w:szCs w:val="20"/>
                <w:lang w:val="es-PE" w:eastAsia="es-PE"/>
              </w:rPr>
              <w:t>Asignará en forma aleatoria simple entre los funcionarios aduaneros que se encuentren habilitados para despachar en el día.</w:t>
            </w:r>
          </w:p>
          <w:p w14:paraId="15B77152" w14:textId="77777777" w:rsidR="005476E4" w:rsidRPr="006241D9" w:rsidRDefault="005476E4" w:rsidP="008C6227">
            <w:pPr>
              <w:pStyle w:val="Prrafodelista"/>
              <w:numPr>
                <w:ilvl w:val="0"/>
                <w:numId w:val="56"/>
              </w:numPr>
              <w:ind w:left="1011"/>
              <w:rPr>
                <w:rFonts w:ascii="Arial Narrow" w:hAnsi="Arial Narrow"/>
                <w:bCs/>
                <w:sz w:val="20"/>
                <w:szCs w:val="20"/>
                <w:lang w:val="es-PE" w:eastAsia="es-PE"/>
              </w:rPr>
            </w:pPr>
            <w:r>
              <w:rPr>
                <w:rFonts w:ascii="Arial Narrow" w:hAnsi="Arial Narrow"/>
                <w:bCs/>
                <w:sz w:val="20"/>
                <w:szCs w:val="20"/>
                <w:lang w:val="es-PE" w:eastAsia="es-PE"/>
              </w:rPr>
              <w:t>Deberá verificar que la diferencia de envíos asignados entre los especialistas habilitados no exceda en 3; como excepción se tendrá el caso de la asignación de envíos relacionados.</w:t>
            </w:r>
          </w:p>
          <w:p w14:paraId="15B77153" w14:textId="77777777" w:rsidR="005476E4" w:rsidRDefault="005476E4" w:rsidP="008C6227">
            <w:pPr>
              <w:pStyle w:val="Prrafodelista"/>
              <w:numPr>
                <w:ilvl w:val="1"/>
                <w:numId w:val="51"/>
              </w:numPr>
              <w:ind w:left="586" w:hanging="284"/>
              <w:rPr>
                <w:rFonts w:ascii="Arial Narrow" w:hAnsi="Arial Narrow"/>
                <w:bCs/>
                <w:sz w:val="20"/>
                <w:szCs w:val="20"/>
                <w:lang w:val="es-PE" w:eastAsia="es-PE"/>
              </w:rPr>
            </w:pPr>
            <w:r>
              <w:rPr>
                <w:rFonts w:ascii="Arial Narrow" w:hAnsi="Arial Narrow"/>
                <w:bCs/>
                <w:sz w:val="20"/>
                <w:szCs w:val="20"/>
                <w:lang w:val="es-PE" w:eastAsia="es-PE"/>
              </w:rPr>
              <w:t xml:space="preserve">El sistema debe verificar si existen </w:t>
            </w:r>
            <w:r w:rsidR="00E837E4">
              <w:rPr>
                <w:rFonts w:ascii="Arial Narrow" w:hAnsi="Arial Narrow"/>
                <w:bCs/>
                <w:color w:val="000000"/>
                <w:sz w:val="20"/>
                <w:szCs w:val="20"/>
                <w:lang w:val="es-PE" w:eastAsia="es-PE"/>
              </w:rPr>
              <w:t>DPOs</w:t>
            </w:r>
            <w:r w:rsidRPr="00AD272C">
              <w:rPr>
                <w:rFonts w:ascii="Arial Narrow" w:hAnsi="Arial Narrow"/>
                <w:bCs/>
                <w:color w:val="FF0000"/>
                <w:sz w:val="20"/>
                <w:szCs w:val="20"/>
                <w:lang w:val="es-PE" w:eastAsia="es-PE"/>
              </w:rPr>
              <w:t xml:space="preserve"> </w:t>
            </w:r>
            <w:r>
              <w:rPr>
                <w:rFonts w:ascii="Arial Narrow" w:hAnsi="Arial Narrow"/>
                <w:bCs/>
                <w:sz w:val="20"/>
                <w:szCs w:val="20"/>
                <w:lang w:val="es-PE" w:eastAsia="es-PE"/>
              </w:rPr>
              <w:t>relacionados en estado “Pendiente” o “Notificado” declarados en una misma DEP; se considera que está relacionado si cumple por lo menos una de las siguientes condiciones:</w:t>
            </w:r>
          </w:p>
          <w:p w14:paraId="15B77154" w14:textId="77777777" w:rsidR="005476E4" w:rsidRPr="00B03B1B" w:rsidRDefault="005476E4" w:rsidP="008C6227">
            <w:pPr>
              <w:pStyle w:val="Prrafodelista"/>
              <w:numPr>
                <w:ilvl w:val="0"/>
                <w:numId w:val="55"/>
              </w:numPr>
              <w:ind w:left="1011"/>
              <w:rPr>
                <w:rFonts w:ascii="Arial Narrow" w:hAnsi="Arial Narrow"/>
                <w:bCs/>
                <w:strike/>
                <w:color w:val="000000"/>
                <w:sz w:val="20"/>
                <w:szCs w:val="20"/>
                <w:lang w:val="es-PE" w:eastAsia="es-PE"/>
              </w:rPr>
            </w:pPr>
            <w:r w:rsidRPr="00B03B1B">
              <w:rPr>
                <w:rFonts w:ascii="Arial Narrow" w:hAnsi="Arial Narrow"/>
                <w:bCs/>
                <w:color w:val="000000"/>
                <w:sz w:val="20"/>
                <w:szCs w:val="20"/>
                <w:lang w:val="es-PE" w:eastAsia="es-PE"/>
              </w:rPr>
              <w:t>Tenga mismo beneficiario</w:t>
            </w:r>
            <w:r w:rsidR="00F80039" w:rsidRPr="00B03B1B">
              <w:rPr>
                <w:rFonts w:ascii="Arial Narrow" w:hAnsi="Arial Narrow"/>
                <w:bCs/>
                <w:color w:val="000000"/>
                <w:sz w:val="20"/>
                <w:szCs w:val="20"/>
                <w:lang w:val="es-PE" w:eastAsia="es-PE"/>
              </w:rPr>
              <w:t xml:space="preserve"> (destinatario)</w:t>
            </w:r>
            <w:r w:rsidRPr="00B03B1B">
              <w:rPr>
                <w:rFonts w:ascii="Arial Narrow" w:hAnsi="Arial Narrow"/>
                <w:bCs/>
                <w:color w:val="000000"/>
                <w:sz w:val="20"/>
                <w:szCs w:val="20"/>
                <w:lang w:val="es-PE" w:eastAsia="es-PE"/>
              </w:rPr>
              <w:t xml:space="preserve">, </w:t>
            </w:r>
            <w:r w:rsidR="00BA2CA1" w:rsidRPr="00B03B1B">
              <w:rPr>
                <w:rFonts w:ascii="Arial Narrow" w:hAnsi="Arial Narrow"/>
                <w:bCs/>
                <w:color w:val="000000"/>
                <w:sz w:val="20"/>
                <w:szCs w:val="20"/>
                <w:lang w:val="es-PE" w:eastAsia="es-PE"/>
              </w:rPr>
              <w:t>y/o</w:t>
            </w:r>
          </w:p>
          <w:p w14:paraId="15B77155" w14:textId="77777777" w:rsidR="005476E4" w:rsidRPr="00B03B1B" w:rsidRDefault="005476E4" w:rsidP="008C6227">
            <w:pPr>
              <w:pStyle w:val="Prrafodelista"/>
              <w:numPr>
                <w:ilvl w:val="0"/>
                <w:numId w:val="55"/>
              </w:numPr>
              <w:ind w:left="1011"/>
              <w:rPr>
                <w:rFonts w:ascii="Arial Narrow" w:hAnsi="Arial Narrow"/>
                <w:bCs/>
                <w:strike/>
                <w:color w:val="000000"/>
                <w:sz w:val="20"/>
                <w:szCs w:val="20"/>
                <w:lang w:val="es-PE" w:eastAsia="es-PE"/>
              </w:rPr>
            </w:pPr>
            <w:r w:rsidRPr="00B03B1B">
              <w:rPr>
                <w:rFonts w:ascii="Arial Narrow" w:hAnsi="Arial Narrow"/>
                <w:bCs/>
                <w:color w:val="000000"/>
                <w:sz w:val="20"/>
                <w:szCs w:val="20"/>
                <w:lang w:val="es-PE" w:eastAsia="es-PE"/>
              </w:rPr>
              <w:t>Tenga misma dirección</w:t>
            </w:r>
            <w:r w:rsidR="00BA2CA1" w:rsidRPr="00B03B1B">
              <w:rPr>
                <w:rFonts w:ascii="Arial Narrow" w:hAnsi="Arial Narrow"/>
                <w:bCs/>
                <w:color w:val="000000"/>
                <w:sz w:val="20"/>
                <w:szCs w:val="20"/>
                <w:lang w:val="es-PE" w:eastAsia="es-PE"/>
              </w:rPr>
              <w:t xml:space="preserve"> </w:t>
            </w:r>
            <w:r w:rsidR="00B67A79" w:rsidRPr="00B03B1B">
              <w:rPr>
                <w:rFonts w:ascii="Arial Narrow" w:hAnsi="Arial Narrow"/>
                <w:bCs/>
                <w:color w:val="000000"/>
                <w:sz w:val="20"/>
                <w:szCs w:val="20"/>
                <w:lang w:val="es-PE" w:eastAsia="es-PE"/>
              </w:rPr>
              <w:t>y/o domicilio del beneficiario (desti</w:t>
            </w:r>
            <w:r w:rsidR="00BA2CA1" w:rsidRPr="00B03B1B">
              <w:rPr>
                <w:rFonts w:ascii="Arial Narrow" w:hAnsi="Arial Narrow"/>
                <w:bCs/>
                <w:color w:val="000000"/>
                <w:sz w:val="20"/>
                <w:szCs w:val="20"/>
                <w:lang w:val="es-PE" w:eastAsia="es-PE"/>
              </w:rPr>
              <w:t>n</w:t>
            </w:r>
            <w:r w:rsidR="00B67A79" w:rsidRPr="00B03B1B">
              <w:rPr>
                <w:rFonts w:ascii="Arial Narrow" w:hAnsi="Arial Narrow"/>
                <w:bCs/>
                <w:color w:val="000000"/>
                <w:sz w:val="20"/>
                <w:szCs w:val="20"/>
                <w:lang w:val="es-PE" w:eastAsia="es-PE"/>
              </w:rPr>
              <w:t>a</w:t>
            </w:r>
            <w:r w:rsidR="00BA2CA1" w:rsidRPr="00B03B1B">
              <w:rPr>
                <w:rFonts w:ascii="Arial Narrow" w:hAnsi="Arial Narrow"/>
                <w:bCs/>
                <w:color w:val="000000"/>
                <w:sz w:val="20"/>
                <w:szCs w:val="20"/>
                <w:lang w:val="es-PE" w:eastAsia="es-PE"/>
              </w:rPr>
              <w:t>tario</w:t>
            </w:r>
            <w:r w:rsidR="00B67A79" w:rsidRPr="00B03B1B">
              <w:rPr>
                <w:rFonts w:ascii="Arial Narrow" w:hAnsi="Arial Narrow"/>
                <w:bCs/>
                <w:color w:val="000000"/>
                <w:sz w:val="20"/>
                <w:szCs w:val="20"/>
                <w:lang w:val="es-PE" w:eastAsia="es-PE"/>
              </w:rPr>
              <w:t>)</w:t>
            </w:r>
            <w:r w:rsidR="0001039D" w:rsidRPr="00B03B1B">
              <w:rPr>
                <w:rFonts w:ascii="Arial Narrow" w:hAnsi="Arial Narrow"/>
                <w:bCs/>
                <w:color w:val="000000"/>
                <w:sz w:val="20"/>
                <w:szCs w:val="20"/>
                <w:lang w:val="es-PE" w:eastAsia="es-PE"/>
              </w:rPr>
              <w:t>.</w:t>
            </w:r>
          </w:p>
          <w:p w14:paraId="15B77156" w14:textId="77777777" w:rsidR="005476E4" w:rsidRDefault="005476E4" w:rsidP="008C6227">
            <w:pPr>
              <w:pStyle w:val="Prrafodelista"/>
              <w:ind w:left="586"/>
              <w:rPr>
                <w:rFonts w:ascii="Arial Narrow" w:hAnsi="Arial Narrow"/>
                <w:bCs/>
                <w:sz w:val="20"/>
                <w:szCs w:val="20"/>
                <w:lang w:val="es-PE" w:eastAsia="es-PE"/>
              </w:rPr>
            </w:pPr>
            <w:r>
              <w:rPr>
                <w:rFonts w:ascii="Arial Narrow" w:hAnsi="Arial Narrow"/>
                <w:bCs/>
                <w:sz w:val="20"/>
                <w:szCs w:val="20"/>
                <w:lang w:val="es-PE" w:eastAsia="es-PE"/>
              </w:rPr>
              <w:t>De encontrar algún envío relacionado, el sistema debe asignar todos los envíos relacionados al mismo funcionario aduanero y mostrar los siguientes datos de los envíos relacionados encontrados:</w:t>
            </w:r>
          </w:p>
          <w:p w14:paraId="15B77157" w14:textId="77777777" w:rsidR="005476E4" w:rsidRDefault="005476E4" w:rsidP="008C6227">
            <w:pPr>
              <w:pStyle w:val="Prrafodelista"/>
              <w:numPr>
                <w:ilvl w:val="1"/>
                <w:numId w:val="54"/>
              </w:numPr>
              <w:ind w:left="1011" w:hanging="284"/>
              <w:rPr>
                <w:rFonts w:ascii="Arial Narrow" w:hAnsi="Arial Narrow"/>
                <w:bCs/>
                <w:sz w:val="20"/>
                <w:szCs w:val="20"/>
                <w:lang w:val="es-PE" w:eastAsia="es-PE"/>
              </w:rPr>
            </w:pPr>
            <w:r>
              <w:rPr>
                <w:rFonts w:ascii="Arial Narrow" w:hAnsi="Arial Narrow"/>
                <w:bCs/>
                <w:sz w:val="20"/>
                <w:szCs w:val="20"/>
                <w:lang w:val="es-PE" w:eastAsia="es-PE"/>
              </w:rPr>
              <w:t>Documento de Envío Postal</w:t>
            </w:r>
          </w:p>
          <w:p w14:paraId="15B77158" w14:textId="77777777" w:rsidR="005476E4" w:rsidRDefault="005476E4" w:rsidP="008C6227">
            <w:pPr>
              <w:pStyle w:val="Prrafodelista"/>
              <w:numPr>
                <w:ilvl w:val="1"/>
                <w:numId w:val="54"/>
              </w:numPr>
              <w:ind w:left="1011" w:hanging="284"/>
              <w:rPr>
                <w:rFonts w:ascii="Arial Narrow" w:hAnsi="Arial Narrow"/>
                <w:bCs/>
                <w:sz w:val="20"/>
                <w:szCs w:val="20"/>
                <w:lang w:val="es-PE" w:eastAsia="es-PE"/>
              </w:rPr>
            </w:pPr>
            <w:r>
              <w:rPr>
                <w:rFonts w:ascii="Arial Narrow" w:hAnsi="Arial Narrow"/>
                <w:bCs/>
                <w:sz w:val="20"/>
                <w:szCs w:val="20"/>
                <w:lang w:val="es-PE" w:eastAsia="es-PE"/>
              </w:rPr>
              <w:t>Beneficiario.</w:t>
            </w:r>
          </w:p>
          <w:p w14:paraId="15B77159" w14:textId="77777777" w:rsidR="005476E4" w:rsidRDefault="005476E4" w:rsidP="008C6227">
            <w:pPr>
              <w:pStyle w:val="Prrafodelista"/>
              <w:numPr>
                <w:ilvl w:val="1"/>
                <w:numId w:val="54"/>
              </w:numPr>
              <w:ind w:left="1011" w:hanging="284"/>
              <w:rPr>
                <w:rFonts w:ascii="Arial Narrow" w:hAnsi="Arial Narrow"/>
                <w:bCs/>
                <w:sz w:val="20"/>
                <w:szCs w:val="20"/>
                <w:lang w:val="es-PE" w:eastAsia="es-PE"/>
              </w:rPr>
            </w:pPr>
            <w:r>
              <w:rPr>
                <w:rFonts w:ascii="Arial Narrow" w:hAnsi="Arial Narrow"/>
                <w:bCs/>
                <w:sz w:val="20"/>
                <w:szCs w:val="20"/>
                <w:lang w:val="es-PE" w:eastAsia="es-PE"/>
              </w:rPr>
              <w:t>Dirección.</w:t>
            </w:r>
          </w:p>
          <w:p w14:paraId="15B7715A" w14:textId="77777777" w:rsidR="005476E4" w:rsidRPr="00DD7D35" w:rsidRDefault="005476E4" w:rsidP="008C6227">
            <w:pPr>
              <w:pStyle w:val="Prrafodelista"/>
              <w:numPr>
                <w:ilvl w:val="1"/>
                <w:numId w:val="54"/>
              </w:numPr>
              <w:ind w:left="1011" w:hanging="284"/>
              <w:rPr>
                <w:rFonts w:ascii="Arial Narrow" w:hAnsi="Arial Narrow"/>
                <w:bCs/>
                <w:color w:val="000000"/>
                <w:sz w:val="20"/>
                <w:szCs w:val="20"/>
                <w:lang w:val="es-PE" w:eastAsia="es-PE"/>
              </w:rPr>
            </w:pPr>
            <w:r w:rsidRPr="00DD7D35">
              <w:rPr>
                <w:rFonts w:ascii="Arial Narrow" w:hAnsi="Arial Narrow"/>
                <w:bCs/>
                <w:color w:val="000000"/>
                <w:sz w:val="20"/>
                <w:szCs w:val="20"/>
                <w:lang w:val="es-PE" w:eastAsia="es-PE"/>
              </w:rPr>
              <w:t>Expedidor (Remitente)</w:t>
            </w:r>
          </w:p>
          <w:p w14:paraId="15B7715B" w14:textId="77777777" w:rsidR="005476E4" w:rsidRDefault="005476E4" w:rsidP="008C6227">
            <w:pPr>
              <w:pStyle w:val="Prrafodelista"/>
              <w:ind w:left="1011"/>
              <w:rPr>
                <w:rFonts w:ascii="Arial Narrow" w:hAnsi="Arial Narrow"/>
                <w:bCs/>
                <w:sz w:val="20"/>
                <w:szCs w:val="20"/>
                <w:lang w:val="es-PE" w:eastAsia="es-PE"/>
              </w:rPr>
            </w:pPr>
          </w:p>
          <w:p w14:paraId="15B7715C" w14:textId="77777777" w:rsidR="005476E4" w:rsidRDefault="005476E4" w:rsidP="008C6227">
            <w:pPr>
              <w:pStyle w:val="Prrafodelista"/>
              <w:ind w:left="502"/>
              <w:rPr>
                <w:rFonts w:ascii="Arial Narrow" w:hAnsi="Arial Narrow"/>
                <w:noProof/>
                <w:sz w:val="20"/>
                <w:szCs w:val="20"/>
                <w:lang w:val="es-PE" w:eastAsia="es-PE"/>
              </w:rPr>
            </w:pPr>
            <w:r>
              <w:rPr>
                <w:rFonts w:ascii="Arial Narrow" w:hAnsi="Arial Narrow"/>
                <w:noProof/>
                <w:sz w:val="20"/>
                <w:szCs w:val="20"/>
                <w:lang w:val="es-PE" w:eastAsia="es-PE"/>
              </w:rPr>
              <w:drawing>
                <wp:inline distT="0" distB="0" distL="0" distR="0" wp14:anchorId="15B77B2C" wp14:editId="15B77B2D">
                  <wp:extent cx="1978025" cy="1063625"/>
                  <wp:effectExtent l="19050" t="0" r="3175" b="0"/>
                  <wp:docPr id="3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3" cstate="print"/>
                          <a:srcRect/>
                          <a:stretch>
                            <a:fillRect/>
                          </a:stretch>
                        </pic:blipFill>
                        <pic:spPr bwMode="auto">
                          <a:xfrm>
                            <a:off x="0" y="0"/>
                            <a:ext cx="1978025" cy="1063625"/>
                          </a:xfrm>
                          <a:prstGeom prst="rect">
                            <a:avLst/>
                          </a:prstGeom>
                          <a:noFill/>
                          <a:ln w="9525">
                            <a:noFill/>
                            <a:miter lim="800000"/>
                            <a:headEnd/>
                            <a:tailEnd/>
                          </a:ln>
                        </pic:spPr>
                      </pic:pic>
                    </a:graphicData>
                  </a:graphic>
                </wp:inline>
              </w:drawing>
            </w:r>
          </w:p>
          <w:p w14:paraId="15B7715D" w14:textId="77777777" w:rsidR="005476E4" w:rsidRDefault="005476E4" w:rsidP="008C6227">
            <w:pPr>
              <w:pStyle w:val="Prrafodelista"/>
              <w:ind w:left="502"/>
              <w:rPr>
                <w:rFonts w:ascii="Arial Narrow" w:hAnsi="Arial Narrow"/>
                <w:bCs/>
                <w:sz w:val="20"/>
                <w:szCs w:val="20"/>
                <w:lang w:val="es-PE" w:eastAsia="es-PE"/>
              </w:rPr>
            </w:pPr>
          </w:p>
          <w:p w14:paraId="15B7715E" w14:textId="77777777" w:rsidR="005476E4" w:rsidRDefault="005476E4" w:rsidP="008C6227">
            <w:pPr>
              <w:pStyle w:val="Prrafodelista"/>
              <w:numPr>
                <w:ilvl w:val="0"/>
                <w:numId w:val="53"/>
              </w:numPr>
              <w:ind w:left="284" w:hanging="284"/>
              <w:rPr>
                <w:rFonts w:ascii="Arial Narrow" w:hAnsi="Arial Narrow"/>
                <w:bCs/>
                <w:sz w:val="20"/>
                <w:szCs w:val="20"/>
                <w:lang w:val="es-PE" w:eastAsia="es-PE"/>
              </w:rPr>
            </w:pPr>
            <w:r>
              <w:rPr>
                <w:rFonts w:ascii="Arial Narrow" w:hAnsi="Arial Narrow"/>
                <w:bCs/>
                <w:sz w:val="20"/>
                <w:szCs w:val="20"/>
                <w:lang w:val="es-PE" w:eastAsia="es-PE"/>
              </w:rPr>
              <w:t xml:space="preserve">Al hacer click en el botón </w:t>
            </w:r>
            <w:r w:rsidRPr="009F17C7">
              <w:rPr>
                <w:rFonts w:ascii="Arial Narrow" w:hAnsi="Arial Narrow"/>
                <w:bCs/>
                <w:color w:val="FF0000"/>
                <w:sz w:val="20"/>
                <w:szCs w:val="20"/>
                <w:lang w:val="es-PE" w:eastAsia="es-PE"/>
              </w:rPr>
              <w:t xml:space="preserve"> </w:t>
            </w:r>
            <w:r w:rsidRPr="00DD7D35">
              <w:rPr>
                <w:rFonts w:ascii="Arial Narrow" w:hAnsi="Arial Narrow"/>
                <w:bCs/>
                <w:color w:val="000000"/>
                <w:sz w:val="20"/>
                <w:szCs w:val="20"/>
                <w:lang w:val="es-PE" w:eastAsia="es-PE"/>
              </w:rPr>
              <w:t>“Quitar Asignación”, el</w:t>
            </w:r>
            <w:r>
              <w:rPr>
                <w:rFonts w:ascii="Arial Narrow" w:hAnsi="Arial Narrow"/>
                <w:bCs/>
                <w:sz w:val="20"/>
                <w:szCs w:val="20"/>
                <w:lang w:val="es-PE" w:eastAsia="es-PE"/>
              </w:rPr>
              <w:t xml:space="preserve"> sistema debe seleccionar todos los envíos que se encuentran en estado “Asignado” y regresarlos al estado “Pendiente”</w:t>
            </w:r>
          </w:p>
          <w:p w14:paraId="15B7715F" w14:textId="77777777" w:rsidR="005476E4" w:rsidRDefault="005476E4" w:rsidP="008C6227">
            <w:pPr>
              <w:pStyle w:val="Prrafodelista"/>
              <w:ind w:left="284"/>
              <w:rPr>
                <w:rFonts w:ascii="Arial Narrow" w:hAnsi="Arial Narrow"/>
                <w:bCs/>
                <w:sz w:val="20"/>
                <w:szCs w:val="20"/>
                <w:lang w:val="es-PE" w:eastAsia="es-PE"/>
              </w:rPr>
            </w:pPr>
          </w:p>
          <w:p w14:paraId="15B77160" w14:textId="77777777" w:rsidR="005476E4" w:rsidRPr="00384FA1" w:rsidRDefault="005476E4" w:rsidP="008C6227">
            <w:pPr>
              <w:pStyle w:val="Prrafodelista"/>
              <w:ind w:left="284"/>
              <w:rPr>
                <w:rFonts w:ascii="Arial Narrow" w:hAnsi="Arial Narrow"/>
                <w:bCs/>
                <w:sz w:val="20"/>
                <w:szCs w:val="20"/>
                <w:u w:val="single"/>
                <w:lang w:val="es-PE" w:eastAsia="es-PE"/>
              </w:rPr>
            </w:pPr>
            <w:r w:rsidRPr="00384FA1">
              <w:rPr>
                <w:rFonts w:ascii="Arial Narrow" w:hAnsi="Arial Narrow"/>
                <w:bCs/>
                <w:sz w:val="20"/>
                <w:szCs w:val="20"/>
                <w:u w:val="single"/>
                <w:lang w:val="es-PE" w:eastAsia="es-PE"/>
              </w:rPr>
              <w:t>Prototipo de la interface</w:t>
            </w:r>
          </w:p>
          <w:p w14:paraId="15B77161" w14:textId="77777777" w:rsidR="005476E4" w:rsidRDefault="005476E4" w:rsidP="008C6227">
            <w:pPr>
              <w:pStyle w:val="Prrafodelista"/>
              <w:ind w:left="284"/>
              <w:rPr>
                <w:rFonts w:ascii="Arial Narrow" w:hAnsi="Arial Narrow"/>
                <w:bCs/>
                <w:sz w:val="20"/>
                <w:szCs w:val="20"/>
                <w:lang w:val="es-PE" w:eastAsia="es-PE"/>
              </w:rPr>
            </w:pPr>
            <w:r>
              <w:rPr>
                <w:noProof/>
                <w:lang w:val="es-PE" w:eastAsia="es-PE"/>
              </w:rPr>
              <w:drawing>
                <wp:inline distT="0" distB="0" distL="0" distR="0" wp14:anchorId="15B77B2E" wp14:editId="15B77B2F">
                  <wp:extent cx="2110105" cy="1591310"/>
                  <wp:effectExtent l="19050" t="0" r="4445" b="0"/>
                  <wp:docPr id="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4" cstate="print"/>
                          <a:srcRect/>
                          <a:stretch>
                            <a:fillRect/>
                          </a:stretch>
                        </pic:blipFill>
                        <pic:spPr bwMode="auto">
                          <a:xfrm>
                            <a:off x="0" y="0"/>
                            <a:ext cx="2110105" cy="1591310"/>
                          </a:xfrm>
                          <a:prstGeom prst="rect">
                            <a:avLst/>
                          </a:prstGeom>
                          <a:noFill/>
                          <a:ln w="9525">
                            <a:noFill/>
                            <a:miter lim="800000"/>
                            <a:headEnd/>
                            <a:tailEnd/>
                          </a:ln>
                        </pic:spPr>
                      </pic:pic>
                    </a:graphicData>
                  </a:graphic>
                </wp:inline>
              </w:drawing>
            </w:r>
          </w:p>
          <w:p w14:paraId="15B77162" w14:textId="77777777" w:rsidR="005476E4" w:rsidRPr="00A77693" w:rsidRDefault="005476E4" w:rsidP="008C6227">
            <w:pPr>
              <w:ind w:left="302"/>
              <w:rPr>
                <w:rFonts w:ascii="Arial Narrow" w:hAnsi="Arial Narrow"/>
                <w:bCs/>
                <w:sz w:val="20"/>
                <w:szCs w:val="20"/>
                <w:lang w:val="es-PE" w:eastAsia="es-PE"/>
              </w:rPr>
            </w:pPr>
          </w:p>
        </w:tc>
        <w:tc>
          <w:tcPr>
            <w:tcW w:w="1134" w:type="dxa"/>
            <w:gridSpan w:val="2"/>
            <w:shd w:val="clear" w:color="auto" w:fill="auto"/>
          </w:tcPr>
          <w:p w14:paraId="15B7716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6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6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6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6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6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6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6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6B"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42</w:t>
            </w:r>
          </w:p>
          <w:p w14:paraId="15B7716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6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6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6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70"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7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7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7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7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7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7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7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7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7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7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7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7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7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7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7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80"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8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8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8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8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8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8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8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8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8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8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8B"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51</w:t>
            </w:r>
          </w:p>
          <w:p w14:paraId="15B7718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8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8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8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90"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9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9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9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9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95" w14:textId="77777777" w:rsidR="00D35EC3" w:rsidRDefault="00D35EC3" w:rsidP="008C6227">
            <w:pPr>
              <w:pStyle w:val="Textodeglobo"/>
              <w:spacing w:before="40" w:after="40"/>
              <w:jc w:val="center"/>
              <w:rPr>
                <w:rFonts w:ascii="Arial Narrow" w:hAnsi="Arial Narrow" w:cs="Arial Narrow"/>
                <w:sz w:val="20"/>
                <w:szCs w:val="20"/>
                <w:lang w:eastAsia="es-ES"/>
              </w:rPr>
            </w:pPr>
          </w:p>
          <w:p w14:paraId="15B77196" w14:textId="77777777" w:rsidR="00D35EC3" w:rsidRDefault="00D35EC3" w:rsidP="008C6227">
            <w:pPr>
              <w:pStyle w:val="Textodeglobo"/>
              <w:spacing w:before="40" w:after="40"/>
              <w:jc w:val="center"/>
              <w:rPr>
                <w:rFonts w:ascii="Arial Narrow" w:hAnsi="Arial Narrow" w:cs="Arial Narrow"/>
                <w:sz w:val="20"/>
                <w:szCs w:val="20"/>
                <w:lang w:eastAsia="es-ES"/>
              </w:rPr>
            </w:pPr>
          </w:p>
          <w:p w14:paraId="15B77197" w14:textId="77777777" w:rsidR="00D35EC3" w:rsidRDefault="00D35EC3" w:rsidP="008C6227">
            <w:pPr>
              <w:pStyle w:val="Textodeglobo"/>
              <w:spacing w:before="40" w:after="40"/>
              <w:jc w:val="center"/>
              <w:rPr>
                <w:rFonts w:ascii="Arial Narrow" w:hAnsi="Arial Narrow" w:cs="Arial Narrow"/>
                <w:sz w:val="20"/>
                <w:szCs w:val="20"/>
                <w:lang w:eastAsia="es-ES"/>
              </w:rPr>
            </w:pPr>
          </w:p>
          <w:p w14:paraId="15B77198" w14:textId="77777777" w:rsidR="00D35EC3" w:rsidRDefault="00D35EC3" w:rsidP="008C6227">
            <w:pPr>
              <w:pStyle w:val="Textodeglobo"/>
              <w:spacing w:before="40" w:after="40"/>
              <w:jc w:val="center"/>
              <w:rPr>
                <w:rFonts w:ascii="Arial Narrow" w:hAnsi="Arial Narrow" w:cs="Arial Narrow"/>
                <w:sz w:val="20"/>
                <w:szCs w:val="20"/>
                <w:lang w:eastAsia="es-ES"/>
              </w:rPr>
            </w:pPr>
          </w:p>
          <w:p w14:paraId="15B77199" w14:textId="77777777" w:rsidR="00D35EC3" w:rsidRDefault="00D35EC3" w:rsidP="008C6227">
            <w:pPr>
              <w:pStyle w:val="Textodeglobo"/>
              <w:spacing w:before="40" w:after="40"/>
              <w:jc w:val="center"/>
              <w:rPr>
                <w:rFonts w:ascii="Arial Narrow" w:hAnsi="Arial Narrow" w:cs="Arial Narrow"/>
                <w:sz w:val="20"/>
                <w:szCs w:val="20"/>
                <w:lang w:eastAsia="es-ES"/>
              </w:rPr>
            </w:pPr>
          </w:p>
          <w:p w14:paraId="15B7719A" w14:textId="77777777" w:rsidR="00D35EC3" w:rsidRDefault="00D35EC3" w:rsidP="008C6227">
            <w:pPr>
              <w:pStyle w:val="Textodeglobo"/>
              <w:spacing w:before="40" w:after="40"/>
              <w:jc w:val="center"/>
              <w:rPr>
                <w:rFonts w:ascii="Arial Narrow" w:hAnsi="Arial Narrow" w:cs="Arial Narrow"/>
                <w:sz w:val="20"/>
                <w:szCs w:val="20"/>
                <w:lang w:eastAsia="es-ES"/>
              </w:rPr>
            </w:pPr>
          </w:p>
          <w:p w14:paraId="15B7719B" w14:textId="77777777" w:rsidR="00D35EC3" w:rsidRDefault="00D35EC3" w:rsidP="008C6227">
            <w:pPr>
              <w:pStyle w:val="Textodeglobo"/>
              <w:spacing w:before="40" w:after="40"/>
              <w:jc w:val="center"/>
              <w:rPr>
                <w:rFonts w:ascii="Arial Narrow" w:hAnsi="Arial Narrow" w:cs="Arial Narrow"/>
                <w:sz w:val="20"/>
                <w:szCs w:val="20"/>
                <w:lang w:eastAsia="es-ES"/>
              </w:rPr>
            </w:pPr>
          </w:p>
          <w:p w14:paraId="15B7719C"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52</w:t>
            </w:r>
          </w:p>
          <w:p w14:paraId="15B7719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9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9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A0"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A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A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A3"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50</w:t>
            </w:r>
          </w:p>
          <w:p w14:paraId="15B771A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A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A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A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A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A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A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1AB" w14:textId="77777777" w:rsidR="00C84E26" w:rsidRDefault="00C84E26" w:rsidP="008C6227">
            <w:pPr>
              <w:pStyle w:val="Textodeglobo"/>
              <w:spacing w:before="40" w:after="40"/>
              <w:jc w:val="center"/>
              <w:rPr>
                <w:rFonts w:ascii="Arial Narrow" w:hAnsi="Arial Narrow" w:cs="Arial Narrow"/>
                <w:sz w:val="20"/>
                <w:szCs w:val="20"/>
                <w:lang w:eastAsia="es-ES"/>
              </w:rPr>
            </w:pPr>
          </w:p>
          <w:p w14:paraId="15B771AC" w14:textId="77777777" w:rsidR="00C84E26" w:rsidRDefault="00C84E26" w:rsidP="008C6227">
            <w:pPr>
              <w:pStyle w:val="Textodeglobo"/>
              <w:spacing w:before="40" w:after="40"/>
              <w:jc w:val="center"/>
              <w:rPr>
                <w:rFonts w:ascii="Arial Narrow" w:hAnsi="Arial Narrow" w:cs="Arial Narrow"/>
                <w:sz w:val="20"/>
                <w:szCs w:val="20"/>
                <w:lang w:eastAsia="es-ES"/>
              </w:rPr>
            </w:pPr>
          </w:p>
          <w:p w14:paraId="15B771AD" w14:textId="77777777" w:rsidR="00C84E26" w:rsidRDefault="00C84E26" w:rsidP="008C6227">
            <w:pPr>
              <w:pStyle w:val="Textodeglobo"/>
              <w:spacing w:before="40" w:after="40"/>
              <w:jc w:val="center"/>
              <w:rPr>
                <w:rFonts w:ascii="Arial Narrow" w:hAnsi="Arial Narrow" w:cs="Arial Narrow"/>
                <w:sz w:val="20"/>
                <w:szCs w:val="20"/>
                <w:lang w:eastAsia="es-ES"/>
              </w:rPr>
            </w:pPr>
          </w:p>
          <w:p w14:paraId="15B771AE" w14:textId="77777777" w:rsidR="00C84E26" w:rsidRDefault="00C84E26" w:rsidP="008C6227">
            <w:pPr>
              <w:pStyle w:val="Textodeglobo"/>
              <w:spacing w:before="40" w:after="40"/>
              <w:jc w:val="center"/>
              <w:rPr>
                <w:rFonts w:ascii="Arial Narrow" w:hAnsi="Arial Narrow" w:cs="Arial Narrow"/>
                <w:sz w:val="20"/>
                <w:szCs w:val="20"/>
                <w:lang w:eastAsia="es-ES"/>
              </w:rPr>
            </w:pPr>
          </w:p>
          <w:p w14:paraId="15B771AF" w14:textId="77777777" w:rsidR="00C84E26" w:rsidRDefault="00C84E26" w:rsidP="008C6227">
            <w:pPr>
              <w:pStyle w:val="Textodeglobo"/>
              <w:spacing w:before="40" w:after="40"/>
              <w:jc w:val="center"/>
              <w:rPr>
                <w:rFonts w:ascii="Arial Narrow" w:hAnsi="Arial Narrow" w:cs="Arial Narrow"/>
                <w:sz w:val="20"/>
                <w:szCs w:val="20"/>
                <w:lang w:eastAsia="es-ES"/>
              </w:rPr>
            </w:pPr>
          </w:p>
          <w:p w14:paraId="15B771B0" w14:textId="77777777" w:rsidR="00C84E26" w:rsidRDefault="00C84E26" w:rsidP="008C6227">
            <w:pPr>
              <w:pStyle w:val="Textodeglobo"/>
              <w:spacing w:before="40" w:after="40"/>
              <w:jc w:val="center"/>
              <w:rPr>
                <w:rFonts w:ascii="Arial Narrow" w:hAnsi="Arial Narrow" w:cs="Arial Narrow"/>
                <w:sz w:val="20"/>
                <w:szCs w:val="20"/>
                <w:lang w:eastAsia="es-ES"/>
              </w:rPr>
            </w:pPr>
          </w:p>
          <w:p w14:paraId="15B771B1" w14:textId="77777777" w:rsidR="005476E4" w:rsidRPr="0091649D"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53</w:t>
            </w:r>
          </w:p>
        </w:tc>
        <w:tc>
          <w:tcPr>
            <w:tcW w:w="851" w:type="dxa"/>
            <w:shd w:val="clear" w:color="auto" w:fill="auto"/>
          </w:tcPr>
          <w:p w14:paraId="15B771B2" w14:textId="77777777" w:rsidR="005476E4" w:rsidRDefault="005476E4" w:rsidP="008C6227">
            <w:pPr>
              <w:pStyle w:val="Textodeglobo"/>
              <w:spacing w:before="40" w:after="40"/>
              <w:jc w:val="left"/>
              <w:rPr>
                <w:rFonts w:ascii="Arial Narrow" w:hAnsi="Arial Narrow" w:cs="Arial Narrow"/>
                <w:sz w:val="20"/>
                <w:szCs w:val="20"/>
                <w:lang w:eastAsia="es-ES"/>
              </w:rPr>
            </w:pPr>
          </w:p>
          <w:p w14:paraId="15B771B3"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B4"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B5"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B6"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B7"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B8"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B9"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BA"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BB"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BC"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BD"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BE"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BF"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C0"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C1"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C2"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C3"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C4"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C5"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C6"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C7"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C8"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C9"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CA"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CB"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CC"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CD"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CE"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CF"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D0"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D1"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D2"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D3"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D4"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D5"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D6"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D7"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D8"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D9"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DA"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DB"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DC"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DD"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DE"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DF"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E0"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E1"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E2"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E3"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E4"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E5"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E6"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E7"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E8"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E9" w14:textId="77777777" w:rsidR="0001039D" w:rsidRPr="00046386" w:rsidRDefault="00D43CE4" w:rsidP="008C6227">
            <w:pPr>
              <w:pStyle w:val="Textodeglobo"/>
              <w:spacing w:before="40" w:after="40"/>
              <w:jc w:val="left"/>
              <w:rPr>
                <w:rFonts w:ascii="Arial Narrow" w:hAnsi="Arial Narrow" w:cs="Arial Narrow"/>
                <w:sz w:val="20"/>
                <w:szCs w:val="20"/>
                <w:lang w:eastAsia="es-ES"/>
              </w:rPr>
            </w:pPr>
            <w:r w:rsidRPr="00D43CE4">
              <w:rPr>
                <w:rFonts w:ascii="Arial Narrow" w:hAnsi="Arial Narrow" w:cs="Arial Narrow"/>
                <w:sz w:val="20"/>
                <w:szCs w:val="20"/>
                <w:highlight w:val="yellow"/>
                <w:lang w:eastAsia="es-ES"/>
              </w:rPr>
              <w:t>Quitar del sistema la funcionalidad de envío automático a estado “Retirado” los DPO que superan los $2000.00</w:t>
            </w:r>
          </w:p>
          <w:p w14:paraId="15B771EA"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EB"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EC"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ED"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EE"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EF"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F0"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F1"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F2"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F3"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F4" w14:textId="77777777" w:rsidR="0001039D" w:rsidRDefault="0001039D" w:rsidP="008C6227">
            <w:pPr>
              <w:pStyle w:val="Textodeglobo"/>
              <w:spacing w:before="40" w:after="40"/>
              <w:jc w:val="left"/>
              <w:rPr>
                <w:rFonts w:ascii="Arial Narrow" w:hAnsi="Arial Narrow" w:cs="Arial Narrow"/>
                <w:sz w:val="20"/>
                <w:szCs w:val="20"/>
                <w:lang w:eastAsia="es-ES"/>
              </w:rPr>
            </w:pPr>
          </w:p>
          <w:p w14:paraId="15B771F5" w14:textId="77777777" w:rsidR="0001039D" w:rsidRPr="00A77693" w:rsidRDefault="0001039D" w:rsidP="008C6227">
            <w:pPr>
              <w:pStyle w:val="Textodeglobo"/>
              <w:spacing w:before="40" w:after="40"/>
              <w:jc w:val="left"/>
              <w:rPr>
                <w:rFonts w:ascii="Arial Narrow" w:hAnsi="Arial Narrow" w:cs="Arial Narrow"/>
                <w:sz w:val="20"/>
                <w:szCs w:val="20"/>
                <w:lang w:eastAsia="es-ES"/>
              </w:rPr>
            </w:pPr>
          </w:p>
        </w:tc>
      </w:tr>
      <w:tr w:rsidR="005476E4" w:rsidRPr="00A77693" w14:paraId="15B7723E" w14:textId="77777777" w:rsidTr="00081A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tcPr>
          <w:p w14:paraId="15B771F7" w14:textId="77777777" w:rsidR="005476E4" w:rsidRDefault="005476E4" w:rsidP="008C6227">
            <w:pPr>
              <w:pStyle w:val="Textodeglobo"/>
              <w:spacing w:before="40" w:after="40"/>
              <w:jc w:val="left"/>
              <w:rPr>
                <w:rFonts w:ascii="Arial Narrow" w:hAnsi="Arial Narrow" w:cs="Arial Narrow"/>
                <w:sz w:val="20"/>
                <w:szCs w:val="20"/>
                <w:lang w:eastAsia="es-ES"/>
              </w:rPr>
            </w:pPr>
          </w:p>
          <w:p w14:paraId="15B771F8" w14:textId="77777777" w:rsidR="005476E4" w:rsidRDefault="005476E4" w:rsidP="008C6227">
            <w:pPr>
              <w:pStyle w:val="Textodeglobo"/>
              <w:spacing w:before="40" w:after="40"/>
              <w:jc w:val="left"/>
              <w:rPr>
                <w:rFonts w:ascii="Arial Narrow" w:hAnsi="Arial Narrow" w:cs="Arial Narrow"/>
                <w:sz w:val="20"/>
                <w:szCs w:val="20"/>
                <w:lang w:eastAsia="es-ES"/>
              </w:rPr>
            </w:pPr>
          </w:p>
          <w:p w14:paraId="15B771F9" w14:textId="77777777" w:rsidR="005476E4" w:rsidRDefault="005476E4" w:rsidP="008C6227">
            <w:pPr>
              <w:pStyle w:val="Textodeglobo"/>
              <w:spacing w:before="40" w:after="40"/>
              <w:jc w:val="left"/>
              <w:rPr>
                <w:rFonts w:ascii="Arial Narrow" w:hAnsi="Arial Narrow" w:cs="Arial Narrow"/>
                <w:sz w:val="20"/>
                <w:szCs w:val="20"/>
                <w:lang w:eastAsia="es-ES"/>
              </w:rPr>
            </w:pPr>
          </w:p>
          <w:p w14:paraId="15B771FA" w14:textId="77777777" w:rsidR="005476E4" w:rsidRDefault="005476E4" w:rsidP="008C6227">
            <w:pPr>
              <w:pStyle w:val="Textodeglobo"/>
              <w:spacing w:before="40" w:after="40"/>
              <w:jc w:val="left"/>
              <w:rPr>
                <w:rFonts w:ascii="Arial Narrow" w:hAnsi="Arial Narrow" w:cs="Arial Narrow"/>
                <w:sz w:val="20"/>
                <w:szCs w:val="20"/>
                <w:lang w:eastAsia="es-ES"/>
              </w:rPr>
            </w:pPr>
          </w:p>
          <w:p w14:paraId="15B771FB" w14:textId="77777777" w:rsidR="005476E4" w:rsidRDefault="005476E4" w:rsidP="008C6227">
            <w:pPr>
              <w:pStyle w:val="Textodeglobo"/>
              <w:spacing w:before="40" w:after="40"/>
              <w:jc w:val="left"/>
              <w:rPr>
                <w:rFonts w:ascii="Arial Narrow" w:hAnsi="Arial Narrow" w:cs="Arial Narrow"/>
                <w:sz w:val="20"/>
                <w:szCs w:val="20"/>
                <w:lang w:eastAsia="es-ES"/>
              </w:rPr>
            </w:pPr>
          </w:p>
          <w:p w14:paraId="15B771FC" w14:textId="77777777" w:rsidR="005476E4" w:rsidRDefault="005476E4" w:rsidP="008C6227">
            <w:pPr>
              <w:pStyle w:val="Textodeglobo"/>
              <w:spacing w:before="40" w:after="40"/>
              <w:jc w:val="left"/>
              <w:rPr>
                <w:rFonts w:ascii="Arial Narrow" w:hAnsi="Arial Narrow" w:cs="Arial Narrow"/>
                <w:sz w:val="20"/>
                <w:szCs w:val="20"/>
                <w:lang w:eastAsia="es-ES"/>
              </w:rPr>
            </w:pPr>
          </w:p>
          <w:p w14:paraId="15B771FD" w14:textId="77777777" w:rsidR="005476E4" w:rsidRDefault="005476E4" w:rsidP="008C6227">
            <w:pPr>
              <w:pStyle w:val="Textodeglobo"/>
              <w:spacing w:before="40" w:after="40"/>
              <w:jc w:val="left"/>
              <w:rPr>
                <w:rFonts w:ascii="Arial Narrow" w:hAnsi="Arial Narrow" w:cs="Arial Narrow"/>
                <w:sz w:val="20"/>
                <w:szCs w:val="20"/>
                <w:lang w:eastAsia="es-ES"/>
              </w:rPr>
            </w:pPr>
          </w:p>
          <w:p w14:paraId="15B771FE" w14:textId="77777777" w:rsidR="005476E4" w:rsidRDefault="005476E4" w:rsidP="008C6227">
            <w:pPr>
              <w:pStyle w:val="Textodeglobo"/>
              <w:spacing w:before="40" w:after="40"/>
              <w:jc w:val="left"/>
              <w:rPr>
                <w:rFonts w:ascii="Arial Narrow" w:hAnsi="Arial Narrow" w:cs="Arial Narrow"/>
                <w:sz w:val="20"/>
                <w:szCs w:val="20"/>
                <w:lang w:eastAsia="es-ES"/>
              </w:rPr>
            </w:pPr>
          </w:p>
          <w:p w14:paraId="15B771FF" w14:textId="77777777" w:rsidR="005476E4" w:rsidRDefault="005476E4" w:rsidP="008C6227">
            <w:pPr>
              <w:pStyle w:val="Textodeglobo"/>
              <w:spacing w:before="40" w:after="40"/>
              <w:jc w:val="left"/>
              <w:rPr>
                <w:rFonts w:ascii="Arial Narrow" w:hAnsi="Arial Narrow" w:cs="Arial Narrow"/>
                <w:sz w:val="20"/>
                <w:szCs w:val="20"/>
                <w:lang w:eastAsia="es-ES"/>
              </w:rPr>
            </w:pPr>
          </w:p>
          <w:p w14:paraId="15B77200" w14:textId="77777777" w:rsidR="005476E4" w:rsidRDefault="005476E4" w:rsidP="008C6227">
            <w:pPr>
              <w:pStyle w:val="Textodeglobo"/>
              <w:spacing w:before="40" w:after="40"/>
              <w:jc w:val="left"/>
              <w:rPr>
                <w:rFonts w:ascii="Arial Narrow" w:hAnsi="Arial Narrow" w:cs="Arial Narrow"/>
                <w:sz w:val="20"/>
                <w:szCs w:val="20"/>
                <w:lang w:eastAsia="es-ES"/>
              </w:rPr>
            </w:pPr>
          </w:p>
          <w:p w14:paraId="15B77201" w14:textId="77777777" w:rsidR="005476E4" w:rsidRDefault="005476E4" w:rsidP="008C6227">
            <w:pPr>
              <w:pStyle w:val="Textodeglobo"/>
              <w:spacing w:before="40" w:after="40"/>
              <w:jc w:val="left"/>
              <w:rPr>
                <w:rFonts w:ascii="Arial Narrow" w:hAnsi="Arial Narrow" w:cs="Arial Narrow"/>
                <w:sz w:val="20"/>
                <w:szCs w:val="20"/>
                <w:lang w:eastAsia="es-ES"/>
              </w:rPr>
            </w:pPr>
          </w:p>
          <w:p w14:paraId="15B77202" w14:textId="77777777" w:rsidR="005476E4" w:rsidRDefault="005476E4" w:rsidP="008C6227">
            <w:pPr>
              <w:pStyle w:val="Textodeglobo"/>
              <w:spacing w:before="40" w:after="40"/>
              <w:jc w:val="left"/>
              <w:rPr>
                <w:rFonts w:ascii="Arial Narrow" w:hAnsi="Arial Narrow" w:cs="Arial Narrow"/>
                <w:sz w:val="20"/>
                <w:szCs w:val="20"/>
                <w:lang w:eastAsia="es-ES"/>
              </w:rPr>
            </w:pPr>
          </w:p>
          <w:p w14:paraId="15B77203" w14:textId="77777777" w:rsidR="005476E4" w:rsidRDefault="005476E4" w:rsidP="008C6227">
            <w:pPr>
              <w:pStyle w:val="Textodeglobo"/>
              <w:spacing w:before="40" w:after="40"/>
              <w:jc w:val="left"/>
              <w:rPr>
                <w:rFonts w:ascii="Arial Narrow" w:hAnsi="Arial Narrow" w:cs="Arial Narrow"/>
                <w:sz w:val="20"/>
                <w:szCs w:val="20"/>
                <w:lang w:eastAsia="es-ES"/>
              </w:rPr>
            </w:pPr>
          </w:p>
          <w:p w14:paraId="15B77204" w14:textId="77777777" w:rsidR="005476E4" w:rsidRDefault="005476E4" w:rsidP="008C6227">
            <w:pPr>
              <w:pStyle w:val="Textodeglobo"/>
              <w:spacing w:before="40" w:after="40"/>
              <w:jc w:val="left"/>
              <w:rPr>
                <w:rFonts w:ascii="Arial Narrow" w:hAnsi="Arial Narrow" w:cs="Arial Narrow"/>
                <w:sz w:val="20"/>
                <w:szCs w:val="20"/>
                <w:lang w:eastAsia="es-ES"/>
              </w:rPr>
            </w:pPr>
          </w:p>
          <w:p w14:paraId="15B77205" w14:textId="77777777" w:rsidR="005476E4" w:rsidRDefault="005476E4" w:rsidP="008C6227">
            <w:pPr>
              <w:pStyle w:val="Textodeglobo"/>
              <w:spacing w:before="40" w:after="40"/>
              <w:jc w:val="left"/>
              <w:rPr>
                <w:rFonts w:ascii="Arial Narrow" w:hAnsi="Arial Narrow" w:cs="Arial Narrow"/>
                <w:sz w:val="20"/>
                <w:szCs w:val="20"/>
                <w:lang w:eastAsia="es-ES"/>
              </w:rPr>
            </w:pPr>
          </w:p>
          <w:p w14:paraId="15B77206" w14:textId="77777777" w:rsidR="005476E4" w:rsidRDefault="005476E4" w:rsidP="008C6227">
            <w:pPr>
              <w:pStyle w:val="Textodeglobo"/>
              <w:spacing w:before="40" w:after="40"/>
              <w:jc w:val="left"/>
              <w:rPr>
                <w:rFonts w:ascii="Arial Narrow" w:hAnsi="Arial Narrow" w:cs="Arial Narrow"/>
                <w:sz w:val="20"/>
                <w:szCs w:val="20"/>
                <w:lang w:eastAsia="es-ES"/>
              </w:rPr>
            </w:pPr>
          </w:p>
          <w:p w14:paraId="15B77207" w14:textId="77777777" w:rsidR="005476E4" w:rsidRDefault="005476E4" w:rsidP="008C6227">
            <w:pPr>
              <w:pStyle w:val="Textodeglobo"/>
              <w:spacing w:before="40" w:after="40"/>
              <w:jc w:val="left"/>
              <w:rPr>
                <w:rFonts w:ascii="Arial Narrow" w:hAnsi="Arial Narrow" w:cs="Arial Narrow"/>
                <w:sz w:val="20"/>
                <w:szCs w:val="20"/>
                <w:lang w:eastAsia="es-ES"/>
              </w:rPr>
            </w:pPr>
          </w:p>
          <w:p w14:paraId="15B77208" w14:textId="77777777" w:rsidR="005476E4" w:rsidRDefault="005476E4" w:rsidP="008C6227">
            <w:pPr>
              <w:pStyle w:val="Textodeglobo"/>
              <w:spacing w:before="40" w:after="40"/>
              <w:jc w:val="left"/>
              <w:rPr>
                <w:rFonts w:ascii="Arial Narrow" w:hAnsi="Arial Narrow" w:cs="Arial Narrow"/>
                <w:sz w:val="20"/>
                <w:szCs w:val="20"/>
                <w:lang w:eastAsia="es-ES"/>
              </w:rPr>
            </w:pPr>
            <w:r>
              <w:rPr>
                <w:rFonts w:ascii="Arial Narrow" w:hAnsi="Arial Narrow" w:cs="Arial Narrow"/>
                <w:sz w:val="20"/>
                <w:szCs w:val="20"/>
                <w:lang w:eastAsia="es-ES"/>
              </w:rPr>
              <w:t>RF04</w:t>
            </w:r>
          </w:p>
        </w:tc>
        <w:tc>
          <w:tcPr>
            <w:tcW w:w="1418" w:type="dxa"/>
            <w:shd w:val="clear" w:color="auto" w:fill="auto"/>
            <w:vAlign w:val="center"/>
          </w:tcPr>
          <w:p w14:paraId="15B77209" w14:textId="77777777" w:rsidR="005476E4" w:rsidRPr="00D6116C" w:rsidRDefault="005476E4" w:rsidP="008C6227">
            <w:pPr>
              <w:pStyle w:val="Textodeglobo"/>
              <w:spacing w:before="40" w:after="40"/>
              <w:jc w:val="left"/>
              <w:rPr>
                <w:rFonts w:ascii="Arial Narrow" w:hAnsi="Arial Narrow" w:cs="Arial Narrow"/>
                <w:color w:val="000000"/>
                <w:sz w:val="20"/>
                <w:szCs w:val="20"/>
                <w:lang w:eastAsia="es-ES"/>
              </w:rPr>
            </w:pPr>
            <w:r w:rsidRPr="00D6116C">
              <w:rPr>
                <w:rFonts w:ascii="Arial Narrow" w:hAnsi="Arial Narrow" w:cs="Arial Narrow"/>
                <w:color w:val="000000"/>
                <w:sz w:val="20"/>
                <w:szCs w:val="20"/>
                <w:lang w:eastAsia="es-ES"/>
              </w:rPr>
              <w:lastRenderedPageBreak/>
              <w:t>Bandeja de DPO asignadas al especialista</w:t>
            </w:r>
          </w:p>
        </w:tc>
        <w:tc>
          <w:tcPr>
            <w:tcW w:w="4677" w:type="dxa"/>
            <w:gridSpan w:val="6"/>
            <w:shd w:val="clear" w:color="auto" w:fill="auto"/>
            <w:vAlign w:val="center"/>
          </w:tcPr>
          <w:p w14:paraId="15B7720A" w14:textId="77777777" w:rsidR="005476E4" w:rsidRDefault="005476E4" w:rsidP="008C6227">
            <w:pPr>
              <w:rPr>
                <w:rFonts w:ascii="Arial Narrow" w:hAnsi="Arial Narrow"/>
                <w:bCs/>
                <w:sz w:val="20"/>
                <w:szCs w:val="20"/>
                <w:lang w:val="es-PE" w:eastAsia="es-PE"/>
              </w:rPr>
            </w:pPr>
            <w:r>
              <w:rPr>
                <w:rFonts w:ascii="Arial Narrow" w:hAnsi="Arial Narrow"/>
                <w:bCs/>
                <w:sz w:val="20"/>
                <w:szCs w:val="20"/>
                <w:lang w:val="es-PE" w:eastAsia="es-PE"/>
              </w:rPr>
              <w:t xml:space="preserve">Se requiere contar con una opción para que el funcionario aduanero pueda visualizar la relación de </w:t>
            </w:r>
            <w:r w:rsidR="001C0F18">
              <w:rPr>
                <w:rFonts w:ascii="Arial Narrow" w:hAnsi="Arial Narrow"/>
                <w:bCs/>
                <w:sz w:val="20"/>
                <w:szCs w:val="20"/>
                <w:lang w:val="es-PE" w:eastAsia="es-PE"/>
              </w:rPr>
              <w:t>DPO</w:t>
            </w:r>
            <w:r>
              <w:rPr>
                <w:rFonts w:ascii="Arial Narrow" w:hAnsi="Arial Narrow"/>
                <w:bCs/>
                <w:sz w:val="20"/>
                <w:szCs w:val="20"/>
                <w:lang w:val="es-PE" w:eastAsia="es-PE"/>
              </w:rPr>
              <w:t xml:space="preserve"> que </w:t>
            </w:r>
            <w:r w:rsidR="001C0F18">
              <w:rPr>
                <w:rFonts w:ascii="Arial Narrow" w:hAnsi="Arial Narrow"/>
                <w:bCs/>
                <w:sz w:val="20"/>
                <w:szCs w:val="20"/>
                <w:lang w:val="es-PE" w:eastAsia="es-PE"/>
              </w:rPr>
              <w:t>tenga</w:t>
            </w:r>
            <w:r>
              <w:rPr>
                <w:rFonts w:ascii="Arial Narrow" w:hAnsi="Arial Narrow"/>
                <w:bCs/>
                <w:sz w:val="20"/>
                <w:szCs w:val="20"/>
                <w:lang w:val="es-PE" w:eastAsia="es-PE"/>
              </w:rPr>
              <w:t xml:space="preserve"> asignados para su despacho. La opción debe implementarse bajo las siguientes especificaciones:</w:t>
            </w:r>
          </w:p>
          <w:p w14:paraId="15B7720B" w14:textId="77777777" w:rsidR="005476E4" w:rsidRDefault="005476E4" w:rsidP="008C6227">
            <w:pPr>
              <w:pStyle w:val="Prrafodelista"/>
              <w:numPr>
                <w:ilvl w:val="0"/>
                <w:numId w:val="57"/>
              </w:numPr>
              <w:ind w:left="284" w:hanging="284"/>
              <w:rPr>
                <w:rFonts w:ascii="Arial Narrow" w:hAnsi="Arial Narrow"/>
                <w:bCs/>
                <w:sz w:val="20"/>
                <w:szCs w:val="20"/>
                <w:lang w:val="es-PE" w:eastAsia="es-PE"/>
              </w:rPr>
            </w:pPr>
            <w:r>
              <w:rPr>
                <w:rFonts w:ascii="Arial Narrow" w:hAnsi="Arial Narrow"/>
                <w:bCs/>
                <w:sz w:val="20"/>
                <w:szCs w:val="20"/>
                <w:lang w:val="es-PE" w:eastAsia="es-PE"/>
              </w:rPr>
              <w:lastRenderedPageBreak/>
              <w:t>Al ingresar a la opción el sistema debe mostrar los siguientes datos para los envíos que se encuentran en estado “Asignado”, y deben corresponder únicamente a los asignados al especialista que ingresa a la opción, los datos que debe mostrar son:</w:t>
            </w:r>
          </w:p>
          <w:p w14:paraId="15B7720C" w14:textId="77777777" w:rsidR="005476E4" w:rsidRPr="00DD7D35" w:rsidRDefault="005476E4" w:rsidP="008C6227">
            <w:pPr>
              <w:pStyle w:val="Prrafodelista"/>
              <w:numPr>
                <w:ilvl w:val="1"/>
                <w:numId w:val="51"/>
              </w:numPr>
              <w:ind w:left="586" w:hanging="284"/>
              <w:rPr>
                <w:rFonts w:ascii="Arial Narrow" w:hAnsi="Arial Narrow"/>
                <w:bCs/>
                <w:strike/>
                <w:color w:val="000000"/>
                <w:sz w:val="20"/>
                <w:szCs w:val="20"/>
                <w:lang w:val="es-PE" w:eastAsia="es-PE"/>
              </w:rPr>
            </w:pPr>
            <w:r w:rsidRPr="00DD7D35">
              <w:rPr>
                <w:rFonts w:ascii="Arial Narrow" w:hAnsi="Arial Narrow"/>
                <w:bCs/>
                <w:color w:val="000000"/>
                <w:sz w:val="20"/>
                <w:szCs w:val="20"/>
                <w:lang w:val="es-PE" w:eastAsia="es-PE"/>
              </w:rPr>
              <w:t>Documento Postal de Origen</w:t>
            </w:r>
          </w:p>
          <w:p w14:paraId="15B7720D" w14:textId="77777777" w:rsidR="005476E4" w:rsidRPr="00DD7D35" w:rsidRDefault="001C0F18" w:rsidP="008C6227">
            <w:pPr>
              <w:pStyle w:val="Prrafodelista"/>
              <w:numPr>
                <w:ilvl w:val="1"/>
                <w:numId w:val="51"/>
              </w:numPr>
              <w:ind w:left="586" w:hanging="284"/>
              <w:rPr>
                <w:rFonts w:ascii="Arial Narrow" w:hAnsi="Arial Narrow"/>
                <w:bCs/>
                <w:color w:val="000000"/>
                <w:sz w:val="20"/>
                <w:szCs w:val="20"/>
                <w:lang w:val="es-PE" w:eastAsia="es-PE"/>
              </w:rPr>
            </w:pPr>
            <w:r>
              <w:rPr>
                <w:rFonts w:ascii="Arial Narrow" w:hAnsi="Arial Narrow"/>
                <w:bCs/>
                <w:color w:val="000000"/>
                <w:sz w:val="20"/>
                <w:szCs w:val="20"/>
                <w:lang w:val="es-PE" w:eastAsia="es-PE"/>
              </w:rPr>
              <w:t xml:space="preserve">Año, Tipo </w:t>
            </w:r>
            <w:r w:rsidR="005476E4" w:rsidRPr="00DD7D35">
              <w:rPr>
                <w:rFonts w:ascii="Arial Narrow" w:hAnsi="Arial Narrow"/>
                <w:bCs/>
                <w:color w:val="000000"/>
                <w:sz w:val="20"/>
                <w:szCs w:val="20"/>
                <w:lang w:val="es-PE" w:eastAsia="es-PE"/>
              </w:rPr>
              <w:t xml:space="preserve">y Número de Aviso </w:t>
            </w:r>
            <w:r w:rsidR="005476E4">
              <w:rPr>
                <w:rFonts w:ascii="Arial Narrow" w:hAnsi="Arial Narrow"/>
                <w:bCs/>
                <w:color w:val="000000"/>
                <w:sz w:val="20"/>
                <w:szCs w:val="20"/>
                <w:lang w:val="es-PE" w:eastAsia="es-PE"/>
              </w:rPr>
              <w:t>Llegada</w:t>
            </w:r>
            <w:r w:rsidR="005476E4" w:rsidRPr="00DD7D35">
              <w:rPr>
                <w:rFonts w:ascii="Arial Narrow" w:hAnsi="Arial Narrow"/>
                <w:bCs/>
                <w:color w:val="000000"/>
                <w:sz w:val="20"/>
                <w:szCs w:val="20"/>
                <w:lang w:val="es-PE" w:eastAsia="es-PE"/>
              </w:rPr>
              <w:t xml:space="preserve"> </w:t>
            </w:r>
          </w:p>
          <w:p w14:paraId="15B7720E" w14:textId="77777777" w:rsidR="005476E4" w:rsidRPr="00B809DB" w:rsidRDefault="005476E4" w:rsidP="008C6227">
            <w:pPr>
              <w:pStyle w:val="Prrafodelista"/>
              <w:numPr>
                <w:ilvl w:val="1"/>
                <w:numId w:val="51"/>
              </w:numPr>
              <w:ind w:left="586" w:hanging="284"/>
              <w:rPr>
                <w:rFonts w:ascii="Arial Narrow" w:hAnsi="Arial Narrow"/>
                <w:bCs/>
                <w:sz w:val="20"/>
                <w:szCs w:val="20"/>
                <w:lang w:val="es-PE" w:eastAsia="es-PE"/>
              </w:rPr>
            </w:pPr>
            <w:r w:rsidRPr="00B809DB">
              <w:rPr>
                <w:rFonts w:ascii="Arial Narrow" w:hAnsi="Arial Narrow"/>
                <w:bCs/>
                <w:sz w:val="20"/>
                <w:szCs w:val="20"/>
                <w:lang w:val="es-PE" w:eastAsia="es-PE"/>
              </w:rPr>
              <w:t xml:space="preserve">Beneficiario </w:t>
            </w:r>
            <w:r w:rsidR="001C0F18">
              <w:rPr>
                <w:rFonts w:ascii="Arial Narrow" w:hAnsi="Arial Narrow"/>
                <w:bCs/>
                <w:sz w:val="20"/>
                <w:szCs w:val="20"/>
                <w:lang w:val="es-PE" w:eastAsia="es-PE"/>
              </w:rPr>
              <w:t xml:space="preserve">(destinatario) </w:t>
            </w:r>
            <w:r w:rsidRPr="00B809DB">
              <w:rPr>
                <w:rFonts w:ascii="Arial Narrow" w:hAnsi="Arial Narrow"/>
                <w:bCs/>
                <w:sz w:val="20"/>
                <w:szCs w:val="20"/>
                <w:lang w:val="es-PE" w:eastAsia="es-PE"/>
              </w:rPr>
              <w:t xml:space="preserve">de Envío Postal </w:t>
            </w:r>
          </w:p>
          <w:p w14:paraId="15B7720F" w14:textId="77777777" w:rsidR="005476E4" w:rsidRPr="00E64F5D" w:rsidRDefault="005476E4" w:rsidP="008C6227">
            <w:pPr>
              <w:pStyle w:val="Prrafodelista"/>
              <w:numPr>
                <w:ilvl w:val="1"/>
                <w:numId w:val="51"/>
              </w:numPr>
              <w:ind w:left="586" w:hanging="284"/>
              <w:rPr>
                <w:rFonts w:ascii="Arial Narrow" w:hAnsi="Arial Narrow"/>
                <w:bCs/>
                <w:sz w:val="20"/>
                <w:szCs w:val="20"/>
                <w:lang w:val="es-PE" w:eastAsia="es-PE"/>
              </w:rPr>
            </w:pPr>
            <w:r w:rsidRPr="00E64F5D">
              <w:rPr>
                <w:rFonts w:ascii="Arial Narrow" w:hAnsi="Arial Narrow"/>
                <w:bCs/>
                <w:sz w:val="20"/>
                <w:szCs w:val="20"/>
                <w:lang w:val="es-PE" w:eastAsia="es-PE"/>
              </w:rPr>
              <w:t>Indicador de selección de registro</w:t>
            </w:r>
          </w:p>
          <w:p w14:paraId="15B77210" w14:textId="77777777" w:rsidR="005476E4" w:rsidRDefault="005476E4" w:rsidP="008C6227">
            <w:pPr>
              <w:pStyle w:val="Prrafodelista"/>
              <w:numPr>
                <w:ilvl w:val="0"/>
                <w:numId w:val="57"/>
              </w:numPr>
              <w:ind w:left="302" w:hanging="283"/>
              <w:rPr>
                <w:rFonts w:ascii="Arial Narrow" w:hAnsi="Arial Narrow"/>
                <w:bCs/>
                <w:sz w:val="20"/>
                <w:szCs w:val="20"/>
                <w:lang w:val="es-PE" w:eastAsia="es-PE"/>
              </w:rPr>
            </w:pPr>
            <w:r w:rsidRPr="00FC0CA3">
              <w:rPr>
                <w:rFonts w:ascii="Arial Narrow" w:hAnsi="Arial Narrow"/>
                <w:bCs/>
                <w:sz w:val="20"/>
                <w:szCs w:val="20"/>
                <w:lang w:val="es-PE" w:eastAsia="es-PE"/>
              </w:rPr>
              <w:t xml:space="preserve">El funcionario aduanero puede </w:t>
            </w:r>
            <w:r w:rsidRPr="00D6116C">
              <w:rPr>
                <w:rFonts w:ascii="Arial Narrow" w:hAnsi="Arial Narrow"/>
                <w:bCs/>
                <w:color w:val="000000"/>
                <w:sz w:val="20"/>
                <w:szCs w:val="20"/>
                <w:lang w:val="es-PE" w:eastAsia="es-PE"/>
              </w:rPr>
              <w:t xml:space="preserve">seleccionar o ingresar el Año y N° de Aviso </w:t>
            </w:r>
            <w:r>
              <w:rPr>
                <w:rFonts w:ascii="Arial Narrow" w:hAnsi="Arial Narrow"/>
                <w:bCs/>
                <w:color w:val="000000"/>
                <w:sz w:val="20"/>
                <w:szCs w:val="20"/>
                <w:lang w:val="es-PE" w:eastAsia="es-PE"/>
              </w:rPr>
              <w:t>de llegada</w:t>
            </w:r>
            <w:r w:rsidRPr="00D6116C">
              <w:rPr>
                <w:rFonts w:ascii="Arial Narrow" w:hAnsi="Arial Narrow"/>
                <w:bCs/>
                <w:color w:val="000000"/>
                <w:sz w:val="20"/>
                <w:szCs w:val="20"/>
                <w:lang w:val="es-PE" w:eastAsia="es-PE"/>
              </w:rPr>
              <w:t xml:space="preserve"> ó la DPO. En este</w:t>
            </w:r>
            <w:r w:rsidRPr="00FC0CA3">
              <w:rPr>
                <w:rFonts w:ascii="Arial Narrow" w:hAnsi="Arial Narrow"/>
                <w:bCs/>
                <w:sz w:val="20"/>
                <w:szCs w:val="20"/>
                <w:lang w:val="es-PE" w:eastAsia="es-PE"/>
              </w:rPr>
              <w:t xml:space="preserve"> último caso, el sistema debe validar que el </w:t>
            </w:r>
            <w:r w:rsidRPr="00D6116C">
              <w:rPr>
                <w:rFonts w:ascii="Arial Narrow" w:hAnsi="Arial Narrow"/>
                <w:bCs/>
                <w:color w:val="000000"/>
                <w:sz w:val="20"/>
                <w:szCs w:val="20"/>
                <w:lang w:val="es-PE" w:eastAsia="es-PE"/>
              </w:rPr>
              <w:t>documento postal de origen</w:t>
            </w:r>
            <w:r w:rsidRPr="007D5239">
              <w:rPr>
                <w:rFonts w:ascii="Arial Narrow" w:hAnsi="Arial Narrow"/>
                <w:bCs/>
                <w:color w:val="FF0000"/>
                <w:sz w:val="20"/>
                <w:szCs w:val="20"/>
                <w:lang w:val="es-PE" w:eastAsia="es-PE"/>
              </w:rPr>
              <w:t xml:space="preserve"> </w:t>
            </w:r>
            <w:r w:rsidRPr="00FC0CA3">
              <w:rPr>
                <w:rFonts w:ascii="Arial Narrow" w:hAnsi="Arial Narrow"/>
                <w:bCs/>
                <w:sz w:val="20"/>
                <w:szCs w:val="20"/>
                <w:lang w:val="es-PE" w:eastAsia="es-PE"/>
              </w:rPr>
              <w:t xml:space="preserve">le haya sido asignado, de no haberle sido asignado no debe permitirle continuar mostrando el siguiente </w:t>
            </w:r>
            <w:r w:rsidRPr="00D6116C">
              <w:rPr>
                <w:rFonts w:ascii="Arial Narrow" w:hAnsi="Arial Narrow"/>
                <w:bCs/>
                <w:color w:val="000000"/>
                <w:sz w:val="20"/>
                <w:szCs w:val="20"/>
                <w:lang w:val="es-PE" w:eastAsia="es-PE"/>
              </w:rPr>
              <w:t>mensaje Documento Postal de Origen no Existe</w:t>
            </w:r>
            <w:r w:rsidRPr="00FC0CA3">
              <w:rPr>
                <w:rFonts w:ascii="Arial Narrow" w:hAnsi="Arial Narrow"/>
                <w:bCs/>
                <w:sz w:val="20"/>
                <w:szCs w:val="20"/>
                <w:lang w:val="es-PE" w:eastAsia="es-PE"/>
              </w:rPr>
              <w:t xml:space="preserve"> o no le ha sido asignado”</w:t>
            </w:r>
            <w:r>
              <w:rPr>
                <w:rFonts w:ascii="Arial Narrow" w:hAnsi="Arial Narrow"/>
                <w:bCs/>
                <w:sz w:val="20"/>
                <w:szCs w:val="20"/>
                <w:lang w:val="es-PE" w:eastAsia="es-PE"/>
              </w:rPr>
              <w:t>.</w:t>
            </w:r>
          </w:p>
          <w:p w14:paraId="15B77211" w14:textId="77777777" w:rsidR="005476E4" w:rsidRDefault="005476E4" w:rsidP="008C6227">
            <w:pPr>
              <w:pStyle w:val="Prrafodelista"/>
              <w:numPr>
                <w:ilvl w:val="0"/>
                <w:numId w:val="57"/>
              </w:numPr>
              <w:ind w:left="302" w:hanging="283"/>
              <w:rPr>
                <w:rFonts w:ascii="Arial Narrow" w:hAnsi="Arial Narrow"/>
                <w:bCs/>
                <w:sz w:val="20"/>
                <w:szCs w:val="20"/>
                <w:lang w:val="es-PE" w:eastAsia="es-PE"/>
              </w:rPr>
            </w:pPr>
            <w:r>
              <w:rPr>
                <w:rFonts w:ascii="Arial Narrow" w:hAnsi="Arial Narrow"/>
                <w:bCs/>
                <w:sz w:val="20"/>
                <w:szCs w:val="20"/>
                <w:lang w:val="es-PE" w:eastAsia="es-PE"/>
              </w:rPr>
              <w:t>De existir envios asociados asignados al mismo especialista, el sistema deberá mostrar los siguientes datos de los envíos asociados:</w:t>
            </w:r>
          </w:p>
          <w:p w14:paraId="15B77212" w14:textId="77777777" w:rsidR="005476E4" w:rsidRPr="00D6116C" w:rsidRDefault="00DE3606" w:rsidP="008C6227">
            <w:pPr>
              <w:pStyle w:val="Prrafodelista"/>
              <w:numPr>
                <w:ilvl w:val="1"/>
                <w:numId w:val="51"/>
              </w:numPr>
              <w:ind w:left="586" w:hanging="284"/>
              <w:rPr>
                <w:rFonts w:ascii="Arial Narrow" w:hAnsi="Arial Narrow"/>
                <w:bCs/>
                <w:color w:val="000000"/>
                <w:sz w:val="20"/>
                <w:szCs w:val="20"/>
                <w:lang w:val="es-PE" w:eastAsia="es-PE"/>
              </w:rPr>
            </w:pPr>
            <w:r>
              <w:rPr>
                <w:rFonts w:ascii="Arial Narrow" w:hAnsi="Arial Narrow"/>
                <w:bCs/>
                <w:color w:val="000000"/>
                <w:sz w:val="20"/>
                <w:szCs w:val="20"/>
                <w:lang w:val="es-PE" w:eastAsia="es-PE"/>
              </w:rPr>
              <w:t>Año</w:t>
            </w:r>
            <w:r w:rsidR="00D43CE4" w:rsidRPr="00D43CE4">
              <w:rPr>
                <w:rFonts w:ascii="Arial Narrow" w:hAnsi="Arial Narrow"/>
                <w:bCs/>
                <w:color w:val="000000"/>
                <w:sz w:val="20"/>
                <w:szCs w:val="20"/>
                <w:highlight w:val="yellow"/>
                <w:lang w:val="es-PE" w:eastAsia="es-PE"/>
              </w:rPr>
              <w:t>, tipo</w:t>
            </w:r>
            <w:r>
              <w:rPr>
                <w:rFonts w:ascii="Arial Narrow" w:hAnsi="Arial Narrow"/>
                <w:bCs/>
                <w:color w:val="000000"/>
                <w:sz w:val="20"/>
                <w:szCs w:val="20"/>
                <w:lang w:val="es-PE" w:eastAsia="es-PE"/>
              </w:rPr>
              <w:t xml:space="preserve"> y Número de </w:t>
            </w:r>
            <w:r w:rsidR="00332498">
              <w:rPr>
                <w:rFonts w:ascii="Arial Narrow" w:hAnsi="Arial Narrow"/>
                <w:bCs/>
                <w:color w:val="000000"/>
                <w:sz w:val="20"/>
                <w:szCs w:val="20"/>
                <w:lang w:val="es-PE" w:eastAsia="es-PE"/>
              </w:rPr>
              <w:t>A</w:t>
            </w:r>
            <w:r>
              <w:rPr>
                <w:rFonts w:ascii="Arial Narrow" w:hAnsi="Arial Narrow"/>
                <w:bCs/>
                <w:color w:val="000000"/>
                <w:sz w:val="20"/>
                <w:szCs w:val="20"/>
                <w:lang w:val="es-PE" w:eastAsia="es-PE"/>
              </w:rPr>
              <w:t>viso de llegada</w:t>
            </w:r>
          </w:p>
          <w:p w14:paraId="15B77213" w14:textId="77777777" w:rsidR="005476E4" w:rsidRPr="00D6116C" w:rsidRDefault="005476E4" w:rsidP="008C6227">
            <w:pPr>
              <w:pStyle w:val="Prrafodelista"/>
              <w:numPr>
                <w:ilvl w:val="1"/>
                <w:numId w:val="51"/>
              </w:numPr>
              <w:ind w:left="586" w:hanging="284"/>
              <w:rPr>
                <w:rFonts w:ascii="Arial Narrow" w:hAnsi="Arial Narrow"/>
                <w:bCs/>
                <w:strike/>
                <w:color w:val="000000"/>
                <w:sz w:val="20"/>
                <w:szCs w:val="20"/>
                <w:lang w:val="es-PE" w:eastAsia="es-PE"/>
              </w:rPr>
            </w:pPr>
            <w:r w:rsidRPr="00D6116C">
              <w:rPr>
                <w:rFonts w:ascii="Arial Narrow" w:hAnsi="Arial Narrow"/>
                <w:bCs/>
                <w:color w:val="000000"/>
                <w:sz w:val="20"/>
                <w:szCs w:val="20"/>
                <w:lang w:val="es-PE" w:eastAsia="es-PE"/>
              </w:rPr>
              <w:t>Documento Postal de Origen</w:t>
            </w:r>
          </w:p>
          <w:p w14:paraId="15B77214" w14:textId="77777777" w:rsidR="005476E4" w:rsidRPr="00D6116C" w:rsidRDefault="005476E4" w:rsidP="008C6227">
            <w:pPr>
              <w:pStyle w:val="Prrafodelista"/>
              <w:numPr>
                <w:ilvl w:val="1"/>
                <w:numId w:val="51"/>
              </w:numPr>
              <w:ind w:left="586" w:hanging="284"/>
              <w:rPr>
                <w:rFonts w:ascii="Arial Narrow" w:hAnsi="Arial Narrow"/>
                <w:bCs/>
                <w:color w:val="000000"/>
                <w:sz w:val="20"/>
                <w:szCs w:val="20"/>
                <w:lang w:val="es-PE" w:eastAsia="es-PE"/>
              </w:rPr>
            </w:pPr>
            <w:r w:rsidRPr="00D6116C">
              <w:rPr>
                <w:rFonts w:ascii="Arial Narrow" w:hAnsi="Arial Narrow"/>
                <w:bCs/>
                <w:color w:val="000000"/>
                <w:sz w:val="20"/>
                <w:szCs w:val="20"/>
                <w:lang w:val="es-PE" w:eastAsia="es-PE"/>
              </w:rPr>
              <w:t>Nombre del consignatario</w:t>
            </w:r>
          </w:p>
          <w:p w14:paraId="15B77215" w14:textId="77777777" w:rsidR="005476E4" w:rsidRPr="00D6116C" w:rsidRDefault="005476E4" w:rsidP="008C6227">
            <w:pPr>
              <w:pStyle w:val="Prrafodelista"/>
              <w:numPr>
                <w:ilvl w:val="1"/>
                <w:numId w:val="51"/>
              </w:numPr>
              <w:ind w:left="586" w:hanging="284"/>
              <w:rPr>
                <w:rFonts w:ascii="Arial Narrow" w:hAnsi="Arial Narrow"/>
                <w:bCs/>
                <w:color w:val="000000"/>
                <w:sz w:val="20"/>
                <w:szCs w:val="20"/>
                <w:lang w:val="es-PE" w:eastAsia="es-PE"/>
              </w:rPr>
            </w:pPr>
            <w:r w:rsidRPr="00D6116C">
              <w:rPr>
                <w:rFonts w:ascii="Arial Narrow" w:hAnsi="Arial Narrow"/>
                <w:bCs/>
                <w:color w:val="000000"/>
                <w:sz w:val="20"/>
                <w:szCs w:val="20"/>
                <w:lang w:val="es-PE" w:eastAsia="es-PE"/>
              </w:rPr>
              <w:t xml:space="preserve">Dirección </w:t>
            </w:r>
          </w:p>
          <w:p w14:paraId="15B77216" w14:textId="77777777" w:rsidR="005476E4" w:rsidRPr="00D6116C" w:rsidRDefault="005476E4" w:rsidP="008C6227">
            <w:pPr>
              <w:pStyle w:val="Prrafodelista"/>
              <w:numPr>
                <w:ilvl w:val="1"/>
                <w:numId w:val="51"/>
              </w:numPr>
              <w:ind w:left="586" w:hanging="284"/>
              <w:rPr>
                <w:rFonts w:ascii="Arial Narrow" w:hAnsi="Arial Narrow"/>
                <w:bCs/>
                <w:color w:val="000000"/>
                <w:sz w:val="20"/>
                <w:szCs w:val="20"/>
                <w:lang w:val="es-PE" w:eastAsia="es-PE"/>
              </w:rPr>
            </w:pPr>
            <w:r w:rsidRPr="00D6116C">
              <w:rPr>
                <w:rFonts w:ascii="Arial Narrow" w:hAnsi="Arial Narrow"/>
                <w:bCs/>
                <w:color w:val="000000"/>
                <w:sz w:val="20"/>
                <w:szCs w:val="20"/>
                <w:lang w:val="es-PE" w:eastAsia="es-PE"/>
              </w:rPr>
              <w:t>Expedidor (Remitente)</w:t>
            </w:r>
          </w:p>
          <w:p w14:paraId="15B77217" w14:textId="77777777" w:rsidR="005476E4" w:rsidRDefault="005476E4" w:rsidP="008C6227">
            <w:pPr>
              <w:pStyle w:val="Prrafodelista"/>
              <w:numPr>
                <w:ilvl w:val="1"/>
                <w:numId w:val="51"/>
              </w:numPr>
              <w:ind w:left="586" w:hanging="284"/>
              <w:rPr>
                <w:rFonts w:ascii="Arial Narrow" w:hAnsi="Arial Narrow"/>
                <w:bCs/>
                <w:sz w:val="20"/>
                <w:szCs w:val="20"/>
                <w:lang w:val="es-PE" w:eastAsia="es-PE"/>
              </w:rPr>
            </w:pPr>
            <w:r>
              <w:rPr>
                <w:rFonts w:ascii="Arial Narrow" w:hAnsi="Arial Narrow"/>
                <w:bCs/>
                <w:sz w:val="20"/>
                <w:szCs w:val="20"/>
                <w:lang w:val="es-PE" w:eastAsia="es-PE"/>
              </w:rPr>
              <w:t>Botón “Aceptar”</w:t>
            </w:r>
          </w:p>
          <w:p w14:paraId="15B77218" w14:textId="77777777" w:rsidR="005476E4" w:rsidRPr="00FC0CA3" w:rsidRDefault="005476E4" w:rsidP="008C6227">
            <w:pPr>
              <w:pStyle w:val="Prrafodelista"/>
              <w:ind w:left="302"/>
              <w:rPr>
                <w:rFonts w:ascii="Arial Narrow" w:hAnsi="Arial Narrow"/>
                <w:bCs/>
                <w:sz w:val="20"/>
                <w:szCs w:val="20"/>
                <w:lang w:val="es-PE" w:eastAsia="es-PE"/>
              </w:rPr>
            </w:pPr>
            <w:r w:rsidRPr="00FC0CA3">
              <w:rPr>
                <w:rFonts w:ascii="Arial Narrow" w:hAnsi="Arial Narrow"/>
                <w:bCs/>
                <w:sz w:val="20"/>
                <w:szCs w:val="20"/>
                <w:lang w:val="es-PE" w:eastAsia="es-PE"/>
              </w:rPr>
              <w:t>y mostrarle la interface para numeración de la DIF que se especifica en el RF06.</w:t>
            </w:r>
          </w:p>
          <w:p w14:paraId="15B77219" w14:textId="77777777" w:rsidR="005476E4" w:rsidRDefault="005476E4" w:rsidP="008C6227">
            <w:pPr>
              <w:pStyle w:val="Prrafodelista"/>
              <w:numPr>
                <w:ilvl w:val="0"/>
                <w:numId w:val="57"/>
              </w:numPr>
              <w:ind w:left="284" w:hanging="284"/>
              <w:rPr>
                <w:rFonts w:ascii="Arial Narrow" w:hAnsi="Arial Narrow"/>
                <w:bCs/>
                <w:sz w:val="20"/>
                <w:szCs w:val="20"/>
                <w:lang w:val="es-PE" w:eastAsia="es-PE"/>
              </w:rPr>
            </w:pPr>
            <w:r>
              <w:rPr>
                <w:rFonts w:ascii="Arial Narrow" w:hAnsi="Arial Narrow"/>
                <w:bCs/>
                <w:sz w:val="20"/>
                <w:szCs w:val="20"/>
                <w:lang w:val="es-PE" w:eastAsia="es-PE"/>
              </w:rPr>
              <w:t xml:space="preserve">El sistema debe verificar si el aviso </w:t>
            </w:r>
            <w:r>
              <w:rPr>
                <w:rFonts w:ascii="Arial Narrow" w:hAnsi="Arial Narrow"/>
                <w:bCs/>
                <w:color w:val="000000"/>
                <w:sz w:val="20"/>
                <w:szCs w:val="20"/>
                <w:lang w:val="es-PE" w:eastAsia="es-PE"/>
              </w:rPr>
              <w:t>de llegada</w:t>
            </w:r>
            <w:r w:rsidRPr="00D6116C">
              <w:rPr>
                <w:rFonts w:ascii="Arial Narrow" w:hAnsi="Arial Narrow"/>
                <w:bCs/>
                <w:color w:val="000000"/>
                <w:sz w:val="20"/>
                <w:szCs w:val="20"/>
                <w:lang w:val="es-PE" w:eastAsia="es-PE"/>
              </w:rPr>
              <w:t xml:space="preserve"> o los envíos relacionados tienen registrada una alerta (RF09 de la RIN1), para los que encuentre deberá enviar automáticamente un mensaje electrónico de acuerdo a las especificaciones indicadas en el RF05.</w:t>
            </w:r>
          </w:p>
          <w:p w14:paraId="15B7721A" w14:textId="77777777" w:rsidR="005476E4" w:rsidRPr="0005353F" w:rsidRDefault="005476E4" w:rsidP="008C6227">
            <w:pPr>
              <w:pStyle w:val="Prrafodelista"/>
              <w:numPr>
                <w:ilvl w:val="0"/>
                <w:numId w:val="57"/>
              </w:numPr>
              <w:ind w:left="284" w:hanging="284"/>
              <w:rPr>
                <w:rFonts w:ascii="Arial Narrow" w:hAnsi="Arial Narrow"/>
                <w:bCs/>
                <w:sz w:val="20"/>
                <w:szCs w:val="20"/>
                <w:lang w:val="es-PE" w:eastAsia="es-PE"/>
              </w:rPr>
            </w:pPr>
            <w:r>
              <w:rPr>
                <w:rFonts w:ascii="Arial Narrow" w:hAnsi="Arial Narrow"/>
                <w:bCs/>
                <w:sz w:val="20"/>
                <w:szCs w:val="20"/>
                <w:lang w:val="es-PE" w:eastAsia="es-PE"/>
              </w:rPr>
              <w:t>Al hacer click en el botón “Aceptar” de la pantalla de envíos relacionados, el sistema debe mostrar la interface para la numeración de la DIF que se especifica en el RF06 de esta RIN.</w:t>
            </w:r>
          </w:p>
        </w:tc>
        <w:tc>
          <w:tcPr>
            <w:tcW w:w="1134" w:type="dxa"/>
            <w:gridSpan w:val="2"/>
            <w:shd w:val="clear" w:color="auto" w:fill="auto"/>
          </w:tcPr>
          <w:p w14:paraId="15B7721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1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1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1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1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20"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2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2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2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2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2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26"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54</w:t>
            </w:r>
          </w:p>
          <w:p w14:paraId="15B7722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2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2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2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2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2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2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2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2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30"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3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3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3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3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3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3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3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3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3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3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3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3C" w14:textId="77777777" w:rsidR="005476E4" w:rsidRPr="0091649D"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51</w:t>
            </w:r>
          </w:p>
        </w:tc>
        <w:tc>
          <w:tcPr>
            <w:tcW w:w="851" w:type="dxa"/>
            <w:shd w:val="clear" w:color="auto" w:fill="auto"/>
          </w:tcPr>
          <w:p w14:paraId="15B7723D" w14:textId="77777777" w:rsidR="005476E4" w:rsidRPr="00A77693" w:rsidRDefault="005476E4" w:rsidP="008C6227">
            <w:pPr>
              <w:pStyle w:val="Textodeglobo"/>
              <w:spacing w:before="40" w:after="40"/>
              <w:jc w:val="left"/>
              <w:rPr>
                <w:rFonts w:ascii="Arial Narrow" w:hAnsi="Arial Narrow" w:cs="Arial Narrow"/>
                <w:sz w:val="20"/>
                <w:szCs w:val="20"/>
                <w:lang w:eastAsia="es-ES"/>
              </w:rPr>
            </w:pPr>
          </w:p>
        </w:tc>
      </w:tr>
      <w:tr w:rsidR="005476E4" w:rsidRPr="00A77693" w14:paraId="15B77251" w14:textId="77777777" w:rsidTr="009B3C5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tcPr>
          <w:p w14:paraId="15B7723F" w14:textId="77777777" w:rsidR="005476E4" w:rsidRDefault="005476E4" w:rsidP="008C6227">
            <w:pPr>
              <w:pStyle w:val="Textodeglobo"/>
              <w:spacing w:before="40" w:after="40"/>
              <w:jc w:val="left"/>
              <w:rPr>
                <w:rFonts w:ascii="Arial Narrow" w:hAnsi="Arial Narrow" w:cs="Arial Narrow"/>
                <w:sz w:val="20"/>
                <w:szCs w:val="20"/>
                <w:lang w:eastAsia="es-ES"/>
              </w:rPr>
            </w:pPr>
            <w:r>
              <w:rPr>
                <w:rFonts w:ascii="Arial Narrow" w:hAnsi="Arial Narrow" w:cs="Arial Narrow"/>
                <w:sz w:val="20"/>
                <w:szCs w:val="20"/>
                <w:lang w:eastAsia="es-ES"/>
              </w:rPr>
              <w:lastRenderedPageBreak/>
              <w:t>RF05</w:t>
            </w:r>
          </w:p>
        </w:tc>
        <w:tc>
          <w:tcPr>
            <w:tcW w:w="1418" w:type="dxa"/>
            <w:shd w:val="clear" w:color="auto" w:fill="auto"/>
          </w:tcPr>
          <w:p w14:paraId="15B77240" w14:textId="77777777" w:rsidR="005476E4" w:rsidRPr="00886B2B" w:rsidRDefault="005476E4" w:rsidP="008C6227">
            <w:pPr>
              <w:pStyle w:val="Textodeglobo"/>
              <w:spacing w:before="40" w:after="40"/>
              <w:jc w:val="center"/>
              <w:rPr>
                <w:rFonts w:ascii="Arial Narrow" w:hAnsi="Arial Narrow" w:cs="Arial Narrow"/>
                <w:sz w:val="20"/>
                <w:szCs w:val="20"/>
                <w:lang w:eastAsia="es-ES"/>
              </w:rPr>
            </w:pPr>
            <w:r w:rsidRPr="00C10D05">
              <w:rPr>
                <w:rFonts w:ascii="Arial Narrow" w:hAnsi="Arial Narrow" w:cs="Arial Narrow"/>
                <w:sz w:val="20"/>
                <w:szCs w:val="20"/>
                <w:lang w:eastAsia="es-ES"/>
              </w:rPr>
              <w:t>Comunicación de Despacho</w:t>
            </w:r>
            <w:r>
              <w:rPr>
                <w:rFonts w:ascii="Arial Narrow" w:hAnsi="Arial Narrow" w:cs="Arial Narrow"/>
                <w:sz w:val="20"/>
                <w:szCs w:val="20"/>
                <w:lang w:eastAsia="es-ES"/>
              </w:rPr>
              <w:t xml:space="preserve"> Alertado</w:t>
            </w:r>
          </w:p>
        </w:tc>
        <w:tc>
          <w:tcPr>
            <w:tcW w:w="4677" w:type="dxa"/>
            <w:gridSpan w:val="6"/>
            <w:shd w:val="clear" w:color="auto" w:fill="auto"/>
            <w:vAlign w:val="center"/>
          </w:tcPr>
          <w:p w14:paraId="15B77241" w14:textId="77777777" w:rsidR="005476E4" w:rsidRDefault="005476E4" w:rsidP="008C6227">
            <w:pPr>
              <w:rPr>
                <w:rFonts w:ascii="Arial Narrow" w:hAnsi="Arial Narrow"/>
                <w:bCs/>
                <w:sz w:val="20"/>
                <w:szCs w:val="20"/>
                <w:lang w:val="es-PE" w:eastAsia="es-PE"/>
              </w:rPr>
            </w:pPr>
            <w:r>
              <w:rPr>
                <w:rFonts w:ascii="Arial Narrow" w:hAnsi="Arial Narrow"/>
                <w:bCs/>
                <w:sz w:val="20"/>
                <w:szCs w:val="20"/>
                <w:lang w:val="es-PE" w:eastAsia="es-PE"/>
              </w:rPr>
              <w:t>Se requiere contar con un medio de alerta que permita al funcionario aduanero estar informado sobre el despacho de un envío postal que se encuentre con alerta, la opción debe implementarse bajo las siguientes especificaciones:</w:t>
            </w:r>
          </w:p>
          <w:p w14:paraId="15B77242" w14:textId="77777777" w:rsidR="005476E4" w:rsidRDefault="005476E4" w:rsidP="008C6227">
            <w:pPr>
              <w:pStyle w:val="Prrafodelista"/>
              <w:numPr>
                <w:ilvl w:val="0"/>
                <w:numId w:val="59"/>
              </w:numPr>
              <w:ind w:left="284" w:hanging="284"/>
              <w:rPr>
                <w:rFonts w:ascii="Arial Narrow" w:hAnsi="Arial Narrow"/>
                <w:bCs/>
                <w:sz w:val="20"/>
                <w:szCs w:val="20"/>
                <w:lang w:val="es-PE" w:eastAsia="es-PE"/>
              </w:rPr>
            </w:pPr>
            <w:r>
              <w:rPr>
                <w:rFonts w:ascii="Arial Narrow" w:hAnsi="Arial Narrow"/>
                <w:bCs/>
                <w:sz w:val="20"/>
                <w:szCs w:val="20"/>
                <w:lang w:val="es-PE" w:eastAsia="es-PE"/>
              </w:rPr>
              <w:t>El sistema debe generar un correo electrónico en los que muestre los siguientes datos:</w:t>
            </w:r>
          </w:p>
          <w:p w14:paraId="15B77243" w14:textId="77777777" w:rsidR="005476E4" w:rsidRDefault="005476E4" w:rsidP="008C6227">
            <w:pPr>
              <w:pStyle w:val="Prrafodelista"/>
              <w:numPr>
                <w:ilvl w:val="0"/>
                <w:numId w:val="58"/>
              </w:numPr>
              <w:ind w:left="568" w:hanging="284"/>
              <w:rPr>
                <w:rFonts w:ascii="Arial Narrow" w:hAnsi="Arial Narrow"/>
                <w:bCs/>
                <w:sz w:val="20"/>
                <w:szCs w:val="20"/>
                <w:lang w:val="es-PE" w:eastAsia="es-PE"/>
              </w:rPr>
            </w:pPr>
            <w:r>
              <w:rPr>
                <w:rFonts w:ascii="Arial Narrow" w:hAnsi="Arial Narrow"/>
                <w:bCs/>
                <w:sz w:val="20"/>
                <w:szCs w:val="20"/>
                <w:lang w:val="es-PE" w:eastAsia="es-PE"/>
              </w:rPr>
              <w:t>Aviso de llegada.</w:t>
            </w:r>
          </w:p>
          <w:p w14:paraId="15B77244" w14:textId="77777777" w:rsidR="005476E4" w:rsidRDefault="005476E4" w:rsidP="008C6227">
            <w:pPr>
              <w:pStyle w:val="Prrafodelista"/>
              <w:numPr>
                <w:ilvl w:val="0"/>
                <w:numId w:val="58"/>
              </w:numPr>
              <w:ind w:left="568" w:hanging="284"/>
              <w:rPr>
                <w:rFonts w:ascii="Arial Narrow" w:hAnsi="Arial Narrow"/>
                <w:bCs/>
                <w:sz w:val="20"/>
                <w:szCs w:val="20"/>
                <w:lang w:val="es-PE" w:eastAsia="es-PE"/>
              </w:rPr>
            </w:pPr>
            <w:r>
              <w:rPr>
                <w:rFonts w:ascii="Arial Narrow" w:hAnsi="Arial Narrow"/>
                <w:bCs/>
                <w:sz w:val="20"/>
                <w:szCs w:val="20"/>
                <w:lang w:val="es-PE" w:eastAsia="es-PE"/>
              </w:rPr>
              <w:t>Número de Modulo (Estación de Trabajo).</w:t>
            </w:r>
          </w:p>
          <w:p w14:paraId="15B77245" w14:textId="77777777" w:rsidR="005476E4" w:rsidRDefault="005476E4" w:rsidP="008C6227">
            <w:pPr>
              <w:pStyle w:val="Prrafodelista"/>
              <w:numPr>
                <w:ilvl w:val="0"/>
                <w:numId w:val="58"/>
              </w:numPr>
              <w:ind w:left="568" w:hanging="284"/>
              <w:rPr>
                <w:rFonts w:ascii="Arial Narrow" w:hAnsi="Arial Narrow"/>
                <w:bCs/>
                <w:sz w:val="20"/>
                <w:szCs w:val="20"/>
                <w:lang w:val="es-PE" w:eastAsia="es-PE"/>
              </w:rPr>
            </w:pPr>
            <w:r>
              <w:rPr>
                <w:rFonts w:ascii="Arial Narrow" w:hAnsi="Arial Narrow"/>
                <w:bCs/>
                <w:sz w:val="20"/>
                <w:szCs w:val="20"/>
                <w:lang w:val="es-PE" w:eastAsia="es-PE"/>
              </w:rPr>
              <w:t>Nombre del Funcionario que tiene asignado el despacho</w:t>
            </w:r>
          </w:p>
          <w:p w14:paraId="15B77246" w14:textId="77777777" w:rsidR="005476E4" w:rsidRDefault="005476E4" w:rsidP="008C6227">
            <w:pPr>
              <w:pStyle w:val="Prrafodelista"/>
              <w:numPr>
                <w:ilvl w:val="0"/>
                <w:numId w:val="58"/>
              </w:numPr>
              <w:ind w:left="568" w:hanging="284"/>
              <w:rPr>
                <w:rFonts w:ascii="Arial Narrow" w:hAnsi="Arial Narrow"/>
                <w:bCs/>
                <w:sz w:val="20"/>
                <w:szCs w:val="20"/>
                <w:lang w:val="es-PE" w:eastAsia="es-PE"/>
              </w:rPr>
            </w:pPr>
            <w:r>
              <w:rPr>
                <w:rFonts w:ascii="Arial Narrow" w:hAnsi="Arial Narrow"/>
                <w:bCs/>
                <w:sz w:val="20"/>
                <w:szCs w:val="20"/>
                <w:lang w:val="es-PE" w:eastAsia="es-PE"/>
              </w:rPr>
              <w:t>Hora de Asignación.</w:t>
            </w:r>
          </w:p>
          <w:p w14:paraId="15B77247" w14:textId="77777777" w:rsidR="005476E4" w:rsidRDefault="005476E4" w:rsidP="008C6227">
            <w:pPr>
              <w:pStyle w:val="Prrafodelista"/>
              <w:ind w:left="568"/>
              <w:rPr>
                <w:rFonts w:ascii="Arial Narrow" w:hAnsi="Arial Narrow"/>
                <w:bCs/>
                <w:sz w:val="20"/>
                <w:szCs w:val="20"/>
                <w:lang w:val="es-PE" w:eastAsia="es-PE"/>
              </w:rPr>
            </w:pPr>
            <w:r>
              <w:rPr>
                <w:rFonts w:ascii="Arial Narrow" w:hAnsi="Arial Narrow"/>
                <w:bCs/>
                <w:sz w:val="20"/>
                <w:szCs w:val="20"/>
                <w:lang w:val="es-PE" w:eastAsia="es-PE"/>
              </w:rPr>
              <w:t>Asunto: Despacho de</w:t>
            </w:r>
          </w:p>
          <w:p w14:paraId="15B77248" w14:textId="77777777" w:rsidR="005476E4" w:rsidRDefault="005476E4" w:rsidP="008C6227">
            <w:pPr>
              <w:pStyle w:val="Prrafodelista"/>
              <w:ind w:left="568"/>
              <w:rPr>
                <w:rFonts w:ascii="Arial Narrow" w:hAnsi="Arial Narrow"/>
                <w:bCs/>
                <w:sz w:val="20"/>
                <w:szCs w:val="20"/>
                <w:lang w:val="es-PE" w:eastAsia="es-PE"/>
              </w:rPr>
            </w:pPr>
            <w:r>
              <w:rPr>
                <w:rFonts w:ascii="Arial Narrow" w:hAnsi="Arial Narrow"/>
                <w:bCs/>
                <w:sz w:val="20"/>
                <w:szCs w:val="20"/>
                <w:lang w:val="es-PE" w:eastAsia="es-PE"/>
              </w:rPr>
              <w:t xml:space="preserve"> Envío Alertado</w:t>
            </w:r>
          </w:p>
          <w:p w14:paraId="15B77249" w14:textId="77777777" w:rsidR="005476E4" w:rsidRDefault="005476E4" w:rsidP="008C6227">
            <w:pPr>
              <w:pStyle w:val="Prrafodelista"/>
              <w:numPr>
                <w:ilvl w:val="0"/>
                <w:numId w:val="59"/>
              </w:numPr>
              <w:ind w:left="284" w:hanging="284"/>
              <w:rPr>
                <w:rFonts w:ascii="Arial Narrow" w:hAnsi="Arial Narrow"/>
                <w:bCs/>
                <w:sz w:val="20"/>
                <w:szCs w:val="20"/>
                <w:lang w:val="es-PE" w:eastAsia="es-PE"/>
              </w:rPr>
            </w:pPr>
            <w:r>
              <w:rPr>
                <w:rFonts w:ascii="Arial Narrow" w:hAnsi="Arial Narrow"/>
                <w:bCs/>
                <w:sz w:val="20"/>
                <w:szCs w:val="20"/>
                <w:lang w:val="es-PE" w:eastAsia="es-PE"/>
              </w:rPr>
              <w:t>El Asunto del Mensaje debe ser “Despacho de Envío Alertado”</w:t>
            </w:r>
          </w:p>
          <w:p w14:paraId="15B7724A" w14:textId="77777777" w:rsidR="005476E4" w:rsidRDefault="005476E4" w:rsidP="008C6227">
            <w:pPr>
              <w:pStyle w:val="Prrafodelista"/>
              <w:numPr>
                <w:ilvl w:val="0"/>
                <w:numId w:val="59"/>
              </w:numPr>
              <w:ind w:left="284" w:hanging="284"/>
              <w:rPr>
                <w:rFonts w:ascii="Arial Narrow" w:hAnsi="Arial Narrow"/>
                <w:bCs/>
                <w:sz w:val="20"/>
                <w:szCs w:val="20"/>
                <w:lang w:val="es-PE" w:eastAsia="es-PE"/>
              </w:rPr>
            </w:pPr>
            <w:r>
              <w:rPr>
                <w:rFonts w:ascii="Arial Narrow" w:hAnsi="Arial Narrow"/>
                <w:bCs/>
                <w:sz w:val="20"/>
                <w:szCs w:val="20"/>
                <w:lang w:val="es-PE" w:eastAsia="es-PE"/>
              </w:rPr>
              <w:t>El mensaje debe ser enviado en forma automática</w:t>
            </w:r>
            <w:r w:rsidRPr="00836E40">
              <w:rPr>
                <w:rFonts w:ascii="Arial Narrow" w:hAnsi="Arial Narrow"/>
                <w:bCs/>
                <w:sz w:val="20"/>
                <w:szCs w:val="20"/>
                <w:lang w:val="es-PE" w:eastAsia="es-PE"/>
              </w:rPr>
              <w:t xml:space="preserve"> al correo</w:t>
            </w:r>
            <w:r>
              <w:rPr>
                <w:rFonts w:ascii="Arial Narrow" w:hAnsi="Arial Narrow"/>
                <w:bCs/>
                <w:sz w:val="20"/>
                <w:szCs w:val="20"/>
                <w:lang w:val="es-PE" w:eastAsia="es-PE"/>
              </w:rPr>
              <w:t xml:space="preserve"> institucional</w:t>
            </w:r>
            <w:r w:rsidRPr="00836E40">
              <w:rPr>
                <w:rFonts w:ascii="Arial Narrow" w:hAnsi="Arial Narrow"/>
                <w:bCs/>
                <w:sz w:val="20"/>
                <w:szCs w:val="20"/>
                <w:lang w:val="es-PE" w:eastAsia="es-PE"/>
              </w:rPr>
              <w:t xml:space="preserve"> de</w:t>
            </w:r>
            <w:r>
              <w:rPr>
                <w:rFonts w:ascii="Arial Narrow" w:hAnsi="Arial Narrow"/>
                <w:bCs/>
                <w:sz w:val="20"/>
                <w:szCs w:val="20"/>
                <w:lang w:val="es-PE" w:eastAsia="es-PE"/>
              </w:rPr>
              <w:t>l</w:t>
            </w:r>
            <w:r w:rsidRPr="00836E40">
              <w:rPr>
                <w:rFonts w:ascii="Arial Narrow" w:hAnsi="Arial Narrow"/>
                <w:bCs/>
                <w:sz w:val="20"/>
                <w:szCs w:val="20"/>
                <w:lang w:val="es-PE" w:eastAsia="es-PE"/>
              </w:rPr>
              <w:t xml:space="preserve"> intendente, jefe de oficina de oficiales y </w:t>
            </w:r>
            <w:r>
              <w:rPr>
                <w:rFonts w:ascii="Arial Narrow" w:hAnsi="Arial Narrow"/>
                <w:bCs/>
                <w:sz w:val="20"/>
                <w:szCs w:val="20"/>
                <w:lang w:val="es-PE" w:eastAsia="es-PE"/>
              </w:rPr>
              <w:t xml:space="preserve">jefe de </w:t>
            </w:r>
            <w:r w:rsidRPr="00836E40">
              <w:rPr>
                <w:rFonts w:ascii="Arial Narrow" w:hAnsi="Arial Narrow"/>
                <w:bCs/>
                <w:sz w:val="20"/>
                <w:szCs w:val="20"/>
                <w:lang w:val="es-PE" w:eastAsia="es-PE"/>
              </w:rPr>
              <w:t>departamento de técnica aduanera</w:t>
            </w:r>
            <w:r>
              <w:rPr>
                <w:rFonts w:ascii="Arial Narrow" w:hAnsi="Arial Narrow"/>
                <w:bCs/>
                <w:sz w:val="20"/>
                <w:szCs w:val="20"/>
                <w:lang w:val="es-PE" w:eastAsia="es-PE"/>
              </w:rPr>
              <w:t xml:space="preserve"> de la Intendencia de Aduana Postal</w:t>
            </w:r>
            <w:r w:rsidRPr="00836E40">
              <w:rPr>
                <w:rFonts w:ascii="Arial Narrow" w:hAnsi="Arial Narrow"/>
                <w:bCs/>
                <w:sz w:val="20"/>
                <w:szCs w:val="20"/>
                <w:lang w:val="es-PE" w:eastAsia="es-PE"/>
              </w:rPr>
              <w:t>, u otros que se designen de la aduana postal</w:t>
            </w:r>
            <w:r>
              <w:rPr>
                <w:rFonts w:ascii="Arial Narrow" w:hAnsi="Arial Narrow"/>
                <w:bCs/>
                <w:sz w:val="20"/>
                <w:szCs w:val="20"/>
                <w:lang w:val="es-PE" w:eastAsia="es-PE"/>
              </w:rPr>
              <w:t xml:space="preserve">, los cuales serán comunicados oportunamente a INSI para la inclusión en la lista de envío. </w:t>
            </w:r>
          </w:p>
          <w:p w14:paraId="15B7724B" w14:textId="77777777" w:rsidR="005476E4" w:rsidRPr="00836E40" w:rsidRDefault="005476E4" w:rsidP="008C6227">
            <w:pPr>
              <w:pStyle w:val="Prrafodelista"/>
              <w:ind w:left="284"/>
              <w:rPr>
                <w:rFonts w:ascii="Arial Narrow" w:hAnsi="Arial Narrow"/>
                <w:bCs/>
                <w:sz w:val="20"/>
                <w:szCs w:val="20"/>
                <w:lang w:val="es-PE" w:eastAsia="es-PE"/>
              </w:rPr>
            </w:pPr>
          </w:p>
          <w:p w14:paraId="15B7724C" w14:textId="77777777" w:rsidR="005476E4" w:rsidRDefault="005476E4" w:rsidP="008C6227">
            <w:pPr>
              <w:pStyle w:val="Prrafodelista"/>
              <w:ind w:left="0"/>
              <w:rPr>
                <w:rFonts w:ascii="Arial Narrow" w:hAnsi="Arial Narrow"/>
                <w:bCs/>
                <w:sz w:val="20"/>
                <w:szCs w:val="20"/>
                <w:lang w:val="es-PE" w:eastAsia="es-PE"/>
              </w:rPr>
            </w:pPr>
            <w:r>
              <w:rPr>
                <w:rFonts w:ascii="Arial Narrow" w:hAnsi="Arial Narrow"/>
                <w:bCs/>
                <w:sz w:val="20"/>
                <w:szCs w:val="20"/>
                <w:lang w:val="es-PE" w:eastAsia="es-PE"/>
              </w:rPr>
              <w:lastRenderedPageBreak/>
              <w:t>Se adjunta modelo del mensaje:</w:t>
            </w:r>
          </w:p>
          <w:p w14:paraId="15B7724D" w14:textId="77777777" w:rsidR="005476E4" w:rsidRDefault="005476E4" w:rsidP="008C6227">
            <w:pPr>
              <w:pStyle w:val="Prrafodelista"/>
              <w:ind w:left="0"/>
              <w:rPr>
                <w:rFonts w:ascii="Arial Narrow" w:hAnsi="Arial Narrow"/>
                <w:bCs/>
                <w:sz w:val="20"/>
                <w:szCs w:val="20"/>
                <w:lang w:val="es-PE" w:eastAsia="es-PE"/>
              </w:rPr>
            </w:pPr>
            <w:r>
              <w:rPr>
                <w:rFonts w:ascii="Arial Narrow" w:hAnsi="Arial Narrow"/>
                <w:noProof/>
                <w:sz w:val="20"/>
                <w:szCs w:val="20"/>
                <w:lang w:val="es-PE" w:eastAsia="es-PE"/>
              </w:rPr>
              <w:drawing>
                <wp:inline distT="0" distB="0" distL="0" distR="0" wp14:anchorId="15B77B30" wp14:editId="15B77B31">
                  <wp:extent cx="2779463" cy="1514247"/>
                  <wp:effectExtent l="19050" t="0" r="1837" b="0"/>
                  <wp:docPr id="4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25" cstate="print"/>
                          <a:srcRect/>
                          <a:stretch>
                            <a:fillRect/>
                          </a:stretch>
                        </pic:blipFill>
                        <pic:spPr bwMode="auto">
                          <a:xfrm>
                            <a:off x="0" y="0"/>
                            <a:ext cx="2786785" cy="1518236"/>
                          </a:xfrm>
                          <a:prstGeom prst="rect">
                            <a:avLst/>
                          </a:prstGeom>
                          <a:noFill/>
                          <a:ln w="9525">
                            <a:noFill/>
                            <a:miter lim="800000"/>
                            <a:headEnd/>
                            <a:tailEnd/>
                          </a:ln>
                        </pic:spPr>
                      </pic:pic>
                    </a:graphicData>
                  </a:graphic>
                </wp:inline>
              </w:drawing>
            </w:r>
          </w:p>
          <w:p w14:paraId="15B7724E" w14:textId="77777777" w:rsidR="005476E4" w:rsidRPr="00836E40" w:rsidRDefault="005476E4" w:rsidP="008C6227">
            <w:pPr>
              <w:pStyle w:val="Prrafodelista"/>
              <w:ind w:left="0"/>
              <w:rPr>
                <w:rFonts w:ascii="Arial Narrow" w:hAnsi="Arial Narrow"/>
                <w:bCs/>
                <w:sz w:val="20"/>
                <w:szCs w:val="20"/>
                <w:lang w:val="es-PE" w:eastAsia="es-PE"/>
              </w:rPr>
            </w:pPr>
          </w:p>
        </w:tc>
        <w:tc>
          <w:tcPr>
            <w:tcW w:w="1134" w:type="dxa"/>
            <w:gridSpan w:val="2"/>
            <w:shd w:val="clear" w:color="auto" w:fill="auto"/>
          </w:tcPr>
          <w:p w14:paraId="15B7724F" w14:textId="77777777" w:rsidR="005476E4" w:rsidRPr="0091649D" w:rsidRDefault="005476E4" w:rsidP="008C6227">
            <w:pPr>
              <w:pStyle w:val="Textodeglobo"/>
              <w:spacing w:before="40" w:after="40"/>
              <w:jc w:val="center"/>
              <w:rPr>
                <w:rFonts w:ascii="Arial Narrow" w:hAnsi="Arial Narrow" w:cs="Arial Narrow"/>
                <w:sz w:val="20"/>
                <w:szCs w:val="20"/>
                <w:lang w:eastAsia="es-ES"/>
              </w:rPr>
            </w:pPr>
          </w:p>
        </w:tc>
        <w:tc>
          <w:tcPr>
            <w:tcW w:w="851" w:type="dxa"/>
            <w:shd w:val="clear" w:color="auto" w:fill="auto"/>
          </w:tcPr>
          <w:p w14:paraId="15B77250" w14:textId="77777777" w:rsidR="005476E4" w:rsidRPr="00A77693" w:rsidRDefault="005476E4" w:rsidP="008C6227">
            <w:pPr>
              <w:pStyle w:val="Textodeglobo"/>
              <w:spacing w:before="40" w:after="40"/>
              <w:jc w:val="left"/>
              <w:rPr>
                <w:rFonts w:ascii="Arial Narrow" w:hAnsi="Arial Narrow" w:cs="Arial Narrow"/>
                <w:sz w:val="20"/>
                <w:szCs w:val="20"/>
                <w:lang w:eastAsia="es-ES"/>
              </w:rPr>
            </w:pPr>
          </w:p>
        </w:tc>
      </w:tr>
      <w:tr w:rsidR="005476E4" w:rsidRPr="00A77693" w14:paraId="15B77405" w14:textId="77777777" w:rsidTr="00C64DF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tcPr>
          <w:p w14:paraId="15B77252" w14:textId="77777777" w:rsidR="005476E4" w:rsidRPr="003B0677" w:rsidRDefault="005476E4" w:rsidP="008C6227">
            <w:pPr>
              <w:pStyle w:val="Textodeglobo"/>
              <w:spacing w:before="40" w:after="40"/>
              <w:jc w:val="center"/>
              <w:rPr>
                <w:rFonts w:ascii="Arial Narrow" w:hAnsi="Arial Narrow" w:cs="Arial Narrow"/>
                <w:sz w:val="20"/>
                <w:szCs w:val="20"/>
                <w:lang w:eastAsia="es-ES"/>
              </w:rPr>
            </w:pPr>
            <w:r w:rsidRPr="003B0677">
              <w:rPr>
                <w:rFonts w:ascii="Arial Narrow" w:hAnsi="Arial Narrow" w:cs="Arial Narrow"/>
                <w:sz w:val="20"/>
                <w:szCs w:val="20"/>
                <w:lang w:eastAsia="es-ES"/>
              </w:rPr>
              <w:lastRenderedPageBreak/>
              <w:t>RF06</w:t>
            </w:r>
          </w:p>
        </w:tc>
        <w:tc>
          <w:tcPr>
            <w:tcW w:w="1418" w:type="dxa"/>
            <w:shd w:val="clear" w:color="auto" w:fill="auto"/>
          </w:tcPr>
          <w:p w14:paraId="15B77253" w14:textId="77777777" w:rsidR="005476E4" w:rsidRPr="003B0677" w:rsidRDefault="005476E4" w:rsidP="008C6227">
            <w:pPr>
              <w:pStyle w:val="Textodeglobo"/>
              <w:spacing w:before="40" w:after="40"/>
              <w:jc w:val="center"/>
              <w:rPr>
                <w:rFonts w:ascii="Arial Narrow" w:hAnsi="Arial Narrow" w:cs="Arial Narrow"/>
                <w:sz w:val="20"/>
                <w:szCs w:val="20"/>
                <w:lang w:eastAsia="es-ES"/>
              </w:rPr>
            </w:pPr>
            <w:r w:rsidRPr="003B0677">
              <w:rPr>
                <w:rFonts w:ascii="Arial Narrow" w:hAnsi="Arial Narrow" w:cs="Arial Narrow"/>
                <w:sz w:val="20"/>
                <w:szCs w:val="20"/>
                <w:lang w:eastAsia="es-ES"/>
              </w:rPr>
              <w:t>Numeración de Declaración</w:t>
            </w:r>
          </w:p>
        </w:tc>
        <w:tc>
          <w:tcPr>
            <w:tcW w:w="4677" w:type="dxa"/>
            <w:gridSpan w:val="6"/>
            <w:shd w:val="clear" w:color="auto" w:fill="auto"/>
          </w:tcPr>
          <w:p w14:paraId="15B77254" w14:textId="77777777" w:rsidR="003477FD" w:rsidRDefault="005476E4" w:rsidP="008C6227">
            <w:pPr>
              <w:rPr>
                <w:rFonts w:ascii="Arial Narrow" w:hAnsi="Arial Narrow"/>
                <w:bCs/>
                <w:sz w:val="20"/>
                <w:szCs w:val="20"/>
                <w:lang w:val="es-PE" w:eastAsia="es-PE"/>
              </w:rPr>
            </w:pPr>
            <w:r>
              <w:rPr>
                <w:rFonts w:ascii="Arial Narrow" w:hAnsi="Arial Narrow"/>
                <w:bCs/>
                <w:sz w:val="20"/>
                <w:szCs w:val="20"/>
                <w:lang w:val="es-PE" w:eastAsia="es-PE"/>
              </w:rPr>
              <w:t xml:space="preserve">Se requiere contar con una opción a través de la cual el funcionario </w:t>
            </w:r>
            <w:r w:rsidRPr="00C64DF0">
              <w:rPr>
                <w:rFonts w:ascii="Arial Narrow" w:hAnsi="Arial Narrow"/>
                <w:bCs/>
                <w:sz w:val="20"/>
                <w:szCs w:val="20"/>
                <w:lang w:val="es-PE" w:eastAsia="es-PE"/>
              </w:rPr>
              <w:t>aduanero pueda</w:t>
            </w:r>
            <w:r>
              <w:rPr>
                <w:rFonts w:ascii="Arial Narrow" w:hAnsi="Arial Narrow"/>
                <w:bCs/>
                <w:sz w:val="20"/>
                <w:szCs w:val="20"/>
                <w:lang w:val="es-PE" w:eastAsia="es-PE"/>
              </w:rPr>
              <w:t xml:space="preserve"> realizar la numeración de la </w:t>
            </w:r>
            <w:r w:rsidR="003A6E6C">
              <w:rPr>
                <w:rFonts w:ascii="Arial Narrow" w:hAnsi="Arial Narrow"/>
                <w:bCs/>
                <w:sz w:val="20"/>
                <w:szCs w:val="20"/>
                <w:lang w:val="es-PE" w:eastAsia="es-PE"/>
              </w:rPr>
              <w:t>Declaración Importa Fácil</w:t>
            </w:r>
            <w:r w:rsidR="003477FD">
              <w:rPr>
                <w:rFonts w:ascii="Arial Narrow" w:hAnsi="Arial Narrow"/>
                <w:bCs/>
                <w:sz w:val="20"/>
                <w:szCs w:val="20"/>
                <w:lang w:val="es-PE" w:eastAsia="es-PE"/>
              </w:rPr>
              <w:t xml:space="preserve"> (</w:t>
            </w:r>
            <w:r w:rsidR="003A6E6C">
              <w:rPr>
                <w:rFonts w:ascii="Arial Narrow" w:hAnsi="Arial Narrow"/>
                <w:bCs/>
                <w:sz w:val="20"/>
                <w:szCs w:val="20"/>
                <w:lang w:val="es-PE" w:eastAsia="es-PE"/>
              </w:rPr>
              <w:t>DIF</w:t>
            </w:r>
            <w:r w:rsidR="003477FD">
              <w:rPr>
                <w:rFonts w:ascii="Arial Narrow" w:hAnsi="Arial Narrow"/>
                <w:bCs/>
                <w:sz w:val="20"/>
                <w:szCs w:val="20"/>
                <w:lang w:val="es-PE" w:eastAsia="es-PE"/>
              </w:rPr>
              <w:t>), bajo los siguientes requerimientos:</w:t>
            </w:r>
          </w:p>
          <w:p w14:paraId="15B77255" w14:textId="77777777" w:rsidR="00B73355" w:rsidRDefault="00B73355" w:rsidP="008C6227">
            <w:pPr>
              <w:rPr>
                <w:rFonts w:ascii="Arial Narrow" w:hAnsi="Arial Narrow"/>
                <w:bCs/>
                <w:sz w:val="20"/>
                <w:szCs w:val="20"/>
                <w:lang w:val="es-PE" w:eastAsia="es-PE"/>
              </w:rPr>
            </w:pPr>
          </w:p>
          <w:p w14:paraId="15B77256" w14:textId="77777777" w:rsidR="003477FD" w:rsidRPr="003477FD" w:rsidRDefault="00D43CE4" w:rsidP="008C6227">
            <w:pPr>
              <w:rPr>
                <w:rFonts w:ascii="Arial Narrow" w:hAnsi="Arial Narrow"/>
                <w:b/>
                <w:bCs/>
                <w:sz w:val="20"/>
                <w:szCs w:val="20"/>
                <w:lang w:val="es-PE" w:eastAsia="es-PE"/>
              </w:rPr>
            </w:pPr>
            <w:r w:rsidRPr="00D43CE4">
              <w:rPr>
                <w:rFonts w:ascii="Arial Narrow" w:hAnsi="Arial Narrow"/>
                <w:b/>
                <w:bCs/>
                <w:sz w:val="20"/>
                <w:szCs w:val="20"/>
                <w:highlight w:val="yellow"/>
                <w:lang w:val="es-PE" w:eastAsia="es-PE"/>
              </w:rPr>
              <w:t>I. ACCESO:</w:t>
            </w:r>
          </w:p>
          <w:p w14:paraId="15B77257" w14:textId="77777777" w:rsidR="005476E4" w:rsidRDefault="003477FD" w:rsidP="008C6227">
            <w:pPr>
              <w:rPr>
                <w:rFonts w:ascii="Arial Narrow" w:hAnsi="Arial Narrow"/>
                <w:bCs/>
                <w:sz w:val="20"/>
                <w:szCs w:val="20"/>
                <w:lang w:val="es-PE" w:eastAsia="es-PE"/>
              </w:rPr>
            </w:pPr>
            <w:r>
              <w:rPr>
                <w:rFonts w:ascii="Arial Narrow" w:hAnsi="Arial Narrow"/>
                <w:bCs/>
                <w:sz w:val="20"/>
                <w:szCs w:val="20"/>
                <w:lang w:val="es-PE" w:eastAsia="es-PE"/>
              </w:rPr>
              <w:t>E</w:t>
            </w:r>
            <w:r w:rsidR="005476E4">
              <w:rPr>
                <w:rFonts w:ascii="Arial Narrow" w:hAnsi="Arial Narrow"/>
                <w:bCs/>
                <w:sz w:val="20"/>
                <w:szCs w:val="20"/>
                <w:lang w:val="es-PE" w:eastAsia="es-PE"/>
              </w:rPr>
              <w:t xml:space="preserve">l sistema </w:t>
            </w:r>
            <w:r>
              <w:rPr>
                <w:rFonts w:ascii="Arial Narrow" w:hAnsi="Arial Narrow"/>
                <w:bCs/>
                <w:sz w:val="20"/>
                <w:szCs w:val="20"/>
                <w:lang w:val="es-PE" w:eastAsia="es-PE"/>
              </w:rPr>
              <w:t xml:space="preserve">debe </w:t>
            </w:r>
            <w:r w:rsidR="005476E4">
              <w:rPr>
                <w:rFonts w:ascii="Arial Narrow" w:hAnsi="Arial Narrow"/>
                <w:bCs/>
                <w:sz w:val="20"/>
                <w:szCs w:val="20"/>
                <w:lang w:val="es-PE" w:eastAsia="es-PE"/>
              </w:rPr>
              <w:t>dar la posibilidad de acceder a través de dos medios:</w:t>
            </w:r>
          </w:p>
          <w:p w14:paraId="15B77258" w14:textId="77777777" w:rsidR="005476E4" w:rsidRPr="00E96464" w:rsidRDefault="005476E4" w:rsidP="008C6227">
            <w:pPr>
              <w:pStyle w:val="Prrafodelista"/>
              <w:numPr>
                <w:ilvl w:val="3"/>
                <w:numId w:val="51"/>
              </w:numPr>
              <w:ind w:left="355" w:hanging="284"/>
              <w:rPr>
                <w:rFonts w:ascii="Arial Narrow" w:hAnsi="Arial Narrow"/>
                <w:bCs/>
                <w:sz w:val="20"/>
                <w:szCs w:val="20"/>
                <w:lang w:val="es-PE" w:eastAsia="es-PE"/>
              </w:rPr>
            </w:pPr>
            <w:r w:rsidRPr="00E96464">
              <w:rPr>
                <w:rFonts w:ascii="Arial Narrow" w:hAnsi="Arial Narrow"/>
                <w:bCs/>
                <w:sz w:val="20"/>
                <w:szCs w:val="20"/>
                <w:lang w:val="es-PE" w:eastAsia="es-PE"/>
              </w:rPr>
              <w:t>Directamente desde la</w:t>
            </w:r>
            <w:r>
              <w:rPr>
                <w:rFonts w:ascii="Arial Narrow" w:hAnsi="Arial Narrow"/>
                <w:bCs/>
                <w:sz w:val="20"/>
                <w:szCs w:val="20"/>
                <w:lang w:val="es-PE" w:eastAsia="es-PE"/>
              </w:rPr>
              <w:t xml:space="preserve"> ”Bandeja de DPO asignadas al especialista”</w:t>
            </w:r>
            <w:r w:rsidRPr="00E96464">
              <w:rPr>
                <w:rFonts w:ascii="Arial Narrow" w:hAnsi="Arial Narrow"/>
                <w:bCs/>
                <w:sz w:val="20"/>
                <w:szCs w:val="20"/>
                <w:lang w:val="es-PE" w:eastAsia="es-PE"/>
              </w:rPr>
              <w:t xml:space="preserve"> </w:t>
            </w:r>
            <w:r w:rsidRPr="00E96464">
              <w:rPr>
                <w:rFonts w:ascii="Arial Narrow" w:hAnsi="Arial Narrow" w:cs="Arial Narrow"/>
                <w:sz w:val="20"/>
                <w:szCs w:val="20"/>
              </w:rPr>
              <w:t>(según lo especificado en el literal e del RF04)</w:t>
            </w:r>
            <w:r w:rsidR="008B050F">
              <w:rPr>
                <w:rFonts w:ascii="Arial Narrow" w:hAnsi="Arial Narrow" w:cs="Arial Narrow"/>
                <w:sz w:val="20"/>
                <w:szCs w:val="20"/>
              </w:rPr>
              <w:t>.</w:t>
            </w:r>
          </w:p>
          <w:p w14:paraId="15B77259" w14:textId="77777777" w:rsidR="005476E4" w:rsidRPr="00C84E26" w:rsidRDefault="005476E4" w:rsidP="008C6227">
            <w:pPr>
              <w:pStyle w:val="Prrafodelista"/>
              <w:numPr>
                <w:ilvl w:val="3"/>
                <w:numId w:val="51"/>
              </w:numPr>
              <w:ind w:left="355" w:hanging="284"/>
              <w:rPr>
                <w:rFonts w:ascii="Arial Narrow" w:hAnsi="Arial Narrow"/>
                <w:bCs/>
                <w:sz w:val="20"/>
                <w:szCs w:val="20"/>
                <w:highlight w:val="yellow"/>
                <w:lang w:val="es-PE" w:eastAsia="es-PE"/>
              </w:rPr>
            </w:pPr>
            <w:r w:rsidRPr="00030CB0">
              <w:rPr>
                <w:rFonts w:ascii="Arial Narrow" w:hAnsi="Arial Narrow" w:cs="Arial Narrow"/>
                <w:sz w:val="20"/>
                <w:szCs w:val="20"/>
              </w:rPr>
              <w:t>Ingresando a la opción “</w:t>
            </w:r>
            <w:r w:rsidRPr="007C138A">
              <w:rPr>
                <w:rFonts w:ascii="Arial Narrow" w:hAnsi="Arial Narrow" w:cs="Arial Narrow"/>
                <w:sz w:val="20"/>
                <w:szCs w:val="20"/>
              </w:rPr>
              <w:t xml:space="preserve">Numerar </w:t>
            </w:r>
            <w:r w:rsidR="007C138A">
              <w:rPr>
                <w:rFonts w:ascii="Arial Narrow" w:hAnsi="Arial Narrow" w:cs="Arial Narrow"/>
                <w:sz w:val="20"/>
                <w:szCs w:val="20"/>
              </w:rPr>
              <w:t>Declaración</w:t>
            </w:r>
            <w:r w:rsidRPr="00030CB0">
              <w:rPr>
                <w:rFonts w:ascii="Arial Narrow" w:hAnsi="Arial Narrow" w:cs="Arial Narrow"/>
                <w:sz w:val="20"/>
                <w:szCs w:val="20"/>
              </w:rPr>
              <w:t>”</w:t>
            </w:r>
            <w:r w:rsidR="0013727C">
              <w:rPr>
                <w:rFonts w:ascii="Arial Narrow" w:hAnsi="Arial Narrow" w:cs="Arial Narrow"/>
                <w:sz w:val="20"/>
                <w:szCs w:val="20"/>
              </w:rPr>
              <w:t xml:space="preserve"> (</w:t>
            </w:r>
            <w:r w:rsidR="0013727C" w:rsidRPr="00F043D4">
              <w:rPr>
                <w:rFonts w:ascii="Arial Narrow" w:hAnsi="Arial Narrow" w:cs="Arial Narrow"/>
                <w:sz w:val="20"/>
                <w:szCs w:val="20"/>
              </w:rPr>
              <w:t>ventanilla</w:t>
            </w:r>
            <w:r w:rsidR="0013727C">
              <w:rPr>
                <w:rFonts w:ascii="Arial Narrow" w:hAnsi="Arial Narrow" w:cs="Arial Narrow"/>
                <w:sz w:val="20"/>
                <w:szCs w:val="20"/>
              </w:rPr>
              <w:t>)</w:t>
            </w:r>
            <w:r w:rsidRPr="00030CB0">
              <w:rPr>
                <w:rFonts w:ascii="Arial Narrow" w:hAnsi="Arial Narrow" w:cs="Arial Narrow"/>
                <w:sz w:val="20"/>
                <w:szCs w:val="20"/>
              </w:rPr>
              <w:t xml:space="preserve">, para lo cual se debe ingresar </w:t>
            </w:r>
            <w:r w:rsidRPr="00030CB0">
              <w:rPr>
                <w:rFonts w:ascii="Arial Narrow" w:hAnsi="Arial Narrow" w:cs="Arial Narrow"/>
                <w:color w:val="000000"/>
                <w:sz w:val="20"/>
                <w:szCs w:val="20"/>
              </w:rPr>
              <w:t xml:space="preserve">el </w:t>
            </w:r>
            <w:r w:rsidR="00DE3606">
              <w:rPr>
                <w:rFonts w:ascii="Arial Narrow" w:hAnsi="Arial Narrow" w:cs="Arial Narrow"/>
                <w:color w:val="000000"/>
                <w:sz w:val="20"/>
                <w:szCs w:val="20"/>
              </w:rPr>
              <w:t>Año</w:t>
            </w:r>
            <w:r w:rsidR="00DE3606" w:rsidRPr="00785B8F">
              <w:rPr>
                <w:rFonts w:ascii="Arial Narrow" w:hAnsi="Arial Narrow" w:cs="Arial Narrow"/>
                <w:color w:val="000000"/>
                <w:sz w:val="20"/>
                <w:szCs w:val="20"/>
              </w:rPr>
              <w:t xml:space="preserve">, </w:t>
            </w:r>
            <w:r w:rsidR="00D43CE4" w:rsidRPr="00D43CE4">
              <w:rPr>
                <w:rFonts w:ascii="Arial Narrow" w:hAnsi="Arial Narrow" w:cs="Arial Narrow"/>
                <w:color w:val="000000"/>
                <w:sz w:val="20"/>
                <w:szCs w:val="20"/>
                <w:highlight w:val="yellow"/>
              </w:rPr>
              <w:t>tipo</w:t>
            </w:r>
            <w:r w:rsidR="00DE3606">
              <w:rPr>
                <w:rFonts w:ascii="Arial Narrow" w:hAnsi="Arial Narrow" w:cs="Arial Narrow"/>
                <w:color w:val="000000"/>
                <w:sz w:val="20"/>
                <w:szCs w:val="20"/>
              </w:rPr>
              <w:t xml:space="preserve"> y Número de aviso de llegada</w:t>
            </w:r>
            <w:r w:rsidRPr="00030CB0">
              <w:rPr>
                <w:rFonts w:ascii="Arial Narrow" w:hAnsi="Arial Narrow" w:cs="Arial Narrow"/>
                <w:sz w:val="20"/>
                <w:szCs w:val="20"/>
              </w:rPr>
              <w:t xml:space="preserve">, debiendo el sistema realizar lo especificado en el literal d del RF04. </w:t>
            </w:r>
            <w:r w:rsidR="00DD41BC">
              <w:rPr>
                <w:rFonts w:ascii="Arial Narrow" w:hAnsi="Arial Narrow" w:cs="Arial Narrow"/>
                <w:sz w:val="20"/>
                <w:szCs w:val="20"/>
              </w:rPr>
              <w:t>S</w:t>
            </w:r>
            <w:r w:rsidR="00E41C00">
              <w:rPr>
                <w:rFonts w:ascii="Arial Narrow" w:hAnsi="Arial Narrow" w:cs="Arial Narrow"/>
                <w:color w:val="000000" w:themeColor="text1"/>
                <w:sz w:val="20"/>
                <w:szCs w:val="20"/>
                <w:highlight w:val="yellow"/>
              </w:rPr>
              <w:t>olo permite</w:t>
            </w:r>
            <w:r w:rsidR="00C84E26" w:rsidRPr="00C84E26">
              <w:rPr>
                <w:rFonts w:ascii="Arial Narrow" w:hAnsi="Arial Narrow" w:cs="Arial Narrow"/>
                <w:color w:val="000000" w:themeColor="text1"/>
                <w:sz w:val="20"/>
                <w:szCs w:val="20"/>
                <w:highlight w:val="yellow"/>
              </w:rPr>
              <w:t xml:space="preserve"> la numeración de DIF de los DPO con estados </w:t>
            </w:r>
            <w:r w:rsidR="00C84E26">
              <w:rPr>
                <w:rFonts w:ascii="Arial Narrow" w:hAnsi="Arial Narrow" w:cs="Arial Narrow"/>
                <w:color w:val="000000" w:themeColor="text1"/>
                <w:sz w:val="20"/>
                <w:szCs w:val="20"/>
                <w:highlight w:val="yellow"/>
              </w:rPr>
              <w:t xml:space="preserve">Pendientes </w:t>
            </w:r>
            <w:r w:rsidR="00C84E26" w:rsidRPr="00C84E26">
              <w:rPr>
                <w:rFonts w:ascii="Arial Narrow" w:hAnsi="Arial Narrow" w:cs="Arial Narrow"/>
                <w:color w:val="000000" w:themeColor="text1"/>
                <w:sz w:val="20"/>
                <w:szCs w:val="20"/>
                <w:highlight w:val="yellow"/>
              </w:rPr>
              <w:t xml:space="preserve">Notificados, </w:t>
            </w:r>
            <w:r w:rsidR="00E41C00">
              <w:rPr>
                <w:rFonts w:ascii="Arial Narrow" w:hAnsi="Arial Narrow" w:cs="Arial Narrow"/>
                <w:color w:val="000000" w:themeColor="text1"/>
                <w:sz w:val="20"/>
                <w:szCs w:val="20"/>
                <w:highlight w:val="yellow"/>
              </w:rPr>
              <w:t xml:space="preserve">Numerados, </w:t>
            </w:r>
            <w:r w:rsidR="00C84E26" w:rsidRPr="00C84E26">
              <w:rPr>
                <w:rFonts w:ascii="Arial Narrow" w:hAnsi="Arial Narrow" w:cs="Arial Narrow"/>
                <w:color w:val="000000" w:themeColor="text1"/>
                <w:sz w:val="20"/>
                <w:szCs w:val="20"/>
                <w:highlight w:val="yellow"/>
              </w:rPr>
              <w:t>Retirados o Despacho Presencial.</w:t>
            </w:r>
          </w:p>
          <w:p w14:paraId="15B7725A" w14:textId="77777777" w:rsidR="00B73355" w:rsidRDefault="00B73355" w:rsidP="008C6227">
            <w:pPr>
              <w:rPr>
                <w:rFonts w:ascii="Arial Narrow" w:hAnsi="Arial Narrow"/>
                <w:b/>
                <w:bCs/>
                <w:sz w:val="20"/>
                <w:szCs w:val="20"/>
                <w:highlight w:val="yellow"/>
                <w:lang w:val="es-PE" w:eastAsia="es-PE"/>
              </w:rPr>
            </w:pPr>
          </w:p>
          <w:p w14:paraId="15B7725B" w14:textId="77777777" w:rsidR="003477FD" w:rsidRPr="003477FD" w:rsidRDefault="00D43CE4" w:rsidP="008C6227">
            <w:pPr>
              <w:rPr>
                <w:rFonts w:ascii="Arial Narrow" w:hAnsi="Arial Narrow"/>
                <w:b/>
                <w:bCs/>
                <w:sz w:val="20"/>
                <w:szCs w:val="20"/>
                <w:lang w:val="es-PE" w:eastAsia="es-PE"/>
              </w:rPr>
            </w:pPr>
            <w:r w:rsidRPr="00D43CE4">
              <w:rPr>
                <w:rFonts w:ascii="Arial Narrow" w:hAnsi="Arial Narrow"/>
                <w:b/>
                <w:bCs/>
                <w:sz w:val="20"/>
                <w:szCs w:val="20"/>
                <w:highlight w:val="yellow"/>
                <w:lang w:val="es-PE" w:eastAsia="es-PE"/>
              </w:rPr>
              <w:t>II. OPCIONES DE NUMERADOS:</w:t>
            </w:r>
          </w:p>
          <w:p w14:paraId="15B7725C" w14:textId="77777777" w:rsidR="005476E4" w:rsidRPr="003477FD" w:rsidRDefault="005476E4" w:rsidP="008C6227">
            <w:pPr>
              <w:pStyle w:val="Prrafodelista"/>
              <w:numPr>
                <w:ilvl w:val="0"/>
                <w:numId w:val="140"/>
              </w:numPr>
              <w:ind w:left="213" w:hanging="213"/>
              <w:rPr>
                <w:rFonts w:ascii="Arial Narrow" w:hAnsi="Arial Narrow"/>
                <w:bCs/>
                <w:sz w:val="20"/>
                <w:szCs w:val="20"/>
                <w:lang w:val="es-PE" w:eastAsia="es-PE"/>
              </w:rPr>
            </w:pPr>
            <w:r w:rsidRPr="003477FD">
              <w:rPr>
                <w:rFonts w:ascii="Arial Narrow" w:hAnsi="Arial Narrow"/>
                <w:bCs/>
                <w:sz w:val="20"/>
                <w:szCs w:val="20"/>
                <w:lang w:val="es-PE" w:eastAsia="es-PE"/>
              </w:rPr>
              <w:t xml:space="preserve">Las </w:t>
            </w:r>
            <w:r w:rsidR="003477FD" w:rsidRPr="003477FD">
              <w:rPr>
                <w:rFonts w:ascii="Arial Narrow" w:hAnsi="Arial Narrow"/>
                <w:bCs/>
                <w:sz w:val="20"/>
                <w:szCs w:val="20"/>
                <w:lang w:val="es-PE" w:eastAsia="es-PE"/>
              </w:rPr>
              <w:t>DIF</w:t>
            </w:r>
            <w:r w:rsidRPr="003477FD">
              <w:rPr>
                <w:rFonts w:ascii="Arial Narrow" w:hAnsi="Arial Narrow"/>
                <w:bCs/>
                <w:sz w:val="20"/>
                <w:szCs w:val="20"/>
                <w:lang w:val="es-PE" w:eastAsia="es-PE"/>
              </w:rPr>
              <w:t xml:space="preserve"> numeradas que tienen como punto de partida el RF04, se consideran como “Declaraciones Importa Fácil</w:t>
            </w:r>
            <w:r w:rsidR="003477FD" w:rsidRPr="003477FD">
              <w:rPr>
                <w:rFonts w:ascii="Arial Narrow" w:hAnsi="Arial Narrow"/>
                <w:bCs/>
                <w:sz w:val="20"/>
                <w:szCs w:val="20"/>
                <w:lang w:val="es-PE" w:eastAsia="es-PE"/>
              </w:rPr>
              <w:t xml:space="preserve"> – DIF</w:t>
            </w:r>
            <w:r w:rsidRPr="003477FD">
              <w:rPr>
                <w:rFonts w:ascii="Arial Narrow" w:hAnsi="Arial Narrow"/>
                <w:bCs/>
                <w:sz w:val="20"/>
                <w:szCs w:val="20"/>
                <w:lang w:val="es-PE" w:eastAsia="es-PE"/>
              </w:rPr>
              <w:t xml:space="preserve">” y las numeradas al ingresar directamente a esta opción se consideran “Declaraciones </w:t>
            </w:r>
            <w:r w:rsidR="003477FD" w:rsidRPr="003477FD">
              <w:rPr>
                <w:rFonts w:ascii="Arial Narrow" w:hAnsi="Arial Narrow"/>
                <w:bCs/>
                <w:sz w:val="20"/>
                <w:szCs w:val="20"/>
                <w:lang w:val="es-PE" w:eastAsia="es-PE"/>
              </w:rPr>
              <w:t xml:space="preserve">Importa Fácil – </w:t>
            </w:r>
            <w:r w:rsidRPr="003477FD">
              <w:rPr>
                <w:rFonts w:ascii="Arial Narrow" w:hAnsi="Arial Narrow"/>
                <w:bCs/>
                <w:sz w:val="20"/>
                <w:szCs w:val="20"/>
                <w:lang w:val="es-PE" w:eastAsia="es-PE"/>
              </w:rPr>
              <w:t>Ventanilla”</w:t>
            </w:r>
          </w:p>
          <w:p w14:paraId="15B7725D" w14:textId="77777777" w:rsidR="005476E4" w:rsidRPr="003477FD" w:rsidRDefault="005476E4" w:rsidP="008C6227">
            <w:pPr>
              <w:pStyle w:val="Prrafodelista"/>
              <w:numPr>
                <w:ilvl w:val="0"/>
                <w:numId w:val="140"/>
              </w:numPr>
              <w:ind w:left="213" w:hanging="213"/>
              <w:rPr>
                <w:rFonts w:ascii="Arial Narrow" w:hAnsi="Arial Narrow"/>
                <w:bCs/>
                <w:sz w:val="20"/>
                <w:szCs w:val="20"/>
                <w:lang w:val="es-PE" w:eastAsia="es-PE"/>
              </w:rPr>
            </w:pPr>
            <w:r w:rsidRPr="003477FD">
              <w:rPr>
                <w:rFonts w:ascii="Arial Narrow" w:hAnsi="Arial Narrow"/>
                <w:bCs/>
                <w:sz w:val="20"/>
                <w:szCs w:val="20"/>
                <w:lang w:val="es-PE" w:eastAsia="es-PE"/>
              </w:rPr>
              <w:t>Independientemente a cualquiera de las dos maneras de acceso a esta opción, el sistema deberá realizar lo siguiente:</w:t>
            </w:r>
          </w:p>
          <w:p w14:paraId="15B7725E" w14:textId="77777777" w:rsidR="005476E4" w:rsidRPr="003477FD" w:rsidRDefault="005476E4" w:rsidP="002F11F2">
            <w:pPr>
              <w:pStyle w:val="Prrafodelista"/>
              <w:numPr>
                <w:ilvl w:val="1"/>
                <w:numId w:val="141"/>
              </w:numPr>
              <w:ind w:left="355" w:hanging="355"/>
              <w:rPr>
                <w:rFonts w:ascii="Arial Narrow" w:hAnsi="Arial Narrow"/>
                <w:bCs/>
                <w:sz w:val="20"/>
                <w:szCs w:val="20"/>
                <w:lang w:val="es-PE" w:eastAsia="es-PE"/>
              </w:rPr>
            </w:pPr>
            <w:r w:rsidRPr="003477FD">
              <w:rPr>
                <w:rFonts w:ascii="Arial Narrow" w:hAnsi="Arial Narrow"/>
                <w:bCs/>
                <w:sz w:val="20"/>
                <w:szCs w:val="20"/>
                <w:lang w:val="es-PE" w:eastAsia="es-PE"/>
              </w:rPr>
              <w:t>Mostrar la lista de avisos de llegada, relacionados, esta lista se deberá ir actualizando conforme se adicione o elimine un nuevo aviso. Los datos que el sistema deberá mostrar por cada aviso son los siguientes (no editables):</w:t>
            </w:r>
          </w:p>
          <w:p w14:paraId="15B7725F" w14:textId="77777777" w:rsidR="005476E4" w:rsidRPr="007262D2" w:rsidRDefault="005476E4" w:rsidP="002F11F2">
            <w:pPr>
              <w:pStyle w:val="Prrafodelista"/>
              <w:numPr>
                <w:ilvl w:val="0"/>
                <w:numId w:val="72"/>
              </w:numPr>
              <w:ind w:left="497" w:hanging="142"/>
              <w:rPr>
                <w:rFonts w:ascii="Arial Narrow" w:hAnsi="Arial Narrow"/>
                <w:bCs/>
                <w:sz w:val="20"/>
                <w:szCs w:val="20"/>
                <w:lang w:val="es-PE" w:eastAsia="es-PE"/>
              </w:rPr>
            </w:pPr>
            <w:r w:rsidRPr="007262D2">
              <w:rPr>
                <w:rFonts w:ascii="Arial Narrow" w:hAnsi="Arial Narrow"/>
                <w:bCs/>
                <w:sz w:val="20"/>
                <w:szCs w:val="20"/>
                <w:lang w:val="es-PE" w:eastAsia="es-PE"/>
              </w:rPr>
              <w:t>Número de DEP</w:t>
            </w:r>
          </w:p>
          <w:p w14:paraId="15B77260" w14:textId="77777777" w:rsidR="005476E4" w:rsidRDefault="005476E4" w:rsidP="002F11F2">
            <w:pPr>
              <w:pStyle w:val="Prrafodelista"/>
              <w:numPr>
                <w:ilvl w:val="0"/>
                <w:numId w:val="72"/>
              </w:numPr>
              <w:ind w:left="497" w:hanging="142"/>
              <w:rPr>
                <w:rFonts w:ascii="Arial Narrow" w:hAnsi="Arial Narrow"/>
                <w:bCs/>
                <w:sz w:val="20"/>
                <w:szCs w:val="20"/>
                <w:lang w:val="es-PE" w:eastAsia="es-PE"/>
              </w:rPr>
            </w:pPr>
            <w:r w:rsidRPr="00611D04">
              <w:rPr>
                <w:rFonts w:ascii="Arial Narrow" w:hAnsi="Arial Narrow"/>
                <w:bCs/>
                <w:color w:val="000000"/>
                <w:sz w:val="20"/>
                <w:szCs w:val="20"/>
                <w:lang w:val="es-PE" w:eastAsia="es-PE"/>
              </w:rPr>
              <w:t>Año</w:t>
            </w:r>
            <w:r w:rsidR="00A13F33" w:rsidRPr="00A13F33">
              <w:rPr>
                <w:rFonts w:ascii="Arial Narrow" w:hAnsi="Arial Narrow"/>
                <w:bCs/>
                <w:color w:val="000000"/>
                <w:sz w:val="20"/>
                <w:szCs w:val="20"/>
                <w:highlight w:val="yellow"/>
                <w:lang w:val="es-PE" w:eastAsia="es-PE"/>
                <w:rPrChange w:id="455" w:author="prueba" w:date="2013-08-22T18:14:00Z">
                  <w:rPr>
                    <w:rFonts w:ascii="Arial Narrow" w:hAnsi="Arial Narrow"/>
                    <w:bCs/>
                    <w:color w:val="000000"/>
                    <w:sz w:val="20"/>
                    <w:szCs w:val="20"/>
                    <w:highlight w:val="cyan"/>
                    <w:lang w:val="es-PE" w:eastAsia="es-PE"/>
                  </w:rPr>
                </w:rPrChange>
              </w:rPr>
              <w:t>, tipo y</w:t>
            </w:r>
            <w:r w:rsidRPr="00611D04">
              <w:rPr>
                <w:rFonts w:ascii="Arial Narrow" w:hAnsi="Arial Narrow"/>
                <w:bCs/>
                <w:color w:val="000000"/>
                <w:sz w:val="20"/>
                <w:szCs w:val="20"/>
                <w:lang w:val="es-PE" w:eastAsia="es-PE"/>
              </w:rPr>
              <w:t xml:space="preserve"> Número</w:t>
            </w:r>
            <w:r>
              <w:rPr>
                <w:rFonts w:ascii="Arial Narrow" w:hAnsi="Arial Narrow"/>
                <w:bCs/>
                <w:sz w:val="20"/>
                <w:szCs w:val="20"/>
                <w:lang w:val="es-PE" w:eastAsia="es-PE"/>
              </w:rPr>
              <w:t xml:space="preserve"> de Aviso llegada</w:t>
            </w:r>
          </w:p>
          <w:p w14:paraId="15B77261" w14:textId="77777777" w:rsidR="005476E4" w:rsidRPr="00A334AE" w:rsidRDefault="005476E4" w:rsidP="002F11F2">
            <w:pPr>
              <w:pStyle w:val="Prrafodelista"/>
              <w:numPr>
                <w:ilvl w:val="0"/>
                <w:numId w:val="72"/>
              </w:numPr>
              <w:ind w:left="497" w:hanging="142"/>
              <w:rPr>
                <w:rFonts w:ascii="Arial Narrow" w:hAnsi="Arial Narrow"/>
                <w:bCs/>
                <w:sz w:val="20"/>
                <w:szCs w:val="20"/>
                <w:lang w:val="es-PE" w:eastAsia="es-PE"/>
              </w:rPr>
            </w:pPr>
            <w:r>
              <w:rPr>
                <w:rFonts w:ascii="Arial Narrow" w:hAnsi="Arial Narrow"/>
                <w:bCs/>
                <w:sz w:val="20"/>
                <w:szCs w:val="20"/>
                <w:lang w:val="es-PE" w:eastAsia="es-PE"/>
              </w:rPr>
              <w:t xml:space="preserve">Número de Documento </w:t>
            </w:r>
            <w:r w:rsidRPr="00A334AE">
              <w:rPr>
                <w:rFonts w:ascii="Arial Narrow" w:hAnsi="Arial Narrow"/>
                <w:bCs/>
                <w:sz w:val="20"/>
                <w:szCs w:val="20"/>
                <w:lang w:val="es-PE" w:eastAsia="es-PE"/>
              </w:rPr>
              <w:t xml:space="preserve">Postal  </w:t>
            </w:r>
            <w:r>
              <w:rPr>
                <w:rFonts w:ascii="Arial Narrow" w:hAnsi="Arial Narrow"/>
                <w:bCs/>
                <w:sz w:val="20"/>
                <w:szCs w:val="20"/>
                <w:lang w:val="es-PE" w:eastAsia="es-PE"/>
              </w:rPr>
              <w:t>de Origen</w:t>
            </w:r>
          </w:p>
          <w:p w14:paraId="15B77262" w14:textId="77777777" w:rsidR="005476E4" w:rsidRPr="008E711C" w:rsidRDefault="005476E4" w:rsidP="002F11F2">
            <w:pPr>
              <w:pStyle w:val="Prrafodelista"/>
              <w:numPr>
                <w:ilvl w:val="0"/>
                <w:numId w:val="72"/>
              </w:numPr>
              <w:ind w:left="497" w:hanging="142"/>
              <w:rPr>
                <w:rFonts w:ascii="Arial Narrow" w:hAnsi="Arial Narrow"/>
                <w:bCs/>
                <w:sz w:val="20"/>
                <w:szCs w:val="20"/>
                <w:lang w:val="es-PE" w:eastAsia="es-PE"/>
              </w:rPr>
            </w:pPr>
            <w:r w:rsidRPr="008E711C">
              <w:rPr>
                <w:rFonts w:ascii="Arial Narrow" w:hAnsi="Arial Narrow"/>
                <w:bCs/>
                <w:sz w:val="20"/>
                <w:szCs w:val="20"/>
                <w:lang w:val="es-PE" w:eastAsia="es-PE"/>
              </w:rPr>
              <w:t>Remitente</w:t>
            </w:r>
          </w:p>
          <w:p w14:paraId="15B77263" w14:textId="77777777" w:rsidR="005476E4" w:rsidRDefault="005476E4" w:rsidP="002F11F2">
            <w:pPr>
              <w:pStyle w:val="Prrafodelista"/>
              <w:numPr>
                <w:ilvl w:val="0"/>
                <w:numId w:val="72"/>
              </w:numPr>
              <w:ind w:left="497" w:hanging="142"/>
              <w:rPr>
                <w:rFonts w:ascii="Arial Narrow" w:hAnsi="Arial Narrow"/>
                <w:bCs/>
                <w:sz w:val="20"/>
                <w:szCs w:val="20"/>
                <w:lang w:val="es-PE" w:eastAsia="es-PE"/>
              </w:rPr>
            </w:pPr>
            <w:r>
              <w:rPr>
                <w:rFonts w:ascii="Arial Narrow" w:hAnsi="Arial Narrow"/>
                <w:bCs/>
                <w:sz w:val="20"/>
                <w:szCs w:val="20"/>
                <w:lang w:val="es-PE" w:eastAsia="es-PE"/>
              </w:rPr>
              <w:t>Destinatario</w:t>
            </w:r>
          </w:p>
          <w:p w14:paraId="15B77264" w14:textId="77777777" w:rsidR="005476E4" w:rsidRDefault="005476E4" w:rsidP="002F11F2">
            <w:pPr>
              <w:pStyle w:val="Prrafodelista"/>
              <w:numPr>
                <w:ilvl w:val="0"/>
                <w:numId w:val="72"/>
              </w:numPr>
              <w:ind w:left="497" w:hanging="142"/>
              <w:rPr>
                <w:rFonts w:ascii="Arial Narrow" w:hAnsi="Arial Narrow"/>
                <w:bCs/>
                <w:sz w:val="20"/>
                <w:szCs w:val="20"/>
                <w:lang w:val="es-PE" w:eastAsia="es-PE"/>
              </w:rPr>
            </w:pPr>
            <w:r>
              <w:rPr>
                <w:rFonts w:ascii="Arial Narrow" w:hAnsi="Arial Narrow"/>
                <w:bCs/>
                <w:sz w:val="20"/>
                <w:szCs w:val="20"/>
                <w:lang w:val="es-PE" w:eastAsia="es-PE"/>
              </w:rPr>
              <w:t>Cantidad de Series, inicialmente se mostrará el valor de 1, el sistema deberá ir actualizando este valor de manera automática conforme se registren serie(s).</w:t>
            </w:r>
          </w:p>
          <w:p w14:paraId="15B77265" w14:textId="77777777" w:rsidR="005476E4" w:rsidRPr="002543D7" w:rsidRDefault="005476E4" w:rsidP="002F11F2">
            <w:pPr>
              <w:pStyle w:val="Prrafodelista"/>
              <w:numPr>
                <w:ilvl w:val="0"/>
                <w:numId w:val="72"/>
              </w:numPr>
              <w:ind w:left="497" w:hanging="142"/>
              <w:rPr>
                <w:rFonts w:ascii="Arial Narrow" w:hAnsi="Arial Narrow"/>
                <w:bCs/>
                <w:sz w:val="20"/>
                <w:szCs w:val="20"/>
                <w:lang w:val="es-PE" w:eastAsia="es-PE"/>
              </w:rPr>
            </w:pPr>
            <w:r>
              <w:rPr>
                <w:rFonts w:ascii="Arial Narrow" w:hAnsi="Arial Narrow"/>
                <w:bCs/>
                <w:sz w:val="20"/>
                <w:szCs w:val="20"/>
                <w:lang w:val="es-PE" w:eastAsia="es-PE"/>
              </w:rPr>
              <w:t>Saldo de Bultos, se mostrará el saldo del bulto recepcionado (</w:t>
            </w:r>
            <w:r w:rsidRPr="002543D7">
              <w:rPr>
                <w:rFonts w:ascii="Arial Narrow" w:hAnsi="Arial Narrow"/>
                <w:bCs/>
                <w:sz w:val="20"/>
                <w:szCs w:val="20"/>
                <w:lang w:val="es-PE" w:eastAsia="es-PE"/>
              </w:rPr>
              <w:t>recibido) de la DPO de la DEP (sin posibilidad de modificación), el sistema deberá validar que la sumatoria de bultos de las series coincida con el saldo de bultos de la DPO</w:t>
            </w:r>
            <w:r w:rsidRPr="002543D7">
              <w:rPr>
                <w:rFonts w:ascii="Arial Narrow" w:hAnsi="Arial Narrow"/>
                <w:bCs/>
                <w:color w:val="FF0000"/>
                <w:sz w:val="20"/>
                <w:szCs w:val="20"/>
                <w:lang w:val="es-PE" w:eastAsia="es-PE"/>
              </w:rPr>
              <w:t xml:space="preserve">. </w:t>
            </w:r>
            <w:r w:rsidRPr="002543D7">
              <w:rPr>
                <w:rFonts w:ascii="Arial Narrow" w:hAnsi="Arial Narrow"/>
                <w:bCs/>
                <w:sz w:val="20"/>
                <w:szCs w:val="20"/>
                <w:lang w:val="es-PE" w:eastAsia="es-PE"/>
              </w:rPr>
              <w:t xml:space="preserve">De no coincidir no debería permitir la numeración mostrando el siguiente mensaje: “Sumatoria de bultos de series no coincide con bultos </w:t>
            </w:r>
            <w:r w:rsidRPr="002543D7">
              <w:rPr>
                <w:rFonts w:ascii="Arial Narrow" w:hAnsi="Arial Narrow"/>
                <w:bCs/>
                <w:sz w:val="20"/>
                <w:szCs w:val="20"/>
                <w:lang w:val="es-PE" w:eastAsia="es-PE"/>
              </w:rPr>
              <w:lastRenderedPageBreak/>
              <w:t>de la DPO  N° XXXX…Por favor verifique”. Esta validación no aplica para las numeraciones por ventanilla, para el caso de numeraciones por ventanilla, la sumatoria de bultos puede ser menor o igual al saldo del bulto de la DPO.</w:t>
            </w:r>
          </w:p>
          <w:p w14:paraId="15B77266" w14:textId="77777777" w:rsidR="005476E4" w:rsidRDefault="005476E4" w:rsidP="002F11F2">
            <w:pPr>
              <w:pStyle w:val="Prrafodelista"/>
              <w:numPr>
                <w:ilvl w:val="0"/>
                <w:numId w:val="72"/>
              </w:numPr>
              <w:ind w:left="497" w:hanging="142"/>
              <w:rPr>
                <w:rFonts w:ascii="Arial Narrow" w:hAnsi="Arial Narrow"/>
                <w:bCs/>
                <w:sz w:val="20"/>
                <w:szCs w:val="20"/>
                <w:lang w:val="es-PE" w:eastAsia="es-PE"/>
              </w:rPr>
            </w:pPr>
            <w:r w:rsidRPr="002543D7">
              <w:rPr>
                <w:rFonts w:ascii="Arial Narrow" w:hAnsi="Arial Narrow"/>
                <w:bCs/>
                <w:sz w:val="20"/>
                <w:szCs w:val="20"/>
                <w:lang w:val="es-PE" w:eastAsia="es-PE"/>
              </w:rPr>
              <w:t>Saldo de Peso en Kg, se deberá mostrar el saldo del peso Recepcionado (Recibido) de la DPO de la DEP (sin posibilidad de modificación), el sistema deberá validar que la sumatoria de pesos de las series coincida con el Peso de la DPO</w:t>
            </w:r>
            <w:r w:rsidRPr="002543D7">
              <w:rPr>
                <w:rFonts w:ascii="Arial Narrow" w:hAnsi="Arial Narrow"/>
                <w:bCs/>
                <w:color w:val="FF0000"/>
                <w:sz w:val="20"/>
                <w:szCs w:val="20"/>
                <w:lang w:val="es-PE" w:eastAsia="es-PE"/>
              </w:rPr>
              <w:t xml:space="preserve">. </w:t>
            </w:r>
            <w:r w:rsidRPr="002543D7">
              <w:rPr>
                <w:rFonts w:ascii="Arial Narrow" w:hAnsi="Arial Narrow"/>
                <w:bCs/>
                <w:sz w:val="20"/>
                <w:szCs w:val="20"/>
                <w:lang w:val="es-PE" w:eastAsia="es-PE"/>
              </w:rPr>
              <w:t>De no coincidir no debería permitir la numeración mostrando el siguiente mensaje: “Sumatoria de peso de series</w:t>
            </w:r>
            <w:r w:rsidRPr="00B50B35">
              <w:rPr>
                <w:rFonts w:ascii="Arial Narrow" w:hAnsi="Arial Narrow"/>
                <w:bCs/>
                <w:sz w:val="20"/>
                <w:szCs w:val="20"/>
                <w:lang w:val="es-PE" w:eastAsia="es-PE"/>
              </w:rPr>
              <w:t xml:space="preserve"> no coincid</w:t>
            </w:r>
            <w:r w:rsidR="00207DEA">
              <w:rPr>
                <w:rFonts w:ascii="Arial Narrow" w:hAnsi="Arial Narrow"/>
                <w:bCs/>
                <w:sz w:val="20"/>
                <w:szCs w:val="20"/>
                <w:lang w:val="es-PE" w:eastAsia="es-PE"/>
              </w:rPr>
              <w:t xml:space="preserve">e con Peso del aviso de llegad </w:t>
            </w:r>
            <w:r w:rsidRPr="00B50B35">
              <w:rPr>
                <w:rFonts w:ascii="Arial Narrow" w:hAnsi="Arial Narrow"/>
                <w:bCs/>
                <w:sz w:val="20"/>
                <w:szCs w:val="20"/>
                <w:lang w:val="es-PE" w:eastAsia="es-PE"/>
              </w:rPr>
              <w:t>N° XXXX…Por favor verifique”.</w:t>
            </w:r>
            <w:r>
              <w:rPr>
                <w:rFonts w:ascii="Arial Narrow" w:hAnsi="Arial Narrow"/>
                <w:bCs/>
                <w:sz w:val="20"/>
                <w:szCs w:val="20"/>
                <w:lang w:val="es-PE" w:eastAsia="es-PE"/>
              </w:rPr>
              <w:t xml:space="preserve"> Esta validación no aplica para las numeraciones por ventanilla, para el caso de numeraciones por ventanilla, la sumatoria de peso puede ser menor o igual al saldo del peso de la DPO.</w:t>
            </w:r>
          </w:p>
          <w:p w14:paraId="15B77267" w14:textId="77777777" w:rsidR="005476E4" w:rsidRPr="00014A2B" w:rsidRDefault="005476E4" w:rsidP="002F11F2">
            <w:pPr>
              <w:pStyle w:val="Prrafodelista"/>
              <w:numPr>
                <w:ilvl w:val="0"/>
                <w:numId w:val="72"/>
              </w:numPr>
              <w:ind w:left="497" w:hanging="142"/>
              <w:rPr>
                <w:rFonts w:ascii="Arial Narrow" w:hAnsi="Arial Narrow"/>
                <w:bCs/>
                <w:sz w:val="20"/>
                <w:szCs w:val="20"/>
                <w:lang w:val="es-PE" w:eastAsia="es-PE"/>
              </w:rPr>
            </w:pPr>
            <w:r>
              <w:rPr>
                <w:rFonts w:ascii="Arial Narrow" w:hAnsi="Arial Narrow"/>
                <w:bCs/>
                <w:sz w:val="20"/>
                <w:szCs w:val="20"/>
                <w:lang w:val="es-PE" w:eastAsia="es-PE"/>
              </w:rPr>
              <w:t xml:space="preserve">Total Valor FOB </w:t>
            </w:r>
            <w:r w:rsidRPr="00192876">
              <w:rPr>
                <w:rFonts w:ascii="Arial Narrow" w:hAnsi="Arial Narrow"/>
                <w:bCs/>
                <w:color w:val="000000"/>
                <w:sz w:val="20"/>
                <w:szCs w:val="20"/>
                <w:lang w:val="es-PE" w:eastAsia="es-PE"/>
              </w:rPr>
              <w:t xml:space="preserve">por </w:t>
            </w:r>
            <w:r w:rsidR="00B1539E">
              <w:rPr>
                <w:rFonts w:ascii="Arial Narrow" w:hAnsi="Arial Narrow"/>
                <w:bCs/>
                <w:color w:val="000000"/>
                <w:sz w:val="20"/>
                <w:szCs w:val="20"/>
                <w:lang w:val="es-PE" w:eastAsia="es-PE"/>
              </w:rPr>
              <w:t>DPO</w:t>
            </w:r>
            <w:r w:rsidRPr="00192876">
              <w:rPr>
                <w:rFonts w:ascii="Arial Narrow" w:hAnsi="Arial Narrow"/>
                <w:bCs/>
                <w:color w:val="000000"/>
                <w:sz w:val="20"/>
                <w:szCs w:val="20"/>
                <w:lang w:val="es-PE" w:eastAsia="es-PE"/>
              </w:rPr>
              <w:t>, inicialmente se mostrará el valor FOB declarado para</w:t>
            </w:r>
            <w:r>
              <w:rPr>
                <w:rFonts w:ascii="Arial Narrow" w:hAnsi="Arial Narrow"/>
                <w:bCs/>
                <w:sz w:val="20"/>
                <w:szCs w:val="20"/>
                <w:lang w:val="es-PE" w:eastAsia="es-PE"/>
              </w:rPr>
              <w:t xml:space="preserve"> el envío y el sistema deberá ir actualizando este valor de manera automática conforme se actualicen los datos de la(s) serie(s)</w:t>
            </w:r>
            <w:r w:rsidR="00C64DF0">
              <w:rPr>
                <w:rFonts w:ascii="Arial Narrow" w:hAnsi="Arial Narrow"/>
                <w:bCs/>
                <w:sz w:val="20"/>
                <w:szCs w:val="20"/>
                <w:lang w:val="es-PE" w:eastAsia="es-PE"/>
              </w:rPr>
              <w:t>.</w:t>
            </w:r>
          </w:p>
          <w:p w14:paraId="15B77268" w14:textId="77777777" w:rsidR="005476E4" w:rsidRDefault="005476E4" w:rsidP="002F11F2">
            <w:pPr>
              <w:pStyle w:val="Prrafodelista"/>
              <w:numPr>
                <w:ilvl w:val="0"/>
                <w:numId w:val="72"/>
              </w:numPr>
              <w:ind w:left="497" w:hanging="142"/>
              <w:rPr>
                <w:rFonts w:ascii="Arial Narrow" w:hAnsi="Arial Narrow"/>
                <w:bCs/>
                <w:sz w:val="20"/>
                <w:szCs w:val="20"/>
                <w:lang w:val="es-PE" w:eastAsia="es-PE"/>
              </w:rPr>
            </w:pPr>
            <w:r>
              <w:rPr>
                <w:rFonts w:ascii="Arial Narrow" w:hAnsi="Arial Narrow"/>
                <w:bCs/>
                <w:sz w:val="20"/>
                <w:szCs w:val="20"/>
                <w:lang w:val="es-PE" w:eastAsia="es-PE"/>
              </w:rPr>
              <w:t>Total Flete, inicialmente se mostrará el valor de 0 (cero), el sistema deberá permitir validar que el usuario ingrese un monto mayor a 0.</w:t>
            </w:r>
          </w:p>
          <w:p w14:paraId="15B77269" w14:textId="77777777" w:rsidR="005476E4" w:rsidRDefault="005476E4" w:rsidP="002F11F2">
            <w:pPr>
              <w:pStyle w:val="Prrafodelista"/>
              <w:numPr>
                <w:ilvl w:val="0"/>
                <w:numId w:val="72"/>
              </w:numPr>
              <w:ind w:left="497" w:hanging="142"/>
              <w:rPr>
                <w:rFonts w:ascii="Arial Narrow" w:hAnsi="Arial Narrow"/>
                <w:bCs/>
                <w:sz w:val="20"/>
                <w:szCs w:val="20"/>
                <w:lang w:val="es-PE" w:eastAsia="es-PE"/>
              </w:rPr>
            </w:pPr>
            <w:r>
              <w:rPr>
                <w:rFonts w:ascii="Arial Narrow" w:hAnsi="Arial Narrow"/>
                <w:bCs/>
                <w:sz w:val="20"/>
                <w:szCs w:val="20"/>
                <w:lang w:val="es-PE" w:eastAsia="es-PE"/>
              </w:rPr>
              <w:t>Total Seguro, inicialmente se mostrará el valor de 0 (cero), el sistema deberá ir actualizando este valor de manera automática conforme se actualicen los datos de la(s) serie(s)</w:t>
            </w:r>
            <w:r w:rsidR="00486F24">
              <w:rPr>
                <w:rFonts w:ascii="Arial Narrow" w:hAnsi="Arial Narrow"/>
                <w:bCs/>
                <w:sz w:val="20"/>
                <w:szCs w:val="20"/>
                <w:lang w:val="es-PE" w:eastAsia="es-PE"/>
              </w:rPr>
              <w:t>.</w:t>
            </w:r>
          </w:p>
          <w:p w14:paraId="15B7726A" w14:textId="77777777" w:rsidR="005476E4" w:rsidRDefault="005476E4" w:rsidP="002F11F2">
            <w:pPr>
              <w:pStyle w:val="Prrafodelista"/>
              <w:numPr>
                <w:ilvl w:val="0"/>
                <w:numId w:val="72"/>
              </w:numPr>
              <w:ind w:left="497" w:hanging="142"/>
              <w:rPr>
                <w:rFonts w:ascii="Arial Narrow" w:hAnsi="Arial Narrow"/>
                <w:bCs/>
                <w:sz w:val="20"/>
                <w:szCs w:val="20"/>
                <w:lang w:val="es-PE" w:eastAsia="es-PE"/>
              </w:rPr>
            </w:pPr>
            <w:r w:rsidRPr="00CB2CB1">
              <w:rPr>
                <w:rFonts w:ascii="Arial Narrow" w:hAnsi="Arial Narrow"/>
                <w:bCs/>
                <w:sz w:val="20"/>
                <w:szCs w:val="20"/>
                <w:lang w:val="es-PE" w:eastAsia="es-PE"/>
              </w:rPr>
              <w:t>Total Valor CIF, inicialmente se mostrará el valor de 0 (cero), el sistema deberá ir actualizando este valor de manera automática conforme se actualicen los datos de la(s) serie(s)</w:t>
            </w:r>
            <w:r w:rsidR="00486F24">
              <w:rPr>
                <w:rFonts w:ascii="Arial Narrow" w:hAnsi="Arial Narrow"/>
                <w:bCs/>
                <w:sz w:val="20"/>
                <w:szCs w:val="20"/>
                <w:lang w:val="es-PE" w:eastAsia="es-PE"/>
              </w:rPr>
              <w:t>.</w:t>
            </w:r>
          </w:p>
          <w:p w14:paraId="15B7726B" w14:textId="77777777" w:rsidR="005476E4" w:rsidRDefault="005476E4" w:rsidP="002F11F2">
            <w:pPr>
              <w:pStyle w:val="Prrafodelista"/>
              <w:numPr>
                <w:ilvl w:val="0"/>
                <w:numId w:val="72"/>
              </w:numPr>
              <w:ind w:left="497" w:hanging="142"/>
              <w:rPr>
                <w:rFonts w:ascii="Arial Narrow" w:hAnsi="Arial Narrow"/>
                <w:bCs/>
                <w:sz w:val="20"/>
                <w:szCs w:val="20"/>
                <w:lang w:val="es-PE" w:eastAsia="es-PE"/>
              </w:rPr>
            </w:pPr>
            <w:r>
              <w:rPr>
                <w:rFonts w:ascii="Arial Narrow" w:hAnsi="Arial Narrow"/>
                <w:bCs/>
                <w:sz w:val="20"/>
                <w:szCs w:val="20"/>
                <w:lang w:val="es-PE" w:eastAsia="es-PE"/>
              </w:rPr>
              <w:t xml:space="preserve">Indicador de Alerta, el sistema debe verificar si el envío postal tiene alerta asociada, de existir debe </w:t>
            </w:r>
            <w:r w:rsidR="00A13F33" w:rsidRPr="00A13F33">
              <w:rPr>
                <w:rFonts w:ascii="Arial Narrow" w:hAnsi="Arial Narrow"/>
                <w:bCs/>
                <w:sz w:val="20"/>
                <w:szCs w:val="20"/>
                <w:highlight w:val="yellow"/>
                <w:lang w:val="es-PE" w:eastAsia="es-PE"/>
                <w:rPrChange w:id="456" w:author="prueba" w:date="2013-08-22T18:14:00Z">
                  <w:rPr>
                    <w:rFonts w:ascii="Arial Narrow" w:hAnsi="Arial Narrow"/>
                    <w:bCs/>
                    <w:sz w:val="20"/>
                    <w:szCs w:val="20"/>
                    <w:highlight w:val="cyan"/>
                    <w:lang w:val="es-PE" w:eastAsia="es-PE"/>
                  </w:rPr>
                </w:rPrChange>
              </w:rPr>
              <w:t>mostrar mensaje: “Ver Alerta” en caso contrario no debe mostrar mensaje alguno</w:t>
            </w:r>
            <w:r>
              <w:rPr>
                <w:rFonts w:ascii="Arial Narrow" w:hAnsi="Arial Narrow"/>
                <w:bCs/>
                <w:sz w:val="20"/>
                <w:szCs w:val="20"/>
                <w:lang w:val="es-PE" w:eastAsia="es-PE"/>
              </w:rPr>
              <w:t xml:space="preserve">, al hacer click en el vínculo el sistema de invocar a la opción </w:t>
            </w:r>
            <w:r w:rsidR="00B22F8B">
              <w:rPr>
                <w:rFonts w:ascii="Arial Narrow" w:hAnsi="Arial Narrow"/>
                <w:bCs/>
                <w:sz w:val="20"/>
                <w:szCs w:val="20"/>
                <w:lang w:val="es-PE" w:eastAsia="es-PE"/>
              </w:rPr>
              <w:t>e</w:t>
            </w:r>
            <w:r>
              <w:rPr>
                <w:rFonts w:ascii="Arial Narrow" w:hAnsi="Arial Narrow"/>
                <w:bCs/>
                <w:sz w:val="20"/>
                <w:szCs w:val="20"/>
                <w:lang w:val="es-PE" w:eastAsia="es-PE"/>
              </w:rPr>
              <w:t>specificada en el RF07 literal b.</w:t>
            </w:r>
          </w:p>
          <w:p w14:paraId="15B7726C" w14:textId="77777777" w:rsidR="005476E4" w:rsidRDefault="005476E4" w:rsidP="002F11F2">
            <w:pPr>
              <w:pStyle w:val="Prrafodelista"/>
              <w:numPr>
                <w:ilvl w:val="1"/>
                <w:numId w:val="141"/>
              </w:numPr>
              <w:ind w:left="355" w:hanging="355"/>
              <w:rPr>
                <w:rFonts w:ascii="Arial Narrow" w:hAnsi="Arial Narrow"/>
                <w:bCs/>
                <w:sz w:val="20"/>
                <w:szCs w:val="20"/>
                <w:lang w:val="es-PE" w:eastAsia="es-PE"/>
              </w:rPr>
            </w:pPr>
            <w:r>
              <w:rPr>
                <w:rFonts w:ascii="Arial Narrow" w:hAnsi="Arial Narrow"/>
                <w:bCs/>
                <w:sz w:val="20"/>
                <w:szCs w:val="20"/>
                <w:lang w:val="es-PE" w:eastAsia="es-PE"/>
              </w:rPr>
              <w:t>Solo para los casos que correspondan a numeración por ventanilla (no sea invocada a través del RF04), el sistema deberá verificar que se haya ingresado obligatoriamente los siguientes datos:</w:t>
            </w:r>
          </w:p>
          <w:p w14:paraId="15B7726D" w14:textId="77777777" w:rsidR="005476E4" w:rsidRPr="00B35215" w:rsidRDefault="005476E4" w:rsidP="002F11F2">
            <w:pPr>
              <w:pStyle w:val="Prrafodelista"/>
              <w:numPr>
                <w:ilvl w:val="0"/>
                <w:numId w:val="72"/>
              </w:numPr>
              <w:ind w:left="497" w:hanging="142"/>
              <w:rPr>
                <w:rFonts w:ascii="Arial Narrow" w:hAnsi="Arial Narrow"/>
                <w:bCs/>
                <w:sz w:val="20"/>
                <w:szCs w:val="20"/>
                <w:highlight w:val="yellow"/>
                <w:lang w:val="es-PE" w:eastAsia="es-PE"/>
                <w:rPrChange w:id="457" w:author="prueba" w:date="2013-08-22T18:14:00Z">
                  <w:rPr>
                    <w:rFonts w:ascii="Arial Narrow" w:hAnsi="Arial Narrow"/>
                    <w:bCs/>
                    <w:sz w:val="20"/>
                    <w:szCs w:val="20"/>
                    <w:lang w:val="es-PE" w:eastAsia="es-PE"/>
                  </w:rPr>
                </w:rPrChange>
              </w:rPr>
            </w:pPr>
            <w:r>
              <w:rPr>
                <w:rFonts w:ascii="Arial Narrow" w:hAnsi="Arial Narrow"/>
                <w:bCs/>
                <w:sz w:val="20"/>
                <w:szCs w:val="20"/>
                <w:lang w:val="es-PE" w:eastAsia="es-PE"/>
              </w:rPr>
              <w:t xml:space="preserve">Tipo de documento del </w:t>
            </w:r>
            <w:r w:rsidR="003B6C7F">
              <w:rPr>
                <w:rFonts w:ascii="Arial Narrow" w:hAnsi="Arial Narrow"/>
                <w:bCs/>
                <w:sz w:val="20"/>
                <w:szCs w:val="20"/>
                <w:lang w:val="es-PE" w:eastAsia="es-PE"/>
              </w:rPr>
              <w:t>destinatario</w:t>
            </w:r>
            <w:r>
              <w:rPr>
                <w:rFonts w:ascii="Arial Narrow" w:hAnsi="Arial Narrow"/>
                <w:bCs/>
                <w:sz w:val="20"/>
                <w:szCs w:val="20"/>
                <w:lang w:val="es-PE" w:eastAsia="es-PE"/>
              </w:rPr>
              <w:t xml:space="preserve">, debiendo mostrar en lista los tipos de documentos vigentes a la fecha de generación de la </w:t>
            </w:r>
            <w:r w:rsidR="00A13F33" w:rsidRPr="00A13F33">
              <w:rPr>
                <w:rFonts w:ascii="Arial Narrow" w:hAnsi="Arial Narrow"/>
                <w:bCs/>
                <w:sz w:val="20"/>
                <w:szCs w:val="20"/>
                <w:highlight w:val="yellow"/>
                <w:lang w:val="es-PE" w:eastAsia="es-PE"/>
                <w:rPrChange w:id="458" w:author="prueba" w:date="2013-08-22T18:14:00Z">
                  <w:rPr>
                    <w:rFonts w:ascii="Arial Narrow" w:hAnsi="Arial Narrow"/>
                    <w:bCs/>
                    <w:sz w:val="20"/>
                    <w:szCs w:val="20"/>
                    <w:lang w:val="es-PE" w:eastAsia="es-PE"/>
                  </w:rPr>
                </w:rPrChange>
              </w:rPr>
              <w:t>declaración (Opcional para ingreso por bandeja)</w:t>
            </w:r>
            <w:r w:rsidR="00A13F33" w:rsidRPr="00A13F33">
              <w:rPr>
                <w:rFonts w:ascii="Arial Narrow" w:hAnsi="Arial Narrow"/>
                <w:bCs/>
                <w:color w:val="0000CC"/>
                <w:sz w:val="20"/>
                <w:szCs w:val="20"/>
                <w:highlight w:val="yellow"/>
                <w:lang w:val="es-PE" w:eastAsia="es-PE"/>
                <w:rPrChange w:id="459" w:author="prueba" w:date="2013-08-22T18:14:00Z">
                  <w:rPr>
                    <w:rFonts w:ascii="Arial Narrow" w:hAnsi="Arial Narrow"/>
                    <w:bCs/>
                    <w:color w:val="0000CC"/>
                    <w:sz w:val="20"/>
                    <w:szCs w:val="20"/>
                    <w:highlight w:val="cyan"/>
                    <w:lang w:val="es-PE" w:eastAsia="es-PE"/>
                  </w:rPr>
                </w:rPrChange>
              </w:rPr>
              <w:t>.</w:t>
            </w:r>
          </w:p>
          <w:p w14:paraId="15B7726E" w14:textId="77777777" w:rsidR="005476E4" w:rsidRPr="00B35215" w:rsidRDefault="005476E4" w:rsidP="002F11F2">
            <w:pPr>
              <w:pStyle w:val="Prrafodelista"/>
              <w:numPr>
                <w:ilvl w:val="0"/>
                <w:numId w:val="72"/>
              </w:numPr>
              <w:ind w:left="497" w:hanging="142"/>
              <w:rPr>
                <w:rFonts w:ascii="Arial Narrow" w:hAnsi="Arial Narrow"/>
                <w:bCs/>
                <w:sz w:val="20"/>
                <w:szCs w:val="20"/>
                <w:highlight w:val="yellow"/>
                <w:lang w:val="es-PE" w:eastAsia="es-PE"/>
                <w:rPrChange w:id="460" w:author="prueba" w:date="2013-08-22T18:14:00Z">
                  <w:rPr>
                    <w:rFonts w:ascii="Arial Narrow" w:hAnsi="Arial Narrow"/>
                    <w:bCs/>
                    <w:sz w:val="20"/>
                    <w:szCs w:val="20"/>
                    <w:lang w:val="es-PE" w:eastAsia="es-PE"/>
                  </w:rPr>
                </w:rPrChange>
              </w:rPr>
            </w:pPr>
            <w:r>
              <w:rPr>
                <w:rFonts w:ascii="Arial Narrow" w:hAnsi="Arial Narrow"/>
                <w:bCs/>
                <w:sz w:val="20"/>
                <w:szCs w:val="20"/>
                <w:lang w:val="es-PE" w:eastAsia="es-PE"/>
              </w:rPr>
              <w:t xml:space="preserve">Número de documento del </w:t>
            </w:r>
            <w:r w:rsidR="003B6C7F">
              <w:rPr>
                <w:rFonts w:ascii="Arial Narrow" w:hAnsi="Arial Narrow"/>
                <w:bCs/>
                <w:sz w:val="20"/>
                <w:szCs w:val="20"/>
                <w:lang w:val="es-PE" w:eastAsia="es-PE"/>
              </w:rPr>
              <w:t>destinatario</w:t>
            </w:r>
            <w:r w:rsidR="003B6C7F" w:rsidDel="003B6C7F">
              <w:rPr>
                <w:rFonts w:ascii="Arial Narrow" w:hAnsi="Arial Narrow"/>
                <w:bCs/>
                <w:sz w:val="20"/>
                <w:szCs w:val="20"/>
                <w:lang w:val="es-PE" w:eastAsia="es-PE"/>
              </w:rPr>
              <w:t xml:space="preserve"> </w:t>
            </w:r>
            <w:r w:rsidR="00A13F33" w:rsidRPr="00A13F33">
              <w:rPr>
                <w:rFonts w:ascii="Arial Narrow" w:hAnsi="Arial Narrow"/>
                <w:bCs/>
                <w:sz w:val="20"/>
                <w:szCs w:val="20"/>
                <w:highlight w:val="yellow"/>
                <w:lang w:val="es-PE" w:eastAsia="es-PE"/>
                <w:rPrChange w:id="461" w:author="prueba" w:date="2013-08-22T18:14:00Z">
                  <w:rPr>
                    <w:rFonts w:ascii="Arial Narrow" w:hAnsi="Arial Narrow"/>
                    <w:bCs/>
                    <w:sz w:val="20"/>
                    <w:szCs w:val="20"/>
                    <w:highlight w:val="cyan"/>
                    <w:lang w:val="es-PE" w:eastAsia="es-PE"/>
                  </w:rPr>
                </w:rPrChange>
              </w:rPr>
              <w:t>(Opcional para ingreso por bandeja).</w:t>
            </w:r>
          </w:p>
          <w:p w14:paraId="15B7726F" w14:textId="77777777" w:rsidR="005476E4" w:rsidRDefault="005476E4" w:rsidP="002F11F2">
            <w:pPr>
              <w:pStyle w:val="Prrafodelista"/>
              <w:numPr>
                <w:ilvl w:val="0"/>
                <w:numId w:val="72"/>
              </w:numPr>
              <w:ind w:left="497" w:hanging="142"/>
              <w:rPr>
                <w:rFonts w:ascii="Arial Narrow" w:hAnsi="Arial Narrow"/>
                <w:bCs/>
                <w:sz w:val="20"/>
                <w:szCs w:val="20"/>
                <w:lang w:val="es-PE" w:eastAsia="es-PE"/>
              </w:rPr>
            </w:pPr>
            <w:r>
              <w:rPr>
                <w:rFonts w:ascii="Arial Narrow" w:hAnsi="Arial Narrow"/>
                <w:bCs/>
                <w:sz w:val="20"/>
                <w:szCs w:val="20"/>
                <w:lang w:val="es-PE" w:eastAsia="es-PE"/>
              </w:rPr>
              <w:t xml:space="preserve">Nombre o razón social del </w:t>
            </w:r>
            <w:r w:rsidR="003B6C7F">
              <w:rPr>
                <w:rFonts w:ascii="Arial Narrow" w:hAnsi="Arial Narrow"/>
                <w:bCs/>
                <w:sz w:val="20"/>
                <w:szCs w:val="20"/>
                <w:lang w:val="es-PE" w:eastAsia="es-PE"/>
              </w:rPr>
              <w:t>destinatario</w:t>
            </w:r>
            <w:r>
              <w:rPr>
                <w:rFonts w:ascii="Arial Narrow" w:hAnsi="Arial Narrow"/>
                <w:bCs/>
                <w:sz w:val="20"/>
                <w:szCs w:val="20"/>
                <w:lang w:val="es-PE" w:eastAsia="es-PE"/>
              </w:rPr>
              <w:t>, si el tipo de documento es RUC o DNI, este dato deberá mostrarse de manera automática sin posibilidad de modificación, si el tipo de documento es diferente a los indicados deberá dar al usuario la posibilidad de ingresar este dato, debiendo ingresar como mínimo 10 caracteres</w:t>
            </w:r>
            <w:r w:rsidRPr="004A6659">
              <w:rPr>
                <w:rFonts w:ascii="Arial Narrow" w:hAnsi="Arial Narrow"/>
                <w:bCs/>
                <w:sz w:val="20"/>
                <w:szCs w:val="20"/>
                <w:lang w:val="es-PE" w:eastAsia="es-PE"/>
              </w:rPr>
              <w:t>.</w:t>
            </w:r>
            <w:r w:rsidR="00A21DEB" w:rsidRPr="004A6659">
              <w:rPr>
                <w:rFonts w:ascii="Arial Narrow" w:hAnsi="Arial Narrow"/>
                <w:bCs/>
                <w:sz w:val="20"/>
                <w:szCs w:val="20"/>
                <w:lang w:val="es-PE" w:eastAsia="es-PE"/>
              </w:rPr>
              <w:t xml:space="preserve"> </w:t>
            </w:r>
            <w:r w:rsidR="00A13F33" w:rsidRPr="00A13F33">
              <w:rPr>
                <w:rFonts w:ascii="Arial Narrow" w:hAnsi="Arial Narrow"/>
                <w:bCs/>
                <w:sz w:val="20"/>
                <w:szCs w:val="20"/>
                <w:highlight w:val="yellow"/>
                <w:lang w:val="es-PE" w:eastAsia="es-PE"/>
                <w:rPrChange w:id="462" w:author="prueba" w:date="2013-08-22T18:14:00Z">
                  <w:rPr>
                    <w:rFonts w:ascii="Arial Narrow" w:hAnsi="Arial Narrow"/>
                    <w:bCs/>
                    <w:sz w:val="20"/>
                    <w:szCs w:val="20"/>
                    <w:highlight w:val="cyan"/>
                    <w:lang w:val="es-PE" w:eastAsia="es-PE"/>
                  </w:rPr>
                </w:rPrChange>
              </w:rPr>
              <w:t>(Opcional para ingreso por bandeja).</w:t>
            </w:r>
          </w:p>
          <w:p w14:paraId="15B77270" w14:textId="77777777" w:rsidR="005476E4" w:rsidRDefault="005476E4" w:rsidP="002F11F2">
            <w:pPr>
              <w:pStyle w:val="Prrafodelista"/>
              <w:numPr>
                <w:ilvl w:val="0"/>
                <w:numId w:val="72"/>
              </w:numPr>
              <w:ind w:left="497" w:hanging="142"/>
              <w:rPr>
                <w:rFonts w:ascii="Arial Narrow" w:hAnsi="Arial Narrow"/>
                <w:bCs/>
                <w:sz w:val="20"/>
                <w:szCs w:val="20"/>
                <w:lang w:val="es-PE" w:eastAsia="es-PE"/>
              </w:rPr>
            </w:pPr>
            <w:r>
              <w:rPr>
                <w:rFonts w:ascii="Arial Narrow" w:hAnsi="Arial Narrow"/>
                <w:bCs/>
                <w:sz w:val="20"/>
                <w:szCs w:val="20"/>
                <w:lang w:val="es-PE" w:eastAsia="es-PE"/>
              </w:rPr>
              <w:t>El Peso y bulto de las series de la DIF para una misma DPO debe ser menor o igual al saldo del peso y bulto la DPO(DEP).</w:t>
            </w:r>
          </w:p>
          <w:p w14:paraId="15B77271" w14:textId="77777777" w:rsidR="00A15CEB" w:rsidRPr="00B35215" w:rsidRDefault="00A13F33" w:rsidP="002F11F2">
            <w:pPr>
              <w:pStyle w:val="Prrafodelista"/>
              <w:numPr>
                <w:ilvl w:val="0"/>
                <w:numId w:val="72"/>
              </w:numPr>
              <w:ind w:left="497" w:hanging="142"/>
              <w:rPr>
                <w:rFonts w:ascii="Arial Narrow" w:hAnsi="Arial Narrow"/>
                <w:bCs/>
                <w:sz w:val="20"/>
                <w:szCs w:val="20"/>
                <w:highlight w:val="yellow"/>
                <w:lang w:val="es-PE" w:eastAsia="es-PE"/>
                <w:rPrChange w:id="463" w:author="prueba" w:date="2013-08-22T18:14:00Z">
                  <w:rPr>
                    <w:rFonts w:ascii="Arial Narrow" w:hAnsi="Arial Narrow"/>
                    <w:bCs/>
                    <w:sz w:val="20"/>
                    <w:szCs w:val="20"/>
                    <w:highlight w:val="cyan"/>
                    <w:lang w:val="es-PE" w:eastAsia="es-PE"/>
                  </w:rPr>
                </w:rPrChange>
              </w:rPr>
            </w:pPr>
            <w:r w:rsidRPr="00A13F33">
              <w:rPr>
                <w:rFonts w:ascii="Arial Narrow" w:hAnsi="Arial Narrow"/>
                <w:bCs/>
                <w:sz w:val="20"/>
                <w:szCs w:val="20"/>
                <w:highlight w:val="yellow"/>
                <w:lang w:val="es-PE" w:eastAsia="es-PE"/>
                <w:rPrChange w:id="464" w:author="prueba" w:date="2013-08-22T18:14:00Z">
                  <w:rPr>
                    <w:rFonts w:ascii="Arial Narrow" w:hAnsi="Arial Narrow"/>
                    <w:bCs/>
                    <w:sz w:val="20"/>
                    <w:szCs w:val="20"/>
                    <w:highlight w:val="cyan"/>
                    <w:lang w:val="es-PE" w:eastAsia="es-PE"/>
                  </w:rPr>
                </w:rPrChange>
              </w:rPr>
              <w:t xml:space="preserve">El sistema admite la numeración por DIF - Ventanilla de los DPO que registren estado “Pendiente”, </w:t>
            </w:r>
            <w:r w:rsidRPr="00A13F33">
              <w:rPr>
                <w:rFonts w:ascii="Arial Narrow" w:hAnsi="Arial Narrow"/>
                <w:bCs/>
                <w:sz w:val="20"/>
                <w:szCs w:val="20"/>
                <w:highlight w:val="yellow"/>
                <w:lang w:val="es-PE" w:eastAsia="es-PE"/>
                <w:rPrChange w:id="465" w:author="prueba" w:date="2013-08-22T18:14:00Z">
                  <w:rPr>
                    <w:rFonts w:ascii="Arial Narrow" w:hAnsi="Arial Narrow"/>
                    <w:bCs/>
                    <w:sz w:val="20"/>
                    <w:szCs w:val="20"/>
                    <w:highlight w:val="cyan"/>
                    <w:lang w:val="es-PE" w:eastAsia="es-PE"/>
                  </w:rPr>
                </w:rPrChange>
              </w:rPr>
              <w:lastRenderedPageBreak/>
              <w:t xml:space="preserve">“Notificado”, “Retirado”, </w:t>
            </w:r>
            <w:r w:rsidR="00B460BF">
              <w:rPr>
                <w:rFonts w:ascii="Arial Narrow" w:hAnsi="Arial Narrow"/>
                <w:bCs/>
                <w:sz w:val="20"/>
                <w:szCs w:val="20"/>
                <w:highlight w:val="yellow"/>
                <w:lang w:val="es-PE" w:eastAsia="es-PE"/>
              </w:rPr>
              <w:t>“Despacho Presencial” o “Numerado”  (</w:t>
            </w:r>
            <w:r w:rsidRPr="00A13F33">
              <w:rPr>
                <w:rFonts w:ascii="Arial Narrow" w:hAnsi="Arial Narrow"/>
                <w:bCs/>
                <w:sz w:val="20"/>
                <w:highlight w:val="yellow"/>
                <w:lang w:val="es-PE" w:eastAsia="es-PE"/>
                <w:rPrChange w:id="466" w:author="prueba" w:date="2013-08-22T18:14:00Z">
                  <w:rPr>
                    <w:rFonts w:ascii="Arial Narrow" w:hAnsi="Arial Narrow"/>
                    <w:bCs/>
                    <w:sz w:val="20"/>
                    <w:highlight w:val="cyan"/>
                    <w:lang w:val="es-PE" w:eastAsia="es-PE"/>
                  </w:rPr>
                </w:rPrChange>
              </w:rPr>
              <w:t>siempre que cuente con saldo de bulto y/o peso</w:t>
            </w:r>
          </w:p>
          <w:p w14:paraId="15B77272" w14:textId="77777777" w:rsidR="005476E4" w:rsidRPr="000F4BBA" w:rsidRDefault="005476E4" w:rsidP="002F11F2">
            <w:pPr>
              <w:pStyle w:val="Prrafodelista"/>
              <w:numPr>
                <w:ilvl w:val="1"/>
                <w:numId w:val="141"/>
              </w:numPr>
              <w:ind w:left="355" w:hanging="355"/>
              <w:rPr>
                <w:rFonts w:ascii="Arial Narrow" w:hAnsi="Arial Narrow"/>
                <w:bCs/>
                <w:sz w:val="20"/>
                <w:szCs w:val="20"/>
                <w:lang w:val="es-PE" w:eastAsia="es-PE"/>
              </w:rPr>
            </w:pPr>
            <w:r w:rsidRPr="000F4BBA">
              <w:rPr>
                <w:rFonts w:ascii="Arial Narrow" w:hAnsi="Arial Narrow"/>
                <w:bCs/>
                <w:sz w:val="20"/>
                <w:szCs w:val="20"/>
                <w:lang w:val="es-PE" w:eastAsia="es-PE"/>
              </w:rPr>
              <w:t>El datado de la DPO contra la declaración debe ser según el peso y bulto que forma parte de la Declaración.</w:t>
            </w:r>
          </w:p>
          <w:p w14:paraId="15B77273" w14:textId="77777777" w:rsidR="005476E4" w:rsidRDefault="005476E4" w:rsidP="002F11F2">
            <w:pPr>
              <w:pStyle w:val="Prrafodelista"/>
              <w:numPr>
                <w:ilvl w:val="1"/>
                <w:numId w:val="141"/>
              </w:numPr>
              <w:ind w:left="355" w:hanging="355"/>
              <w:rPr>
                <w:rFonts w:ascii="Arial Narrow" w:hAnsi="Arial Narrow"/>
                <w:bCs/>
                <w:sz w:val="20"/>
                <w:szCs w:val="20"/>
                <w:lang w:val="es-PE" w:eastAsia="es-PE"/>
              </w:rPr>
            </w:pPr>
            <w:r>
              <w:rPr>
                <w:rFonts w:ascii="Arial Narrow" w:hAnsi="Arial Narrow"/>
                <w:bCs/>
                <w:sz w:val="20"/>
                <w:szCs w:val="20"/>
                <w:lang w:val="es-PE" w:eastAsia="es-PE"/>
              </w:rPr>
              <w:t>Mostrar los siguientes botones a nivel de resumen de avisos de llegada ó DPO relacionados:</w:t>
            </w:r>
          </w:p>
          <w:p w14:paraId="15B77274" w14:textId="77777777" w:rsidR="005476E4" w:rsidRPr="00030CB0" w:rsidRDefault="005476E4" w:rsidP="002F11F2">
            <w:pPr>
              <w:pStyle w:val="Prrafodelista"/>
              <w:numPr>
                <w:ilvl w:val="0"/>
                <w:numId w:val="142"/>
              </w:numPr>
              <w:ind w:left="638" w:hanging="283"/>
              <w:rPr>
                <w:rFonts w:ascii="Arial Narrow" w:hAnsi="Arial Narrow"/>
                <w:bCs/>
                <w:color w:val="000000" w:themeColor="text1"/>
                <w:sz w:val="20"/>
                <w:szCs w:val="20"/>
                <w:lang w:val="es-PE" w:eastAsia="es-PE"/>
              </w:rPr>
            </w:pPr>
            <w:r w:rsidRPr="001956BE">
              <w:rPr>
                <w:rFonts w:ascii="Arial Narrow" w:hAnsi="Arial Narrow"/>
                <w:bCs/>
                <w:sz w:val="20"/>
                <w:szCs w:val="20"/>
                <w:u w:val="single"/>
                <w:lang w:val="es-PE" w:eastAsia="es-PE"/>
              </w:rPr>
              <w:t>Agregar</w:t>
            </w:r>
            <w:r>
              <w:rPr>
                <w:rFonts w:ascii="Arial Narrow" w:hAnsi="Arial Narrow"/>
                <w:bCs/>
                <w:sz w:val="20"/>
                <w:szCs w:val="20"/>
                <w:lang w:val="es-PE" w:eastAsia="es-PE"/>
              </w:rPr>
              <w:t xml:space="preserve">: Al hacer click en este botón, el sistema solicitará el ingreso del número de DPO, el sistema debe </w:t>
            </w:r>
            <w:r w:rsidRPr="00030CB0">
              <w:rPr>
                <w:rFonts w:ascii="Arial Narrow" w:hAnsi="Arial Narrow"/>
                <w:bCs/>
                <w:color w:val="000000" w:themeColor="text1"/>
                <w:sz w:val="20"/>
                <w:szCs w:val="20"/>
                <w:lang w:val="es-PE" w:eastAsia="es-PE"/>
              </w:rPr>
              <w:t>verificar que la DPO pertenezca a la misma DEP en proceso.</w:t>
            </w:r>
            <w:r w:rsidR="004402AF" w:rsidRPr="00030CB0">
              <w:rPr>
                <w:rFonts w:ascii="Arial Narrow" w:hAnsi="Arial Narrow"/>
                <w:bCs/>
                <w:color w:val="000000" w:themeColor="text1"/>
                <w:sz w:val="20"/>
                <w:szCs w:val="20"/>
                <w:lang w:val="es-PE" w:eastAsia="es-PE"/>
              </w:rPr>
              <w:t xml:space="preserve"> La DPO debe estar en estado </w:t>
            </w:r>
            <w:r w:rsidR="0023742A" w:rsidRPr="00030CB0">
              <w:rPr>
                <w:rFonts w:ascii="Arial Narrow" w:hAnsi="Arial Narrow"/>
                <w:bCs/>
                <w:color w:val="000000" w:themeColor="text1"/>
                <w:sz w:val="20"/>
                <w:szCs w:val="20"/>
                <w:lang w:val="es-PE" w:eastAsia="es-PE"/>
              </w:rPr>
              <w:t>pendiente</w:t>
            </w:r>
            <w:r w:rsidR="00DC2752" w:rsidRPr="00030CB0">
              <w:rPr>
                <w:rFonts w:ascii="Arial Narrow" w:hAnsi="Arial Narrow"/>
                <w:bCs/>
                <w:color w:val="000000" w:themeColor="text1"/>
                <w:sz w:val="20"/>
                <w:szCs w:val="20"/>
                <w:lang w:val="es-PE" w:eastAsia="es-PE"/>
              </w:rPr>
              <w:t>.</w:t>
            </w:r>
          </w:p>
          <w:p w14:paraId="15B77275" w14:textId="77777777" w:rsidR="005476E4" w:rsidRPr="009E1C06" w:rsidRDefault="005476E4" w:rsidP="002F11F2">
            <w:pPr>
              <w:pStyle w:val="Prrafodelista"/>
              <w:numPr>
                <w:ilvl w:val="0"/>
                <w:numId w:val="142"/>
              </w:numPr>
              <w:ind w:left="638" w:hanging="283"/>
              <w:rPr>
                <w:rFonts w:ascii="Arial Narrow" w:hAnsi="Arial Narrow"/>
                <w:bCs/>
                <w:color w:val="000000"/>
                <w:sz w:val="20"/>
                <w:szCs w:val="20"/>
                <w:lang w:val="es-PE" w:eastAsia="es-PE"/>
              </w:rPr>
            </w:pPr>
            <w:r w:rsidRPr="009E1C06">
              <w:rPr>
                <w:rFonts w:ascii="Arial Narrow" w:hAnsi="Arial Narrow"/>
                <w:bCs/>
                <w:color w:val="000000"/>
                <w:sz w:val="20"/>
                <w:szCs w:val="20"/>
                <w:lang w:val="es-PE" w:eastAsia="es-PE"/>
              </w:rPr>
              <w:t xml:space="preserve">El aviso de llegada no debe encontrarse en estado </w:t>
            </w:r>
            <w:r>
              <w:rPr>
                <w:rFonts w:ascii="Arial Narrow" w:hAnsi="Arial Narrow"/>
                <w:bCs/>
                <w:color w:val="000000"/>
                <w:sz w:val="20"/>
                <w:szCs w:val="20"/>
                <w:lang w:val="es-PE" w:eastAsia="es-PE"/>
              </w:rPr>
              <w:t>“Retirado”</w:t>
            </w:r>
          </w:p>
          <w:p w14:paraId="15B77276" w14:textId="77777777" w:rsidR="005476E4" w:rsidRDefault="005476E4" w:rsidP="002F11F2">
            <w:pPr>
              <w:pStyle w:val="Prrafodelista"/>
              <w:numPr>
                <w:ilvl w:val="0"/>
                <w:numId w:val="142"/>
              </w:numPr>
              <w:ind w:left="638" w:hanging="283"/>
              <w:rPr>
                <w:rFonts w:ascii="Arial Narrow" w:hAnsi="Arial Narrow"/>
                <w:bCs/>
                <w:sz w:val="20"/>
                <w:szCs w:val="20"/>
                <w:lang w:val="es-PE" w:eastAsia="es-PE"/>
              </w:rPr>
            </w:pPr>
            <w:r w:rsidRPr="001956BE">
              <w:rPr>
                <w:rFonts w:ascii="Arial Narrow" w:hAnsi="Arial Narrow"/>
                <w:bCs/>
                <w:sz w:val="20"/>
                <w:szCs w:val="20"/>
                <w:u w:val="single"/>
                <w:lang w:val="es-PE" w:eastAsia="es-PE"/>
              </w:rPr>
              <w:t>Eliminar</w:t>
            </w:r>
            <w:r>
              <w:rPr>
                <w:rFonts w:ascii="Arial Narrow" w:hAnsi="Arial Narrow"/>
                <w:bCs/>
                <w:sz w:val="20"/>
                <w:szCs w:val="20"/>
                <w:lang w:val="es-PE" w:eastAsia="es-PE"/>
              </w:rPr>
              <w:t>: Este botón debe mostrarse habilitado únicamente si se tiene más de una DPO, no siendo posible la elminación de la DPO que dio origen.</w:t>
            </w:r>
          </w:p>
          <w:p w14:paraId="15B77277" w14:textId="77777777" w:rsidR="005476E4" w:rsidRDefault="005476E4" w:rsidP="002F11F2">
            <w:pPr>
              <w:pStyle w:val="Prrafodelista"/>
              <w:numPr>
                <w:ilvl w:val="0"/>
                <w:numId w:val="142"/>
              </w:numPr>
              <w:ind w:left="638" w:hanging="283"/>
              <w:rPr>
                <w:rFonts w:ascii="Arial Narrow" w:hAnsi="Arial Narrow"/>
                <w:bCs/>
                <w:sz w:val="20"/>
                <w:szCs w:val="20"/>
                <w:lang w:val="es-PE" w:eastAsia="es-PE"/>
              </w:rPr>
            </w:pPr>
            <w:r>
              <w:rPr>
                <w:rFonts w:ascii="Arial Narrow" w:hAnsi="Arial Narrow"/>
                <w:bCs/>
                <w:sz w:val="20"/>
                <w:szCs w:val="20"/>
                <w:lang w:val="es-PE" w:eastAsia="es-PE"/>
              </w:rPr>
              <w:t>Al hacer click en este botón, el sistema debe eliminar las DPO marcados.</w:t>
            </w:r>
          </w:p>
          <w:p w14:paraId="15B77278" w14:textId="77777777" w:rsidR="005476E4" w:rsidRDefault="005476E4" w:rsidP="002F11F2">
            <w:pPr>
              <w:pStyle w:val="Prrafodelista"/>
              <w:numPr>
                <w:ilvl w:val="0"/>
                <w:numId w:val="142"/>
              </w:numPr>
              <w:ind w:left="638" w:hanging="283"/>
              <w:rPr>
                <w:rFonts w:ascii="Arial Narrow" w:hAnsi="Arial Narrow"/>
                <w:bCs/>
                <w:sz w:val="20"/>
                <w:szCs w:val="20"/>
                <w:lang w:val="es-PE" w:eastAsia="es-PE"/>
              </w:rPr>
            </w:pPr>
            <w:r>
              <w:rPr>
                <w:rFonts w:ascii="Arial Narrow" w:hAnsi="Arial Narrow"/>
                <w:bCs/>
                <w:sz w:val="20"/>
                <w:szCs w:val="20"/>
                <w:lang w:val="es-PE" w:eastAsia="es-PE"/>
              </w:rPr>
              <w:t>El sistema deberá actualizar todos los datos calculados de la declaración.</w:t>
            </w:r>
          </w:p>
          <w:p w14:paraId="15B77279" w14:textId="77777777" w:rsidR="005476E4" w:rsidRPr="002F11F2" w:rsidRDefault="005476E4" w:rsidP="002F11F2">
            <w:pPr>
              <w:pStyle w:val="Prrafodelista"/>
              <w:numPr>
                <w:ilvl w:val="0"/>
                <w:numId w:val="142"/>
              </w:numPr>
              <w:ind w:left="638" w:hanging="283"/>
              <w:rPr>
                <w:rFonts w:ascii="Arial Narrow" w:hAnsi="Arial Narrow"/>
                <w:bCs/>
                <w:sz w:val="20"/>
                <w:szCs w:val="20"/>
                <w:lang w:val="es-PE" w:eastAsia="es-PE"/>
              </w:rPr>
            </w:pPr>
            <w:r w:rsidRPr="002F11F2">
              <w:rPr>
                <w:rFonts w:ascii="Arial Narrow" w:hAnsi="Arial Narrow"/>
                <w:bCs/>
                <w:sz w:val="20"/>
                <w:szCs w:val="20"/>
                <w:u w:val="single"/>
                <w:lang w:val="es-PE" w:eastAsia="es-PE"/>
              </w:rPr>
              <w:t>Modificar Flete</w:t>
            </w:r>
            <w:r w:rsidRPr="002F11F2">
              <w:rPr>
                <w:rFonts w:ascii="Arial Narrow" w:hAnsi="Arial Narrow"/>
                <w:bCs/>
                <w:sz w:val="20"/>
                <w:szCs w:val="20"/>
                <w:lang w:val="es-PE" w:eastAsia="es-PE"/>
              </w:rPr>
              <w:t>: Para la DPO marc</w:t>
            </w:r>
            <w:r w:rsidR="00C15167" w:rsidRPr="002F11F2">
              <w:rPr>
                <w:rFonts w:ascii="Arial Narrow" w:hAnsi="Arial Narrow"/>
                <w:bCs/>
                <w:sz w:val="20"/>
                <w:szCs w:val="20"/>
                <w:lang w:val="es-PE" w:eastAsia="es-PE"/>
              </w:rPr>
              <w:t xml:space="preserve">ada el sistema deberá permitir </w:t>
            </w:r>
            <w:r w:rsidRPr="002F11F2">
              <w:rPr>
                <w:rFonts w:ascii="Arial Narrow" w:hAnsi="Arial Narrow"/>
                <w:bCs/>
                <w:sz w:val="20"/>
                <w:szCs w:val="20"/>
                <w:lang w:val="es-PE" w:eastAsia="es-PE"/>
              </w:rPr>
              <w:t>ingresar un monto mayor a 0.</w:t>
            </w:r>
            <w:r w:rsidR="005E7C69" w:rsidRPr="002F11F2">
              <w:rPr>
                <w:rFonts w:ascii="Arial Narrow" w:hAnsi="Arial Narrow"/>
                <w:bCs/>
                <w:sz w:val="20"/>
                <w:szCs w:val="20"/>
                <w:lang w:val="es-PE" w:eastAsia="es-PE"/>
              </w:rPr>
              <w:t xml:space="preserve"> </w:t>
            </w:r>
            <w:r w:rsidR="00A13F33" w:rsidRPr="00A13F33">
              <w:rPr>
                <w:rFonts w:ascii="Arial Narrow" w:hAnsi="Arial Narrow"/>
                <w:bCs/>
                <w:sz w:val="20"/>
                <w:szCs w:val="20"/>
                <w:highlight w:val="yellow"/>
                <w:lang w:val="es-PE" w:eastAsia="es-PE"/>
                <w:rPrChange w:id="467" w:author="prueba" w:date="2013-08-22T18:14:00Z">
                  <w:rPr>
                    <w:rFonts w:ascii="Arial Narrow" w:hAnsi="Arial Narrow"/>
                    <w:bCs/>
                    <w:sz w:val="20"/>
                    <w:szCs w:val="20"/>
                    <w:highlight w:val="cyan"/>
                    <w:lang w:val="es-PE" w:eastAsia="es-PE"/>
                  </w:rPr>
                </w:rPrChange>
              </w:rPr>
              <w:t>Cuando no se marque DPO, el sistema debe mostrar el mensaje: “Marque DPO a modificar en flete”</w:t>
            </w:r>
            <w:r w:rsidR="00A13F33" w:rsidRPr="00A13F33">
              <w:rPr>
                <w:rFonts w:ascii="Arial Narrow" w:hAnsi="Arial Narrow"/>
                <w:bCs/>
                <w:sz w:val="20"/>
                <w:szCs w:val="20"/>
                <w:lang w:val="es-PE" w:eastAsia="es-PE"/>
                <w:rPrChange w:id="468" w:author="prueba" w:date="2013-08-22T18:14:00Z">
                  <w:rPr>
                    <w:rFonts w:ascii="Arial Narrow" w:hAnsi="Arial Narrow"/>
                    <w:bCs/>
                    <w:sz w:val="20"/>
                    <w:szCs w:val="20"/>
                    <w:highlight w:val="cyan"/>
                    <w:lang w:val="es-PE" w:eastAsia="es-PE"/>
                  </w:rPr>
                </w:rPrChange>
              </w:rPr>
              <w:t>.</w:t>
            </w:r>
          </w:p>
          <w:p w14:paraId="15B7727A" w14:textId="77777777" w:rsidR="005476E4" w:rsidRDefault="005476E4" w:rsidP="008C6227">
            <w:pPr>
              <w:pStyle w:val="Prrafodelista"/>
              <w:ind w:left="0"/>
              <w:rPr>
                <w:rFonts w:ascii="Arial Narrow" w:hAnsi="Arial Narrow"/>
                <w:bCs/>
                <w:sz w:val="20"/>
                <w:szCs w:val="20"/>
                <w:lang w:val="es-PE" w:eastAsia="es-PE"/>
              </w:rPr>
            </w:pPr>
          </w:p>
          <w:p w14:paraId="15B7727B" w14:textId="77777777" w:rsidR="005476E4" w:rsidRDefault="000D0140" w:rsidP="008C6227">
            <w:pPr>
              <w:pStyle w:val="Prrafodelista"/>
              <w:ind w:left="0"/>
              <w:rPr>
                <w:rFonts w:ascii="Arial Narrow" w:hAnsi="Arial Narrow"/>
                <w:b/>
                <w:bCs/>
                <w:sz w:val="20"/>
                <w:szCs w:val="20"/>
                <w:lang w:val="es-PE" w:eastAsia="es-PE"/>
              </w:rPr>
            </w:pPr>
            <w:r>
              <w:rPr>
                <w:rFonts w:ascii="Arial Narrow" w:hAnsi="Arial Narrow"/>
                <w:b/>
                <w:bCs/>
                <w:sz w:val="20"/>
                <w:szCs w:val="20"/>
                <w:lang w:val="es-PE" w:eastAsia="es-PE"/>
              </w:rPr>
              <w:t xml:space="preserve">III. </w:t>
            </w:r>
            <w:r w:rsidR="005476E4" w:rsidRPr="002543D7">
              <w:rPr>
                <w:rFonts w:ascii="Arial Narrow" w:hAnsi="Arial Narrow"/>
                <w:b/>
                <w:bCs/>
                <w:sz w:val="20"/>
                <w:szCs w:val="20"/>
                <w:lang w:val="es-PE" w:eastAsia="es-PE"/>
              </w:rPr>
              <w:t>DATOS DE LAS SERIES</w:t>
            </w:r>
          </w:p>
          <w:p w14:paraId="15B7727C" w14:textId="77777777" w:rsidR="005476E4" w:rsidRPr="000D0140" w:rsidRDefault="005476E4" w:rsidP="008C6227">
            <w:pPr>
              <w:pStyle w:val="Prrafodelista"/>
              <w:numPr>
                <w:ilvl w:val="0"/>
                <w:numId w:val="143"/>
              </w:numPr>
              <w:ind w:left="355" w:hanging="355"/>
              <w:rPr>
                <w:rFonts w:ascii="Arial Narrow" w:hAnsi="Arial Narrow"/>
                <w:bCs/>
                <w:sz w:val="20"/>
                <w:szCs w:val="20"/>
                <w:lang w:val="es-PE" w:eastAsia="es-PE"/>
              </w:rPr>
            </w:pPr>
            <w:r w:rsidRPr="000D0140">
              <w:rPr>
                <w:rFonts w:ascii="Arial Narrow" w:hAnsi="Arial Narrow"/>
                <w:bCs/>
                <w:sz w:val="20"/>
                <w:szCs w:val="20"/>
                <w:lang w:val="es-PE" w:eastAsia="es-PE"/>
              </w:rPr>
              <w:t>También deberá generar por defecto una serie para cada DPO, considerando los siguientes datos:</w:t>
            </w:r>
          </w:p>
          <w:p w14:paraId="15B7727D" w14:textId="77777777" w:rsidR="005476E4" w:rsidRDefault="005476E4" w:rsidP="002F11F2">
            <w:pPr>
              <w:pStyle w:val="Prrafodelista"/>
              <w:numPr>
                <w:ilvl w:val="0"/>
                <w:numId w:val="144"/>
              </w:numPr>
              <w:ind w:left="497" w:hanging="497"/>
              <w:rPr>
                <w:rFonts w:ascii="Arial Narrow" w:hAnsi="Arial Narrow"/>
                <w:bCs/>
                <w:sz w:val="20"/>
                <w:szCs w:val="20"/>
                <w:lang w:val="es-PE" w:eastAsia="es-PE"/>
              </w:rPr>
            </w:pPr>
            <w:r>
              <w:rPr>
                <w:rFonts w:ascii="Arial Narrow" w:hAnsi="Arial Narrow"/>
                <w:bCs/>
                <w:sz w:val="20"/>
                <w:szCs w:val="20"/>
                <w:lang w:val="es-PE" w:eastAsia="es-PE"/>
              </w:rPr>
              <w:t>Número se Serie, corresponde a un dato númerico secuencial por declaración que se inicia en 1 (uno), debe ser determinado automáticamente por el sistema.</w:t>
            </w:r>
          </w:p>
          <w:p w14:paraId="15B7727E" w14:textId="77777777" w:rsidR="005476E4" w:rsidRDefault="005476E4" w:rsidP="002F11F2">
            <w:pPr>
              <w:pStyle w:val="Prrafodelista"/>
              <w:numPr>
                <w:ilvl w:val="0"/>
                <w:numId w:val="144"/>
              </w:numPr>
              <w:ind w:left="497" w:hanging="497"/>
              <w:rPr>
                <w:rFonts w:ascii="Arial Narrow" w:hAnsi="Arial Narrow"/>
                <w:bCs/>
                <w:sz w:val="20"/>
                <w:szCs w:val="20"/>
                <w:lang w:val="es-PE" w:eastAsia="es-PE"/>
              </w:rPr>
            </w:pPr>
            <w:r>
              <w:rPr>
                <w:rFonts w:ascii="Arial Narrow" w:hAnsi="Arial Narrow"/>
                <w:bCs/>
                <w:sz w:val="20"/>
                <w:szCs w:val="20"/>
                <w:lang w:val="es-PE" w:eastAsia="es-PE"/>
              </w:rPr>
              <w:t>Trato Preferencial Nacional (TPN), deberá permitir seleccionar de una lista de TPNs implementados para los envíos postales al 31.12.2012, el registro de este dato no es obligatorio.</w:t>
            </w:r>
          </w:p>
          <w:p w14:paraId="15B7727F" w14:textId="77777777" w:rsidR="005476E4" w:rsidRDefault="005476E4" w:rsidP="002F11F2">
            <w:pPr>
              <w:pStyle w:val="Prrafodelista"/>
              <w:numPr>
                <w:ilvl w:val="0"/>
                <w:numId w:val="144"/>
              </w:numPr>
              <w:ind w:left="497" w:hanging="497"/>
              <w:rPr>
                <w:rFonts w:ascii="Arial Narrow" w:hAnsi="Arial Narrow"/>
                <w:bCs/>
                <w:sz w:val="20"/>
                <w:szCs w:val="20"/>
                <w:lang w:val="es-PE" w:eastAsia="es-PE"/>
              </w:rPr>
            </w:pPr>
            <w:r>
              <w:rPr>
                <w:rFonts w:ascii="Arial Narrow" w:hAnsi="Arial Narrow"/>
                <w:bCs/>
                <w:sz w:val="20"/>
                <w:szCs w:val="20"/>
                <w:lang w:val="es-PE" w:eastAsia="es-PE"/>
              </w:rPr>
              <w:t>Trato Preferencial Internacional (TPI), deberá permitir seleccionar de una lista de TPNs implementados para los envíos postales al 31.12.2012, el registro de este dato no es obligatorio.</w:t>
            </w:r>
          </w:p>
          <w:p w14:paraId="15B77280" w14:textId="77777777" w:rsidR="004368F2" w:rsidRPr="00B35215" w:rsidRDefault="005476E4" w:rsidP="002F11F2">
            <w:pPr>
              <w:pStyle w:val="Prrafodelista"/>
              <w:numPr>
                <w:ilvl w:val="0"/>
                <w:numId w:val="144"/>
              </w:numPr>
              <w:ind w:left="497" w:hanging="497"/>
              <w:rPr>
                <w:rFonts w:ascii="Arial Narrow" w:hAnsi="Arial Narrow"/>
                <w:bCs/>
                <w:sz w:val="20"/>
                <w:szCs w:val="20"/>
                <w:highlight w:val="yellow"/>
                <w:lang w:val="es-PE" w:eastAsia="es-PE"/>
                <w:rPrChange w:id="469" w:author="prueba" w:date="2013-08-22T18:14:00Z">
                  <w:rPr>
                    <w:rFonts w:ascii="Arial Narrow" w:hAnsi="Arial Narrow"/>
                    <w:bCs/>
                    <w:sz w:val="20"/>
                    <w:szCs w:val="20"/>
                    <w:lang w:val="es-PE" w:eastAsia="es-PE"/>
                  </w:rPr>
                </w:rPrChange>
              </w:rPr>
            </w:pPr>
            <w:r>
              <w:rPr>
                <w:rFonts w:ascii="Arial Narrow" w:hAnsi="Arial Narrow"/>
                <w:bCs/>
                <w:sz w:val="20"/>
                <w:szCs w:val="20"/>
                <w:lang w:val="es-PE" w:eastAsia="es-PE"/>
              </w:rPr>
              <w:t>Código Liberatorio, deberá permitir seleccionar de una lista de Códigos Liberatorios implementados para los envíos postales al 31.12.2012, el registro de este dato no es obligatorio.</w:t>
            </w:r>
            <w:r w:rsidR="00A21DEB">
              <w:rPr>
                <w:rFonts w:ascii="Arial Narrow" w:hAnsi="Arial Narrow"/>
                <w:bCs/>
                <w:sz w:val="20"/>
                <w:szCs w:val="20"/>
                <w:lang w:val="es-PE" w:eastAsia="es-PE"/>
              </w:rPr>
              <w:t xml:space="preserve"> </w:t>
            </w:r>
            <w:r w:rsidR="00A13F33" w:rsidRPr="00A13F33">
              <w:rPr>
                <w:rFonts w:ascii="Arial Narrow" w:hAnsi="Arial Narrow"/>
                <w:bCs/>
                <w:sz w:val="20"/>
                <w:highlight w:val="yellow"/>
                <w:lang w:val="es-PE" w:eastAsia="es-PE"/>
                <w:rPrChange w:id="470" w:author="prueba" w:date="2013-08-22T18:14:00Z">
                  <w:rPr>
                    <w:rFonts w:ascii="Arial Narrow" w:hAnsi="Arial Narrow"/>
                    <w:bCs/>
                    <w:sz w:val="20"/>
                    <w:highlight w:val="cyan"/>
                    <w:lang w:val="es-PE" w:eastAsia="es-PE"/>
                  </w:rPr>
                </w:rPrChange>
              </w:rPr>
              <w:t>De forma automática el Código Liberatorio tomará el valor de 4468 para la(s) serie(s) siempre que la suma de los FOB de los DPO de la declaración no supere los US$200.00</w:t>
            </w:r>
            <w:r w:rsidR="006031DE">
              <w:rPr>
                <w:rFonts w:ascii="Arial Narrow" w:hAnsi="Arial Narrow"/>
                <w:bCs/>
                <w:sz w:val="20"/>
                <w:highlight w:val="yellow"/>
                <w:lang w:val="es-PE" w:eastAsia="es-PE"/>
              </w:rPr>
              <w:t xml:space="preserve"> y las SPN no corresponda a </w:t>
            </w:r>
            <w:r w:rsidR="006031DE" w:rsidRPr="006031DE">
              <w:rPr>
                <w:rFonts w:ascii="Arial Narrow" w:hAnsi="Arial Narrow"/>
                <w:bCs/>
                <w:sz w:val="20"/>
                <w:highlight w:val="yellow"/>
                <w:lang w:val="es-PE" w:eastAsia="es-PE"/>
              </w:rPr>
              <w:t>9810000010</w:t>
            </w:r>
            <w:r w:rsidR="006031DE">
              <w:rPr>
                <w:rFonts w:ascii="Arial Narrow" w:hAnsi="Arial Narrow"/>
                <w:bCs/>
                <w:sz w:val="20"/>
                <w:highlight w:val="yellow"/>
                <w:lang w:val="es-PE" w:eastAsia="es-PE"/>
              </w:rPr>
              <w:t xml:space="preserve"> ni </w:t>
            </w:r>
            <w:r w:rsidR="006031DE" w:rsidRPr="006031DE">
              <w:rPr>
                <w:rFonts w:ascii="Arial Narrow" w:hAnsi="Arial Narrow"/>
                <w:bCs/>
                <w:sz w:val="20"/>
                <w:highlight w:val="yellow"/>
                <w:lang w:val="es-PE" w:eastAsia="es-PE"/>
              </w:rPr>
              <w:t>98100000</w:t>
            </w:r>
            <w:r w:rsidR="006031DE">
              <w:rPr>
                <w:rFonts w:ascii="Arial Narrow" w:hAnsi="Arial Narrow"/>
                <w:bCs/>
                <w:sz w:val="20"/>
                <w:highlight w:val="yellow"/>
                <w:lang w:val="es-PE" w:eastAsia="es-PE"/>
              </w:rPr>
              <w:t>2</w:t>
            </w:r>
            <w:r w:rsidR="006031DE" w:rsidRPr="006031DE">
              <w:rPr>
                <w:rFonts w:ascii="Arial Narrow" w:hAnsi="Arial Narrow"/>
                <w:bCs/>
                <w:sz w:val="20"/>
                <w:highlight w:val="yellow"/>
                <w:lang w:val="es-PE" w:eastAsia="es-PE"/>
              </w:rPr>
              <w:t>0</w:t>
            </w:r>
            <w:ins w:id="471" w:author="prueba" w:date="2013-08-22T18:14:00Z">
              <w:r w:rsidR="00B35215">
                <w:rPr>
                  <w:rFonts w:ascii="Arial Narrow" w:hAnsi="Arial Narrow"/>
                  <w:bCs/>
                  <w:sz w:val="20"/>
                  <w:highlight w:val="yellow"/>
                  <w:lang w:val="es-PE" w:eastAsia="es-PE"/>
                </w:rPr>
                <w:t>.</w:t>
              </w:r>
            </w:ins>
          </w:p>
          <w:p w14:paraId="15B77281" w14:textId="77777777" w:rsidR="005476E4" w:rsidRDefault="005476E4" w:rsidP="002F11F2">
            <w:pPr>
              <w:pStyle w:val="Prrafodelista"/>
              <w:numPr>
                <w:ilvl w:val="0"/>
                <w:numId w:val="144"/>
              </w:numPr>
              <w:ind w:left="497" w:hanging="497"/>
              <w:rPr>
                <w:rFonts w:ascii="Arial Narrow" w:hAnsi="Arial Narrow"/>
                <w:bCs/>
                <w:sz w:val="20"/>
                <w:szCs w:val="20"/>
                <w:lang w:val="es-PE" w:eastAsia="es-PE"/>
              </w:rPr>
            </w:pPr>
            <w:r>
              <w:rPr>
                <w:rFonts w:ascii="Arial Narrow" w:hAnsi="Arial Narrow"/>
                <w:bCs/>
                <w:sz w:val="20"/>
                <w:szCs w:val="20"/>
                <w:lang w:val="es-PE" w:eastAsia="es-PE"/>
              </w:rPr>
              <w:t>Número de Certificado de Origen, dato de ingreso opcional que deberá permitir ingresar un valor de hasta 10 caracteres.</w:t>
            </w:r>
          </w:p>
          <w:p w14:paraId="15B77282" w14:textId="77777777" w:rsidR="005476E4" w:rsidRDefault="005476E4" w:rsidP="002F11F2">
            <w:pPr>
              <w:pStyle w:val="Prrafodelista"/>
              <w:numPr>
                <w:ilvl w:val="0"/>
                <w:numId w:val="144"/>
              </w:numPr>
              <w:ind w:left="497" w:hanging="497"/>
              <w:rPr>
                <w:rFonts w:ascii="Arial Narrow" w:hAnsi="Arial Narrow"/>
                <w:bCs/>
                <w:sz w:val="20"/>
                <w:szCs w:val="20"/>
                <w:lang w:val="es-PE" w:eastAsia="es-PE"/>
              </w:rPr>
            </w:pPr>
            <w:r>
              <w:rPr>
                <w:rFonts w:ascii="Arial Narrow" w:hAnsi="Arial Narrow"/>
                <w:bCs/>
                <w:sz w:val="20"/>
                <w:szCs w:val="20"/>
                <w:lang w:val="es-PE" w:eastAsia="es-PE"/>
              </w:rPr>
              <w:t>Fecha de Certificado de Origen, de ingreso obligatorio si se consigna el número de certificado de origen. De no indicar número de certificado de origen no se debe ingresar este dato.</w:t>
            </w:r>
          </w:p>
          <w:p w14:paraId="15B77283" w14:textId="77777777" w:rsidR="005476E4" w:rsidRPr="00030CB0" w:rsidRDefault="005476E4" w:rsidP="002F11F2">
            <w:pPr>
              <w:pStyle w:val="Prrafodelista"/>
              <w:numPr>
                <w:ilvl w:val="0"/>
                <w:numId w:val="144"/>
              </w:numPr>
              <w:ind w:left="497" w:hanging="497"/>
              <w:rPr>
                <w:rFonts w:ascii="Arial Narrow" w:hAnsi="Arial Narrow"/>
                <w:bCs/>
                <w:sz w:val="20"/>
                <w:szCs w:val="20"/>
                <w:lang w:val="es-PE" w:eastAsia="es-PE"/>
              </w:rPr>
            </w:pPr>
            <w:r>
              <w:rPr>
                <w:rFonts w:ascii="Arial Narrow" w:hAnsi="Arial Narrow"/>
                <w:bCs/>
                <w:sz w:val="20"/>
                <w:szCs w:val="20"/>
                <w:lang w:val="es-PE" w:eastAsia="es-PE"/>
              </w:rPr>
              <w:t xml:space="preserve">Número de Factura, dato de ingreso opcional que deberá permitir ingresar un </w:t>
            </w:r>
            <w:r w:rsidRPr="00030CB0">
              <w:rPr>
                <w:rFonts w:ascii="Arial Narrow" w:hAnsi="Arial Narrow"/>
                <w:bCs/>
                <w:sz w:val="20"/>
                <w:szCs w:val="20"/>
                <w:lang w:val="es-PE" w:eastAsia="es-PE"/>
              </w:rPr>
              <w:t xml:space="preserve">valor de hasta </w:t>
            </w:r>
            <w:r w:rsidR="00A25598" w:rsidRPr="00030CB0">
              <w:rPr>
                <w:rFonts w:ascii="Arial Narrow" w:hAnsi="Arial Narrow"/>
                <w:bCs/>
                <w:sz w:val="20"/>
                <w:szCs w:val="20"/>
                <w:lang w:val="es-PE" w:eastAsia="es-PE"/>
              </w:rPr>
              <w:t>2</w:t>
            </w:r>
            <w:r w:rsidRPr="00030CB0">
              <w:rPr>
                <w:rFonts w:ascii="Arial Narrow" w:hAnsi="Arial Narrow"/>
                <w:bCs/>
                <w:sz w:val="20"/>
                <w:szCs w:val="20"/>
                <w:lang w:val="es-PE" w:eastAsia="es-PE"/>
              </w:rPr>
              <w:t>0 caracteres.</w:t>
            </w:r>
          </w:p>
          <w:p w14:paraId="15B77284" w14:textId="77777777" w:rsidR="005476E4" w:rsidRDefault="005476E4" w:rsidP="002F11F2">
            <w:pPr>
              <w:pStyle w:val="Prrafodelista"/>
              <w:numPr>
                <w:ilvl w:val="0"/>
                <w:numId w:val="144"/>
              </w:numPr>
              <w:ind w:left="497" w:hanging="497"/>
              <w:rPr>
                <w:rFonts w:ascii="Arial Narrow" w:hAnsi="Arial Narrow"/>
                <w:bCs/>
                <w:sz w:val="20"/>
                <w:szCs w:val="20"/>
                <w:lang w:val="es-PE" w:eastAsia="es-PE"/>
              </w:rPr>
            </w:pPr>
            <w:r>
              <w:rPr>
                <w:rFonts w:ascii="Arial Narrow" w:hAnsi="Arial Narrow"/>
                <w:bCs/>
                <w:sz w:val="20"/>
                <w:szCs w:val="20"/>
                <w:lang w:val="es-PE" w:eastAsia="es-PE"/>
              </w:rPr>
              <w:t xml:space="preserve">Fecha de Factura, de ingreso obligatorio si se consigna el número de factura. De no indicar número de </w:t>
            </w:r>
            <w:r>
              <w:rPr>
                <w:rFonts w:ascii="Arial Narrow" w:hAnsi="Arial Narrow"/>
                <w:bCs/>
                <w:sz w:val="20"/>
                <w:szCs w:val="20"/>
                <w:lang w:val="es-PE" w:eastAsia="es-PE"/>
              </w:rPr>
              <w:lastRenderedPageBreak/>
              <w:t>certificado de origen no se debe ingresar este dato..</w:t>
            </w:r>
          </w:p>
          <w:p w14:paraId="15B77285" w14:textId="77777777" w:rsidR="005476E4" w:rsidRDefault="005476E4" w:rsidP="002F11F2">
            <w:pPr>
              <w:pStyle w:val="Prrafodelista"/>
              <w:numPr>
                <w:ilvl w:val="0"/>
                <w:numId w:val="144"/>
              </w:numPr>
              <w:ind w:left="497" w:hanging="497"/>
              <w:rPr>
                <w:rFonts w:ascii="Arial Narrow" w:hAnsi="Arial Narrow"/>
                <w:bCs/>
                <w:sz w:val="20"/>
                <w:szCs w:val="20"/>
                <w:lang w:val="es-PE" w:eastAsia="es-PE"/>
              </w:rPr>
            </w:pPr>
            <w:r>
              <w:rPr>
                <w:rFonts w:ascii="Arial Narrow" w:hAnsi="Arial Narrow"/>
                <w:bCs/>
                <w:sz w:val="20"/>
                <w:szCs w:val="20"/>
                <w:lang w:val="es-PE" w:eastAsia="es-PE"/>
              </w:rPr>
              <w:t>Valor FOB (En US$), dato numérico de ingreso obligatorio.</w:t>
            </w:r>
          </w:p>
          <w:p w14:paraId="15B77286" w14:textId="77777777" w:rsidR="005476E4" w:rsidRDefault="005476E4" w:rsidP="002F11F2">
            <w:pPr>
              <w:pStyle w:val="Prrafodelista"/>
              <w:numPr>
                <w:ilvl w:val="0"/>
                <w:numId w:val="144"/>
              </w:numPr>
              <w:ind w:left="497" w:hanging="497"/>
              <w:rPr>
                <w:rFonts w:ascii="Arial Narrow" w:hAnsi="Arial Narrow"/>
                <w:bCs/>
                <w:sz w:val="20"/>
                <w:szCs w:val="20"/>
                <w:lang w:val="es-PE" w:eastAsia="es-PE"/>
              </w:rPr>
            </w:pPr>
            <w:r>
              <w:rPr>
                <w:rFonts w:ascii="Arial Narrow" w:hAnsi="Arial Narrow"/>
                <w:bCs/>
                <w:sz w:val="20"/>
                <w:szCs w:val="20"/>
                <w:lang w:val="es-PE" w:eastAsia="es-PE"/>
              </w:rPr>
              <w:t xml:space="preserve">Partida Arancelaria, dato cadena de ingreso obligatorio, el sistema debe mostrar por defecto en función </w:t>
            </w:r>
            <w:r w:rsidR="00A13F33" w:rsidRPr="00A13F33">
              <w:rPr>
                <w:rFonts w:ascii="Arial Narrow" w:hAnsi="Arial Narrow"/>
                <w:bCs/>
                <w:sz w:val="20"/>
                <w:szCs w:val="20"/>
                <w:highlight w:val="yellow"/>
                <w:lang w:val="es-PE" w:eastAsia="es-PE"/>
                <w:rPrChange w:id="472" w:author="prueba" w:date="2013-08-22T18:14:00Z">
                  <w:rPr>
                    <w:rFonts w:ascii="Arial Narrow" w:hAnsi="Arial Narrow"/>
                    <w:bCs/>
                    <w:sz w:val="20"/>
                    <w:szCs w:val="20"/>
                    <w:highlight w:val="cyan"/>
                    <w:lang w:val="es-PE" w:eastAsia="es-PE"/>
                  </w:rPr>
                </w:rPrChange>
              </w:rPr>
              <w:t>al valor FOB del DPO o del resultado de la suma de todos los FOB de los DPO relacionados de acuerdo a lo siguiente:</w:t>
            </w:r>
          </w:p>
          <w:p w14:paraId="15B77287" w14:textId="77777777" w:rsidR="005476E4" w:rsidRPr="002F11F2" w:rsidRDefault="005476E4" w:rsidP="002F11F2">
            <w:pPr>
              <w:pStyle w:val="Prrafodelista"/>
              <w:numPr>
                <w:ilvl w:val="0"/>
                <w:numId w:val="145"/>
              </w:numPr>
              <w:ind w:left="780" w:hanging="283"/>
              <w:rPr>
                <w:rFonts w:ascii="Arial Narrow" w:hAnsi="Arial Narrow"/>
                <w:bCs/>
                <w:sz w:val="20"/>
                <w:szCs w:val="20"/>
                <w:lang w:val="es-PE" w:eastAsia="es-PE"/>
              </w:rPr>
            </w:pPr>
            <w:r w:rsidRPr="002F11F2">
              <w:rPr>
                <w:rFonts w:ascii="Arial Narrow" w:hAnsi="Arial Narrow"/>
                <w:bCs/>
                <w:sz w:val="20"/>
                <w:szCs w:val="20"/>
                <w:lang w:val="es-PE" w:eastAsia="es-PE"/>
              </w:rPr>
              <w:t>Menor o igual a US$ 200.00</w:t>
            </w:r>
            <w:r w:rsidR="003A6E6C" w:rsidRPr="002F11F2">
              <w:rPr>
                <w:rFonts w:ascii="Arial Narrow" w:hAnsi="Arial Narrow"/>
                <w:bCs/>
                <w:sz w:val="20"/>
                <w:szCs w:val="20"/>
                <w:lang w:val="es-PE" w:eastAsia="es-PE"/>
              </w:rPr>
              <w:t xml:space="preserve"> </w:t>
            </w:r>
            <w:r w:rsidRPr="002F11F2">
              <w:rPr>
                <w:rFonts w:ascii="Arial Narrow" w:hAnsi="Arial Narrow"/>
                <w:bCs/>
                <w:sz w:val="20"/>
                <w:szCs w:val="20"/>
                <w:lang w:val="es-PE" w:eastAsia="es-PE"/>
              </w:rPr>
              <w:t>la partida a mostrar debe ser 9810000010</w:t>
            </w:r>
          </w:p>
          <w:p w14:paraId="15B77288" w14:textId="77777777" w:rsidR="000D0140" w:rsidRDefault="005476E4" w:rsidP="002F11F2">
            <w:pPr>
              <w:pStyle w:val="Prrafodelista"/>
              <w:numPr>
                <w:ilvl w:val="0"/>
                <w:numId w:val="145"/>
              </w:numPr>
              <w:ind w:left="780" w:hanging="283"/>
              <w:rPr>
                <w:rFonts w:ascii="Arial Narrow" w:hAnsi="Arial Narrow"/>
                <w:bCs/>
                <w:sz w:val="20"/>
                <w:szCs w:val="20"/>
                <w:lang w:val="es-PE" w:eastAsia="es-PE"/>
              </w:rPr>
            </w:pPr>
            <w:r w:rsidRPr="00331C55">
              <w:rPr>
                <w:rFonts w:ascii="Arial Narrow" w:hAnsi="Arial Narrow"/>
                <w:bCs/>
                <w:sz w:val="20"/>
                <w:szCs w:val="20"/>
                <w:lang w:val="es-PE" w:eastAsia="es-PE"/>
              </w:rPr>
              <w:t>Mayor a US$ 200.00 y menor o igual a US$ 2,000.00, la partida a mostrar debe ser</w:t>
            </w:r>
            <w:r>
              <w:rPr>
                <w:rFonts w:ascii="Arial Narrow" w:hAnsi="Arial Narrow"/>
                <w:bCs/>
                <w:sz w:val="20"/>
                <w:szCs w:val="20"/>
                <w:lang w:val="es-PE" w:eastAsia="es-PE"/>
              </w:rPr>
              <w:t xml:space="preserve"> </w:t>
            </w:r>
            <w:r w:rsidRPr="00331C55">
              <w:rPr>
                <w:rFonts w:ascii="Arial Narrow" w:hAnsi="Arial Narrow"/>
                <w:bCs/>
                <w:sz w:val="20"/>
                <w:szCs w:val="20"/>
                <w:lang w:val="es-PE" w:eastAsia="es-PE"/>
              </w:rPr>
              <w:t>9810000020</w:t>
            </w:r>
          </w:p>
          <w:p w14:paraId="15B77289" w14:textId="77777777" w:rsidR="005476E4" w:rsidRPr="00D97EA6" w:rsidRDefault="005476E4" w:rsidP="002F11F2">
            <w:pPr>
              <w:pStyle w:val="Prrafodelista"/>
              <w:numPr>
                <w:ilvl w:val="0"/>
                <w:numId w:val="145"/>
              </w:numPr>
              <w:ind w:left="780" w:hanging="283"/>
              <w:rPr>
                <w:rFonts w:ascii="Arial Narrow" w:hAnsi="Arial Narrow"/>
                <w:bCs/>
                <w:sz w:val="20"/>
                <w:szCs w:val="20"/>
                <w:lang w:val="es-PE" w:eastAsia="es-PE"/>
              </w:rPr>
            </w:pPr>
            <w:r w:rsidRPr="004F0225">
              <w:rPr>
                <w:rFonts w:ascii="Arial Narrow" w:hAnsi="Arial Narrow"/>
                <w:bCs/>
                <w:sz w:val="20"/>
                <w:szCs w:val="20"/>
                <w:lang w:val="es-PE" w:eastAsia="es-PE"/>
              </w:rPr>
              <w:t>Mayor a US$ 2</w:t>
            </w:r>
            <w:r w:rsidR="003A6E6C" w:rsidRPr="004F0225">
              <w:rPr>
                <w:rFonts w:ascii="Arial Narrow" w:hAnsi="Arial Narrow"/>
                <w:bCs/>
                <w:sz w:val="20"/>
                <w:szCs w:val="20"/>
                <w:lang w:val="es-PE" w:eastAsia="es-PE"/>
              </w:rPr>
              <w:t xml:space="preserve"> </w:t>
            </w:r>
            <w:r w:rsidRPr="004F0225">
              <w:rPr>
                <w:rFonts w:ascii="Arial Narrow" w:hAnsi="Arial Narrow"/>
                <w:bCs/>
                <w:sz w:val="20"/>
                <w:szCs w:val="20"/>
                <w:lang w:val="es-PE" w:eastAsia="es-PE"/>
              </w:rPr>
              <w:t>000,</w:t>
            </w:r>
            <w:r w:rsidR="00D519D3" w:rsidRPr="004F0225">
              <w:rPr>
                <w:rFonts w:ascii="Arial Narrow" w:hAnsi="Arial Narrow"/>
                <w:bCs/>
                <w:sz w:val="20"/>
                <w:szCs w:val="20"/>
                <w:lang w:val="es-PE" w:eastAsia="es-PE"/>
              </w:rPr>
              <w:t>00</w:t>
            </w:r>
            <w:r w:rsidRPr="004F0225">
              <w:rPr>
                <w:rFonts w:ascii="Arial Narrow" w:hAnsi="Arial Narrow"/>
                <w:bCs/>
                <w:sz w:val="20"/>
                <w:szCs w:val="20"/>
                <w:lang w:val="es-PE" w:eastAsia="es-PE"/>
              </w:rPr>
              <w:t xml:space="preserve"> la partida a registrarse no puede ser 9810000010 ni 9810000020</w:t>
            </w:r>
          </w:p>
          <w:p w14:paraId="15B7728A" w14:textId="77777777" w:rsidR="005476E4" w:rsidRDefault="005476E4" w:rsidP="002F11F2">
            <w:pPr>
              <w:pStyle w:val="Prrafodelista"/>
              <w:ind w:left="497"/>
              <w:rPr>
                <w:rFonts w:ascii="Arial Narrow" w:hAnsi="Arial Narrow"/>
                <w:bCs/>
                <w:sz w:val="20"/>
                <w:szCs w:val="20"/>
                <w:lang w:val="es-PE" w:eastAsia="es-PE"/>
              </w:rPr>
            </w:pPr>
            <w:r>
              <w:rPr>
                <w:rFonts w:ascii="Arial Narrow" w:hAnsi="Arial Narrow"/>
                <w:bCs/>
                <w:sz w:val="20"/>
                <w:szCs w:val="20"/>
                <w:lang w:val="es-PE" w:eastAsia="es-PE"/>
              </w:rPr>
              <w:t xml:space="preserve">El sistema debe permitir que el </w:t>
            </w:r>
            <w:r w:rsidR="00247E55">
              <w:rPr>
                <w:rFonts w:ascii="Arial Narrow" w:hAnsi="Arial Narrow"/>
                <w:bCs/>
                <w:sz w:val="20"/>
                <w:szCs w:val="20"/>
                <w:lang w:val="es-PE" w:eastAsia="es-PE"/>
              </w:rPr>
              <w:t>funcionario</w:t>
            </w:r>
            <w:r>
              <w:rPr>
                <w:rFonts w:ascii="Arial Narrow" w:hAnsi="Arial Narrow"/>
                <w:bCs/>
                <w:sz w:val="20"/>
                <w:szCs w:val="20"/>
                <w:lang w:val="es-PE" w:eastAsia="es-PE"/>
              </w:rPr>
              <w:t xml:space="preserve"> seleccione cualquier otra partida vigente del arancel de aduanas.</w:t>
            </w:r>
          </w:p>
          <w:p w14:paraId="15B7728B" w14:textId="77777777" w:rsidR="005476E4" w:rsidRDefault="005476E4" w:rsidP="002F11F2">
            <w:pPr>
              <w:pStyle w:val="Prrafodelista"/>
              <w:numPr>
                <w:ilvl w:val="0"/>
                <w:numId w:val="147"/>
              </w:numPr>
              <w:ind w:left="497" w:hanging="497"/>
              <w:rPr>
                <w:rFonts w:ascii="Arial Narrow" w:hAnsi="Arial Narrow"/>
                <w:bCs/>
                <w:sz w:val="20"/>
                <w:szCs w:val="20"/>
                <w:lang w:val="es-PE" w:eastAsia="es-PE"/>
              </w:rPr>
            </w:pPr>
            <w:r>
              <w:rPr>
                <w:rFonts w:ascii="Arial Narrow" w:hAnsi="Arial Narrow"/>
                <w:bCs/>
                <w:sz w:val="20"/>
                <w:szCs w:val="20"/>
                <w:lang w:val="es-PE" w:eastAsia="es-PE"/>
              </w:rPr>
              <w:t xml:space="preserve">Descripción de la Mercancía de la Serie, dato cadena de ingreso obligatorio, el sistema debe permitir ingresar texto de hasta </w:t>
            </w:r>
            <w:r w:rsidR="00A13F33" w:rsidRPr="00A13F33">
              <w:rPr>
                <w:rFonts w:ascii="Arial Narrow" w:hAnsi="Arial Narrow"/>
                <w:bCs/>
                <w:sz w:val="20"/>
                <w:szCs w:val="20"/>
                <w:highlight w:val="yellow"/>
                <w:lang w:val="es-PE" w:eastAsia="es-PE"/>
                <w:rPrChange w:id="473" w:author="prueba" w:date="2013-08-22T18:15:00Z">
                  <w:rPr>
                    <w:rFonts w:ascii="Arial Narrow" w:hAnsi="Arial Narrow"/>
                    <w:bCs/>
                    <w:sz w:val="20"/>
                    <w:szCs w:val="20"/>
                    <w:highlight w:val="cyan"/>
                    <w:lang w:val="es-PE" w:eastAsia="es-PE"/>
                  </w:rPr>
                </w:rPrChange>
              </w:rPr>
              <w:t>180</w:t>
            </w:r>
            <w:r w:rsidR="00F14E58">
              <w:rPr>
                <w:rFonts w:ascii="Arial Narrow" w:hAnsi="Arial Narrow"/>
                <w:bCs/>
                <w:sz w:val="20"/>
                <w:szCs w:val="20"/>
                <w:lang w:val="es-PE" w:eastAsia="es-PE"/>
              </w:rPr>
              <w:t xml:space="preserve"> </w:t>
            </w:r>
            <w:r>
              <w:rPr>
                <w:rFonts w:ascii="Arial Narrow" w:hAnsi="Arial Narrow"/>
                <w:bCs/>
                <w:sz w:val="20"/>
                <w:szCs w:val="20"/>
                <w:lang w:val="es-PE" w:eastAsia="es-PE"/>
              </w:rPr>
              <w:t>caracteres de longitud, siendo obligatorio ingresar como mínimo 10 caracteres.</w:t>
            </w:r>
            <w:r w:rsidR="00D919AB">
              <w:rPr>
                <w:rFonts w:ascii="Arial Narrow" w:hAnsi="Arial Narrow"/>
                <w:bCs/>
                <w:sz w:val="20"/>
                <w:szCs w:val="20"/>
                <w:lang w:val="es-PE" w:eastAsia="es-PE"/>
              </w:rPr>
              <w:t xml:space="preserve"> </w:t>
            </w:r>
          </w:p>
          <w:p w14:paraId="15B7728C" w14:textId="77777777" w:rsidR="005476E4" w:rsidRDefault="005476E4" w:rsidP="002F11F2">
            <w:pPr>
              <w:pStyle w:val="Prrafodelista"/>
              <w:numPr>
                <w:ilvl w:val="0"/>
                <w:numId w:val="147"/>
              </w:numPr>
              <w:ind w:left="497" w:hanging="497"/>
              <w:rPr>
                <w:rFonts w:ascii="Arial Narrow" w:hAnsi="Arial Narrow"/>
                <w:bCs/>
                <w:sz w:val="20"/>
                <w:szCs w:val="20"/>
                <w:lang w:val="es-PE" w:eastAsia="es-PE"/>
              </w:rPr>
            </w:pPr>
            <w:r>
              <w:rPr>
                <w:rFonts w:ascii="Arial Narrow" w:hAnsi="Arial Narrow"/>
                <w:bCs/>
                <w:sz w:val="20"/>
                <w:szCs w:val="20"/>
                <w:lang w:val="es-PE" w:eastAsia="es-PE"/>
              </w:rPr>
              <w:t>Peso de la Serie (en Kg), dato numérico de ingreso obligatorio, el sistema debe validar que el valor ingresado sea mayor a 0 (cero).</w:t>
            </w:r>
          </w:p>
          <w:p w14:paraId="15B7728D" w14:textId="77777777" w:rsidR="005476E4" w:rsidRDefault="005476E4" w:rsidP="002F11F2">
            <w:pPr>
              <w:pStyle w:val="Prrafodelista"/>
              <w:numPr>
                <w:ilvl w:val="0"/>
                <w:numId w:val="147"/>
              </w:numPr>
              <w:ind w:left="497" w:hanging="497"/>
              <w:rPr>
                <w:rFonts w:ascii="Arial Narrow" w:hAnsi="Arial Narrow"/>
                <w:bCs/>
                <w:sz w:val="20"/>
                <w:szCs w:val="20"/>
                <w:lang w:val="es-PE" w:eastAsia="es-PE"/>
              </w:rPr>
            </w:pPr>
            <w:r>
              <w:rPr>
                <w:rFonts w:ascii="Arial Narrow" w:hAnsi="Arial Narrow"/>
                <w:bCs/>
                <w:sz w:val="20"/>
                <w:szCs w:val="20"/>
                <w:lang w:val="es-PE" w:eastAsia="es-PE"/>
              </w:rPr>
              <w:t>Seguro de la Serie, dato numérido que el sistema debe calcular en base al valor FOB de la serie por la tasa de seguro relacionada a la Partida Arancelaria.</w:t>
            </w:r>
          </w:p>
          <w:p w14:paraId="15B7728E" w14:textId="77777777" w:rsidR="005476E4" w:rsidRDefault="005476E4" w:rsidP="002F11F2">
            <w:pPr>
              <w:pStyle w:val="Prrafodelista"/>
              <w:numPr>
                <w:ilvl w:val="0"/>
                <w:numId w:val="147"/>
              </w:numPr>
              <w:ind w:left="497" w:hanging="497"/>
              <w:rPr>
                <w:rFonts w:ascii="Arial Narrow" w:hAnsi="Arial Narrow"/>
                <w:bCs/>
                <w:sz w:val="20"/>
                <w:szCs w:val="20"/>
                <w:lang w:val="es-PE" w:eastAsia="es-PE"/>
              </w:rPr>
            </w:pPr>
            <w:r>
              <w:rPr>
                <w:rFonts w:ascii="Arial Narrow" w:hAnsi="Arial Narrow"/>
                <w:bCs/>
                <w:sz w:val="20"/>
                <w:szCs w:val="20"/>
                <w:lang w:val="es-PE" w:eastAsia="es-PE"/>
              </w:rPr>
              <w:t>Flete de la Serie, dato numérico de hasta 4 dígitos enteros y 2 decimales, que el sistema calculará de acuerdo a la fórmula siguiente:</w:t>
            </w:r>
          </w:p>
          <w:p w14:paraId="15B7728F" w14:textId="4AD5EE43" w:rsidR="005476E4" w:rsidRDefault="00B16D16" w:rsidP="008C6227">
            <w:pPr>
              <w:pStyle w:val="Prrafodelista"/>
              <w:ind w:left="497"/>
              <w:rPr>
                <w:rFonts w:ascii="Arial Narrow" w:hAnsi="Arial Narrow"/>
                <w:bCs/>
                <w:sz w:val="20"/>
                <w:szCs w:val="20"/>
                <w:lang w:val="es-PE" w:eastAsia="es-PE"/>
              </w:rPr>
            </w:pPr>
            <w:r>
              <w:rPr>
                <w:rFonts w:ascii="Arial Narrow" w:hAnsi="Arial Narrow"/>
                <w:bCs/>
                <w:noProof/>
                <w:sz w:val="20"/>
                <w:szCs w:val="20"/>
                <w:lang w:val="es-PE" w:eastAsia="es-PE"/>
              </w:rPr>
              <mc:AlternateContent>
                <mc:Choice Requires="wps">
                  <w:drawing>
                    <wp:anchor distT="0" distB="0" distL="114300" distR="114300" simplePos="0" relativeHeight="251660288" behindDoc="0" locked="0" layoutInCell="1" allowOverlap="1" wp14:anchorId="15B77B32" wp14:editId="7B9CD64B">
                      <wp:simplePos x="0" y="0"/>
                      <wp:positionH relativeFrom="column">
                        <wp:posOffset>295910</wp:posOffset>
                      </wp:positionH>
                      <wp:positionV relativeFrom="paragraph">
                        <wp:posOffset>3810</wp:posOffset>
                      </wp:positionV>
                      <wp:extent cx="2580640" cy="200025"/>
                      <wp:effectExtent l="0" t="0" r="10160" b="28575"/>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0640" cy="200025"/>
                              </a:xfrm>
                              <a:prstGeom prst="rect">
                                <a:avLst/>
                              </a:prstGeom>
                              <a:solidFill>
                                <a:srgbClr val="FFFFFF"/>
                              </a:solidFill>
                              <a:ln w="9525">
                                <a:solidFill>
                                  <a:srgbClr val="000000"/>
                                </a:solidFill>
                                <a:miter lim="800000"/>
                                <a:headEnd/>
                                <a:tailEnd/>
                              </a:ln>
                            </wps:spPr>
                            <wps:txbx>
                              <w:txbxContent>
                                <w:p w14:paraId="15B77B7A" w14:textId="77777777" w:rsidR="009B72E4" w:rsidRPr="00031835" w:rsidRDefault="009B72E4" w:rsidP="005476E4">
                                  <w:pPr>
                                    <w:pStyle w:val="Prrafodelista"/>
                                    <w:ind w:left="497"/>
                                    <w:jc w:val="left"/>
                                    <w:rPr>
                                      <w:rFonts w:ascii="Arial Narrow" w:hAnsi="Arial Narrow"/>
                                      <w:bCs/>
                                      <w:sz w:val="16"/>
                                      <w:szCs w:val="16"/>
                                      <w:lang w:val="es-PE" w:eastAsia="es-PE"/>
                                    </w:rPr>
                                  </w:pPr>
                                  <w:r w:rsidRPr="00031835">
                                    <w:rPr>
                                      <w:rFonts w:ascii="Arial Narrow" w:hAnsi="Arial Narrow"/>
                                      <w:bCs/>
                                      <w:sz w:val="16"/>
                                      <w:szCs w:val="16"/>
                                      <w:lang w:val="es-PE" w:eastAsia="es-PE"/>
                                    </w:rPr>
                                    <w:t>Flete(Serie) = Flete(envío)/Peso(envío)*Peso(serie)</w:t>
                                  </w:r>
                                </w:p>
                                <w:p w14:paraId="15B77B7B" w14:textId="77777777" w:rsidR="009B72E4" w:rsidRDefault="009B72E4" w:rsidP="005476E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8" type="#_x0000_t202" style="position:absolute;left:0;text-align:left;margin-left:23.3pt;margin-top:.3pt;width:203.2pt;height:1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">
                      <v:textbox>
                        <w:txbxContent>
                          <w:p w14:paraId="15B77B7A" w14:textId="77777777" w:rsidR="009B72E4" w:rsidRPr="00031835" w:rsidRDefault="009B72E4" w:rsidP="005476E4">
                            <w:pPr>
                              <w:pStyle w:val="Prrafodelista"/>
                              <w:ind w:left="497"/>
                              <w:jc w:val="left"/>
                              <w:rPr>
                                <w:rFonts w:ascii="Arial Narrow" w:hAnsi="Arial Narrow"/>
                                <w:bCs/>
                                <w:sz w:val="16"/>
                                <w:szCs w:val="16"/>
                                <w:lang w:val="es-PE" w:eastAsia="es-PE"/>
                              </w:rPr>
                            </w:pPr>
                            <w:r w:rsidRPr="00031835">
                              <w:rPr>
                                <w:rFonts w:ascii="Arial Narrow" w:hAnsi="Arial Narrow"/>
                                <w:bCs/>
                                <w:sz w:val="16"/>
                                <w:szCs w:val="16"/>
                                <w:lang w:val="es-PE" w:eastAsia="es-PE"/>
                              </w:rPr>
                              <w:t>Flete(Serie) = Flete(envío)/Peso(envío)*Peso(serie)</w:t>
                            </w:r>
                          </w:p>
                          <w:p w14:paraId="15B77B7B" w14:textId="77777777" w:rsidR="009B72E4" w:rsidRDefault="009B72E4" w:rsidP="005476E4"/>
                        </w:txbxContent>
                      </v:textbox>
                    </v:shape>
                  </w:pict>
                </mc:Fallback>
              </mc:AlternateContent>
            </w:r>
          </w:p>
          <w:p w14:paraId="15B77290" w14:textId="77777777" w:rsidR="00665CB4" w:rsidRPr="00665CB4" w:rsidRDefault="00665CB4" w:rsidP="008C6227">
            <w:pPr>
              <w:rPr>
                <w:rFonts w:ascii="Arial Narrow" w:hAnsi="Arial Narrow"/>
                <w:bCs/>
                <w:sz w:val="20"/>
                <w:szCs w:val="20"/>
                <w:lang w:val="es-PE" w:eastAsia="es-PE"/>
              </w:rPr>
            </w:pPr>
          </w:p>
          <w:p w14:paraId="15B77291" w14:textId="77777777" w:rsidR="005476E4" w:rsidRDefault="005476E4" w:rsidP="002F11F2">
            <w:pPr>
              <w:pStyle w:val="Prrafodelista"/>
              <w:numPr>
                <w:ilvl w:val="0"/>
                <w:numId w:val="147"/>
              </w:numPr>
              <w:ind w:left="497" w:hanging="497"/>
              <w:rPr>
                <w:rFonts w:ascii="Arial Narrow" w:hAnsi="Arial Narrow"/>
                <w:bCs/>
                <w:sz w:val="20"/>
                <w:szCs w:val="20"/>
                <w:lang w:val="es-PE" w:eastAsia="es-PE"/>
              </w:rPr>
            </w:pPr>
            <w:r>
              <w:rPr>
                <w:rFonts w:ascii="Arial Narrow" w:hAnsi="Arial Narrow"/>
                <w:bCs/>
                <w:sz w:val="20"/>
                <w:szCs w:val="20"/>
                <w:lang w:val="es-PE" w:eastAsia="es-PE"/>
              </w:rPr>
              <w:t>Valor CIF de la Serie, dato numérico no editable que el sistema calculará de la sumatoria de los valores FOB, Flete y Seguro de la serie.</w:t>
            </w:r>
          </w:p>
          <w:p w14:paraId="15B77292" w14:textId="77777777" w:rsidR="005476E4" w:rsidRDefault="005476E4" w:rsidP="002F11F2">
            <w:pPr>
              <w:pStyle w:val="Prrafodelista"/>
              <w:numPr>
                <w:ilvl w:val="0"/>
                <w:numId w:val="147"/>
              </w:numPr>
              <w:ind w:left="497" w:hanging="497"/>
              <w:rPr>
                <w:rFonts w:ascii="Arial Narrow" w:hAnsi="Arial Narrow"/>
                <w:bCs/>
                <w:sz w:val="20"/>
                <w:szCs w:val="20"/>
                <w:lang w:val="es-PE" w:eastAsia="es-PE"/>
              </w:rPr>
            </w:pPr>
            <w:r>
              <w:rPr>
                <w:rFonts w:ascii="Arial Narrow" w:hAnsi="Arial Narrow"/>
                <w:bCs/>
                <w:sz w:val="20"/>
                <w:szCs w:val="20"/>
                <w:lang w:val="es-PE" w:eastAsia="es-PE"/>
              </w:rPr>
              <w:t>Tipo de Unidad Física, dato de ingreso obligatorio, el sistema debe mostrar la lista de posibles valores con los que está asociado la Partida Arancelaria ingresada.</w:t>
            </w:r>
          </w:p>
          <w:p w14:paraId="15B77293" w14:textId="77777777" w:rsidR="005476E4" w:rsidRDefault="005476E4" w:rsidP="002F11F2">
            <w:pPr>
              <w:pStyle w:val="Prrafodelista"/>
              <w:numPr>
                <w:ilvl w:val="0"/>
                <w:numId w:val="147"/>
              </w:numPr>
              <w:ind w:left="497" w:hanging="497"/>
              <w:rPr>
                <w:rFonts w:ascii="Arial Narrow" w:hAnsi="Arial Narrow"/>
                <w:bCs/>
                <w:sz w:val="20"/>
                <w:szCs w:val="20"/>
                <w:lang w:val="es-PE" w:eastAsia="es-PE"/>
              </w:rPr>
            </w:pPr>
            <w:r>
              <w:rPr>
                <w:rFonts w:ascii="Arial Narrow" w:hAnsi="Arial Narrow"/>
                <w:bCs/>
                <w:sz w:val="20"/>
                <w:szCs w:val="20"/>
                <w:lang w:val="es-PE" w:eastAsia="es-PE"/>
              </w:rPr>
              <w:t>Cantidad de unidades físicas, dato de ingreso obligatorio que deberá corresponder a un valor numérico de hasta 4 dígitos enteros y 2 decimales, debido considerar 1 como valor por defecto.</w:t>
            </w:r>
          </w:p>
          <w:p w14:paraId="15B77294" w14:textId="77777777" w:rsidR="005476E4" w:rsidRDefault="005476E4" w:rsidP="002F11F2">
            <w:pPr>
              <w:pStyle w:val="Prrafodelista"/>
              <w:numPr>
                <w:ilvl w:val="0"/>
                <w:numId w:val="147"/>
              </w:numPr>
              <w:ind w:left="497" w:hanging="497"/>
              <w:rPr>
                <w:rFonts w:ascii="Arial Narrow" w:hAnsi="Arial Narrow"/>
                <w:bCs/>
                <w:sz w:val="20"/>
                <w:szCs w:val="20"/>
                <w:lang w:val="es-PE" w:eastAsia="es-PE"/>
              </w:rPr>
            </w:pPr>
            <w:r>
              <w:rPr>
                <w:rFonts w:ascii="Arial Narrow" w:hAnsi="Arial Narrow"/>
                <w:bCs/>
                <w:sz w:val="20"/>
                <w:szCs w:val="20"/>
                <w:lang w:val="es-PE" w:eastAsia="es-PE"/>
              </w:rPr>
              <w:t>Documento de Control de Mercancía Restringida, dato de ingreso opcional, para los casos en que la partida arancelaria corresponda a mercancía restringida y no se haya ingresado los datos de documento de control el sistema deberá mostrar el siguiente mensaje de alerta “SPN corresponde a Mercancía Restringida, ingresará datos de documento de control” y la posibilidad de elegir entre “Si” o “No”, si se elige si, el sistema deberá validar que se ingrese el documento de control según la siguiente estructura:</w:t>
            </w:r>
          </w:p>
          <w:p w14:paraId="15B77295" w14:textId="77777777" w:rsidR="005476E4" w:rsidRDefault="005476E4" w:rsidP="002F11F2">
            <w:pPr>
              <w:pStyle w:val="Prrafodelista"/>
              <w:numPr>
                <w:ilvl w:val="0"/>
                <w:numId w:val="148"/>
              </w:numPr>
              <w:ind w:left="780" w:hanging="283"/>
              <w:rPr>
                <w:rFonts w:ascii="Arial Narrow" w:hAnsi="Arial Narrow"/>
                <w:bCs/>
                <w:sz w:val="20"/>
                <w:szCs w:val="20"/>
                <w:lang w:val="es-PE" w:eastAsia="es-PE"/>
              </w:rPr>
            </w:pPr>
            <w:r>
              <w:rPr>
                <w:rFonts w:ascii="Arial Narrow" w:hAnsi="Arial Narrow"/>
                <w:bCs/>
                <w:sz w:val="20"/>
                <w:szCs w:val="20"/>
                <w:lang w:val="es-PE" w:eastAsia="es-PE"/>
              </w:rPr>
              <w:t>Código de entidad, dato cadena de 2 caracteres de longitud. Debe seleccionarse de la lista de entidades de control competentes.</w:t>
            </w:r>
          </w:p>
          <w:p w14:paraId="15B77296" w14:textId="77777777" w:rsidR="005476E4" w:rsidRDefault="005476E4" w:rsidP="002F11F2">
            <w:pPr>
              <w:pStyle w:val="Prrafodelista"/>
              <w:numPr>
                <w:ilvl w:val="0"/>
                <w:numId w:val="148"/>
              </w:numPr>
              <w:ind w:left="780" w:hanging="283"/>
              <w:rPr>
                <w:rFonts w:ascii="Arial Narrow" w:hAnsi="Arial Narrow"/>
                <w:bCs/>
                <w:sz w:val="20"/>
                <w:szCs w:val="20"/>
                <w:lang w:val="es-PE" w:eastAsia="es-PE"/>
              </w:rPr>
            </w:pPr>
            <w:r>
              <w:rPr>
                <w:rFonts w:ascii="Arial Narrow" w:hAnsi="Arial Narrow"/>
                <w:bCs/>
                <w:sz w:val="20"/>
                <w:szCs w:val="20"/>
                <w:lang w:val="es-PE" w:eastAsia="es-PE"/>
              </w:rPr>
              <w:t>Código de documento de control, dato cadena de 2 caracteres de longitud, debe seleccionarse de la lista de documentos de control vigentes.</w:t>
            </w:r>
          </w:p>
          <w:p w14:paraId="15B77297" w14:textId="77777777" w:rsidR="005476E4" w:rsidRDefault="005476E4" w:rsidP="002F11F2">
            <w:pPr>
              <w:pStyle w:val="Prrafodelista"/>
              <w:numPr>
                <w:ilvl w:val="0"/>
                <w:numId w:val="148"/>
              </w:numPr>
              <w:ind w:left="780" w:hanging="283"/>
              <w:rPr>
                <w:rFonts w:ascii="Arial Narrow" w:hAnsi="Arial Narrow"/>
                <w:bCs/>
                <w:sz w:val="20"/>
                <w:szCs w:val="20"/>
                <w:lang w:val="es-PE" w:eastAsia="es-PE"/>
              </w:rPr>
            </w:pPr>
            <w:r>
              <w:rPr>
                <w:rFonts w:ascii="Arial Narrow" w:hAnsi="Arial Narrow"/>
                <w:bCs/>
                <w:sz w:val="20"/>
                <w:szCs w:val="20"/>
                <w:lang w:val="es-PE" w:eastAsia="es-PE"/>
              </w:rPr>
              <w:t>Número de documento de control, dato cadena de hasta 10 caracteres.</w:t>
            </w:r>
          </w:p>
          <w:p w14:paraId="15B77298" w14:textId="77777777" w:rsidR="005476E4" w:rsidRDefault="005476E4" w:rsidP="002F11F2">
            <w:pPr>
              <w:pStyle w:val="Prrafodelista"/>
              <w:numPr>
                <w:ilvl w:val="0"/>
                <w:numId w:val="148"/>
              </w:numPr>
              <w:ind w:left="780" w:hanging="283"/>
              <w:rPr>
                <w:rFonts w:ascii="Arial Narrow" w:hAnsi="Arial Narrow"/>
                <w:bCs/>
                <w:sz w:val="20"/>
                <w:szCs w:val="20"/>
                <w:lang w:val="es-PE" w:eastAsia="es-PE"/>
              </w:rPr>
            </w:pPr>
            <w:r>
              <w:rPr>
                <w:rFonts w:ascii="Arial Narrow" w:hAnsi="Arial Narrow"/>
                <w:bCs/>
                <w:sz w:val="20"/>
                <w:szCs w:val="20"/>
                <w:lang w:val="es-PE" w:eastAsia="es-PE"/>
              </w:rPr>
              <w:lastRenderedPageBreak/>
              <w:t>Fecha de emisión, dato fecha en formato dd/mm/yyyy.</w:t>
            </w:r>
          </w:p>
          <w:p w14:paraId="15B77299" w14:textId="77777777" w:rsidR="0079271C" w:rsidRDefault="005476E4" w:rsidP="002F11F2">
            <w:pPr>
              <w:pStyle w:val="Prrafodelista"/>
              <w:numPr>
                <w:ilvl w:val="0"/>
                <w:numId w:val="148"/>
              </w:numPr>
              <w:ind w:left="780" w:hanging="283"/>
              <w:rPr>
                <w:rFonts w:ascii="Arial Narrow" w:hAnsi="Arial Narrow"/>
                <w:bCs/>
                <w:sz w:val="20"/>
                <w:szCs w:val="20"/>
                <w:lang w:val="es-PE" w:eastAsia="es-PE"/>
              </w:rPr>
            </w:pPr>
            <w:r w:rsidRPr="001956BE">
              <w:rPr>
                <w:rFonts w:ascii="Arial Narrow" w:hAnsi="Arial Narrow"/>
                <w:bCs/>
                <w:sz w:val="20"/>
                <w:szCs w:val="20"/>
                <w:lang w:val="es-PE" w:eastAsia="es-PE"/>
              </w:rPr>
              <w:t>Fecha de vencimiento, dato fecha en formato dd/mm/yyyy.</w:t>
            </w:r>
          </w:p>
          <w:p w14:paraId="15B7729A" w14:textId="77777777" w:rsidR="005476E4" w:rsidRPr="0079271C" w:rsidRDefault="005476E4" w:rsidP="008C6227">
            <w:pPr>
              <w:pStyle w:val="Prrafodelista"/>
              <w:numPr>
                <w:ilvl w:val="0"/>
                <w:numId w:val="143"/>
              </w:numPr>
              <w:ind w:left="355" w:hanging="355"/>
              <w:rPr>
                <w:rFonts w:ascii="Arial Narrow" w:hAnsi="Arial Narrow"/>
                <w:bCs/>
                <w:sz w:val="20"/>
                <w:szCs w:val="20"/>
                <w:lang w:val="es-PE" w:eastAsia="es-PE"/>
              </w:rPr>
            </w:pPr>
            <w:r w:rsidRPr="0079271C">
              <w:rPr>
                <w:rFonts w:ascii="Arial Narrow" w:hAnsi="Arial Narrow"/>
                <w:bCs/>
                <w:sz w:val="20"/>
                <w:szCs w:val="20"/>
                <w:lang w:val="es-PE" w:eastAsia="es-PE"/>
              </w:rPr>
              <w:t>Mostrar los siguientes botones a nivel de resumen de series:</w:t>
            </w:r>
          </w:p>
          <w:p w14:paraId="15B7729B" w14:textId="77777777" w:rsidR="005476E4" w:rsidRPr="002F11F2" w:rsidRDefault="005476E4" w:rsidP="002F11F2">
            <w:pPr>
              <w:pStyle w:val="Prrafodelista"/>
              <w:numPr>
                <w:ilvl w:val="0"/>
                <w:numId w:val="149"/>
              </w:numPr>
              <w:ind w:left="355" w:hanging="355"/>
              <w:rPr>
                <w:rFonts w:ascii="Arial Narrow" w:hAnsi="Arial Narrow"/>
                <w:bCs/>
                <w:color w:val="000000"/>
                <w:sz w:val="20"/>
                <w:szCs w:val="20"/>
                <w:lang w:val="es-PE" w:eastAsia="es-PE"/>
              </w:rPr>
            </w:pPr>
            <w:r w:rsidRPr="002F11F2">
              <w:rPr>
                <w:rFonts w:ascii="Arial Narrow" w:hAnsi="Arial Narrow"/>
                <w:bCs/>
                <w:sz w:val="20"/>
                <w:szCs w:val="20"/>
                <w:u w:val="single"/>
                <w:lang w:val="es-PE" w:eastAsia="es-PE"/>
              </w:rPr>
              <w:t>Agregar Serie</w:t>
            </w:r>
            <w:r w:rsidRPr="002F11F2">
              <w:rPr>
                <w:rFonts w:ascii="Arial Narrow" w:hAnsi="Arial Narrow"/>
                <w:bCs/>
                <w:sz w:val="20"/>
                <w:szCs w:val="20"/>
                <w:lang w:val="es-PE" w:eastAsia="es-PE"/>
              </w:rPr>
              <w:t xml:space="preserve">: el sistema permitirá agregar una nueva serie </w:t>
            </w:r>
            <w:r w:rsidRPr="002F11F2">
              <w:rPr>
                <w:rFonts w:ascii="Arial Narrow" w:hAnsi="Arial Narrow"/>
                <w:bCs/>
                <w:color w:val="000000"/>
                <w:sz w:val="20"/>
                <w:szCs w:val="20"/>
                <w:lang w:val="es-PE" w:eastAsia="es-PE"/>
              </w:rPr>
              <w:t>a la DIF vinculado a una DPO</w:t>
            </w:r>
            <w:r w:rsidR="004A6FC6">
              <w:rPr>
                <w:rFonts w:ascii="Arial Narrow" w:hAnsi="Arial Narrow"/>
                <w:bCs/>
                <w:color w:val="000000"/>
                <w:sz w:val="20"/>
                <w:szCs w:val="20"/>
                <w:lang w:val="es-PE" w:eastAsia="es-PE"/>
              </w:rPr>
              <w:t>.</w:t>
            </w:r>
          </w:p>
          <w:p w14:paraId="15B7729C" w14:textId="77777777" w:rsidR="005476E4" w:rsidRDefault="005476E4" w:rsidP="002F11F2">
            <w:pPr>
              <w:pStyle w:val="Prrafodelista"/>
              <w:ind w:left="355"/>
              <w:rPr>
                <w:rFonts w:ascii="Arial Narrow" w:hAnsi="Arial Narrow"/>
                <w:bCs/>
                <w:sz w:val="20"/>
                <w:szCs w:val="20"/>
                <w:lang w:val="es-PE" w:eastAsia="es-PE"/>
              </w:rPr>
            </w:pPr>
            <w:r w:rsidRPr="00326889">
              <w:rPr>
                <w:rFonts w:ascii="Arial Narrow" w:hAnsi="Arial Narrow"/>
                <w:bCs/>
                <w:sz w:val="20"/>
                <w:szCs w:val="20"/>
                <w:lang w:val="es-PE" w:eastAsia="es-PE"/>
              </w:rPr>
              <w:t xml:space="preserve">Deberán ingresarse los datos indicados en el </w:t>
            </w:r>
            <w:r w:rsidR="00A43337">
              <w:rPr>
                <w:rFonts w:ascii="Arial Narrow" w:hAnsi="Arial Narrow"/>
                <w:bCs/>
                <w:sz w:val="20"/>
                <w:szCs w:val="20"/>
                <w:lang w:val="es-PE" w:eastAsia="es-PE"/>
              </w:rPr>
              <w:t xml:space="preserve">literal </w:t>
            </w:r>
            <w:r w:rsidR="00A43337" w:rsidRPr="00A43337">
              <w:rPr>
                <w:rFonts w:ascii="Arial Narrow" w:hAnsi="Arial Narrow"/>
                <w:bCs/>
                <w:sz w:val="20"/>
                <w:szCs w:val="20"/>
                <w:highlight w:val="yellow"/>
                <w:lang w:val="es-PE" w:eastAsia="es-PE"/>
              </w:rPr>
              <w:t>c</w:t>
            </w:r>
            <w:r w:rsidR="00A43337">
              <w:rPr>
                <w:rFonts w:ascii="Arial Narrow" w:hAnsi="Arial Narrow"/>
                <w:bCs/>
                <w:sz w:val="20"/>
                <w:szCs w:val="20"/>
                <w:lang w:val="es-PE" w:eastAsia="es-PE"/>
              </w:rPr>
              <w:t xml:space="preserve"> (</w:t>
            </w:r>
            <w:r w:rsidR="004A6FC6" w:rsidRPr="00A43337">
              <w:rPr>
                <w:rFonts w:ascii="Arial Narrow" w:hAnsi="Arial Narrow"/>
                <w:bCs/>
                <w:color w:val="0000CC"/>
                <w:sz w:val="20"/>
                <w:szCs w:val="20"/>
                <w:lang w:val="es-PE" w:eastAsia="es-PE"/>
              </w:rPr>
              <w:t>numeral 1 III</w:t>
            </w:r>
            <w:r w:rsidR="00A43337">
              <w:rPr>
                <w:rFonts w:ascii="Arial Narrow" w:hAnsi="Arial Narrow"/>
                <w:bCs/>
                <w:sz w:val="20"/>
                <w:szCs w:val="20"/>
                <w:lang w:val="es-PE" w:eastAsia="es-PE"/>
              </w:rPr>
              <w:t>)</w:t>
            </w:r>
            <w:r w:rsidRPr="004A6FC6">
              <w:rPr>
                <w:rFonts w:ascii="Arial Narrow" w:hAnsi="Arial Narrow"/>
                <w:bCs/>
                <w:sz w:val="20"/>
                <w:szCs w:val="20"/>
                <w:lang w:val="es-PE" w:eastAsia="es-PE"/>
              </w:rPr>
              <w:t xml:space="preserve"> </w:t>
            </w:r>
            <w:r w:rsidRPr="00326889">
              <w:rPr>
                <w:rFonts w:ascii="Arial Narrow" w:hAnsi="Arial Narrow"/>
                <w:bCs/>
                <w:sz w:val="20"/>
                <w:szCs w:val="20"/>
                <w:lang w:val="es-PE" w:eastAsia="es-PE"/>
              </w:rPr>
              <w:t>de este requerimiento.</w:t>
            </w:r>
          </w:p>
          <w:p w14:paraId="15B7729D" w14:textId="77777777" w:rsidR="005476E4" w:rsidRDefault="005476E4" w:rsidP="002F11F2">
            <w:pPr>
              <w:pStyle w:val="Prrafodelista"/>
              <w:ind w:left="355"/>
              <w:rPr>
                <w:rFonts w:ascii="Arial Narrow" w:hAnsi="Arial Narrow"/>
                <w:bCs/>
                <w:sz w:val="20"/>
                <w:szCs w:val="20"/>
                <w:lang w:val="es-PE" w:eastAsia="es-PE"/>
              </w:rPr>
            </w:pPr>
            <w:r>
              <w:rPr>
                <w:rFonts w:ascii="Arial Narrow" w:hAnsi="Arial Narrow"/>
                <w:bCs/>
                <w:sz w:val="20"/>
                <w:szCs w:val="20"/>
                <w:lang w:val="es-PE" w:eastAsia="es-PE"/>
              </w:rPr>
              <w:t>El sistema deberá actualizar todos los datos calculados de la declaración.</w:t>
            </w:r>
          </w:p>
          <w:p w14:paraId="15B7729E" w14:textId="77777777" w:rsidR="005476E4" w:rsidRDefault="005476E4" w:rsidP="002F11F2">
            <w:pPr>
              <w:pStyle w:val="Prrafodelista"/>
              <w:numPr>
                <w:ilvl w:val="0"/>
                <w:numId w:val="149"/>
              </w:numPr>
              <w:ind w:left="355" w:hanging="355"/>
              <w:rPr>
                <w:rFonts w:ascii="Arial Narrow" w:hAnsi="Arial Narrow"/>
                <w:bCs/>
                <w:sz w:val="20"/>
                <w:szCs w:val="20"/>
                <w:lang w:val="es-PE" w:eastAsia="es-PE"/>
              </w:rPr>
            </w:pPr>
            <w:r w:rsidRPr="002609F6">
              <w:rPr>
                <w:rFonts w:ascii="Arial Narrow" w:hAnsi="Arial Narrow"/>
                <w:bCs/>
                <w:sz w:val="20"/>
                <w:szCs w:val="20"/>
                <w:u w:val="single"/>
                <w:lang w:val="es-PE" w:eastAsia="es-PE"/>
              </w:rPr>
              <w:t>Eliminar Serie</w:t>
            </w:r>
            <w:r>
              <w:rPr>
                <w:rFonts w:ascii="Arial Narrow" w:hAnsi="Arial Narrow"/>
                <w:bCs/>
                <w:sz w:val="20"/>
                <w:szCs w:val="20"/>
                <w:lang w:val="es-PE" w:eastAsia="es-PE"/>
              </w:rPr>
              <w:t xml:space="preserve">: el sistema permitirá eliminar una serie del </w:t>
            </w:r>
            <w:r w:rsidRPr="00C81227">
              <w:rPr>
                <w:rFonts w:ascii="Arial Narrow" w:hAnsi="Arial Narrow"/>
                <w:bCs/>
                <w:color w:val="000000"/>
                <w:sz w:val="20"/>
                <w:szCs w:val="20"/>
                <w:lang w:val="es-PE" w:eastAsia="es-PE"/>
              </w:rPr>
              <w:t>la DIF</w:t>
            </w:r>
            <w:r>
              <w:rPr>
                <w:rFonts w:ascii="Arial Narrow" w:hAnsi="Arial Narrow"/>
                <w:bCs/>
                <w:color w:val="000000"/>
                <w:sz w:val="20"/>
                <w:szCs w:val="20"/>
                <w:lang w:val="es-PE" w:eastAsia="es-PE"/>
              </w:rPr>
              <w:t xml:space="preserve"> vinculado a una DPO</w:t>
            </w:r>
            <w:r>
              <w:rPr>
                <w:rFonts w:ascii="Arial Narrow" w:hAnsi="Arial Narrow"/>
                <w:bCs/>
                <w:sz w:val="20"/>
                <w:szCs w:val="20"/>
                <w:lang w:val="es-PE" w:eastAsia="es-PE"/>
              </w:rPr>
              <w:t xml:space="preserve">, siempre que no se trate de la primera serie (serie N° 1 de la declaración); en caso la serie a eliminar sea única para el </w:t>
            </w:r>
            <w:r w:rsidRPr="00C81227">
              <w:rPr>
                <w:rFonts w:ascii="Arial Narrow" w:hAnsi="Arial Narrow"/>
                <w:bCs/>
                <w:sz w:val="20"/>
                <w:szCs w:val="20"/>
                <w:lang w:val="es-PE" w:eastAsia="es-PE"/>
              </w:rPr>
              <w:t>envío</w:t>
            </w:r>
            <w:r>
              <w:rPr>
                <w:rFonts w:ascii="Arial Narrow" w:hAnsi="Arial Narrow"/>
                <w:bCs/>
                <w:sz w:val="20"/>
                <w:szCs w:val="20"/>
                <w:lang w:val="es-PE" w:eastAsia="es-PE"/>
              </w:rPr>
              <w:t xml:space="preserve">, el sistema no debe permitir su eliminación, deberá mostrar el siguiente mensaje “No es posible eliminar la única serie de un </w:t>
            </w:r>
            <w:r w:rsidRPr="00C81227">
              <w:rPr>
                <w:rFonts w:ascii="Arial Narrow" w:hAnsi="Arial Narrow"/>
                <w:bCs/>
                <w:sz w:val="20"/>
                <w:szCs w:val="20"/>
                <w:lang w:val="es-PE" w:eastAsia="es-PE"/>
              </w:rPr>
              <w:t>envío</w:t>
            </w:r>
            <w:r>
              <w:rPr>
                <w:rFonts w:ascii="Arial Narrow" w:hAnsi="Arial Narrow"/>
                <w:bCs/>
                <w:sz w:val="20"/>
                <w:szCs w:val="20"/>
                <w:lang w:val="es-PE" w:eastAsia="es-PE"/>
              </w:rPr>
              <w:t>…Verifique”</w:t>
            </w:r>
          </w:p>
          <w:p w14:paraId="15B7729F" w14:textId="77777777" w:rsidR="005476E4" w:rsidRPr="004A6FC6" w:rsidRDefault="005476E4" w:rsidP="004A6FC6">
            <w:pPr>
              <w:rPr>
                <w:rFonts w:ascii="Arial Narrow" w:hAnsi="Arial Narrow"/>
                <w:bCs/>
                <w:sz w:val="20"/>
                <w:szCs w:val="20"/>
                <w:lang w:val="es-PE" w:eastAsia="es-PE"/>
              </w:rPr>
            </w:pPr>
            <w:r w:rsidRPr="004A6FC6">
              <w:rPr>
                <w:rFonts w:ascii="Arial Narrow" w:hAnsi="Arial Narrow"/>
                <w:bCs/>
                <w:sz w:val="20"/>
                <w:szCs w:val="20"/>
                <w:lang w:val="es-PE" w:eastAsia="es-PE"/>
              </w:rPr>
              <w:t>El sistema deberá actualizar todos los datos calculados de la declaración.</w:t>
            </w:r>
          </w:p>
          <w:p w14:paraId="15B772A0" w14:textId="77777777" w:rsidR="005476E4" w:rsidRDefault="005476E4" w:rsidP="008C6227">
            <w:pPr>
              <w:pStyle w:val="Prrafodelista"/>
              <w:ind w:left="0"/>
              <w:rPr>
                <w:rFonts w:ascii="Arial Narrow" w:hAnsi="Arial Narrow"/>
                <w:bCs/>
                <w:sz w:val="20"/>
                <w:szCs w:val="20"/>
                <w:lang w:val="es-PE" w:eastAsia="es-PE"/>
              </w:rPr>
            </w:pPr>
          </w:p>
          <w:p w14:paraId="15B772A1" w14:textId="77777777" w:rsidR="005476E4" w:rsidRPr="002543D7" w:rsidRDefault="0079271C" w:rsidP="008C6227">
            <w:pPr>
              <w:pStyle w:val="Prrafodelista"/>
              <w:ind w:left="0"/>
              <w:rPr>
                <w:rFonts w:ascii="Arial Narrow" w:hAnsi="Arial Narrow"/>
                <w:b/>
                <w:bCs/>
                <w:sz w:val="20"/>
                <w:szCs w:val="20"/>
                <w:lang w:val="es-PE" w:eastAsia="es-PE"/>
              </w:rPr>
            </w:pPr>
            <w:r>
              <w:rPr>
                <w:rFonts w:ascii="Arial Narrow" w:hAnsi="Arial Narrow"/>
                <w:b/>
                <w:bCs/>
                <w:sz w:val="20"/>
                <w:szCs w:val="20"/>
                <w:lang w:val="es-PE" w:eastAsia="es-PE"/>
              </w:rPr>
              <w:t xml:space="preserve">IV. </w:t>
            </w:r>
            <w:r w:rsidR="005476E4" w:rsidRPr="002543D7">
              <w:rPr>
                <w:rFonts w:ascii="Arial Narrow" w:hAnsi="Arial Narrow"/>
                <w:b/>
                <w:bCs/>
                <w:sz w:val="20"/>
                <w:szCs w:val="20"/>
                <w:lang w:val="es-PE" w:eastAsia="es-PE"/>
              </w:rPr>
              <w:t>BOTON NUMERAR DECLARACION</w:t>
            </w:r>
          </w:p>
          <w:p w14:paraId="15B772A2" w14:textId="77777777" w:rsidR="002F11F2" w:rsidRDefault="002F11F2" w:rsidP="008C6227">
            <w:pPr>
              <w:rPr>
                <w:rFonts w:ascii="Arial Narrow" w:hAnsi="Arial Narrow"/>
                <w:b/>
                <w:bCs/>
                <w:sz w:val="20"/>
                <w:szCs w:val="20"/>
                <w:lang w:val="es-PE" w:eastAsia="es-PE"/>
              </w:rPr>
            </w:pPr>
          </w:p>
          <w:p w14:paraId="15B772A3" w14:textId="77777777" w:rsidR="00AE32E1" w:rsidRDefault="00C3165C" w:rsidP="008C6227">
            <w:pPr>
              <w:rPr>
                <w:rFonts w:ascii="Arial Narrow" w:hAnsi="Arial Narrow"/>
                <w:bCs/>
                <w:sz w:val="20"/>
                <w:szCs w:val="20"/>
                <w:lang w:val="es-PE" w:eastAsia="es-PE"/>
              </w:rPr>
            </w:pPr>
            <w:r w:rsidRPr="00C3165C">
              <w:rPr>
                <w:rFonts w:ascii="Arial Narrow" w:hAnsi="Arial Narrow"/>
                <w:b/>
                <w:bCs/>
                <w:sz w:val="20"/>
                <w:szCs w:val="20"/>
                <w:lang w:val="es-PE" w:eastAsia="es-PE"/>
              </w:rPr>
              <w:t>A.</w:t>
            </w:r>
            <w:r w:rsidRPr="00C3165C">
              <w:rPr>
                <w:rFonts w:ascii="Arial Narrow" w:hAnsi="Arial Narrow"/>
                <w:bCs/>
                <w:sz w:val="20"/>
                <w:szCs w:val="20"/>
                <w:lang w:val="es-PE" w:eastAsia="es-PE"/>
              </w:rPr>
              <w:t xml:space="preserve"> </w:t>
            </w:r>
            <w:r w:rsidR="00E611B4" w:rsidRPr="001733EE">
              <w:rPr>
                <w:rFonts w:ascii="Arial Narrow" w:hAnsi="Arial Narrow"/>
                <w:b/>
                <w:bCs/>
                <w:color w:val="0000CC"/>
                <w:sz w:val="20"/>
                <w:szCs w:val="20"/>
                <w:lang w:val="es-PE" w:eastAsia="es-PE"/>
              </w:rPr>
              <w:t xml:space="preserve">PROCESAR </w:t>
            </w:r>
            <w:r w:rsidR="0079271C" w:rsidRPr="001733EE">
              <w:rPr>
                <w:rFonts w:ascii="Arial Narrow" w:hAnsi="Arial Narrow"/>
                <w:b/>
                <w:bCs/>
                <w:strike/>
                <w:sz w:val="20"/>
                <w:szCs w:val="20"/>
                <w:u w:val="single"/>
                <w:lang w:val="es-PE" w:eastAsia="es-PE"/>
              </w:rPr>
              <w:t>NUMERAR DECLARACIÓN</w:t>
            </w:r>
            <w:r w:rsidR="0079271C" w:rsidRPr="00C3165C">
              <w:rPr>
                <w:rFonts w:ascii="Arial Narrow" w:hAnsi="Arial Narrow"/>
                <w:bCs/>
                <w:sz w:val="20"/>
                <w:szCs w:val="20"/>
                <w:lang w:val="es-PE" w:eastAsia="es-PE"/>
              </w:rPr>
              <w:t xml:space="preserve">: </w:t>
            </w:r>
            <w:r w:rsidR="005476E4" w:rsidRPr="00C3165C">
              <w:rPr>
                <w:rFonts w:ascii="Arial Narrow" w:hAnsi="Arial Narrow"/>
                <w:bCs/>
                <w:sz w:val="20"/>
                <w:szCs w:val="20"/>
                <w:lang w:val="es-PE" w:eastAsia="es-PE"/>
              </w:rPr>
              <w:t>Al hacer click en este botón, el sistema</w:t>
            </w:r>
            <w:r w:rsidR="001733EE">
              <w:rPr>
                <w:rFonts w:ascii="Arial Narrow" w:hAnsi="Arial Narrow"/>
                <w:bCs/>
                <w:sz w:val="20"/>
                <w:szCs w:val="20"/>
                <w:lang w:val="es-PE" w:eastAsia="es-PE"/>
              </w:rPr>
              <w:t>:</w:t>
            </w:r>
            <w:r w:rsidR="005476E4" w:rsidRPr="00C3165C">
              <w:rPr>
                <w:rFonts w:ascii="Arial Narrow" w:hAnsi="Arial Narrow"/>
                <w:bCs/>
                <w:sz w:val="20"/>
                <w:szCs w:val="20"/>
                <w:lang w:val="es-PE" w:eastAsia="es-PE"/>
              </w:rPr>
              <w:t xml:space="preserve"> </w:t>
            </w:r>
          </w:p>
          <w:p w14:paraId="15B772A4" w14:textId="77777777" w:rsidR="00097B16" w:rsidRPr="00097B16" w:rsidRDefault="00D43CE4" w:rsidP="00097B16">
            <w:pPr>
              <w:pStyle w:val="Prrafodelista"/>
              <w:numPr>
                <w:ilvl w:val="0"/>
                <w:numId w:val="162"/>
              </w:numPr>
              <w:ind w:left="355" w:hanging="355"/>
              <w:rPr>
                <w:rFonts w:ascii="Arial Narrow" w:hAnsi="Arial Narrow"/>
                <w:bCs/>
                <w:sz w:val="20"/>
                <w:szCs w:val="20"/>
                <w:highlight w:val="yellow"/>
                <w:lang w:val="es-PE" w:eastAsia="es-PE"/>
              </w:rPr>
            </w:pPr>
            <w:r w:rsidRPr="00097B16">
              <w:rPr>
                <w:rFonts w:ascii="Arial Narrow" w:hAnsi="Arial Narrow"/>
                <w:bCs/>
                <w:sz w:val="20"/>
                <w:szCs w:val="20"/>
                <w:highlight w:val="yellow"/>
                <w:lang w:val="es-PE" w:eastAsia="es-PE"/>
              </w:rPr>
              <w:t>En bandeja:</w:t>
            </w:r>
            <w:r w:rsidR="00A43337" w:rsidRPr="00097B16">
              <w:rPr>
                <w:rFonts w:ascii="Arial Narrow" w:hAnsi="Arial Narrow"/>
                <w:bCs/>
                <w:sz w:val="20"/>
                <w:szCs w:val="20"/>
                <w:highlight w:val="yellow"/>
                <w:lang w:val="es-PE" w:eastAsia="es-PE"/>
              </w:rPr>
              <w:t xml:space="preserve"> </w:t>
            </w:r>
            <w:r w:rsidRPr="00097B16">
              <w:rPr>
                <w:rFonts w:ascii="Arial Narrow" w:hAnsi="Arial Narrow"/>
                <w:bCs/>
                <w:sz w:val="20"/>
                <w:szCs w:val="20"/>
                <w:highlight w:val="yellow"/>
                <w:lang w:val="es-PE" w:eastAsia="es-PE"/>
              </w:rPr>
              <w:t>Verifica que la sumatoria total del valor FOB de uno más DPO en el mismo DE</w:t>
            </w:r>
            <w:r w:rsidR="00A43337" w:rsidRPr="00097B16">
              <w:rPr>
                <w:rFonts w:ascii="Arial Narrow" w:hAnsi="Arial Narrow"/>
                <w:bCs/>
                <w:sz w:val="20"/>
                <w:szCs w:val="20"/>
                <w:highlight w:val="yellow"/>
                <w:lang w:val="es-PE" w:eastAsia="es-PE"/>
              </w:rPr>
              <w:t>P general (en una o más series)</w:t>
            </w:r>
            <w:r w:rsidR="00097B16" w:rsidRPr="00097B16">
              <w:rPr>
                <w:rFonts w:ascii="Arial Narrow" w:hAnsi="Arial Narrow"/>
                <w:bCs/>
                <w:sz w:val="20"/>
                <w:szCs w:val="20"/>
                <w:highlight w:val="yellow"/>
                <w:lang w:val="es-PE" w:eastAsia="es-PE"/>
              </w:rPr>
              <w:t>:</w:t>
            </w:r>
          </w:p>
          <w:p w14:paraId="15B772A5" w14:textId="77777777" w:rsidR="007A38A0" w:rsidRPr="00097B16" w:rsidRDefault="00097B16" w:rsidP="00097B16">
            <w:pPr>
              <w:pStyle w:val="Prrafodelista"/>
              <w:numPr>
                <w:ilvl w:val="0"/>
                <w:numId w:val="163"/>
              </w:numPr>
              <w:ind w:left="638" w:hanging="283"/>
              <w:rPr>
                <w:rFonts w:ascii="Arial Narrow" w:hAnsi="Arial Narrow"/>
                <w:bCs/>
                <w:sz w:val="20"/>
                <w:szCs w:val="20"/>
                <w:highlight w:val="yellow"/>
                <w:lang w:val="es-PE" w:eastAsia="es-PE"/>
              </w:rPr>
            </w:pPr>
            <w:r w:rsidRPr="00097B16">
              <w:rPr>
                <w:rFonts w:ascii="Arial Narrow" w:hAnsi="Arial Narrow"/>
                <w:bCs/>
                <w:sz w:val="20"/>
                <w:szCs w:val="20"/>
                <w:highlight w:val="yellow"/>
                <w:lang w:val="es-PE" w:eastAsia="es-PE"/>
              </w:rPr>
              <w:t>Si</w:t>
            </w:r>
            <w:r w:rsidR="00D43CE4" w:rsidRPr="00097B16">
              <w:rPr>
                <w:rFonts w:ascii="Arial Narrow" w:hAnsi="Arial Narrow"/>
                <w:bCs/>
                <w:sz w:val="20"/>
                <w:szCs w:val="20"/>
                <w:highlight w:val="yellow"/>
                <w:lang w:val="es-PE" w:eastAsia="es-PE"/>
              </w:rPr>
              <w:t xml:space="preserve"> es mayor a US$ 2 000,00 hasta US$ 3000.00 el sistema debe consultar al funcionario: “Valor FOB es US$ XXXX </w:t>
            </w:r>
            <w:r w:rsidR="00EA326D">
              <w:rPr>
                <w:rFonts w:ascii="Arial Narrow" w:hAnsi="Arial Narrow"/>
                <w:bCs/>
                <w:sz w:val="20"/>
                <w:szCs w:val="20"/>
                <w:highlight w:val="yellow"/>
                <w:lang w:val="es-PE" w:eastAsia="es-PE"/>
              </w:rPr>
              <w:t xml:space="preserve">(Números Enteros.digitos) </w:t>
            </w:r>
            <w:r w:rsidR="00D43CE4" w:rsidRPr="00097B16">
              <w:rPr>
                <w:rFonts w:ascii="Arial Narrow" w:hAnsi="Arial Narrow"/>
                <w:bCs/>
                <w:sz w:val="20"/>
                <w:szCs w:val="20"/>
                <w:highlight w:val="yellow"/>
                <w:lang w:val="es-PE" w:eastAsia="es-PE"/>
              </w:rPr>
              <w:t>¿Se trata de un ajuste de valor en control concurrente?”, mostrando las opciones a marcar excluyentes:</w:t>
            </w:r>
          </w:p>
          <w:p w14:paraId="15B772A6" w14:textId="77777777" w:rsidR="007A38A0" w:rsidRPr="0052001F" w:rsidRDefault="00D43CE4" w:rsidP="00097B16">
            <w:pPr>
              <w:ind w:left="780" w:hanging="142"/>
              <w:rPr>
                <w:rFonts w:ascii="Arial Narrow" w:hAnsi="Arial Narrow"/>
                <w:bCs/>
                <w:sz w:val="20"/>
                <w:szCs w:val="20"/>
                <w:highlight w:val="yellow"/>
                <w:lang w:val="es-PE" w:eastAsia="es-PE"/>
              </w:rPr>
            </w:pPr>
            <w:r w:rsidRPr="00D43CE4">
              <w:rPr>
                <w:rFonts w:ascii="Arial Narrow" w:hAnsi="Arial Narrow"/>
                <w:bCs/>
                <w:sz w:val="20"/>
                <w:szCs w:val="20"/>
                <w:highlight w:val="yellow"/>
                <w:lang w:val="es-PE" w:eastAsia="es-PE"/>
              </w:rPr>
              <w:t>-</w:t>
            </w:r>
            <w:r w:rsidRPr="00D43CE4">
              <w:rPr>
                <w:rFonts w:ascii="Arial Narrow" w:hAnsi="Arial Narrow"/>
                <w:bCs/>
                <w:sz w:val="20"/>
                <w:szCs w:val="20"/>
                <w:highlight w:val="yellow"/>
                <w:lang w:val="es-PE" w:eastAsia="es-PE"/>
              </w:rPr>
              <w:tab/>
              <w:t xml:space="preserve">“Sí”: el sistema permite numerar DIF </w:t>
            </w:r>
          </w:p>
          <w:p w14:paraId="15B772A7" w14:textId="77777777" w:rsidR="007A38A0" w:rsidRPr="008A35E7" w:rsidRDefault="00D43CE4" w:rsidP="00097B16">
            <w:pPr>
              <w:ind w:left="780" w:hanging="142"/>
              <w:rPr>
                <w:rFonts w:ascii="Arial Narrow" w:hAnsi="Arial Narrow"/>
                <w:bCs/>
                <w:sz w:val="20"/>
                <w:szCs w:val="20"/>
                <w:highlight w:val="yellow"/>
                <w:lang w:val="es-PE" w:eastAsia="es-PE"/>
              </w:rPr>
            </w:pPr>
            <w:r w:rsidRPr="00D43CE4">
              <w:rPr>
                <w:rFonts w:ascii="Arial Narrow" w:hAnsi="Arial Narrow"/>
                <w:bCs/>
                <w:sz w:val="20"/>
                <w:szCs w:val="20"/>
                <w:highlight w:val="yellow"/>
                <w:lang w:val="es-PE" w:eastAsia="es-PE"/>
              </w:rPr>
              <w:t>-</w:t>
            </w:r>
            <w:r w:rsidRPr="00D43CE4">
              <w:rPr>
                <w:rFonts w:ascii="Arial Narrow" w:hAnsi="Arial Narrow"/>
                <w:bCs/>
                <w:sz w:val="20"/>
                <w:szCs w:val="20"/>
                <w:highlight w:val="yellow"/>
                <w:lang w:val="es-PE" w:eastAsia="es-PE"/>
              </w:rPr>
              <w:tab/>
              <w:t xml:space="preserve">“No” el sistema registra la DPO como “Retirado”y comunica </w:t>
            </w:r>
            <w:r>
              <w:rPr>
                <w:rFonts w:ascii="Arial Narrow" w:hAnsi="Arial Narrow"/>
                <w:bCs/>
                <w:sz w:val="20"/>
                <w:szCs w:val="20"/>
                <w:highlight w:val="yellow"/>
                <w:lang w:val="es-PE" w:eastAsia="es-PE"/>
              </w:rPr>
              <w:t xml:space="preserve">a SERPOST </w:t>
            </w:r>
            <w:r w:rsidRPr="00D43CE4">
              <w:rPr>
                <w:rFonts w:ascii="Arial Narrow" w:hAnsi="Arial Narrow"/>
                <w:bCs/>
                <w:sz w:val="20"/>
                <w:szCs w:val="20"/>
                <w:highlight w:val="yellow"/>
                <w:lang w:val="es-PE" w:eastAsia="es-PE"/>
              </w:rPr>
              <w:t>que ha sido “Retirado</w:t>
            </w:r>
            <w:r>
              <w:rPr>
                <w:rFonts w:ascii="Arial Narrow" w:hAnsi="Arial Narrow"/>
                <w:bCs/>
                <w:sz w:val="20"/>
                <w:szCs w:val="20"/>
                <w:highlight w:val="yellow"/>
                <w:lang w:val="es-PE" w:eastAsia="es-PE"/>
              </w:rPr>
              <w:t>”, según lo estipulado en el numeral C “ENVIAR A OTRO RÉGIMEN”</w:t>
            </w:r>
            <w:r w:rsidRPr="00D43CE4">
              <w:rPr>
                <w:rFonts w:ascii="Arial Narrow" w:hAnsi="Arial Narrow"/>
                <w:bCs/>
                <w:sz w:val="20"/>
                <w:szCs w:val="20"/>
                <w:highlight w:val="yellow"/>
                <w:lang w:val="es-PE" w:eastAsia="es-PE"/>
              </w:rPr>
              <w:t xml:space="preserve"> </w:t>
            </w:r>
          </w:p>
          <w:p w14:paraId="15B772A8" w14:textId="77777777" w:rsidR="007A38A0" w:rsidRPr="008A35E7" w:rsidRDefault="00D43CE4" w:rsidP="00097B16">
            <w:pPr>
              <w:ind w:left="780" w:hanging="142"/>
              <w:rPr>
                <w:rFonts w:ascii="Arial Narrow" w:hAnsi="Arial Narrow"/>
                <w:bCs/>
                <w:sz w:val="20"/>
                <w:szCs w:val="20"/>
                <w:highlight w:val="yellow"/>
                <w:lang w:val="es-PE" w:eastAsia="es-PE"/>
              </w:rPr>
            </w:pPr>
            <w:r w:rsidRPr="00D43CE4">
              <w:rPr>
                <w:rFonts w:ascii="Arial Narrow" w:hAnsi="Arial Narrow"/>
                <w:bCs/>
                <w:sz w:val="20"/>
                <w:szCs w:val="20"/>
                <w:highlight w:val="yellow"/>
                <w:lang w:val="es-PE" w:eastAsia="es-PE"/>
              </w:rPr>
              <w:t>-</w:t>
            </w:r>
            <w:r w:rsidRPr="00D43CE4">
              <w:rPr>
                <w:rFonts w:ascii="Arial Narrow" w:hAnsi="Arial Narrow"/>
                <w:bCs/>
                <w:sz w:val="20"/>
                <w:szCs w:val="20"/>
                <w:highlight w:val="yellow"/>
                <w:lang w:val="es-PE" w:eastAsia="es-PE"/>
              </w:rPr>
              <w:tab/>
              <w:t>“Corregir”, el sistema permite corregir el valor FOB.</w:t>
            </w:r>
          </w:p>
          <w:p w14:paraId="15B772A9" w14:textId="77777777" w:rsidR="0041785E" w:rsidRPr="00097B16" w:rsidRDefault="00D43CE4" w:rsidP="00097B16">
            <w:pPr>
              <w:pStyle w:val="Prrafodelista"/>
              <w:numPr>
                <w:ilvl w:val="0"/>
                <w:numId w:val="163"/>
              </w:numPr>
              <w:ind w:left="638" w:hanging="283"/>
              <w:rPr>
                <w:rFonts w:ascii="Arial Narrow" w:hAnsi="Arial Narrow"/>
                <w:bCs/>
                <w:sz w:val="20"/>
                <w:szCs w:val="20"/>
                <w:lang w:val="es-PE" w:eastAsia="es-PE"/>
              </w:rPr>
            </w:pPr>
            <w:r w:rsidRPr="00097B16">
              <w:rPr>
                <w:rFonts w:ascii="Arial Narrow" w:hAnsi="Arial Narrow"/>
                <w:bCs/>
                <w:sz w:val="20"/>
                <w:szCs w:val="20"/>
                <w:highlight w:val="yellow"/>
                <w:lang w:val="es-PE" w:eastAsia="es-PE"/>
              </w:rPr>
              <w:t>Si es mayor a US$ 3000.00, el sistema muestra el mensaje “Valor FOB es US$ XXXX</w:t>
            </w:r>
            <w:r w:rsidR="00DD070F">
              <w:rPr>
                <w:rFonts w:ascii="Arial Narrow" w:hAnsi="Arial Narrow"/>
                <w:bCs/>
                <w:sz w:val="20"/>
                <w:szCs w:val="20"/>
                <w:highlight w:val="yellow"/>
                <w:lang w:val="es-PE" w:eastAsia="es-PE"/>
              </w:rPr>
              <w:t xml:space="preserve"> (Números Enteros.digitos)</w:t>
            </w:r>
            <w:r w:rsidRPr="00097B16">
              <w:rPr>
                <w:rFonts w:ascii="Arial Narrow" w:hAnsi="Arial Narrow"/>
                <w:bCs/>
                <w:sz w:val="20"/>
                <w:szCs w:val="20"/>
                <w:highlight w:val="yellow"/>
                <w:lang w:val="es-PE" w:eastAsia="es-PE"/>
              </w:rPr>
              <w:t>, se retira automáticamente para otro régimen, ¿Dese</w:t>
            </w:r>
            <w:r w:rsidR="00286D57">
              <w:rPr>
                <w:rFonts w:ascii="Arial Narrow" w:hAnsi="Arial Narrow"/>
                <w:bCs/>
                <w:sz w:val="20"/>
                <w:szCs w:val="20"/>
                <w:highlight w:val="yellow"/>
                <w:lang w:val="es-PE" w:eastAsia="es-PE"/>
              </w:rPr>
              <w:t>a</w:t>
            </w:r>
            <w:r w:rsidRPr="00097B16">
              <w:rPr>
                <w:rFonts w:ascii="Arial Narrow" w:hAnsi="Arial Narrow"/>
                <w:bCs/>
                <w:sz w:val="20"/>
                <w:szCs w:val="20"/>
                <w:highlight w:val="yellow"/>
                <w:lang w:val="es-PE" w:eastAsia="es-PE"/>
              </w:rPr>
              <w:t xml:space="preserve"> continuar?” Si el especialista confirma el sistema procede a registra</w:t>
            </w:r>
            <w:r w:rsidR="00DD070F">
              <w:rPr>
                <w:rFonts w:ascii="Arial Narrow" w:hAnsi="Arial Narrow"/>
                <w:bCs/>
                <w:sz w:val="20"/>
                <w:szCs w:val="20"/>
                <w:highlight w:val="yellow"/>
                <w:lang w:val="es-PE" w:eastAsia="es-PE"/>
              </w:rPr>
              <w:t>r</w:t>
            </w:r>
            <w:r w:rsidRPr="00097B16">
              <w:rPr>
                <w:rFonts w:ascii="Arial Narrow" w:hAnsi="Arial Narrow"/>
                <w:bCs/>
                <w:sz w:val="20"/>
                <w:szCs w:val="20"/>
                <w:highlight w:val="yellow"/>
                <w:lang w:val="es-PE" w:eastAsia="es-PE"/>
              </w:rPr>
              <w:t xml:space="preserve"> la DPO como “Retirado” y comunica a SERPOST, según lo estipulado en el numeral C “ENVIAR A OTRO RÉGIMEN”, en caso contrario retorna para que realice alguna corrección.</w:t>
            </w:r>
          </w:p>
          <w:p w14:paraId="15B772AA" w14:textId="77777777" w:rsidR="00FA2C83" w:rsidRPr="00097B16" w:rsidRDefault="00D43CE4" w:rsidP="00A43337">
            <w:pPr>
              <w:pStyle w:val="Prrafodelista"/>
              <w:numPr>
                <w:ilvl w:val="0"/>
                <w:numId w:val="162"/>
              </w:numPr>
              <w:ind w:left="355" w:hanging="355"/>
              <w:rPr>
                <w:rFonts w:ascii="Arial Narrow" w:hAnsi="Arial Narrow"/>
                <w:bCs/>
                <w:sz w:val="20"/>
                <w:szCs w:val="20"/>
                <w:highlight w:val="yellow"/>
                <w:lang w:val="es-PE" w:eastAsia="es-PE"/>
              </w:rPr>
            </w:pPr>
            <w:r w:rsidRPr="00097B16">
              <w:rPr>
                <w:rFonts w:ascii="Arial Narrow" w:hAnsi="Arial Narrow"/>
                <w:bCs/>
                <w:sz w:val="20"/>
                <w:szCs w:val="20"/>
                <w:highlight w:val="yellow"/>
                <w:lang w:val="es-PE" w:eastAsia="es-PE"/>
              </w:rPr>
              <w:t>En Ventanilla:</w:t>
            </w:r>
            <w:r w:rsidR="00097B16" w:rsidRPr="00097B16">
              <w:rPr>
                <w:rFonts w:ascii="Arial Narrow" w:hAnsi="Arial Narrow"/>
                <w:bCs/>
                <w:sz w:val="20"/>
                <w:szCs w:val="20"/>
                <w:highlight w:val="yellow"/>
                <w:lang w:val="es-PE" w:eastAsia="es-PE"/>
              </w:rPr>
              <w:t xml:space="preserve"> </w:t>
            </w:r>
            <w:r w:rsidRPr="00097B16">
              <w:rPr>
                <w:rFonts w:ascii="Arial Narrow" w:hAnsi="Arial Narrow"/>
                <w:bCs/>
                <w:sz w:val="20"/>
                <w:szCs w:val="20"/>
                <w:highlight w:val="yellow"/>
                <w:lang w:val="es-PE" w:eastAsia="es-PE"/>
              </w:rPr>
              <w:t xml:space="preserve">Verifica que la sumatoria total del valor FOB de uno más DPO en el mismo DEP general (en una o más series) </w:t>
            </w:r>
            <w:r w:rsidR="00097B16">
              <w:rPr>
                <w:rFonts w:ascii="Arial Narrow" w:hAnsi="Arial Narrow"/>
                <w:bCs/>
                <w:sz w:val="20"/>
                <w:szCs w:val="20"/>
                <w:highlight w:val="yellow"/>
                <w:lang w:val="es-PE" w:eastAsia="es-PE"/>
              </w:rPr>
              <w:t>:</w:t>
            </w:r>
          </w:p>
          <w:p w14:paraId="15B772AB" w14:textId="77777777" w:rsidR="00FA2C83" w:rsidRPr="00097B16" w:rsidRDefault="00D43CE4" w:rsidP="00A43337">
            <w:pPr>
              <w:pStyle w:val="Prrafodelista"/>
              <w:numPr>
                <w:ilvl w:val="0"/>
                <w:numId w:val="164"/>
              </w:numPr>
              <w:ind w:left="638" w:hanging="283"/>
              <w:rPr>
                <w:rFonts w:ascii="Arial Narrow" w:hAnsi="Arial Narrow"/>
                <w:bCs/>
                <w:sz w:val="20"/>
                <w:szCs w:val="20"/>
                <w:highlight w:val="yellow"/>
                <w:lang w:val="es-PE" w:eastAsia="es-PE"/>
              </w:rPr>
            </w:pPr>
            <w:r w:rsidRPr="00097B16">
              <w:rPr>
                <w:rFonts w:ascii="Arial Narrow" w:hAnsi="Arial Narrow"/>
                <w:bCs/>
                <w:sz w:val="20"/>
                <w:szCs w:val="20"/>
                <w:highlight w:val="yellow"/>
                <w:lang w:val="es-PE" w:eastAsia="es-PE"/>
              </w:rPr>
              <w:t xml:space="preserve">Si  es mayor a US$ 2 000,00 hasta US$ 3000.00 el sistema debe consultar al funcionario: “Valor FOB es US$ </w:t>
            </w:r>
            <w:r w:rsidR="00DD070F">
              <w:rPr>
                <w:rFonts w:ascii="Arial Narrow" w:hAnsi="Arial Narrow"/>
                <w:bCs/>
                <w:sz w:val="20"/>
                <w:szCs w:val="20"/>
                <w:highlight w:val="yellow"/>
                <w:lang w:val="es-PE" w:eastAsia="es-PE"/>
              </w:rPr>
              <w:t>XXXX (Números Enteros.digitos)</w:t>
            </w:r>
            <w:r w:rsidRPr="00097B16">
              <w:rPr>
                <w:rFonts w:ascii="Arial Narrow" w:hAnsi="Arial Narrow"/>
                <w:bCs/>
                <w:sz w:val="20"/>
                <w:szCs w:val="20"/>
                <w:highlight w:val="yellow"/>
                <w:lang w:val="es-PE" w:eastAsia="es-PE"/>
              </w:rPr>
              <w:t xml:space="preserve"> ¿Se trata de un ajuste de valor en control concurrente?”, mostrando las opciones a marcar excluyentes:</w:t>
            </w:r>
          </w:p>
          <w:p w14:paraId="15B772AC" w14:textId="77777777" w:rsidR="00FA2C83" w:rsidRPr="00097B16" w:rsidRDefault="00D43CE4" w:rsidP="00097B16">
            <w:pPr>
              <w:pStyle w:val="Prrafodelista"/>
              <w:numPr>
                <w:ilvl w:val="0"/>
                <w:numId w:val="165"/>
              </w:numPr>
              <w:ind w:left="922" w:hanging="284"/>
              <w:rPr>
                <w:rFonts w:ascii="Arial Narrow" w:hAnsi="Arial Narrow"/>
                <w:bCs/>
                <w:sz w:val="20"/>
                <w:szCs w:val="20"/>
                <w:highlight w:val="yellow"/>
                <w:lang w:val="es-PE" w:eastAsia="es-PE"/>
              </w:rPr>
            </w:pPr>
            <w:r w:rsidRPr="00097B16">
              <w:rPr>
                <w:rFonts w:ascii="Arial Narrow" w:hAnsi="Arial Narrow"/>
                <w:bCs/>
                <w:sz w:val="20"/>
                <w:szCs w:val="20"/>
                <w:highlight w:val="yellow"/>
                <w:lang w:val="es-PE" w:eastAsia="es-PE"/>
              </w:rPr>
              <w:t xml:space="preserve">“Sí”: el sistema permite numerar DIF </w:t>
            </w:r>
          </w:p>
          <w:p w14:paraId="15B772AD" w14:textId="77777777" w:rsidR="00C5251D" w:rsidRPr="00097B16" w:rsidRDefault="00D43CE4" w:rsidP="00097B16">
            <w:pPr>
              <w:pStyle w:val="Prrafodelista"/>
              <w:numPr>
                <w:ilvl w:val="0"/>
                <w:numId w:val="165"/>
              </w:numPr>
              <w:ind w:left="922" w:hanging="284"/>
              <w:rPr>
                <w:rFonts w:ascii="Arial Narrow" w:hAnsi="Arial Narrow"/>
                <w:bCs/>
                <w:sz w:val="20"/>
                <w:szCs w:val="20"/>
                <w:highlight w:val="yellow"/>
                <w:lang w:val="es-PE" w:eastAsia="es-PE"/>
              </w:rPr>
            </w:pPr>
            <w:r w:rsidRPr="00097B16">
              <w:rPr>
                <w:rFonts w:ascii="Arial Narrow" w:hAnsi="Arial Narrow"/>
                <w:bCs/>
                <w:sz w:val="20"/>
                <w:szCs w:val="20"/>
                <w:highlight w:val="yellow"/>
                <w:lang w:val="es-PE" w:eastAsia="es-PE"/>
              </w:rPr>
              <w:t xml:space="preserve">“No” el sistema muestra el mensaje “No corresponde numerar DIF. Favor de notificar al </w:t>
            </w:r>
            <w:r w:rsidRPr="00097B16">
              <w:rPr>
                <w:rFonts w:ascii="Arial Narrow" w:hAnsi="Arial Narrow"/>
                <w:bCs/>
                <w:sz w:val="20"/>
                <w:szCs w:val="20"/>
                <w:highlight w:val="yellow"/>
                <w:lang w:val="es-PE" w:eastAsia="es-PE"/>
              </w:rPr>
              <w:lastRenderedPageBreak/>
              <w:t>usuario”.</w:t>
            </w:r>
          </w:p>
          <w:p w14:paraId="15B772AE" w14:textId="77777777" w:rsidR="00FA2C83" w:rsidRPr="00097B16" w:rsidRDefault="00D43CE4" w:rsidP="00097B16">
            <w:pPr>
              <w:pStyle w:val="Prrafodelista"/>
              <w:numPr>
                <w:ilvl w:val="0"/>
                <w:numId w:val="165"/>
              </w:numPr>
              <w:ind w:left="922" w:hanging="284"/>
              <w:rPr>
                <w:rFonts w:ascii="Arial Narrow" w:hAnsi="Arial Narrow"/>
                <w:bCs/>
                <w:sz w:val="20"/>
                <w:szCs w:val="20"/>
                <w:highlight w:val="yellow"/>
                <w:lang w:val="es-PE" w:eastAsia="es-PE"/>
              </w:rPr>
            </w:pPr>
            <w:r w:rsidRPr="00097B16">
              <w:rPr>
                <w:rFonts w:ascii="Arial Narrow" w:hAnsi="Arial Narrow"/>
                <w:bCs/>
                <w:sz w:val="20"/>
                <w:szCs w:val="20"/>
                <w:highlight w:val="yellow"/>
                <w:lang w:val="es-PE" w:eastAsia="es-PE"/>
              </w:rPr>
              <w:t>“Corregir”, el sistema permite corregir el valor FOB.</w:t>
            </w:r>
          </w:p>
          <w:p w14:paraId="15B772AF" w14:textId="77777777" w:rsidR="00F806EA" w:rsidRPr="00097B16" w:rsidRDefault="00D43CE4" w:rsidP="00097B16">
            <w:pPr>
              <w:pStyle w:val="Prrafodelista"/>
              <w:numPr>
                <w:ilvl w:val="0"/>
                <w:numId w:val="164"/>
              </w:numPr>
              <w:ind w:left="638" w:hanging="283"/>
              <w:rPr>
                <w:rFonts w:ascii="Arial Narrow" w:hAnsi="Arial Narrow"/>
                <w:bCs/>
                <w:sz w:val="20"/>
                <w:szCs w:val="20"/>
                <w:lang w:val="es-PE" w:eastAsia="es-PE"/>
              </w:rPr>
            </w:pPr>
            <w:r w:rsidRPr="00097B16">
              <w:rPr>
                <w:rFonts w:ascii="Arial Narrow" w:hAnsi="Arial Narrow"/>
                <w:bCs/>
                <w:sz w:val="20"/>
                <w:szCs w:val="20"/>
                <w:highlight w:val="yellow"/>
                <w:lang w:val="es-PE" w:eastAsia="es-PE"/>
              </w:rPr>
              <w:t>Si es mayor a US$ 3000.00, el sistema muestra el mensaje “Valor FOB es US$ XXXX</w:t>
            </w:r>
            <w:r w:rsidR="00EA326D">
              <w:rPr>
                <w:rFonts w:ascii="Arial Narrow" w:hAnsi="Arial Narrow"/>
                <w:bCs/>
                <w:sz w:val="20"/>
                <w:szCs w:val="20"/>
                <w:highlight w:val="yellow"/>
                <w:lang w:val="es-PE" w:eastAsia="es-PE"/>
              </w:rPr>
              <w:t xml:space="preserve"> (Números Enteros.digitos)</w:t>
            </w:r>
            <w:r w:rsidRPr="00097B16">
              <w:rPr>
                <w:rFonts w:ascii="Arial Narrow" w:hAnsi="Arial Narrow"/>
                <w:bCs/>
                <w:sz w:val="20"/>
                <w:szCs w:val="20"/>
                <w:highlight w:val="yellow"/>
                <w:lang w:val="es-PE" w:eastAsia="es-PE"/>
              </w:rPr>
              <w:t>, no corresponde numerar DIF</w:t>
            </w:r>
            <w:r w:rsidR="0044176C" w:rsidRPr="00097B16">
              <w:rPr>
                <w:rFonts w:ascii="Arial Narrow" w:hAnsi="Arial Narrow"/>
                <w:bCs/>
                <w:sz w:val="20"/>
                <w:szCs w:val="20"/>
                <w:highlight w:val="yellow"/>
                <w:lang w:val="es-PE" w:eastAsia="es-PE"/>
              </w:rPr>
              <w:t>.</w:t>
            </w:r>
            <w:r w:rsidRPr="00097B16">
              <w:rPr>
                <w:rFonts w:ascii="Arial Narrow" w:hAnsi="Arial Narrow"/>
                <w:bCs/>
                <w:sz w:val="20"/>
                <w:szCs w:val="20"/>
                <w:highlight w:val="yellow"/>
                <w:lang w:val="es-PE" w:eastAsia="es-PE"/>
              </w:rPr>
              <w:t xml:space="preserve"> Favor de notificar al usuario” </w:t>
            </w:r>
          </w:p>
          <w:p w14:paraId="15B772B0" w14:textId="77777777" w:rsidR="005476E4" w:rsidRPr="00097B16" w:rsidRDefault="00D43CE4" w:rsidP="00097B16">
            <w:pPr>
              <w:pStyle w:val="Prrafodelista"/>
              <w:numPr>
                <w:ilvl w:val="0"/>
                <w:numId w:val="162"/>
              </w:numPr>
              <w:ind w:left="497" w:hanging="497"/>
              <w:rPr>
                <w:rFonts w:ascii="Arial Narrow" w:hAnsi="Arial Narrow"/>
                <w:bCs/>
                <w:sz w:val="20"/>
                <w:szCs w:val="20"/>
                <w:highlight w:val="yellow"/>
                <w:lang w:val="es-PE" w:eastAsia="es-PE"/>
              </w:rPr>
            </w:pPr>
            <w:r w:rsidRPr="00097B16">
              <w:rPr>
                <w:rFonts w:ascii="Arial Narrow" w:hAnsi="Arial Narrow"/>
                <w:bCs/>
                <w:sz w:val="20"/>
                <w:szCs w:val="20"/>
                <w:highlight w:val="yellow"/>
                <w:lang w:val="es-PE" w:eastAsia="es-PE"/>
              </w:rPr>
              <w:t>Las siguientes validaciones de manera excluyente:</w:t>
            </w:r>
          </w:p>
          <w:p w14:paraId="15B772B1" w14:textId="77777777" w:rsidR="002F3E9E" w:rsidRPr="00C91E3B" w:rsidRDefault="00D43CE4" w:rsidP="00097B16">
            <w:pPr>
              <w:pStyle w:val="Prrafodelista"/>
              <w:numPr>
                <w:ilvl w:val="0"/>
                <w:numId w:val="74"/>
              </w:numPr>
              <w:ind w:left="497" w:hanging="497"/>
              <w:rPr>
                <w:rFonts w:ascii="Arial Narrow" w:hAnsi="Arial Narrow"/>
                <w:bCs/>
                <w:sz w:val="20"/>
                <w:szCs w:val="20"/>
                <w:highlight w:val="yellow"/>
                <w:lang w:val="es-PE" w:eastAsia="es-PE"/>
              </w:rPr>
            </w:pPr>
            <w:r w:rsidRPr="00D43CE4">
              <w:rPr>
                <w:rFonts w:ascii="Arial Narrow" w:hAnsi="Arial Narrow"/>
                <w:b/>
                <w:bCs/>
                <w:sz w:val="20"/>
                <w:szCs w:val="20"/>
                <w:highlight w:val="yellow"/>
                <w:lang w:val="es-PE" w:eastAsia="es-PE"/>
              </w:rPr>
              <w:t>“Distribución directa”</w:t>
            </w:r>
            <w:r w:rsidRPr="00D43CE4">
              <w:rPr>
                <w:rFonts w:ascii="Arial Narrow" w:hAnsi="Arial Narrow"/>
                <w:bCs/>
                <w:sz w:val="20"/>
                <w:szCs w:val="20"/>
                <w:highlight w:val="yellow"/>
                <w:lang w:val="es-PE" w:eastAsia="es-PE"/>
              </w:rPr>
              <w:t xml:space="preserve"> (Datado DPO en el DEP sin numerar DIF) cuando:</w:t>
            </w:r>
          </w:p>
          <w:p w14:paraId="15B772B2" w14:textId="77777777" w:rsidR="004D59A0" w:rsidRDefault="00D43CE4" w:rsidP="00097B16">
            <w:pPr>
              <w:pStyle w:val="Prrafodelista"/>
              <w:numPr>
                <w:ilvl w:val="0"/>
                <w:numId w:val="146"/>
              </w:numPr>
              <w:ind w:left="638" w:hanging="141"/>
              <w:rPr>
                <w:rFonts w:ascii="Arial Narrow" w:hAnsi="Arial Narrow"/>
                <w:bCs/>
                <w:sz w:val="20"/>
                <w:szCs w:val="20"/>
                <w:highlight w:val="yellow"/>
                <w:lang w:val="es-PE" w:eastAsia="es-PE"/>
              </w:rPr>
            </w:pPr>
            <w:r w:rsidRPr="00D43CE4">
              <w:rPr>
                <w:rFonts w:ascii="Arial Narrow" w:hAnsi="Arial Narrow"/>
                <w:bCs/>
                <w:sz w:val="20"/>
                <w:szCs w:val="20"/>
                <w:highlight w:val="yellow"/>
                <w:lang w:val="es-PE" w:eastAsia="es-PE"/>
              </w:rPr>
              <w:t>El registro se realiza a través de la opción “bandeja”</w:t>
            </w:r>
            <w:r w:rsidRPr="00D43CE4">
              <w:rPr>
                <w:rFonts w:ascii="Arial Narrow" w:hAnsi="Arial Narrow"/>
                <w:bCs/>
                <w:color w:val="0000CC"/>
                <w:sz w:val="20"/>
                <w:szCs w:val="20"/>
                <w:highlight w:val="yellow"/>
                <w:lang w:val="es-PE" w:eastAsia="es-PE"/>
              </w:rPr>
              <w:t xml:space="preserve"> y</w:t>
            </w:r>
          </w:p>
          <w:p w14:paraId="15B772B3" w14:textId="77777777" w:rsidR="004D59A0" w:rsidRDefault="000B5C1A" w:rsidP="00097B16">
            <w:pPr>
              <w:pStyle w:val="Prrafodelista"/>
              <w:numPr>
                <w:ilvl w:val="0"/>
                <w:numId w:val="146"/>
              </w:numPr>
              <w:ind w:left="638" w:hanging="141"/>
              <w:rPr>
                <w:rFonts w:ascii="Arial Narrow" w:hAnsi="Arial Narrow"/>
                <w:bCs/>
                <w:sz w:val="20"/>
                <w:szCs w:val="20"/>
                <w:highlight w:val="yellow"/>
                <w:lang w:val="es-PE" w:eastAsia="es-PE"/>
              </w:rPr>
            </w:pPr>
            <w:r>
              <w:rPr>
                <w:rFonts w:ascii="Arial Narrow" w:hAnsi="Arial Narrow"/>
                <w:bCs/>
                <w:color w:val="0000CC"/>
                <w:sz w:val="20"/>
                <w:szCs w:val="20"/>
                <w:highlight w:val="yellow"/>
                <w:lang w:val="es-PE" w:eastAsia="es-PE"/>
              </w:rPr>
              <w:t>L</w:t>
            </w:r>
            <w:r w:rsidR="00D43CE4" w:rsidRPr="00D43CE4">
              <w:rPr>
                <w:rFonts w:ascii="Arial Narrow" w:hAnsi="Arial Narrow"/>
                <w:bCs/>
                <w:sz w:val="20"/>
                <w:szCs w:val="20"/>
                <w:highlight w:val="yellow"/>
                <w:lang w:val="es-PE" w:eastAsia="es-PE"/>
              </w:rPr>
              <w:t>a sumatoria total del valor FOB de uno más DPO</w:t>
            </w:r>
            <w:r w:rsidR="00D43CE4">
              <w:rPr>
                <w:rFonts w:ascii="Arial Narrow" w:hAnsi="Arial Narrow"/>
                <w:bCs/>
                <w:sz w:val="20"/>
                <w:szCs w:val="20"/>
                <w:highlight w:val="yellow"/>
                <w:lang w:val="es-PE" w:eastAsia="es-PE"/>
              </w:rPr>
              <w:t xml:space="preserve"> en el mismo DEP general</w:t>
            </w:r>
            <w:r w:rsidR="00D43CE4" w:rsidRPr="00D43CE4">
              <w:rPr>
                <w:rFonts w:ascii="Arial Narrow" w:hAnsi="Arial Narrow"/>
                <w:bCs/>
                <w:sz w:val="20"/>
                <w:szCs w:val="20"/>
                <w:highlight w:val="yellow"/>
                <w:lang w:val="es-PE" w:eastAsia="es-PE"/>
              </w:rPr>
              <w:t xml:space="preserve"> (en una o más series) es menor o igual a US$ 200,00.</w:t>
            </w:r>
          </w:p>
          <w:p w14:paraId="15B772B4" w14:textId="77777777" w:rsidR="002F5857" w:rsidRPr="00C91E3B" w:rsidRDefault="00D43CE4" w:rsidP="00097B16">
            <w:pPr>
              <w:pStyle w:val="Prrafodelista"/>
              <w:ind w:left="497"/>
              <w:rPr>
                <w:rFonts w:ascii="Arial Narrow" w:hAnsi="Arial Narrow"/>
                <w:bCs/>
                <w:sz w:val="20"/>
                <w:szCs w:val="20"/>
                <w:highlight w:val="yellow"/>
                <w:lang w:val="es-PE" w:eastAsia="es-PE"/>
              </w:rPr>
            </w:pPr>
            <w:r>
              <w:rPr>
                <w:rFonts w:ascii="Arial Narrow" w:hAnsi="Arial Narrow"/>
                <w:bCs/>
                <w:sz w:val="20"/>
                <w:szCs w:val="20"/>
                <w:highlight w:val="yellow"/>
                <w:lang w:val="es-PE" w:eastAsia="es-PE"/>
              </w:rPr>
              <w:t>De reunir las condiciones precedentes, el sistema debe solicitar código del personal Serpost, así como registrar</w:t>
            </w:r>
            <w:r w:rsidRPr="00D43CE4">
              <w:rPr>
                <w:rFonts w:ascii="Arial Narrow" w:hAnsi="Arial Narrow"/>
                <w:bCs/>
                <w:sz w:val="20"/>
                <w:szCs w:val="20"/>
                <w:highlight w:val="yellow"/>
                <w:lang w:val="es-PE" w:eastAsia="es-PE"/>
              </w:rPr>
              <w:t xml:space="preserve"> </w:t>
            </w:r>
            <w:r>
              <w:rPr>
                <w:rFonts w:ascii="Arial Narrow" w:hAnsi="Arial Narrow"/>
                <w:bCs/>
                <w:sz w:val="20"/>
                <w:szCs w:val="20"/>
                <w:highlight w:val="yellow"/>
                <w:lang w:val="es-PE" w:eastAsia="es-PE"/>
              </w:rPr>
              <w:t xml:space="preserve">automáticamente </w:t>
            </w:r>
            <w:r w:rsidRPr="00D43CE4">
              <w:rPr>
                <w:rFonts w:ascii="Arial Narrow" w:hAnsi="Arial Narrow"/>
                <w:bCs/>
                <w:sz w:val="20"/>
                <w:szCs w:val="20"/>
                <w:highlight w:val="yellow"/>
                <w:lang w:val="es-PE" w:eastAsia="es-PE"/>
              </w:rPr>
              <w:t>el número de registro del funcionario asignado y la fecha del registro en el sistema. El sistema cambia el estado de la DPO a “Distribución Directa”, realiza el datado contra la DEP (Código 01), y comunica a Serpost el estado de distribución directa para su entrega al destinatario</w:t>
            </w:r>
            <w:r>
              <w:rPr>
                <w:rFonts w:ascii="Arial Narrow" w:hAnsi="Arial Narrow"/>
                <w:bCs/>
                <w:sz w:val="20"/>
                <w:szCs w:val="20"/>
                <w:highlight w:val="yellow"/>
                <w:lang w:val="es-PE" w:eastAsia="es-PE"/>
              </w:rPr>
              <w:t>: “DPO es de distribución directa</w:t>
            </w:r>
            <w:r w:rsidR="00C91E3B">
              <w:rPr>
                <w:rFonts w:ascii="Arial Narrow" w:hAnsi="Arial Narrow"/>
                <w:bCs/>
                <w:sz w:val="20"/>
                <w:szCs w:val="20"/>
                <w:highlight w:val="yellow"/>
                <w:lang w:val="es-PE" w:eastAsia="es-PE"/>
              </w:rPr>
              <w:t>”.</w:t>
            </w:r>
          </w:p>
          <w:p w14:paraId="15B772B5" w14:textId="77777777" w:rsidR="00B14714" w:rsidRPr="00233D80" w:rsidRDefault="00D43CE4" w:rsidP="00EE1791">
            <w:pPr>
              <w:pStyle w:val="Prrafodelista"/>
              <w:numPr>
                <w:ilvl w:val="0"/>
                <w:numId w:val="74"/>
              </w:numPr>
              <w:ind w:left="497" w:hanging="497"/>
              <w:outlineLvl w:val="2"/>
              <w:rPr>
                <w:rFonts w:ascii="Arial Narrow" w:hAnsi="Arial Narrow"/>
                <w:bCs/>
                <w:sz w:val="20"/>
                <w:szCs w:val="20"/>
                <w:highlight w:val="yellow"/>
                <w:lang w:val="es-PE" w:eastAsia="es-PE"/>
                <w:rPrChange w:id="474" w:author="prueba" w:date="2013-08-22T18:15:00Z">
                  <w:rPr>
                    <w:rFonts w:ascii="Arial Narrow" w:eastAsia="Arial Unicode MS" w:hAnsi="Arial Narrow" w:cs="Arial"/>
                    <w:b/>
                    <w:bCs/>
                    <w:color w:val="000066"/>
                    <w:sz w:val="20"/>
                    <w:szCs w:val="20"/>
                    <w:highlight w:val="yellow"/>
                    <w:lang w:val="es-PE" w:eastAsia="es-PE"/>
                  </w:rPr>
                </w:rPrChange>
              </w:rPr>
            </w:pPr>
            <w:r w:rsidRPr="00D43CE4">
              <w:rPr>
                <w:rFonts w:ascii="Arial Narrow" w:hAnsi="Arial Narrow"/>
                <w:b/>
                <w:bCs/>
                <w:sz w:val="20"/>
                <w:szCs w:val="20"/>
                <w:highlight w:val="yellow"/>
                <w:lang w:val="es-PE" w:eastAsia="es-PE"/>
              </w:rPr>
              <w:t>“</w:t>
            </w:r>
            <w:r w:rsidR="00B460BF">
              <w:rPr>
                <w:rFonts w:ascii="Arial Narrow" w:hAnsi="Arial Narrow"/>
                <w:b/>
                <w:bCs/>
                <w:sz w:val="20"/>
                <w:szCs w:val="20"/>
                <w:highlight w:val="yellow"/>
                <w:lang w:val="es-PE" w:eastAsia="es-PE"/>
              </w:rPr>
              <w:t>Despacho presencial”</w:t>
            </w:r>
            <w:r w:rsidR="00B460BF">
              <w:rPr>
                <w:rFonts w:ascii="Arial Narrow" w:hAnsi="Arial Narrow"/>
                <w:bCs/>
                <w:sz w:val="20"/>
                <w:szCs w:val="20"/>
                <w:highlight w:val="yellow"/>
                <w:lang w:val="es-PE" w:eastAsia="es-PE"/>
              </w:rPr>
              <w:t xml:space="preserve"> (enviar DPO a despacho presencial) se realiza si cumple lo siguiente:</w:t>
            </w:r>
          </w:p>
          <w:p w14:paraId="15B772B6" w14:textId="77777777" w:rsidR="00364499" w:rsidRDefault="00364499" w:rsidP="00EE1791">
            <w:pPr>
              <w:pStyle w:val="Prrafodelista"/>
              <w:numPr>
                <w:ilvl w:val="0"/>
                <w:numId w:val="177"/>
              </w:numPr>
              <w:ind w:left="638" w:hanging="141"/>
              <w:rPr>
                <w:rFonts w:ascii="Arial Narrow" w:hAnsi="Arial Narrow"/>
                <w:sz w:val="20"/>
                <w:szCs w:val="20"/>
                <w:highlight w:val="yellow"/>
              </w:rPr>
            </w:pPr>
            <w:r>
              <w:rPr>
                <w:rFonts w:ascii="Arial Narrow" w:hAnsi="Arial Narrow"/>
                <w:sz w:val="20"/>
                <w:szCs w:val="20"/>
                <w:highlight w:val="yellow"/>
              </w:rPr>
              <w:t xml:space="preserve">El registro se realiza a través de la opción “bandeja”, y se destine a </w:t>
            </w:r>
            <w:r w:rsidRPr="00A566EB">
              <w:rPr>
                <w:rFonts w:ascii="Arial Narrow" w:hAnsi="Arial Narrow"/>
                <w:b/>
                <w:sz w:val="20"/>
                <w:szCs w:val="20"/>
                <w:highlight w:val="yellow"/>
              </w:rPr>
              <w:t>ubigeos de</w:t>
            </w:r>
            <w:r w:rsidR="00EE1791" w:rsidRPr="00A566EB">
              <w:rPr>
                <w:rFonts w:ascii="Arial Narrow" w:hAnsi="Arial Narrow"/>
                <w:b/>
                <w:sz w:val="20"/>
                <w:szCs w:val="20"/>
                <w:highlight w:val="yellow"/>
              </w:rPr>
              <w:t xml:space="preserve"> provincia</w:t>
            </w:r>
            <w:r w:rsidRPr="00A566EB">
              <w:rPr>
                <w:rFonts w:ascii="Arial Narrow" w:hAnsi="Arial Narrow"/>
                <w:b/>
                <w:sz w:val="20"/>
                <w:szCs w:val="20"/>
                <w:highlight w:val="yellow"/>
              </w:rPr>
              <w:t xml:space="preserve"> </w:t>
            </w:r>
            <w:r w:rsidR="00EE1791" w:rsidRPr="00A566EB">
              <w:rPr>
                <w:rFonts w:ascii="Arial Narrow" w:hAnsi="Arial Narrow"/>
                <w:b/>
                <w:sz w:val="20"/>
                <w:szCs w:val="20"/>
                <w:highlight w:val="yellow"/>
              </w:rPr>
              <w:t>Lima o Callao</w:t>
            </w:r>
            <w:r w:rsidR="00EE1791">
              <w:rPr>
                <w:rFonts w:ascii="Arial Narrow" w:hAnsi="Arial Narrow"/>
                <w:sz w:val="20"/>
                <w:szCs w:val="20"/>
                <w:highlight w:val="yellow"/>
              </w:rPr>
              <w:t>.</w:t>
            </w:r>
          </w:p>
          <w:p w14:paraId="15B772B7" w14:textId="77777777" w:rsidR="00B14714" w:rsidRPr="00233D80" w:rsidRDefault="00A13F33" w:rsidP="00097B16">
            <w:pPr>
              <w:ind w:left="497"/>
              <w:rPr>
                <w:rFonts w:ascii="Arial Narrow" w:hAnsi="Arial Narrow"/>
                <w:bCs/>
                <w:sz w:val="20"/>
                <w:szCs w:val="20"/>
                <w:highlight w:val="yellow"/>
                <w:lang w:val="es-PE" w:eastAsia="es-PE"/>
              </w:rPr>
            </w:pPr>
            <w:r w:rsidRPr="00A13F33">
              <w:rPr>
                <w:rFonts w:ascii="Arial Narrow" w:hAnsi="Arial Narrow"/>
                <w:bCs/>
                <w:sz w:val="20"/>
                <w:szCs w:val="20"/>
                <w:highlight w:val="yellow"/>
                <w:lang w:val="es-PE" w:eastAsia="es-PE"/>
                <w:rPrChange w:id="475" w:author="prueba" w:date="2013-08-22T18:15:00Z">
                  <w:rPr>
                    <w:rFonts w:ascii="Arial Narrow" w:hAnsi="Arial Narrow"/>
                    <w:bCs/>
                    <w:color w:val="0000CC"/>
                    <w:sz w:val="20"/>
                    <w:szCs w:val="20"/>
                    <w:highlight w:val="yellow"/>
                    <w:lang w:val="es-PE" w:eastAsia="es-PE"/>
                  </w:rPr>
                </w:rPrChange>
              </w:rPr>
              <w:t>De reunir las condiciones precedentes, el sistema debe solicitar código del personal Serpost, marca las DPO con estado “despacho presencial” y comunica a Serpost para que notifique al destinatario para su despacho presencial</w:t>
            </w:r>
            <w:r w:rsidR="00B460BF">
              <w:rPr>
                <w:rFonts w:ascii="Arial Narrow" w:hAnsi="Arial Narrow"/>
                <w:bCs/>
                <w:sz w:val="20"/>
                <w:szCs w:val="20"/>
                <w:highlight w:val="yellow"/>
                <w:lang w:val="es-PE" w:eastAsia="es-PE"/>
              </w:rPr>
              <w:t>: “DPO despacho presencial”.</w:t>
            </w:r>
          </w:p>
          <w:p w14:paraId="15B772B8" w14:textId="77777777" w:rsidR="0099348B" w:rsidRPr="00233D80" w:rsidRDefault="00B460BF" w:rsidP="00097B16">
            <w:pPr>
              <w:pStyle w:val="Prrafodelista"/>
              <w:numPr>
                <w:ilvl w:val="0"/>
                <w:numId w:val="74"/>
              </w:numPr>
              <w:ind w:left="497" w:hanging="497"/>
              <w:rPr>
                <w:rFonts w:ascii="Arial Narrow" w:hAnsi="Arial Narrow"/>
                <w:bCs/>
                <w:sz w:val="20"/>
                <w:szCs w:val="20"/>
                <w:highlight w:val="yellow"/>
                <w:lang w:val="es-PE" w:eastAsia="es-PE"/>
              </w:rPr>
            </w:pPr>
            <w:r>
              <w:rPr>
                <w:rFonts w:ascii="Arial Narrow" w:hAnsi="Arial Narrow"/>
                <w:b/>
                <w:bCs/>
                <w:sz w:val="20"/>
                <w:szCs w:val="20"/>
                <w:highlight w:val="yellow"/>
                <w:lang w:val="es-PE" w:eastAsia="es-PE"/>
              </w:rPr>
              <w:t>Numerar DIF</w:t>
            </w:r>
            <w:r w:rsidRPr="002F11F2">
              <w:rPr>
                <w:rFonts w:ascii="Arial Narrow" w:hAnsi="Arial Narrow"/>
                <w:bCs/>
                <w:sz w:val="20"/>
                <w:szCs w:val="20"/>
                <w:highlight w:val="yellow"/>
                <w:lang w:val="es-PE" w:eastAsia="es-PE"/>
              </w:rPr>
              <w:t>: Cuando:</w:t>
            </w:r>
          </w:p>
          <w:p w14:paraId="15B772B9" w14:textId="77777777" w:rsidR="0099348B" w:rsidRPr="00233D80" w:rsidRDefault="00A13F33" w:rsidP="00097B16">
            <w:pPr>
              <w:pStyle w:val="Prrafodelista"/>
              <w:numPr>
                <w:ilvl w:val="0"/>
                <w:numId w:val="166"/>
              </w:numPr>
              <w:ind w:left="638" w:hanging="141"/>
              <w:rPr>
                <w:rFonts w:ascii="Arial Narrow" w:hAnsi="Arial Narrow"/>
                <w:bCs/>
                <w:sz w:val="20"/>
                <w:szCs w:val="20"/>
                <w:highlight w:val="yellow"/>
                <w:lang w:val="es-PE" w:eastAsia="es-PE"/>
              </w:rPr>
            </w:pPr>
            <w:r w:rsidRPr="00A13F33">
              <w:rPr>
                <w:rFonts w:ascii="Arial Narrow" w:hAnsi="Arial Narrow"/>
                <w:bCs/>
                <w:sz w:val="20"/>
                <w:szCs w:val="20"/>
                <w:highlight w:val="yellow"/>
                <w:lang w:val="es-PE" w:eastAsia="es-PE"/>
                <w:rPrChange w:id="476" w:author="prueba" w:date="2013-08-22T18:15:00Z">
                  <w:rPr>
                    <w:rFonts w:ascii="Arial Narrow" w:hAnsi="Arial Narrow"/>
                    <w:bCs/>
                    <w:color w:val="0000CC"/>
                    <w:sz w:val="20"/>
                    <w:szCs w:val="20"/>
                    <w:highlight w:val="yellow"/>
                    <w:lang w:val="es-PE" w:eastAsia="es-PE"/>
                  </w:rPr>
                </w:rPrChange>
              </w:rPr>
              <w:t>La numeración es a través de la opción “Ventanilla”</w:t>
            </w:r>
            <w:r w:rsidR="005C1D75">
              <w:rPr>
                <w:rFonts w:ascii="Arial Narrow" w:hAnsi="Arial Narrow"/>
                <w:bCs/>
                <w:sz w:val="20"/>
                <w:szCs w:val="20"/>
                <w:highlight w:val="yellow"/>
                <w:lang w:val="es-PE" w:eastAsia="es-PE"/>
              </w:rPr>
              <w:t>,</w:t>
            </w:r>
            <w:r w:rsidRPr="00A13F33">
              <w:rPr>
                <w:rFonts w:ascii="Arial Narrow" w:hAnsi="Arial Narrow"/>
                <w:bCs/>
                <w:sz w:val="20"/>
                <w:szCs w:val="20"/>
                <w:highlight w:val="yellow"/>
                <w:lang w:val="es-PE" w:eastAsia="es-PE"/>
                <w:rPrChange w:id="477" w:author="prueba" w:date="2013-08-22T18:15:00Z">
                  <w:rPr>
                    <w:rFonts w:ascii="Arial Narrow" w:hAnsi="Arial Narrow"/>
                    <w:bCs/>
                    <w:color w:val="0000CC"/>
                    <w:sz w:val="20"/>
                    <w:szCs w:val="20"/>
                    <w:highlight w:val="yellow"/>
                    <w:lang w:val="es-PE" w:eastAsia="es-PE"/>
                  </w:rPr>
                </w:rPrChange>
              </w:rPr>
              <w:t xml:space="preserve"> o</w:t>
            </w:r>
          </w:p>
          <w:p w14:paraId="15B772BA" w14:textId="77777777" w:rsidR="004D59A0" w:rsidRPr="00233D80" w:rsidRDefault="00A13F33" w:rsidP="00097B16">
            <w:pPr>
              <w:pStyle w:val="Prrafodelista"/>
              <w:numPr>
                <w:ilvl w:val="0"/>
                <w:numId w:val="166"/>
              </w:numPr>
              <w:ind w:left="638" w:hanging="141"/>
              <w:rPr>
                <w:rFonts w:ascii="Arial Narrow" w:hAnsi="Arial Narrow"/>
                <w:bCs/>
                <w:sz w:val="20"/>
                <w:szCs w:val="20"/>
                <w:highlight w:val="yellow"/>
                <w:lang w:val="es-PE" w:eastAsia="es-PE"/>
              </w:rPr>
            </w:pPr>
            <w:r w:rsidRPr="00A13F33">
              <w:rPr>
                <w:rFonts w:ascii="Arial Narrow" w:hAnsi="Arial Narrow"/>
                <w:bCs/>
                <w:sz w:val="20"/>
                <w:szCs w:val="20"/>
                <w:highlight w:val="yellow"/>
                <w:lang w:val="es-PE" w:eastAsia="es-PE"/>
                <w:rPrChange w:id="478" w:author="prueba" w:date="2013-08-22T18:15:00Z">
                  <w:rPr>
                    <w:rFonts w:ascii="Arial Narrow" w:hAnsi="Arial Narrow"/>
                    <w:bCs/>
                    <w:color w:val="0000CC"/>
                    <w:sz w:val="20"/>
                    <w:szCs w:val="20"/>
                    <w:highlight w:val="yellow"/>
                    <w:lang w:val="es-PE" w:eastAsia="es-PE"/>
                  </w:rPr>
                </w:rPrChange>
              </w:rPr>
              <w:t xml:space="preserve">La numeración es a través de la opción “Bandeja” y se destine a </w:t>
            </w:r>
            <w:r w:rsidR="00A566EB" w:rsidRPr="00A566EB">
              <w:rPr>
                <w:rFonts w:ascii="Arial Narrow" w:hAnsi="Arial Narrow"/>
                <w:b/>
                <w:bCs/>
                <w:sz w:val="20"/>
                <w:szCs w:val="20"/>
                <w:highlight w:val="yellow"/>
                <w:lang w:val="es-PE" w:eastAsia="es-PE"/>
              </w:rPr>
              <w:t xml:space="preserve">ubigeos distintos de la </w:t>
            </w:r>
            <w:r w:rsidR="00AD2FC6" w:rsidRPr="00A566EB">
              <w:rPr>
                <w:rFonts w:ascii="Arial Narrow" w:hAnsi="Arial Narrow"/>
                <w:b/>
                <w:bCs/>
                <w:sz w:val="20"/>
                <w:szCs w:val="20"/>
                <w:highlight w:val="yellow"/>
                <w:lang w:val="es-PE" w:eastAsia="es-PE"/>
              </w:rPr>
              <w:t>provincia</w:t>
            </w:r>
            <w:r w:rsidR="00AD2FC6" w:rsidRPr="002F11F2">
              <w:rPr>
                <w:rFonts w:ascii="Arial Narrow" w:hAnsi="Arial Narrow"/>
                <w:bCs/>
                <w:sz w:val="20"/>
                <w:szCs w:val="20"/>
                <w:highlight w:val="yellow"/>
                <w:lang w:val="es-PE" w:eastAsia="es-PE"/>
              </w:rPr>
              <w:t xml:space="preserve"> </w:t>
            </w:r>
            <w:r w:rsidR="00A566EB">
              <w:rPr>
                <w:rFonts w:ascii="Arial Narrow" w:hAnsi="Arial Narrow"/>
                <w:bCs/>
                <w:sz w:val="20"/>
                <w:szCs w:val="20"/>
                <w:highlight w:val="yellow"/>
                <w:lang w:val="es-PE" w:eastAsia="es-PE"/>
              </w:rPr>
              <w:t>de</w:t>
            </w:r>
            <w:r w:rsidRPr="00A13F33">
              <w:rPr>
                <w:rFonts w:ascii="Arial Narrow" w:hAnsi="Arial Narrow"/>
                <w:bCs/>
                <w:sz w:val="20"/>
                <w:szCs w:val="20"/>
                <w:highlight w:val="yellow"/>
                <w:lang w:val="es-PE" w:eastAsia="es-PE"/>
                <w:rPrChange w:id="479" w:author="prueba" w:date="2013-08-22T18:15:00Z">
                  <w:rPr>
                    <w:rFonts w:ascii="Arial Narrow" w:hAnsi="Arial Narrow"/>
                    <w:bCs/>
                    <w:color w:val="0000CC"/>
                    <w:sz w:val="20"/>
                    <w:szCs w:val="20"/>
                    <w:highlight w:val="yellow"/>
                    <w:lang w:val="es-PE" w:eastAsia="es-PE"/>
                  </w:rPr>
                </w:rPrChange>
              </w:rPr>
              <w:t xml:space="preserve"> Lima o Callao y se ingrese</w:t>
            </w:r>
            <w:r w:rsidR="005C1D75" w:rsidRPr="002F11F2">
              <w:rPr>
                <w:rFonts w:ascii="Arial Narrow" w:hAnsi="Arial Narrow"/>
                <w:bCs/>
                <w:sz w:val="20"/>
                <w:szCs w:val="20"/>
                <w:highlight w:val="yellow"/>
                <w:lang w:val="es-PE" w:eastAsia="es-PE"/>
              </w:rPr>
              <w:t xml:space="preserve"> o no el</w:t>
            </w:r>
            <w:r w:rsidRPr="00A13F33">
              <w:rPr>
                <w:rFonts w:ascii="Arial Narrow" w:hAnsi="Arial Narrow"/>
                <w:bCs/>
                <w:sz w:val="20"/>
                <w:szCs w:val="20"/>
                <w:highlight w:val="yellow"/>
                <w:lang w:val="es-PE" w:eastAsia="es-PE"/>
                <w:rPrChange w:id="480" w:author="prueba" w:date="2013-08-22T18:15:00Z">
                  <w:rPr>
                    <w:rFonts w:ascii="Arial Narrow" w:hAnsi="Arial Narrow"/>
                    <w:bCs/>
                    <w:color w:val="0000CC"/>
                    <w:sz w:val="20"/>
                    <w:szCs w:val="20"/>
                    <w:highlight w:val="yellow"/>
                    <w:lang w:val="es-PE" w:eastAsia="es-PE"/>
                  </w:rPr>
                </w:rPrChange>
              </w:rPr>
              <w:t xml:space="preserve"> número de documento de identidad del destinatario. </w:t>
            </w:r>
          </w:p>
          <w:p w14:paraId="15B772BB" w14:textId="77777777" w:rsidR="00AE32E1" w:rsidRPr="00233D80" w:rsidRDefault="00A13F33" w:rsidP="00C473EE">
            <w:pPr>
              <w:ind w:left="497"/>
              <w:rPr>
                <w:rFonts w:ascii="Arial Narrow" w:hAnsi="Arial Narrow"/>
                <w:bCs/>
                <w:sz w:val="20"/>
                <w:szCs w:val="20"/>
                <w:lang w:val="es-PE" w:eastAsia="es-PE"/>
              </w:rPr>
            </w:pPr>
            <w:r w:rsidRPr="00A13F33">
              <w:rPr>
                <w:rFonts w:ascii="Arial Narrow" w:hAnsi="Arial Narrow"/>
                <w:bCs/>
                <w:sz w:val="20"/>
                <w:szCs w:val="20"/>
                <w:highlight w:val="yellow"/>
                <w:lang w:val="es-PE" w:eastAsia="es-PE"/>
                <w:rPrChange w:id="481" w:author="prueba" w:date="2013-08-22T18:15:00Z">
                  <w:rPr>
                    <w:rFonts w:ascii="Arial Narrow" w:hAnsi="Arial Narrow"/>
                    <w:bCs/>
                    <w:color w:val="0000CC"/>
                    <w:sz w:val="20"/>
                    <w:szCs w:val="20"/>
                    <w:highlight w:val="yellow"/>
                    <w:lang w:val="es-PE" w:eastAsia="es-PE"/>
                  </w:rPr>
                </w:rPrChange>
              </w:rPr>
              <w:t>Para numerar la DIF el sistema verifica que el detalle de las series tengan todos lo</w:t>
            </w:r>
            <w:r w:rsidRPr="00A13F33">
              <w:rPr>
                <w:rFonts w:ascii="Arial Narrow" w:hAnsi="Arial Narrow"/>
                <w:bCs/>
                <w:sz w:val="20"/>
                <w:szCs w:val="20"/>
                <w:lang w:val="es-PE" w:eastAsia="es-PE"/>
                <w:rPrChange w:id="482" w:author="prueba" w:date="2013-08-22T18:15:00Z">
                  <w:rPr>
                    <w:rFonts w:ascii="Arial Narrow" w:hAnsi="Arial Narrow"/>
                    <w:bCs/>
                    <w:color w:val="0000CC"/>
                    <w:sz w:val="20"/>
                    <w:szCs w:val="20"/>
                    <w:lang w:val="es-PE" w:eastAsia="es-PE"/>
                  </w:rPr>
                </w:rPrChange>
              </w:rPr>
              <w:t>s datos obligatorios. Si no se cumple esta validación, el sistema deberá solicitar que se complete la información necesaria</w:t>
            </w:r>
            <w:r w:rsidR="00EA326D">
              <w:rPr>
                <w:rFonts w:ascii="Arial Narrow" w:hAnsi="Arial Narrow"/>
                <w:bCs/>
                <w:sz w:val="20"/>
                <w:szCs w:val="20"/>
                <w:lang w:val="es-PE" w:eastAsia="es-PE"/>
              </w:rPr>
              <w:t>.</w:t>
            </w:r>
          </w:p>
          <w:p w14:paraId="15B772BC" w14:textId="77777777" w:rsidR="005476E4" w:rsidRPr="00484B74" w:rsidRDefault="00A13F33" w:rsidP="00C473EE">
            <w:pPr>
              <w:ind w:left="497"/>
              <w:rPr>
                <w:rFonts w:ascii="Arial Narrow" w:hAnsi="Arial Narrow" w:cs="Arial"/>
                <w:bCs/>
                <w:sz w:val="20"/>
                <w:szCs w:val="20"/>
                <w:lang w:val="es-PE" w:eastAsia="es-PE"/>
              </w:rPr>
            </w:pPr>
            <w:r w:rsidRPr="00A13F33">
              <w:rPr>
                <w:rFonts w:ascii="Arial Narrow" w:hAnsi="Arial Narrow" w:cs="Arial"/>
                <w:bCs/>
                <w:sz w:val="20"/>
                <w:szCs w:val="20"/>
                <w:highlight w:val="yellow"/>
                <w:lang w:val="es-PE" w:eastAsia="es-PE"/>
                <w:rPrChange w:id="483" w:author="prueba" w:date="2013-08-22T18:15:00Z">
                  <w:rPr>
                    <w:rFonts w:ascii="Arial Narrow" w:hAnsi="Arial Narrow" w:cs="Arial"/>
                    <w:bCs/>
                    <w:sz w:val="20"/>
                    <w:szCs w:val="20"/>
                    <w:highlight w:val="cyan"/>
                    <w:lang w:val="es-PE" w:eastAsia="es-PE"/>
                  </w:rPr>
                </w:rPrChange>
              </w:rPr>
              <w:t xml:space="preserve">Para </w:t>
            </w:r>
            <w:r w:rsidRPr="00A13F33">
              <w:rPr>
                <w:rFonts w:ascii="Arial Narrow" w:hAnsi="Arial Narrow" w:cs="Arial"/>
                <w:b/>
                <w:bCs/>
                <w:sz w:val="20"/>
                <w:szCs w:val="20"/>
                <w:highlight w:val="yellow"/>
                <w:lang w:val="es-PE" w:eastAsia="es-PE"/>
                <w:rPrChange w:id="484" w:author="prueba" w:date="2013-08-22T18:15:00Z">
                  <w:rPr>
                    <w:rFonts w:ascii="Arial Narrow" w:hAnsi="Arial Narrow" w:cs="Arial"/>
                    <w:b/>
                    <w:bCs/>
                    <w:sz w:val="20"/>
                    <w:szCs w:val="20"/>
                    <w:highlight w:val="cyan"/>
                    <w:lang w:val="es-PE" w:eastAsia="es-PE"/>
                  </w:rPr>
                </w:rPrChange>
              </w:rPr>
              <w:t>numerar DIF</w:t>
            </w:r>
            <w:r w:rsidRPr="00A13F33">
              <w:rPr>
                <w:rFonts w:ascii="Arial Narrow" w:hAnsi="Arial Narrow" w:cs="Arial"/>
                <w:bCs/>
                <w:sz w:val="20"/>
                <w:szCs w:val="20"/>
                <w:highlight w:val="yellow"/>
                <w:lang w:val="es-PE" w:eastAsia="es-PE"/>
                <w:rPrChange w:id="485" w:author="prueba" w:date="2013-08-22T18:15:00Z">
                  <w:rPr>
                    <w:rFonts w:ascii="Arial Narrow" w:hAnsi="Arial Narrow" w:cs="Arial"/>
                    <w:bCs/>
                    <w:sz w:val="20"/>
                    <w:szCs w:val="20"/>
                    <w:highlight w:val="cyan"/>
                    <w:lang w:val="es-PE" w:eastAsia="es-PE"/>
                  </w:rPr>
                </w:rPrChange>
              </w:rPr>
              <w:t>, el</w:t>
            </w:r>
            <w:r w:rsidR="00B87AAE" w:rsidRPr="00484B74">
              <w:rPr>
                <w:rFonts w:ascii="Arial Narrow" w:hAnsi="Arial Narrow" w:cs="Arial"/>
                <w:bCs/>
                <w:sz w:val="20"/>
                <w:szCs w:val="20"/>
                <w:lang w:val="es-PE" w:eastAsia="es-PE"/>
              </w:rPr>
              <w:t xml:space="preserve"> </w:t>
            </w:r>
            <w:r w:rsidR="005476E4" w:rsidRPr="00484B74">
              <w:rPr>
                <w:rFonts w:ascii="Arial Narrow" w:hAnsi="Arial Narrow" w:cs="Arial"/>
                <w:bCs/>
                <w:sz w:val="20"/>
                <w:szCs w:val="20"/>
                <w:lang w:val="es-PE" w:eastAsia="es-PE"/>
              </w:rPr>
              <w:t xml:space="preserve">sistema deberá mostrar la ventana para registrar la diligencia conforme a lo descrito en la </w:t>
            </w:r>
            <w:hyperlink w:anchor="_Macroproceso_Reconocimiento_Físico" w:history="1">
              <w:r w:rsidR="005476E4" w:rsidRPr="00484B74">
                <w:rPr>
                  <w:rStyle w:val="Hipervnculo"/>
                  <w:rFonts w:ascii="Arial Narrow" w:hAnsi="Arial Narrow" w:cs="Arial"/>
                  <w:bCs/>
                  <w:szCs w:val="20"/>
                  <w:lang w:val="es-PE" w:eastAsia="es-PE"/>
                </w:rPr>
                <w:t>RIN N° 3</w:t>
              </w:r>
            </w:hyperlink>
            <w:r w:rsidR="00484B74" w:rsidRPr="00484B74">
              <w:rPr>
                <w:rFonts w:ascii="Arial Narrow" w:hAnsi="Arial Narrow" w:cs="Arial"/>
                <w:sz w:val="20"/>
                <w:szCs w:val="20"/>
              </w:rPr>
              <w:t>, de ser conforme el sistema procede a:</w:t>
            </w:r>
          </w:p>
          <w:p w14:paraId="15B772BD" w14:textId="77777777" w:rsidR="005476E4" w:rsidRDefault="005476E4" w:rsidP="00C473EE">
            <w:pPr>
              <w:pStyle w:val="Prrafodelista"/>
              <w:numPr>
                <w:ilvl w:val="0"/>
                <w:numId w:val="167"/>
              </w:numPr>
              <w:ind w:left="780" w:hanging="283"/>
              <w:rPr>
                <w:rFonts w:ascii="Arial Narrow" w:hAnsi="Arial Narrow"/>
                <w:bCs/>
                <w:sz w:val="20"/>
                <w:szCs w:val="20"/>
                <w:lang w:val="es-PE" w:eastAsia="es-PE"/>
              </w:rPr>
            </w:pPr>
            <w:r>
              <w:rPr>
                <w:rFonts w:ascii="Arial Narrow" w:hAnsi="Arial Narrow"/>
                <w:bCs/>
                <w:sz w:val="20"/>
                <w:szCs w:val="20"/>
                <w:lang w:val="es-PE" w:eastAsia="es-PE"/>
              </w:rPr>
              <w:t>Generar el número de declaración (secuencia automática que deberá generar un número correlativo único por año)</w:t>
            </w:r>
          </w:p>
          <w:p w14:paraId="15B772BE" w14:textId="77777777" w:rsidR="005476E4" w:rsidRDefault="005476E4" w:rsidP="00C473EE">
            <w:pPr>
              <w:pStyle w:val="Prrafodelista"/>
              <w:numPr>
                <w:ilvl w:val="0"/>
                <w:numId w:val="167"/>
              </w:numPr>
              <w:ind w:left="780" w:hanging="283"/>
              <w:rPr>
                <w:rFonts w:ascii="Arial Narrow" w:hAnsi="Arial Narrow"/>
                <w:bCs/>
                <w:sz w:val="20"/>
                <w:szCs w:val="20"/>
                <w:lang w:val="es-PE" w:eastAsia="es-PE"/>
              </w:rPr>
            </w:pPr>
            <w:r>
              <w:rPr>
                <w:rFonts w:ascii="Arial Narrow" w:hAnsi="Arial Narrow"/>
                <w:bCs/>
                <w:sz w:val="20"/>
                <w:szCs w:val="20"/>
                <w:lang w:val="es-PE" w:eastAsia="es-PE"/>
              </w:rPr>
              <w:t>Generar el código verificador, dato numérico generado aleatoriamente (número entero positivo autogenerad</w:t>
            </w:r>
            <w:r w:rsidR="0090378A">
              <w:rPr>
                <w:rFonts w:ascii="Arial Narrow" w:hAnsi="Arial Narrow"/>
                <w:bCs/>
                <w:sz w:val="20"/>
                <w:szCs w:val="20"/>
                <w:lang w:val="es-PE" w:eastAsia="es-PE"/>
              </w:rPr>
              <w:t>o</w:t>
            </w:r>
            <w:r>
              <w:rPr>
                <w:rFonts w:ascii="Arial Narrow" w:hAnsi="Arial Narrow"/>
                <w:bCs/>
                <w:sz w:val="20"/>
                <w:szCs w:val="20"/>
                <w:lang w:val="es-PE" w:eastAsia="es-PE"/>
              </w:rPr>
              <w:t xml:space="preserve"> al azar) </w:t>
            </w:r>
            <w:r w:rsidRPr="0090378A">
              <w:rPr>
                <w:rFonts w:ascii="Arial Narrow" w:hAnsi="Arial Narrow"/>
                <w:bCs/>
                <w:sz w:val="20"/>
                <w:szCs w:val="20"/>
                <w:lang w:val="es-PE" w:eastAsia="es-PE"/>
              </w:rPr>
              <w:t xml:space="preserve">de </w:t>
            </w:r>
            <w:r w:rsidR="000C4521">
              <w:rPr>
                <w:rFonts w:ascii="Arial Narrow" w:hAnsi="Arial Narrow"/>
                <w:bCs/>
                <w:sz w:val="20"/>
                <w:szCs w:val="20"/>
                <w:lang w:val="es-PE" w:eastAsia="es-PE"/>
              </w:rPr>
              <w:t xml:space="preserve">1 </w:t>
            </w:r>
            <w:r w:rsidR="0034073B" w:rsidRPr="0090378A">
              <w:rPr>
                <w:rFonts w:ascii="Arial Narrow" w:hAnsi="Arial Narrow"/>
                <w:bCs/>
                <w:sz w:val="20"/>
                <w:szCs w:val="20"/>
                <w:lang w:val="es-PE" w:eastAsia="es-PE"/>
              </w:rPr>
              <w:t>dígito</w:t>
            </w:r>
            <w:r>
              <w:rPr>
                <w:rFonts w:ascii="Arial Narrow" w:hAnsi="Arial Narrow"/>
                <w:bCs/>
                <w:sz w:val="20"/>
                <w:szCs w:val="20"/>
                <w:lang w:val="es-PE" w:eastAsia="es-PE"/>
              </w:rPr>
              <w:t xml:space="preserve"> de longitud.</w:t>
            </w:r>
          </w:p>
          <w:p w14:paraId="15B772BF" w14:textId="77777777" w:rsidR="005476E4" w:rsidRDefault="005476E4" w:rsidP="00C473EE">
            <w:pPr>
              <w:pStyle w:val="Prrafodelista"/>
              <w:numPr>
                <w:ilvl w:val="0"/>
                <w:numId w:val="167"/>
              </w:numPr>
              <w:ind w:left="780" w:hanging="283"/>
              <w:rPr>
                <w:rFonts w:ascii="Arial Narrow" w:hAnsi="Arial Narrow"/>
                <w:bCs/>
                <w:sz w:val="20"/>
                <w:szCs w:val="20"/>
                <w:lang w:val="es-PE" w:eastAsia="es-PE"/>
              </w:rPr>
            </w:pPr>
            <w:r>
              <w:rPr>
                <w:rFonts w:ascii="Arial Narrow" w:hAnsi="Arial Narrow"/>
                <w:bCs/>
                <w:sz w:val="20"/>
                <w:szCs w:val="20"/>
                <w:lang w:val="es-PE" w:eastAsia="es-PE"/>
              </w:rPr>
              <w:t>Generar la liquidación de tributos correspondientes a la declaración DIF, pueden ocurrir cualquiera de estos dos casos:</w:t>
            </w:r>
          </w:p>
          <w:p w14:paraId="15B772C0" w14:textId="77777777" w:rsidR="005476E4" w:rsidRDefault="005476E4" w:rsidP="00C473EE">
            <w:pPr>
              <w:pStyle w:val="Prrafodelista"/>
              <w:numPr>
                <w:ilvl w:val="0"/>
                <w:numId w:val="168"/>
              </w:numPr>
              <w:ind w:left="1064" w:hanging="284"/>
              <w:rPr>
                <w:rFonts w:ascii="Arial Narrow" w:hAnsi="Arial Narrow"/>
                <w:bCs/>
                <w:sz w:val="20"/>
                <w:szCs w:val="20"/>
                <w:lang w:val="es-PE" w:eastAsia="es-PE"/>
              </w:rPr>
            </w:pPr>
            <w:r>
              <w:rPr>
                <w:rFonts w:ascii="Arial Narrow" w:hAnsi="Arial Narrow"/>
                <w:bCs/>
                <w:sz w:val="20"/>
                <w:szCs w:val="20"/>
                <w:lang w:val="es-PE" w:eastAsia="es-PE"/>
              </w:rPr>
              <w:t xml:space="preserve">Si el total de tributos calculados es igual a 0 (cero), el sistema deberá registrar la autocancelación de la declaración y el </w:t>
            </w:r>
            <w:r w:rsidR="00484B74">
              <w:rPr>
                <w:rFonts w:ascii="Arial Narrow" w:hAnsi="Arial Narrow"/>
                <w:bCs/>
                <w:sz w:val="20"/>
                <w:szCs w:val="20"/>
                <w:lang w:val="es-PE" w:eastAsia="es-PE"/>
              </w:rPr>
              <w:t xml:space="preserve">“Levante </w:t>
            </w:r>
            <w:r w:rsidR="00484B74">
              <w:rPr>
                <w:rFonts w:ascii="Arial Narrow" w:hAnsi="Arial Narrow"/>
                <w:bCs/>
                <w:sz w:val="20"/>
                <w:szCs w:val="20"/>
                <w:lang w:val="es-PE" w:eastAsia="es-PE"/>
              </w:rPr>
              <w:lastRenderedPageBreak/>
              <w:t>Autorizado”</w:t>
            </w:r>
            <w:r>
              <w:rPr>
                <w:rFonts w:ascii="Arial Narrow" w:hAnsi="Arial Narrow"/>
                <w:bCs/>
                <w:sz w:val="20"/>
                <w:szCs w:val="20"/>
                <w:lang w:val="es-PE" w:eastAsia="es-PE"/>
              </w:rPr>
              <w:t xml:space="preserve"> de la DIF, teniendo en cuenta que la fecha y hora de cancelación corresponden a la fecha y hora (respectivamente) de numeración de la DIF.</w:t>
            </w:r>
          </w:p>
          <w:p w14:paraId="15B772C1" w14:textId="77777777" w:rsidR="005476E4" w:rsidRDefault="005476E4" w:rsidP="00C473EE">
            <w:pPr>
              <w:pStyle w:val="Prrafodelista"/>
              <w:numPr>
                <w:ilvl w:val="0"/>
                <w:numId w:val="168"/>
              </w:numPr>
              <w:ind w:left="1064" w:hanging="284"/>
              <w:rPr>
                <w:rFonts w:ascii="Arial Narrow" w:hAnsi="Arial Narrow"/>
                <w:bCs/>
                <w:color w:val="000000" w:themeColor="text1"/>
                <w:sz w:val="20"/>
                <w:szCs w:val="20"/>
                <w:lang w:val="es-PE" w:eastAsia="es-PE"/>
              </w:rPr>
            </w:pPr>
            <w:r>
              <w:rPr>
                <w:rFonts w:ascii="Arial Narrow" w:hAnsi="Arial Narrow"/>
                <w:bCs/>
                <w:sz w:val="20"/>
                <w:szCs w:val="20"/>
                <w:lang w:val="es-PE" w:eastAsia="es-PE"/>
              </w:rPr>
              <w:t>Si el total de tributos calculados es mayor a 0 (cero), el sistema regi</w:t>
            </w:r>
            <w:r w:rsidR="00484B74">
              <w:rPr>
                <w:rFonts w:ascii="Arial Narrow" w:hAnsi="Arial Narrow"/>
                <w:bCs/>
                <w:sz w:val="20"/>
                <w:szCs w:val="20"/>
                <w:lang w:val="es-PE" w:eastAsia="es-PE"/>
              </w:rPr>
              <w:t>s</w:t>
            </w:r>
            <w:r>
              <w:rPr>
                <w:rFonts w:ascii="Arial Narrow" w:hAnsi="Arial Narrow"/>
                <w:bCs/>
                <w:sz w:val="20"/>
                <w:szCs w:val="20"/>
                <w:lang w:val="es-PE" w:eastAsia="es-PE"/>
              </w:rPr>
              <w:t xml:space="preserve">trará el </w:t>
            </w:r>
            <w:r w:rsidR="00484B74">
              <w:rPr>
                <w:rFonts w:ascii="Arial Narrow" w:hAnsi="Arial Narrow"/>
                <w:bCs/>
                <w:sz w:val="20"/>
                <w:szCs w:val="20"/>
                <w:lang w:val="es-PE" w:eastAsia="es-PE"/>
              </w:rPr>
              <w:t xml:space="preserve">“Levante </w:t>
            </w:r>
            <w:r w:rsidR="00484B74" w:rsidRPr="00030CB0">
              <w:rPr>
                <w:rFonts w:ascii="Arial Narrow" w:hAnsi="Arial Narrow"/>
                <w:bCs/>
                <w:color w:val="000000" w:themeColor="text1"/>
                <w:sz w:val="20"/>
                <w:szCs w:val="20"/>
                <w:lang w:val="es-PE" w:eastAsia="es-PE"/>
              </w:rPr>
              <w:t>Autorizado</w:t>
            </w:r>
            <w:r w:rsidR="00484B74">
              <w:rPr>
                <w:rFonts w:ascii="Arial Narrow" w:hAnsi="Arial Narrow"/>
                <w:bCs/>
                <w:color w:val="000000" w:themeColor="text1"/>
                <w:sz w:val="20"/>
                <w:szCs w:val="20"/>
                <w:lang w:val="es-PE" w:eastAsia="es-PE"/>
              </w:rPr>
              <w:t>”</w:t>
            </w:r>
            <w:r w:rsidR="00484B74" w:rsidRPr="00030CB0">
              <w:rPr>
                <w:rFonts w:ascii="Arial Narrow" w:hAnsi="Arial Narrow"/>
                <w:bCs/>
                <w:color w:val="000000" w:themeColor="text1"/>
                <w:sz w:val="20"/>
                <w:szCs w:val="20"/>
                <w:lang w:val="es-PE" w:eastAsia="es-PE"/>
              </w:rPr>
              <w:t xml:space="preserve"> </w:t>
            </w:r>
            <w:r w:rsidRPr="00030CB0">
              <w:rPr>
                <w:rFonts w:ascii="Arial Narrow" w:hAnsi="Arial Narrow"/>
                <w:bCs/>
                <w:color w:val="000000" w:themeColor="text1"/>
                <w:sz w:val="20"/>
                <w:szCs w:val="20"/>
                <w:lang w:val="es-PE" w:eastAsia="es-PE"/>
              </w:rPr>
              <w:t>al momento de la cancelación de tributos</w:t>
            </w:r>
            <w:r w:rsidR="00E06830">
              <w:rPr>
                <w:rFonts w:ascii="Arial Narrow" w:hAnsi="Arial Narrow"/>
                <w:bCs/>
                <w:color w:val="000000" w:themeColor="text1"/>
                <w:sz w:val="20"/>
                <w:szCs w:val="20"/>
                <w:lang w:val="es-PE" w:eastAsia="es-PE"/>
              </w:rPr>
              <w:t xml:space="preserve"> (de la DIF y de ser el caso las LC asociadas)</w:t>
            </w:r>
            <w:r w:rsidRPr="00030CB0">
              <w:rPr>
                <w:rFonts w:ascii="Arial Narrow" w:hAnsi="Arial Narrow"/>
                <w:bCs/>
                <w:color w:val="000000" w:themeColor="text1"/>
                <w:sz w:val="20"/>
                <w:szCs w:val="20"/>
                <w:lang w:val="es-PE" w:eastAsia="es-PE"/>
              </w:rPr>
              <w:t>.</w:t>
            </w:r>
          </w:p>
          <w:p w14:paraId="15B772C2" w14:textId="77777777" w:rsidR="001F3FC8" w:rsidRPr="00C473EE" w:rsidRDefault="00C473EE" w:rsidP="00C473EE">
            <w:pPr>
              <w:pStyle w:val="Prrafodelista"/>
              <w:numPr>
                <w:ilvl w:val="0"/>
                <w:numId w:val="168"/>
              </w:numPr>
              <w:ind w:left="1064" w:hanging="284"/>
              <w:rPr>
                <w:rFonts w:ascii="Arial Narrow" w:hAnsi="Arial Narrow"/>
                <w:bCs/>
                <w:color w:val="000000" w:themeColor="text1"/>
                <w:sz w:val="20"/>
                <w:szCs w:val="20"/>
                <w:lang w:val="es-PE" w:eastAsia="es-PE"/>
              </w:rPr>
            </w:pPr>
            <w:r w:rsidRPr="00C473EE">
              <w:rPr>
                <w:rFonts w:ascii="Arial Narrow" w:hAnsi="Arial Narrow"/>
                <w:bCs/>
                <w:color w:val="000000" w:themeColor="text1"/>
                <w:sz w:val="20"/>
                <w:szCs w:val="20"/>
                <w:lang w:val="es-PE" w:eastAsia="es-PE"/>
              </w:rPr>
              <w:t>E</w:t>
            </w:r>
            <w:r w:rsidR="00E06830" w:rsidRPr="00C473EE">
              <w:rPr>
                <w:rFonts w:ascii="Arial Narrow" w:hAnsi="Arial Narrow"/>
                <w:bCs/>
                <w:color w:val="000000" w:themeColor="text1"/>
                <w:sz w:val="20"/>
                <w:szCs w:val="20"/>
                <w:lang w:val="es-PE" w:eastAsia="es-PE"/>
              </w:rPr>
              <w:t>l</w:t>
            </w:r>
            <w:r w:rsidR="00BB75B2" w:rsidRPr="00C473EE">
              <w:rPr>
                <w:rFonts w:ascii="Arial Narrow" w:hAnsi="Arial Narrow"/>
                <w:bCs/>
                <w:color w:val="000000" w:themeColor="text1"/>
                <w:sz w:val="20"/>
                <w:szCs w:val="20"/>
                <w:lang w:val="es-PE" w:eastAsia="es-PE"/>
              </w:rPr>
              <w:t xml:space="preserve"> sistema no generará</w:t>
            </w:r>
            <w:r w:rsidR="001F3FC8" w:rsidRPr="00C473EE">
              <w:rPr>
                <w:rFonts w:ascii="Arial Narrow" w:hAnsi="Arial Narrow"/>
                <w:bCs/>
                <w:color w:val="000000" w:themeColor="text1"/>
                <w:sz w:val="20"/>
                <w:szCs w:val="20"/>
                <w:lang w:val="es-PE" w:eastAsia="es-PE"/>
              </w:rPr>
              <w:t xml:space="preserve"> LC de percepción</w:t>
            </w:r>
            <w:r w:rsidRPr="00C473EE">
              <w:rPr>
                <w:rFonts w:ascii="Arial Narrow" w:hAnsi="Arial Narrow"/>
                <w:bCs/>
                <w:color w:val="000000" w:themeColor="text1"/>
                <w:sz w:val="20"/>
                <w:szCs w:val="20"/>
                <w:lang w:val="es-PE" w:eastAsia="es-PE"/>
              </w:rPr>
              <w:t xml:space="preserve"> para numeración, Rectificación de DIF</w:t>
            </w:r>
            <w:r w:rsidR="001F3FC8" w:rsidRPr="00C473EE">
              <w:rPr>
                <w:rFonts w:ascii="Arial Narrow" w:hAnsi="Arial Narrow"/>
                <w:bCs/>
                <w:color w:val="000000" w:themeColor="text1"/>
                <w:sz w:val="20"/>
                <w:szCs w:val="20"/>
                <w:lang w:val="es-PE" w:eastAsia="es-PE"/>
              </w:rPr>
              <w:t>.</w:t>
            </w:r>
          </w:p>
          <w:p w14:paraId="15B772C3" w14:textId="77777777" w:rsidR="005476E4" w:rsidRDefault="005476E4" w:rsidP="00C473EE">
            <w:pPr>
              <w:ind w:left="780"/>
              <w:rPr>
                <w:rFonts w:ascii="Arial Narrow" w:hAnsi="Arial Narrow"/>
                <w:bCs/>
                <w:sz w:val="20"/>
                <w:szCs w:val="20"/>
                <w:lang w:val="es-PE" w:eastAsia="es-PE"/>
              </w:rPr>
            </w:pPr>
            <w:r w:rsidRPr="00030CB0">
              <w:rPr>
                <w:rFonts w:ascii="Arial Narrow" w:hAnsi="Arial Narrow"/>
                <w:bCs/>
                <w:color w:val="000000" w:themeColor="text1"/>
                <w:sz w:val="20"/>
                <w:szCs w:val="20"/>
                <w:lang w:val="es-PE" w:eastAsia="es-PE"/>
              </w:rPr>
              <w:t>Dentro del alcance de este proyecto no se definen reglas de liquidación de tributos, por lo que deberá reusarse algún componente informático</w:t>
            </w:r>
            <w:r>
              <w:rPr>
                <w:rFonts w:ascii="Arial Narrow" w:hAnsi="Arial Narrow"/>
                <w:bCs/>
                <w:sz w:val="20"/>
                <w:szCs w:val="20"/>
                <w:lang w:val="es-PE" w:eastAsia="es-PE"/>
              </w:rPr>
              <w:t xml:space="preserve"> que tenga implementada esta funcionalidad.</w:t>
            </w:r>
          </w:p>
          <w:p w14:paraId="15B772C4" w14:textId="77777777" w:rsidR="005476E4" w:rsidRDefault="00A57A51" w:rsidP="00C473EE">
            <w:pPr>
              <w:pStyle w:val="Prrafodelista"/>
              <w:numPr>
                <w:ilvl w:val="0"/>
                <w:numId w:val="167"/>
              </w:numPr>
              <w:ind w:left="780" w:hanging="283"/>
              <w:rPr>
                <w:rFonts w:ascii="Arial Narrow" w:hAnsi="Arial Narrow"/>
                <w:bCs/>
                <w:sz w:val="20"/>
                <w:szCs w:val="20"/>
                <w:lang w:val="es-PE" w:eastAsia="es-PE"/>
              </w:rPr>
            </w:pPr>
            <w:r>
              <w:rPr>
                <w:rFonts w:ascii="Arial Narrow" w:hAnsi="Arial Narrow"/>
                <w:bCs/>
                <w:sz w:val="20"/>
                <w:szCs w:val="20"/>
                <w:lang w:val="es-PE" w:eastAsia="es-PE"/>
              </w:rPr>
              <w:t xml:space="preserve">Grabará en </w:t>
            </w:r>
            <w:r w:rsidR="005476E4">
              <w:rPr>
                <w:rFonts w:ascii="Arial Narrow" w:hAnsi="Arial Narrow"/>
                <w:bCs/>
                <w:sz w:val="20"/>
                <w:szCs w:val="20"/>
                <w:lang w:val="es-PE" w:eastAsia="es-PE"/>
              </w:rPr>
              <w:t>base de datos todos los datos ingresados y calculados que forman parte de la DIF, y adicionalmente:</w:t>
            </w:r>
          </w:p>
          <w:p w14:paraId="15B772C5" w14:textId="77777777" w:rsidR="005476E4" w:rsidRDefault="005476E4" w:rsidP="00C473EE">
            <w:pPr>
              <w:pStyle w:val="Prrafodelista"/>
              <w:numPr>
                <w:ilvl w:val="0"/>
                <w:numId w:val="167"/>
              </w:numPr>
              <w:ind w:left="780" w:hanging="283"/>
              <w:rPr>
                <w:rFonts w:ascii="Arial Narrow" w:hAnsi="Arial Narrow"/>
                <w:bCs/>
                <w:sz w:val="20"/>
                <w:szCs w:val="20"/>
                <w:lang w:val="es-PE" w:eastAsia="es-PE"/>
              </w:rPr>
            </w:pPr>
            <w:r>
              <w:rPr>
                <w:rFonts w:ascii="Arial Narrow" w:hAnsi="Arial Narrow"/>
                <w:bCs/>
                <w:sz w:val="20"/>
                <w:szCs w:val="20"/>
                <w:lang w:val="es-PE" w:eastAsia="es-PE"/>
              </w:rPr>
              <w:t>Fecha y hora de numeración de la declaración, debiendo registrar la fecha y hora del sistema.</w:t>
            </w:r>
          </w:p>
          <w:p w14:paraId="15B772C6" w14:textId="77777777" w:rsidR="005476E4" w:rsidRDefault="005476E4" w:rsidP="00C473EE">
            <w:pPr>
              <w:pStyle w:val="Prrafodelista"/>
              <w:numPr>
                <w:ilvl w:val="0"/>
                <w:numId w:val="167"/>
              </w:numPr>
              <w:ind w:left="780" w:hanging="283"/>
              <w:rPr>
                <w:rFonts w:ascii="Arial Narrow" w:hAnsi="Arial Narrow"/>
                <w:bCs/>
                <w:sz w:val="20"/>
                <w:szCs w:val="20"/>
                <w:lang w:val="es-PE" w:eastAsia="es-PE"/>
              </w:rPr>
            </w:pPr>
            <w:r>
              <w:rPr>
                <w:rFonts w:ascii="Arial Narrow" w:hAnsi="Arial Narrow"/>
                <w:bCs/>
                <w:sz w:val="20"/>
                <w:szCs w:val="20"/>
                <w:lang w:val="es-PE" w:eastAsia="es-PE"/>
              </w:rPr>
              <w:t xml:space="preserve">Número de registro del funcionario aduanero  </w:t>
            </w:r>
            <w:r w:rsidR="00484B74">
              <w:rPr>
                <w:rFonts w:ascii="Arial Narrow" w:hAnsi="Arial Narrow"/>
                <w:bCs/>
                <w:sz w:val="20"/>
                <w:szCs w:val="20"/>
                <w:lang w:val="es-PE" w:eastAsia="es-PE"/>
              </w:rPr>
              <w:t xml:space="preserve">que </w:t>
            </w:r>
            <w:r>
              <w:rPr>
                <w:rFonts w:ascii="Arial Narrow" w:hAnsi="Arial Narrow"/>
                <w:bCs/>
                <w:sz w:val="20"/>
                <w:szCs w:val="20"/>
                <w:lang w:val="es-PE" w:eastAsia="es-PE"/>
              </w:rPr>
              <w:t>generó la declaración.</w:t>
            </w:r>
          </w:p>
          <w:p w14:paraId="15B772C7" w14:textId="77777777" w:rsidR="005476E4" w:rsidRDefault="005476E4" w:rsidP="00C473EE">
            <w:pPr>
              <w:pStyle w:val="Prrafodelista"/>
              <w:numPr>
                <w:ilvl w:val="0"/>
                <w:numId w:val="167"/>
              </w:numPr>
              <w:ind w:left="780" w:hanging="283"/>
              <w:rPr>
                <w:rFonts w:ascii="Arial Narrow" w:hAnsi="Arial Narrow"/>
                <w:bCs/>
                <w:sz w:val="20"/>
                <w:szCs w:val="20"/>
                <w:lang w:val="es-PE" w:eastAsia="es-PE"/>
              </w:rPr>
            </w:pPr>
            <w:r>
              <w:rPr>
                <w:rFonts w:ascii="Arial Narrow" w:hAnsi="Arial Narrow"/>
                <w:bCs/>
                <w:sz w:val="20"/>
                <w:szCs w:val="20"/>
                <w:lang w:val="es-PE" w:eastAsia="es-PE"/>
              </w:rPr>
              <w:t>Ultimo día de pago, dato que corresponde a la fecha en que se numera la declaración.</w:t>
            </w:r>
          </w:p>
          <w:p w14:paraId="15B772C8" w14:textId="77777777" w:rsidR="00484B74" w:rsidRPr="00C473EE" w:rsidRDefault="005476E4" w:rsidP="00C473EE">
            <w:pPr>
              <w:pStyle w:val="Prrafodelista"/>
              <w:numPr>
                <w:ilvl w:val="0"/>
                <w:numId w:val="167"/>
              </w:numPr>
              <w:ind w:left="780" w:hanging="283"/>
              <w:rPr>
                <w:rFonts w:ascii="Arial Narrow" w:hAnsi="Arial Narrow"/>
                <w:bCs/>
                <w:sz w:val="20"/>
                <w:szCs w:val="20"/>
                <w:lang w:val="es-PE" w:eastAsia="es-PE"/>
              </w:rPr>
            </w:pPr>
            <w:r w:rsidRPr="00C473EE">
              <w:rPr>
                <w:rFonts w:ascii="Arial Narrow" w:hAnsi="Arial Narrow"/>
                <w:bCs/>
                <w:sz w:val="20"/>
                <w:szCs w:val="20"/>
                <w:lang w:val="es-PE" w:eastAsia="es-PE"/>
              </w:rPr>
              <w:t>Efectuará el datado de la DPO de la DEP contra la DIF.</w:t>
            </w:r>
          </w:p>
          <w:p w14:paraId="15B772C9" w14:textId="77777777" w:rsidR="005476E4" w:rsidRDefault="005476E4" w:rsidP="00C473EE">
            <w:pPr>
              <w:pStyle w:val="Prrafodelista"/>
              <w:numPr>
                <w:ilvl w:val="0"/>
                <w:numId w:val="167"/>
              </w:numPr>
              <w:ind w:left="780" w:hanging="283"/>
              <w:rPr>
                <w:rFonts w:ascii="Arial Narrow" w:hAnsi="Arial Narrow"/>
                <w:bCs/>
                <w:sz w:val="20"/>
                <w:szCs w:val="20"/>
                <w:lang w:val="es-PE" w:eastAsia="es-PE"/>
              </w:rPr>
            </w:pPr>
            <w:r>
              <w:rPr>
                <w:rFonts w:ascii="Arial Narrow" w:hAnsi="Arial Narrow"/>
                <w:bCs/>
                <w:sz w:val="20"/>
                <w:szCs w:val="20"/>
                <w:lang w:val="es-PE" w:eastAsia="es-PE"/>
              </w:rPr>
              <w:t xml:space="preserve">El sistema deberá actualizar el estado del envío o envíos </w:t>
            </w:r>
            <w:r w:rsidRPr="00070AC8">
              <w:rPr>
                <w:rFonts w:ascii="Arial Narrow" w:hAnsi="Arial Narrow"/>
                <w:bCs/>
                <w:color w:val="000000"/>
                <w:sz w:val="20"/>
                <w:szCs w:val="20"/>
                <w:lang w:val="es-PE" w:eastAsia="es-PE"/>
              </w:rPr>
              <w:t>postales (DPO)</w:t>
            </w:r>
            <w:r>
              <w:rPr>
                <w:rFonts w:ascii="Arial Narrow" w:hAnsi="Arial Narrow"/>
                <w:bCs/>
                <w:sz w:val="20"/>
                <w:szCs w:val="20"/>
                <w:lang w:val="es-PE" w:eastAsia="es-PE"/>
              </w:rPr>
              <w:t xml:space="preserve"> que forman parte de la DIF a “Numerado”</w:t>
            </w:r>
          </w:p>
          <w:p w14:paraId="15B772CA" w14:textId="77777777" w:rsidR="005476E4" w:rsidRDefault="005476E4" w:rsidP="00C473EE">
            <w:pPr>
              <w:pStyle w:val="Prrafodelista"/>
              <w:numPr>
                <w:ilvl w:val="0"/>
                <w:numId w:val="167"/>
              </w:numPr>
              <w:ind w:left="780" w:hanging="283"/>
              <w:rPr>
                <w:rFonts w:ascii="Arial Narrow" w:hAnsi="Arial Narrow"/>
                <w:bCs/>
                <w:sz w:val="20"/>
                <w:szCs w:val="20"/>
                <w:lang w:val="es-PE" w:eastAsia="es-PE"/>
              </w:rPr>
            </w:pPr>
            <w:r>
              <w:rPr>
                <w:rFonts w:ascii="Arial Narrow" w:hAnsi="Arial Narrow"/>
                <w:bCs/>
                <w:sz w:val="20"/>
                <w:szCs w:val="20"/>
                <w:lang w:val="es-PE" w:eastAsia="es-PE"/>
              </w:rPr>
              <w:t>El sistema deberá mostrar en pantalla el siguiente mensaje: “Se generó la Declaración Nro. XXXX-XXXXXX”</w:t>
            </w:r>
          </w:p>
          <w:p w14:paraId="15B772CB" w14:textId="77777777" w:rsidR="00484B74" w:rsidRDefault="005476E4" w:rsidP="00C473EE">
            <w:pPr>
              <w:pStyle w:val="Prrafodelista"/>
              <w:numPr>
                <w:ilvl w:val="0"/>
                <w:numId w:val="167"/>
              </w:numPr>
              <w:ind w:left="780" w:hanging="283"/>
              <w:rPr>
                <w:rFonts w:ascii="Arial Narrow" w:hAnsi="Arial Narrow"/>
                <w:bCs/>
                <w:sz w:val="20"/>
                <w:szCs w:val="20"/>
                <w:lang w:val="es-PE" w:eastAsia="es-PE"/>
              </w:rPr>
            </w:pPr>
            <w:r>
              <w:rPr>
                <w:rFonts w:ascii="Arial Narrow" w:hAnsi="Arial Narrow"/>
                <w:bCs/>
                <w:sz w:val="20"/>
                <w:szCs w:val="20"/>
                <w:lang w:val="es-PE" w:eastAsia="es-PE"/>
              </w:rPr>
              <w:t xml:space="preserve">Finalizado el registro de la </w:t>
            </w:r>
            <w:r w:rsidR="0093213A">
              <w:rPr>
                <w:rFonts w:ascii="Arial Narrow" w:hAnsi="Arial Narrow"/>
                <w:bCs/>
                <w:sz w:val="20"/>
                <w:szCs w:val="20"/>
                <w:lang w:val="es-PE" w:eastAsia="es-PE"/>
              </w:rPr>
              <w:t>DIF</w:t>
            </w:r>
            <w:r>
              <w:rPr>
                <w:rFonts w:ascii="Arial Narrow" w:hAnsi="Arial Narrow"/>
                <w:bCs/>
                <w:sz w:val="20"/>
                <w:szCs w:val="20"/>
                <w:lang w:val="es-PE" w:eastAsia="es-PE"/>
              </w:rPr>
              <w:t>, el sistema deberá:</w:t>
            </w:r>
          </w:p>
          <w:p w14:paraId="15B772CC" w14:textId="77777777" w:rsidR="0093213A" w:rsidRPr="002F11F2" w:rsidRDefault="005476E4" w:rsidP="00C473EE">
            <w:pPr>
              <w:pStyle w:val="Prrafodelista"/>
              <w:numPr>
                <w:ilvl w:val="1"/>
                <w:numId w:val="170"/>
              </w:numPr>
              <w:ind w:left="922" w:hanging="142"/>
              <w:rPr>
                <w:rFonts w:ascii="Arial Narrow" w:hAnsi="Arial Narrow"/>
                <w:bCs/>
                <w:sz w:val="20"/>
                <w:szCs w:val="20"/>
                <w:lang w:val="es-PE" w:eastAsia="es-PE"/>
              </w:rPr>
            </w:pPr>
            <w:r w:rsidRPr="002F11F2">
              <w:rPr>
                <w:rFonts w:ascii="Arial Narrow" w:hAnsi="Arial Narrow"/>
                <w:bCs/>
                <w:sz w:val="20"/>
                <w:szCs w:val="20"/>
                <w:lang w:val="es-PE" w:eastAsia="es-PE"/>
              </w:rPr>
              <w:t xml:space="preserve">Invocar al Servicio de SERPOST para la Notificación de la numeración de la DIF, enviando </w:t>
            </w:r>
            <w:r w:rsidR="000862D4" w:rsidRPr="002F11F2">
              <w:rPr>
                <w:rFonts w:ascii="Arial Narrow" w:hAnsi="Arial Narrow"/>
                <w:bCs/>
                <w:sz w:val="20"/>
                <w:szCs w:val="20"/>
                <w:lang w:val="es-PE" w:eastAsia="es-PE"/>
              </w:rPr>
              <w:t xml:space="preserve">los datos de </w:t>
            </w:r>
            <w:r w:rsidR="000862D4" w:rsidRPr="002F11F2">
              <w:rPr>
                <w:rFonts w:ascii="Arial Narrow" w:hAnsi="Arial Narrow"/>
                <w:bCs/>
                <w:color w:val="000099"/>
                <w:sz w:val="20"/>
                <w:szCs w:val="20"/>
                <w:lang w:val="es-PE" w:eastAsia="es-PE"/>
              </w:rPr>
              <w:t xml:space="preserve">DIF y </w:t>
            </w:r>
            <w:r w:rsidRPr="002F11F2">
              <w:rPr>
                <w:rFonts w:ascii="Arial Narrow" w:hAnsi="Arial Narrow"/>
                <w:bCs/>
                <w:sz w:val="20"/>
                <w:szCs w:val="20"/>
                <w:lang w:val="es-PE" w:eastAsia="es-PE"/>
              </w:rPr>
              <w:t>como parámetro el</w:t>
            </w:r>
            <w:r w:rsidR="0093213A" w:rsidRPr="002F11F2">
              <w:rPr>
                <w:rFonts w:ascii="Arial Narrow" w:hAnsi="Arial Narrow"/>
                <w:bCs/>
                <w:sz w:val="20"/>
                <w:szCs w:val="20"/>
                <w:lang w:val="es-PE" w:eastAsia="es-PE"/>
              </w:rPr>
              <w:t xml:space="preserve"> año,</w:t>
            </w:r>
            <w:r w:rsidRPr="002F11F2">
              <w:rPr>
                <w:rFonts w:ascii="Arial Narrow" w:hAnsi="Arial Narrow"/>
                <w:bCs/>
                <w:sz w:val="20"/>
                <w:szCs w:val="20"/>
                <w:lang w:val="es-PE" w:eastAsia="es-PE"/>
              </w:rPr>
              <w:t xml:space="preserve"> número</w:t>
            </w:r>
            <w:r w:rsidR="0093213A" w:rsidRPr="002F11F2">
              <w:rPr>
                <w:rFonts w:ascii="Arial Narrow" w:hAnsi="Arial Narrow"/>
                <w:bCs/>
                <w:sz w:val="20"/>
                <w:szCs w:val="20"/>
                <w:lang w:val="es-PE" w:eastAsia="es-PE"/>
              </w:rPr>
              <w:t xml:space="preserve"> </w:t>
            </w:r>
            <w:r w:rsidR="00D43CE4" w:rsidRPr="002F11F2">
              <w:rPr>
                <w:rFonts w:ascii="Arial Narrow" w:hAnsi="Arial Narrow"/>
                <w:bCs/>
                <w:sz w:val="20"/>
                <w:szCs w:val="20"/>
                <w:lang w:val="es-PE" w:eastAsia="es-PE"/>
              </w:rPr>
              <w:t xml:space="preserve">y </w:t>
            </w:r>
            <w:r w:rsidR="00D43CE4" w:rsidRPr="002F11F2">
              <w:rPr>
                <w:rFonts w:ascii="Arial Narrow" w:hAnsi="Arial Narrow"/>
                <w:bCs/>
                <w:sz w:val="20"/>
                <w:szCs w:val="20"/>
                <w:highlight w:val="yellow"/>
                <w:lang w:val="es-PE" w:eastAsia="es-PE"/>
              </w:rPr>
              <w:t>tipo</w:t>
            </w:r>
            <w:r w:rsidRPr="002F11F2">
              <w:rPr>
                <w:rFonts w:ascii="Arial Narrow" w:hAnsi="Arial Narrow"/>
                <w:bCs/>
                <w:sz w:val="20"/>
                <w:szCs w:val="20"/>
                <w:lang w:val="es-PE" w:eastAsia="es-PE"/>
              </w:rPr>
              <w:t xml:space="preserve"> de aviso de llegada,</w:t>
            </w:r>
            <w:r w:rsidR="000862D4" w:rsidRPr="002F11F2">
              <w:rPr>
                <w:rFonts w:ascii="Arial Narrow" w:hAnsi="Arial Narrow"/>
                <w:bCs/>
                <w:sz w:val="20"/>
                <w:szCs w:val="20"/>
                <w:lang w:val="es-PE" w:eastAsia="es-PE"/>
              </w:rPr>
              <w:t xml:space="preserve">  </w:t>
            </w:r>
            <w:r w:rsidRPr="002F11F2">
              <w:rPr>
                <w:rFonts w:ascii="Arial Narrow" w:hAnsi="Arial Narrow"/>
                <w:bCs/>
                <w:sz w:val="20"/>
                <w:szCs w:val="20"/>
                <w:lang w:val="es-PE" w:eastAsia="es-PE"/>
              </w:rPr>
              <w:t xml:space="preserve">el sistema deberá esperar recibir un estado de conformidad de la recepción, debiendo realizar un segundo intento en caso el primero no tenga respuesta. </w:t>
            </w:r>
            <w:r w:rsidR="00D43CE4" w:rsidRPr="002F11F2">
              <w:rPr>
                <w:rFonts w:ascii="Arial Narrow" w:hAnsi="Arial Narrow"/>
                <w:bCs/>
                <w:sz w:val="20"/>
                <w:szCs w:val="20"/>
                <w:highlight w:val="yellow"/>
                <w:lang w:val="es-PE" w:eastAsia="es-PE"/>
              </w:rPr>
              <w:t>Esto no aplica para las DIF numeradas por Ventanilla</w:t>
            </w:r>
            <w:r w:rsidR="00D43CE4" w:rsidRPr="002F11F2">
              <w:rPr>
                <w:rFonts w:ascii="Arial Narrow" w:hAnsi="Arial Narrow"/>
                <w:bCs/>
                <w:sz w:val="20"/>
                <w:szCs w:val="20"/>
                <w:lang w:val="es-PE" w:eastAsia="es-PE"/>
              </w:rPr>
              <w:t>.</w:t>
            </w:r>
          </w:p>
          <w:p w14:paraId="15B772CD" w14:textId="77777777" w:rsidR="002F11F2" w:rsidRDefault="005476E4" w:rsidP="00C473EE">
            <w:pPr>
              <w:pStyle w:val="Prrafodelista"/>
              <w:numPr>
                <w:ilvl w:val="1"/>
                <w:numId w:val="170"/>
              </w:numPr>
              <w:ind w:left="922" w:hanging="142"/>
              <w:rPr>
                <w:rFonts w:ascii="Arial Narrow" w:hAnsi="Arial Narrow"/>
                <w:bCs/>
                <w:sz w:val="20"/>
                <w:szCs w:val="20"/>
                <w:lang w:val="es-PE" w:eastAsia="es-PE"/>
              </w:rPr>
            </w:pPr>
            <w:r w:rsidRPr="0093213A">
              <w:rPr>
                <w:rFonts w:ascii="Arial Narrow" w:hAnsi="Arial Narrow"/>
                <w:bCs/>
                <w:sz w:val="20"/>
                <w:szCs w:val="20"/>
                <w:lang w:val="es-PE" w:eastAsia="es-PE"/>
              </w:rPr>
              <w:t>Preguntará al usuario si desea imprimir la declaración. La impresión se debe realizar de acuerdo a los especificaciones indicadas en el RF14.</w:t>
            </w:r>
          </w:p>
          <w:p w14:paraId="15B772CE" w14:textId="77777777" w:rsidR="005476E4" w:rsidRPr="002F11F2" w:rsidRDefault="005476E4" w:rsidP="00C473EE">
            <w:pPr>
              <w:pStyle w:val="Prrafodelista"/>
              <w:numPr>
                <w:ilvl w:val="1"/>
                <w:numId w:val="170"/>
              </w:numPr>
              <w:ind w:left="922" w:hanging="142"/>
              <w:rPr>
                <w:rFonts w:ascii="Arial Narrow" w:hAnsi="Arial Narrow"/>
                <w:bCs/>
                <w:sz w:val="20"/>
                <w:szCs w:val="20"/>
                <w:lang w:val="es-PE" w:eastAsia="es-PE"/>
              </w:rPr>
            </w:pPr>
            <w:r w:rsidRPr="002F11F2">
              <w:rPr>
                <w:rFonts w:ascii="Arial Narrow" w:hAnsi="Arial Narrow"/>
                <w:bCs/>
                <w:sz w:val="20"/>
                <w:szCs w:val="20"/>
                <w:lang w:val="es-PE" w:eastAsia="es-PE"/>
              </w:rPr>
              <w:t>Volver a la pantalla inicial según el camino por el cual se haya ingresado a la numeración.</w:t>
            </w:r>
          </w:p>
          <w:p w14:paraId="15B772CF" w14:textId="77777777" w:rsidR="00484B74" w:rsidRDefault="00484B74" w:rsidP="008C6227">
            <w:pPr>
              <w:pStyle w:val="Prrafodelista"/>
              <w:ind w:left="638" w:hanging="283"/>
              <w:rPr>
                <w:rFonts w:ascii="Arial Narrow" w:hAnsi="Arial Narrow"/>
                <w:bCs/>
                <w:sz w:val="20"/>
                <w:szCs w:val="20"/>
                <w:lang w:val="es-PE" w:eastAsia="es-PE"/>
              </w:rPr>
            </w:pPr>
          </w:p>
          <w:p w14:paraId="15B772D0" w14:textId="77777777" w:rsidR="0093213A" w:rsidRDefault="0093213A" w:rsidP="008C6227">
            <w:pPr>
              <w:rPr>
                <w:rFonts w:ascii="Arial Narrow" w:hAnsi="Arial Narrow"/>
                <w:bCs/>
                <w:sz w:val="20"/>
                <w:szCs w:val="20"/>
                <w:lang w:val="es-PE" w:eastAsia="es-PE"/>
              </w:rPr>
            </w:pPr>
            <w:r w:rsidRPr="0093213A">
              <w:rPr>
                <w:rFonts w:ascii="Arial Narrow" w:hAnsi="Arial Narrow"/>
                <w:b/>
                <w:bCs/>
                <w:sz w:val="20"/>
                <w:szCs w:val="20"/>
                <w:u w:val="single"/>
                <w:lang w:val="es-PE" w:eastAsia="es-PE"/>
              </w:rPr>
              <w:t>B. GENERAR NOTIFICACIÓN</w:t>
            </w:r>
            <w:r w:rsidR="005476E4" w:rsidRPr="0093213A">
              <w:rPr>
                <w:rFonts w:ascii="Arial Narrow" w:hAnsi="Arial Narrow"/>
                <w:bCs/>
                <w:sz w:val="20"/>
                <w:szCs w:val="20"/>
                <w:lang w:val="es-PE" w:eastAsia="es-PE"/>
              </w:rPr>
              <w:t xml:space="preserve">: </w:t>
            </w:r>
          </w:p>
          <w:p w14:paraId="15B772D1" w14:textId="77777777" w:rsidR="005476E4" w:rsidRPr="0093213A" w:rsidRDefault="005476E4" w:rsidP="008C6227">
            <w:pPr>
              <w:rPr>
                <w:rFonts w:ascii="Arial Narrow" w:hAnsi="Arial Narrow"/>
                <w:bCs/>
                <w:sz w:val="20"/>
                <w:szCs w:val="20"/>
                <w:lang w:val="es-PE" w:eastAsia="es-PE"/>
              </w:rPr>
            </w:pPr>
            <w:r w:rsidRPr="0093213A">
              <w:rPr>
                <w:rFonts w:ascii="Arial Narrow" w:hAnsi="Arial Narrow"/>
                <w:bCs/>
                <w:sz w:val="20"/>
                <w:szCs w:val="20"/>
                <w:lang w:val="es-PE" w:eastAsia="es-PE"/>
              </w:rPr>
              <w:t>Mediante este botón se generarán y notificarán las observaciones a SERPOST, el sistema debe solicitar los siguientes datos:</w:t>
            </w:r>
          </w:p>
          <w:p w14:paraId="15B772D2" w14:textId="77777777" w:rsidR="004D59A0" w:rsidRPr="002F11F2" w:rsidRDefault="00B460BF">
            <w:pPr>
              <w:pStyle w:val="Prrafodelista"/>
              <w:numPr>
                <w:ilvl w:val="0"/>
                <w:numId w:val="138"/>
              </w:numPr>
              <w:ind w:left="213" w:hanging="213"/>
              <w:rPr>
                <w:rFonts w:ascii="Arial Narrow" w:hAnsi="Arial Narrow"/>
                <w:bCs/>
                <w:sz w:val="20"/>
                <w:szCs w:val="20"/>
                <w:lang w:val="es-PE" w:eastAsia="es-PE"/>
                <w:rPrChange w:id="486" w:author="prueba" w:date="2013-08-22T18:16:00Z">
                  <w:rPr>
                    <w:rFonts w:ascii="Arial Narrow" w:hAnsi="Arial Narrow"/>
                    <w:bCs/>
                    <w:strike/>
                    <w:sz w:val="20"/>
                    <w:szCs w:val="20"/>
                    <w:highlight w:val="cyan"/>
                    <w:lang w:val="es-PE" w:eastAsia="es-PE"/>
                  </w:rPr>
                </w:rPrChange>
              </w:rPr>
            </w:pPr>
            <w:r w:rsidRPr="002F11F2">
              <w:rPr>
                <w:rFonts w:ascii="Arial Narrow" w:hAnsi="Arial Narrow"/>
                <w:bCs/>
                <w:sz w:val="20"/>
                <w:szCs w:val="20"/>
                <w:lang w:val="es-PE" w:eastAsia="es-PE"/>
              </w:rPr>
              <w:t>Motivo de Notificación, el sistema debe dar la posibilidad de seleccionar uno o más motivos, según formato del Anexo “Motivo de Notificación”, siendo obligatorio la selección de por lo menos un motivo.</w:t>
            </w:r>
          </w:p>
          <w:p w14:paraId="15B772D3" w14:textId="77777777" w:rsidR="00E474C4" w:rsidRPr="002F11F2" w:rsidRDefault="005476E4" w:rsidP="008C6227">
            <w:pPr>
              <w:pStyle w:val="Prrafodelista"/>
              <w:numPr>
                <w:ilvl w:val="0"/>
                <w:numId w:val="138"/>
              </w:numPr>
              <w:ind w:left="213" w:hanging="213"/>
              <w:rPr>
                <w:rFonts w:ascii="Arial Narrow" w:hAnsi="Arial Narrow"/>
                <w:bCs/>
                <w:sz w:val="20"/>
                <w:szCs w:val="20"/>
                <w:lang w:val="es-PE" w:eastAsia="es-PE"/>
              </w:rPr>
            </w:pPr>
            <w:r w:rsidRPr="002F11F2">
              <w:rPr>
                <w:rFonts w:ascii="Arial Narrow" w:hAnsi="Arial Narrow"/>
                <w:bCs/>
                <w:sz w:val="20"/>
                <w:szCs w:val="20"/>
                <w:lang w:val="es-PE" w:eastAsia="es-PE"/>
              </w:rPr>
              <w:t xml:space="preserve">Observaciones de la notificación: dato de ingreso opcional que deberá soportar el ingreso de un texto de hasta </w:t>
            </w:r>
            <w:r w:rsidRPr="002F11F2">
              <w:rPr>
                <w:rFonts w:ascii="Arial Narrow" w:hAnsi="Arial Narrow"/>
                <w:bCs/>
                <w:strike/>
                <w:sz w:val="20"/>
                <w:szCs w:val="20"/>
                <w:lang w:val="es-PE" w:eastAsia="es-PE"/>
              </w:rPr>
              <w:t>250</w:t>
            </w:r>
            <w:r w:rsidRPr="002F11F2">
              <w:rPr>
                <w:rFonts w:ascii="Arial Narrow" w:hAnsi="Arial Narrow"/>
                <w:bCs/>
                <w:sz w:val="20"/>
                <w:szCs w:val="20"/>
                <w:lang w:val="es-PE" w:eastAsia="es-PE"/>
              </w:rPr>
              <w:t xml:space="preserve"> </w:t>
            </w:r>
            <w:r w:rsidR="00D43CE4" w:rsidRPr="002F11F2">
              <w:rPr>
                <w:rFonts w:ascii="Arial Narrow" w:hAnsi="Arial Narrow"/>
                <w:bCs/>
                <w:sz w:val="20"/>
                <w:szCs w:val="20"/>
                <w:highlight w:val="yellow"/>
                <w:lang w:val="es-PE" w:eastAsia="es-PE"/>
              </w:rPr>
              <w:t>700</w:t>
            </w:r>
            <w:r w:rsidR="00D43CE4" w:rsidRPr="002F11F2">
              <w:rPr>
                <w:rFonts w:ascii="Arial Narrow" w:hAnsi="Arial Narrow"/>
                <w:bCs/>
                <w:sz w:val="20"/>
                <w:szCs w:val="20"/>
                <w:lang w:val="es-PE" w:eastAsia="es-PE"/>
              </w:rPr>
              <w:t xml:space="preserve"> </w:t>
            </w:r>
            <w:r w:rsidR="00BC79C7" w:rsidRPr="002F11F2">
              <w:rPr>
                <w:rFonts w:ascii="Arial Narrow" w:hAnsi="Arial Narrow"/>
                <w:bCs/>
                <w:sz w:val="20"/>
                <w:szCs w:val="20"/>
                <w:lang w:val="es-PE" w:eastAsia="es-PE"/>
              </w:rPr>
              <w:t>caracteres</w:t>
            </w:r>
            <w:r w:rsidR="00D43CE4" w:rsidRPr="002F11F2">
              <w:rPr>
                <w:rFonts w:ascii="Arial Narrow" w:hAnsi="Arial Narrow"/>
                <w:bCs/>
                <w:sz w:val="20"/>
                <w:szCs w:val="20"/>
                <w:lang w:val="es-PE" w:eastAsia="es-PE"/>
              </w:rPr>
              <w:t xml:space="preserve"> en </w:t>
            </w:r>
            <w:r w:rsidR="00D43CE4" w:rsidRPr="002F11F2">
              <w:rPr>
                <w:rFonts w:ascii="Arial Narrow" w:hAnsi="Arial Narrow"/>
                <w:bCs/>
                <w:sz w:val="20"/>
                <w:szCs w:val="20"/>
                <w:highlight w:val="yellow"/>
                <w:lang w:val="es-PE" w:eastAsia="es-PE"/>
              </w:rPr>
              <w:t>5 renglones</w:t>
            </w:r>
            <w:r w:rsidR="00D43CE4" w:rsidRPr="002F11F2">
              <w:rPr>
                <w:rFonts w:ascii="Arial Narrow" w:hAnsi="Arial Narrow"/>
                <w:bCs/>
                <w:sz w:val="20"/>
                <w:szCs w:val="20"/>
                <w:lang w:val="es-PE" w:eastAsia="es-PE"/>
              </w:rPr>
              <w:t>.</w:t>
            </w:r>
          </w:p>
          <w:p w14:paraId="15B772D4" w14:textId="77777777" w:rsidR="005476E4" w:rsidRDefault="005476E4" w:rsidP="008C6227">
            <w:pPr>
              <w:pStyle w:val="Prrafodelista"/>
              <w:numPr>
                <w:ilvl w:val="0"/>
                <w:numId w:val="138"/>
              </w:numPr>
              <w:ind w:left="213" w:hanging="213"/>
              <w:rPr>
                <w:rFonts w:ascii="Arial Narrow" w:hAnsi="Arial Narrow"/>
                <w:bCs/>
                <w:sz w:val="20"/>
                <w:szCs w:val="20"/>
                <w:lang w:val="es-PE" w:eastAsia="es-PE"/>
              </w:rPr>
            </w:pPr>
            <w:r>
              <w:rPr>
                <w:rFonts w:ascii="Arial Narrow" w:hAnsi="Arial Narrow"/>
                <w:bCs/>
                <w:sz w:val="20"/>
                <w:szCs w:val="20"/>
                <w:lang w:val="es-PE" w:eastAsia="es-PE"/>
              </w:rPr>
              <w:lastRenderedPageBreak/>
              <w:t>Código de funcionario de SERPOST, el ingreso de este dato es obligatorio y deberá corresponder a un dato en el siguiente formato alfanumérico: AA9999.</w:t>
            </w:r>
          </w:p>
          <w:p w14:paraId="15B772D5" w14:textId="77777777" w:rsidR="005476E4" w:rsidRDefault="005476E4" w:rsidP="008C6227">
            <w:pPr>
              <w:pStyle w:val="Prrafodelista"/>
              <w:numPr>
                <w:ilvl w:val="0"/>
                <w:numId w:val="138"/>
              </w:numPr>
              <w:ind w:left="213" w:hanging="213"/>
              <w:rPr>
                <w:rFonts w:ascii="Arial Narrow" w:hAnsi="Arial Narrow"/>
                <w:bCs/>
                <w:sz w:val="20"/>
                <w:szCs w:val="20"/>
                <w:lang w:val="es-PE" w:eastAsia="es-PE"/>
              </w:rPr>
            </w:pPr>
            <w:r w:rsidRPr="00803C11">
              <w:rPr>
                <w:rFonts w:ascii="Arial Narrow" w:hAnsi="Arial Narrow"/>
                <w:bCs/>
                <w:sz w:val="20"/>
                <w:szCs w:val="20"/>
                <w:lang w:val="es-PE" w:eastAsia="es-PE"/>
              </w:rPr>
              <w:t>La notificación se genera para todos los avisos de llegada</w:t>
            </w:r>
            <w:r>
              <w:rPr>
                <w:rFonts w:ascii="Arial Narrow" w:hAnsi="Arial Narrow"/>
                <w:bCs/>
                <w:sz w:val="20"/>
                <w:szCs w:val="20"/>
                <w:lang w:val="es-PE" w:eastAsia="es-PE"/>
              </w:rPr>
              <w:t xml:space="preserve"> que forman parte del resumen de envíos.</w:t>
            </w:r>
          </w:p>
          <w:p w14:paraId="15B772D6" w14:textId="77777777" w:rsidR="005476E4" w:rsidRDefault="005476E4" w:rsidP="008C6227">
            <w:pPr>
              <w:pStyle w:val="Prrafodelista"/>
              <w:numPr>
                <w:ilvl w:val="0"/>
                <w:numId w:val="138"/>
              </w:numPr>
              <w:ind w:left="213" w:hanging="213"/>
              <w:rPr>
                <w:rFonts w:ascii="Arial Narrow" w:hAnsi="Arial Narrow"/>
                <w:bCs/>
                <w:sz w:val="20"/>
                <w:szCs w:val="20"/>
                <w:lang w:val="es-PE" w:eastAsia="es-PE"/>
              </w:rPr>
            </w:pPr>
            <w:r>
              <w:rPr>
                <w:rFonts w:ascii="Arial Narrow" w:hAnsi="Arial Narrow"/>
                <w:bCs/>
                <w:sz w:val="20"/>
                <w:szCs w:val="20"/>
                <w:lang w:val="es-PE" w:eastAsia="es-PE"/>
              </w:rPr>
              <w:t>Al hacer click en el botón “Aceptar”, el sistema deberá:</w:t>
            </w:r>
          </w:p>
          <w:p w14:paraId="15B772D7" w14:textId="77777777" w:rsidR="005476E4" w:rsidRDefault="005476E4" w:rsidP="002F11F2">
            <w:pPr>
              <w:pStyle w:val="Prrafodelista"/>
              <w:numPr>
                <w:ilvl w:val="0"/>
                <w:numId w:val="161"/>
              </w:numPr>
              <w:ind w:left="355" w:hanging="142"/>
              <w:rPr>
                <w:rFonts w:ascii="Arial Narrow" w:hAnsi="Arial Narrow"/>
                <w:bCs/>
                <w:sz w:val="20"/>
                <w:szCs w:val="20"/>
                <w:lang w:val="es-PE" w:eastAsia="es-PE"/>
              </w:rPr>
            </w:pPr>
            <w:r>
              <w:rPr>
                <w:rFonts w:ascii="Arial Narrow" w:hAnsi="Arial Narrow"/>
                <w:bCs/>
                <w:sz w:val="20"/>
                <w:szCs w:val="20"/>
                <w:lang w:val="es-PE" w:eastAsia="es-PE"/>
              </w:rPr>
              <w:t>Generar y grabar el número de notificación (secuencia numérica correlativa única por año), cuya estructura es: Cod. Aduana-Año-Nro. Notificación.</w:t>
            </w:r>
          </w:p>
          <w:p w14:paraId="15B772D8" w14:textId="77777777" w:rsidR="005476E4" w:rsidRDefault="005476E4" w:rsidP="002F11F2">
            <w:pPr>
              <w:pStyle w:val="Prrafodelista"/>
              <w:numPr>
                <w:ilvl w:val="0"/>
                <w:numId w:val="161"/>
              </w:numPr>
              <w:ind w:left="355" w:hanging="142"/>
              <w:rPr>
                <w:rFonts w:ascii="Arial Narrow" w:hAnsi="Arial Narrow"/>
                <w:bCs/>
                <w:sz w:val="20"/>
                <w:szCs w:val="20"/>
                <w:lang w:val="es-PE" w:eastAsia="es-PE"/>
              </w:rPr>
            </w:pPr>
            <w:r>
              <w:rPr>
                <w:rFonts w:ascii="Arial Narrow" w:hAnsi="Arial Narrow"/>
                <w:bCs/>
                <w:sz w:val="20"/>
                <w:szCs w:val="20"/>
                <w:lang w:val="es-PE" w:eastAsia="es-PE"/>
              </w:rPr>
              <w:t>Grabará los datos ingresados y adicionalmente el número de registro del funcionario aduanero que generó la notificación.</w:t>
            </w:r>
          </w:p>
          <w:p w14:paraId="15B772D9" w14:textId="77777777" w:rsidR="005476E4" w:rsidRDefault="005476E4" w:rsidP="002F11F2">
            <w:pPr>
              <w:pStyle w:val="Prrafodelista"/>
              <w:numPr>
                <w:ilvl w:val="0"/>
                <w:numId w:val="161"/>
              </w:numPr>
              <w:ind w:left="355" w:hanging="142"/>
              <w:rPr>
                <w:rFonts w:ascii="Arial Narrow" w:hAnsi="Arial Narrow"/>
                <w:bCs/>
                <w:sz w:val="20"/>
                <w:szCs w:val="20"/>
                <w:lang w:val="es-PE" w:eastAsia="es-PE"/>
              </w:rPr>
            </w:pPr>
            <w:r>
              <w:rPr>
                <w:rFonts w:ascii="Arial Narrow" w:hAnsi="Arial Narrow"/>
                <w:bCs/>
                <w:sz w:val="20"/>
                <w:szCs w:val="20"/>
                <w:lang w:val="es-PE" w:eastAsia="es-PE"/>
              </w:rPr>
              <w:t>Mostrará en pantalla el número de notificación generada.</w:t>
            </w:r>
          </w:p>
          <w:p w14:paraId="15B772DA" w14:textId="77777777" w:rsidR="005476E4" w:rsidRDefault="005476E4" w:rsidP="002F11F2">
            <w:pPr>
              <w:pStyle w:val="Prrafodelista"/>
              <w:numPr>
                <w:ilvl w:val="0"/>
                <w:numId w:val="161"/>
              </w:numPr>
              <w:ind w:left="355" w:hanging="142"/>
              <w:rPr>
                <w:rFonts w:ascii="Arial Narrow" w:hAnsi="Arial Narrow"/>
                <w:bCs/>
                <w:sz w:val="20"/>
                <w:szCs w:val="20"/>
                <w:lang w:val="es-PE" w:eastAsia="es-PE"/>
              </w:rPr>
            </w:pPr>
            <w:r>
              <w:rPr>
                <w:rFonts w:ascii="Arial Narrow" w:hAnsi="Arial Narrow"/>
                <w:bCs/>
                <w:sz w:val="20"/>
                <w:szCs w:val="20"/>
                <w:lang w:val="es-PE" w:eastAsia="es-PE"/>
              </w:rPr>
              <w:t>Actualizará el estado del envío postal y envíos considerados para su numeración a “Notificado”</w:t>
            </w:r>
          </w:p>
          <w:p w14:paraId="15B772DB" w14:textId="77777777" w:rsidR="005476E4" w:rsidRDefault="005476E4" w:rsidP="002F11F2">
            <w:pPr>
              <w:pStyle w:val="Prrafodelista"/>
              <w:numPr>
                <w:ilvl w:val="0"/>
                <w:numId w:val="161"/>
              </w:numPr>
              <w:ind w:left="355" w:hanging="142"/>
              <w:rPr>
                <w:rFonts w:ascii="Arial Narrow" w:hAnsi="Arial Narrow"/>
                <w:bCs/>
                <w:sz w:val="20"/>
                <w:szCs w:val="20"/>
                <w:lang w:val="es-PE" w:eastAsia="es-PE"/>
              </w:rPr>
            </w:pPr>
            <w:r>
              <w:rPr>
                <w:rFonts w:ascii="Arial Narrow" w:hAnsi="Arial Narrow"/>
                <w:bCs/>
                <w:sz w:val="20"/>
                <w:szCs w:val="20"/>
                <w:lang w:val="es-PE" w:eastAsia="es-PE"/>
              </w:rPr>
              <w:t>Preguntará si desea imprimir la notificación, de elegir “Si”, el sistema debe mostrar el formato especificado en el RF16 considerando el número de notificación generado, de elegir “No”, el sistema volverá a la pantalla inicial de acuerdo a la forma de acceso.</w:t>
            </w:r>
          </w:p>
          <w:p w14:paraId="15B772DC" w14:textId="77777777" w:rsidR="00B3294A" w:rsidRPr="00B3294A" w:rsidRDefault="005476E4" w:rsidP="002F11F2">
            <w:pPr>
              <w:pStyle w:val="Prrafodelista"/>
              <w:numPr>
                <w:ilvl w:val="0"/>
                <w:numId w:val="161"/>
              </w:numPr>
              <w:ind w:left="355" w:hanging="142"/>
              <w:rPr>
                <w:rFonts w:ascii="Arial Narrow" w:hAnsi="Arial Narrow"/>
                <w:bCs/>
                <w:sz w:val="20"/>
                <w:szCs w:val="20"/>
                <w:lang w:val="es-PE" w:eastAsia="es-PE"/>
              </w:rPr>
            </w:pPr>
            <w:r>
              <w:rPr>
                <w:rFonts w:ascii="Arial Narrow" w:hAnsi="Arial Narrow"/>
                <w:bCs/>
                <w:sz w:val="20"/>
                <w:szCs w:val="20"/>
                <w:lang w:val="es-PE" w:eastAsia="es-PE"/>
              </w:rPr>
              <w:t xml:space="preserve">Invocará al servicio de SERPOST para transmitir los datos correspondientes a la notificación, que SERPOST imprimirá mediante sus sistemas en el formato “Notificación-Aviso de llegada”, para ello enviará como parámetro el </w:t>
            </w:r>
            <w:r w:rsidR="00DE3606">
              <w:rPr>
                <w:rFonts w:ascii="Arial Narrow" w:hAnsi="Arial Narrow"/>
                <w:bCs/>
                <w:sz w:val="20"/>
                <w:szCs w:val="20"/>
                <w:lang w:val="es-PE" w:eastAsia="es-PE"/>
              </w:rPr>
              <w:t>Año</w:t>
            </w:r>
            <w:r w:rsidR="00A13F33" w:rsidRPr="00A13F33">
              <w:rPr>
                <w:rFonts w:ascii="Arial Narrow" w:hAnsi="Arial Narrow"/>
                <w:bCs/>
                <w:sz w:val="20"/>
                <w:szCs w:val="20"/>
                <w:highlight w:val="yellow"/>
                <w:lang w:val="es-PE" w:eastAsia="es-PE"/>
                <w:rPrChange w:id="487" w:author="prueba" w:date="2013-08-22T18:15:00Z">
                  <w:rPr>
                    <w:rFonts w:ascii="Arial Narrow" w:hAnsi="Arial Narrow"/>
                    <w:bCs/>
                    <w:sz w:val="20"/>
                    <w:szCs w:val="20"/>
                    <w:highlight w:val="cyan"/>
                    <w:lang w:val="es-PE" w:eastAsia="es-PE"/>
                  </w:rPr>
                </w:rPrChange>
              </w:rPr>
              <w:t>, tipo</w:t>
            </w:r>
            <w:r w:rsidR="00DE3606">
              <w:rPr>
                <w:rFonts w:ascii="Arial Narrow" w:hAnsi="Arial Narrow"/>
                <w:bCs/>
                <w:sz w:val="20"/>
                <w:szCs w:val="20"/>
                <w:lang w:val="es-PE" w:eastAsia="es-PE"/>
              </w:rPr>
              <w:t xml:space="preserve"> y Número de aviso de llegada</w:t>
            </w:r>
            <w:r>
              <w:rPr>
                <w:rFonts w:ascii="Arial Narrow" w:hAnsi="Arial Narrow"/>
                <w:bCs/>
                <w:sz w:val="20"/>
                <w:szCs w:val="20"/>
                <w:lang w:val="es-PE" w:eastAsia="es-PE"/>
              </w:rPr>
              <w:t xml:space="preserve"> y deberá esperar recibir una conformidad de la transmisión, debiendo reintentar el envío en caso no reciba respuesta. Esto no aplica para las declaraciones numeradas por Ventanilla.</w:t>
            </w:r>
          </w:p>
          <w:p w14:paraId="15B772DD" w14:textId="77777777" w:rsidR="0093213A" w:rsidRDefault="0093213A" w:rsidP="008C6227">
            <w:pPr>
              <w:rPr>
                <w:rFonts w:ascii="Arial Narrow" w:hAnsi="Arial Narrow"/>
                <w:bCs/>
                <w:sz w:val="20"/>
                <w:szCs w:val="20"/>
                <w:u w:val="single"/>
                <w:lang w:val="es-PE" w:eastAsia="es-PE"/>
              </w:rPr>
            </w:pPr>
          </w:p>
          <w:p w14:paraId="15B772DE" w14:textId="77777777" w:rsidR="0079271C" w:rsidRDefault="0093213A" w:rsidP="008C6227">
            <w:pPr>
              <w:rPr>
                <w:rFonts w:ascii="Arial Narrow" w:hAnsi="Arial Narrow"/>
                <w:bCs/>
                <w:sz w:val="20"/>
                <w:szCs w:val="20"/>
                <w:lang w:val="es-PE" w:eastAsia="es-PE"/>
              </w:rPr>
            </w:pPr>
            <w:r w:rsidRPr="0093213A">
              <w:rPr>
                <w:rFonts w:ascii="Arial Narrow" w:hAnsi="Arial Narrow"/>
                <w:b/>
                <w:bCs/>
                <w:sz w:val="20"/>
                <w:szCs w:val="20"/>
                <w:u w:val="single"/>
                <w:lang w:val="es-PE" w:eastAsia="es-PE"/>
              </w:rPr>
              <w:t xml:space="preserve">C. ENVIAR A </w:t>
            </w:r>
            <w:r w:rsidRPr="00131A9D">
              <w:rPr>
                <w:rFonts w:ascii="Arial Narrow" w:hAnsi="Arial Narrow"/>
                <w:b/>
                <w:bCs/>
                <w:sz w:val="20"/>
                <w:szCs w:val="20"/>
                <w:u w:val="single"/>
                <w:lang w:val="es-PE" w:eastAsia="es-PE"/>
              </w:rPr>
              <w:t>OTRO RÉGIMEN</w:t>
            </w:r>
            <w:r w:rsidR="00131A9D">
              <w:rPr>
                <w:rFonts w:ascii="Arial Narrow" w:hAnsi="Arial Narrow"/>
                <w:bCs/>
                <w:sz w:val="20"/>
                <w:szCs w:val="20"/>
                <w:lang w:val="es-PE" w:eastAsia="es-PE"/>
              </w:rPr>
              <w:t>:</w:t>
            </w:r>
          </w:p>
          <w:p w14:paraId="15B772DF" w14:textId="77777777" w:rsidR="005476E4" w:rsidRPr="0079271C" w:rsidRDefault="005476E4" w:rsidP="008C6227">
            <w:pPr>
              <w:pStyle w:val="Prrafodelista"/>
              <w:numPr>
                <w:ilvl w:val="0"/>
                <w:numId w:val="150"/>
              </w:numPr>
              <w:ind w:left="355" w:hanging="355"/>
              <w:rPr>
                <w:rFonts w:ascii="Arial Narrow" w:hAnsi="Arial Narrow"/>
                <w:bCs/>
                <w:sz w:val="20"/>
                <w:szCs w:val="20"/>
                <w:lang w:val="es-PE" w:eastAsia="es-PE"/>
              </w:rPr>
            </w:pPr>
            <w:r w:rsidRPr="0079271C">
              <w:rPr>
                <w:rFonts w:ascii="Arial Narrow" w:hAnsi="Arial Narrow"/>
                <w:bCs/>
                <w:sz w:val="20"/>
                <w:szCs w:val="20"/>
                <w:lang w:val="es-PE" w:eastAsia="es-PE"/>
              </w:rPr>
              <w:t xml:space="preserve">Al hacer click en este botón, el sistema deberá mostrar una ventana para el registro del motivo por el cual se remite a </w:t>
            </w:r>
            <w:r w:rsidRPr="00131A9D">
              <w:rPr>
                <w:rFonts w:ascii="Arial Narrow" w:hAnsi="Arial Narrow"/>
                <w:bCs/>
                <w:sz w:val="20"/>
                <w:szCs w:val="20"/>
                <w:lang w:val="es-PE" w:eastAsia="es-PE"/>
              </w:rPr>
              <w:t>otro régimen</w:t>
            </w:r>
            <w:r w:rsidRPr="0079271C">
              <w:rPr>
                <w:rFonts w:ascii="Arial Narrow" w:hAnsi="Arial Narrow"/>
                <w:bCs/>
                <w:sz w:val="20"/>
                <w:szCs w:val="20"/>
                <w:lang w:val="es-PE" w:eastAsia="es-PE"/>
              </w:rPr>
              <w:t>, debiendo solicitar el ingreso obligatorio de un texto conformad</w:t>
            </w:r>
            <w:r w:rsidR="00131A9D">
              <w:rPr>
                <w:rFonts w:ascii="Arial Narrow" w:hAnsi="Arial Narrow"/>
                <w:bCs/>
                <w:sz w:val="20"/>
                <w:szCs w:val="20"/>
                <w:lang w:val="es-PE" w:eastAsia="es-PE"/>
              </w:rPr>
              <w:t>o como mínimo por 10 caracteres:</w:t>
            </w:r>
          </w:p>
          <w:p w14:paraId="15B772E0" w14:textId="77777777" w:rsidR="005476E4" w:rsidRDefault="002F11F2" w:rsidP="008C6227">
            <w:pPr>
              <w:pStyle w:val="Prrafodelista"/>
              <w:ind w:left="568"/>
              <w:rPr>
                <w:rFonts w:ascii="Arial Narrow" w:hAnsi="Arial Narrow"/>
                <w:bCs/>
                <w:sz w:val="20"/>
                <w:szCs w:val="20"/>
                <w:lang w:val="es-PE" w:eastAsia="es-PE"/>
              </w:rPr>
            </w:pPr>
            <w:r>
              <w:object w:dxaOrig="6825" w:dyaOrig="3075" w14:anchorId="15B77B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5.2pt;height:89.05pt" o:ole="">
                  <v:imagedata r:id="rId26" o:title=""/>
                </v:shape>
                <o:OLEObject Type="Embed" ProgID="PBrush" ShapeID="_x0000_i1025" DrawAspect="Content" ObjectID="_1458403544" r:id="rId27"/>
              </w:object>
            </w:r>
          </w:p>
          <w:p w14:paraId="15B772E1" w14:textId="77777777" w:rsidR="0079271C" w:rsidRDefault="005476E4" w:rsidP="008C6227">
            <w:pPr>
              <w:pStyle w:val="Prrafodelista"/>
              <w:numPr>
                <w:ilvl w:val="0"/>
                <w:numId w:val="150"/>
              </w:numPr>
              <w:ind w:left="355" w:hanging="355"/>
              <w:rPr>
                <w:rFonts w:ascii="Arial Narrow" w:hAnsi="Arial Narrow"/>
                <w:bCs/>
                <w:sz w:val="20"/>
                <w:szCs w:val="20"/>
                <w:lang w:val="es-PE" w:eastAsia="es-PE"/>
              </w:rPr>
            </w:pPr>
            <w:r w:rsidRPr="008E6E69">
              <w:rPr>
                <w:rFonts w:ascii="Arial Narrow" w:hAnsi="Arial Narrow"/>
                <w:bCs/>
                <w:sz w:val="20"/>
                <w:szCs w:val="20"/>
                <w:lang w:val="es-PE" w:eastAsia="es-PE"/>
              </w:rPr>
              <w:t xml:space="preserve">Al hacer clic en el botón “Aceptar”, el sistema deberá grabar el motivo del retiro a </w:t>
            </w:r>
            <w:r w:rsidRPr="00131A9D">
              <w:rPr>
                <w:rFonts w:ascii="Arial Narrow" w:hAnsi="Arial Narrow"/>
                <w:bCs/>
                <w:sz w:val="20"/>
                <w:szCs w:val="20"/>
                <w:lang w:val="es-PE" w:eastAsia="es-PE"/>
              </w:rPr>
              <w:t>otro régimen</w:t>
            </w:r>
            <w:r w:rsidRPr="003B0677">
              <w:rPr>
                <w:rFonts w:ascii="Arial Narrow" w:hAnsi="Arial Narrow"/>
                <w:bCs/>
                <w:sz w:val="20"/>
                <w:szCs w:val="20"/>
                <w:lang w:val="es-PE" w:eastAsia="es-PE"/>
              </w:rPr>
              <w:t xml:space="preserve"> </w:t>
            </w:r>
            <w:r w:rsidRPr="008E6E69">
              <w:rPr>
                <w:rFonts w:ascii="Arial Narrow" w:hAnsi="Arial Narrow"/>
                <w:bCs/>
                <w:sz w:val="20"/>
                <w:szCs w:val="20"/>
                <w:lang w:val="es-PE" w:eastAsia="es-PE"/>
              </w:rPr>
              <w:t>y cambiar el estado a “</w:t>
            </w:r>
            <w:r w:rsidR="00A40B52">
              <w:rPr>
                <w:rFonts w:ascii="Arial Narrow" w:hAnsi="Arial Narrow"/>
                <w:bCs/>
                <w:sz w:val="20"/>
                <w:szCs w:val="20"/>
                <w:lang w:val="es-PE" w:eastAsia="es-PE"/>
              </w:rPr>
              <w:t>Retirado</w:t>
            </w:r>
            <w:r w:rsidRPr="008E6E69">
              <w:rPr>
                <w:rFonts w:ascii="Arial Narrow" w:hAnsi="Arial Narrow"/>
                <w:bCs/>
                <w:sz w:val="20"/>
                <w:szCs w:val="20"/>
                <w:lang w:val="es-PE" w:eastAsia="es-PE"/>
              </w:rPr>
              <w:t>” de todos los envíos que se encuentran en evaluación, por el funcionario aduanero para la numeración de la DIF.</w:t>
            </w:r>
          </w:p>
          <w:p w14:paraId="15B772E2" w14:textId="77777777" w:rsidR="0079271C" w:rsidRDefault="0079271C" w:rsidP="008C6227">
            <w:pPr>
              <w:pStyle w:val="Prrafodelista"/>
              <w:ind w:left="355"/>
              <w:rPr>
                <w:rFonts w:ascii="Arial Narrow" w:hAnsi="Arial Narrow"/>
                <w:bCs/>
                <w:sz w:val="20"/>
                <w:szCs w:val="20"/>
                <w:lang w:val="es-PE" w:eastAsia="es-PE"/>
              </w:rPr>
            </w:pPr>
          </w:p>
          <w:p w14:paraId="15B772E3" w14:textId="77777777" w:rsidR="005476E4" w:rsidRPr="0079271C" w:rsidRDefault="005476E4" w:rsidP="008C6227">
            <w:pPr>
              <w:pStyle w:val="Prrafodelista"/>
              <w:ind w:left="355"/>
              <w:rPr>
                <w:rFonts w:ascii="Arial Narrow" w:hAnsi="Arial Narrow"/>
                <w:bCs/>
                <w:sz w:val="20"/>
                <w:szCs w:val="20"/>
                <w:lang w:val="es-PE" w:eastAsia="es-PE"/>
              </w:rPr>
            </w:pPr>
            <w:r w:rsidRPr="0079271C">
              <w:rPr>
                <w:rFonts w:ascii="Arial Narrow" w:hAnsi="Arial Narrow"/>
                <w:bCs/>
                <w:color w:val="000000"/>
                <w:sz w:val="20"/>
                <w:szCs w:val="20"/>
                <w:lang w:val="es-PE" w:eastAsia="es-PE"/>
              </w:rPr>
              <w:t>Luego de registrarse el retiro, el sistema inv</w:t>
            </w:r>
            <w:r w:rsidR="005C07D1" w:rsidRPr="0079271C">
              <w:rPr>
                <w:rFonts w:ascii="Arial Narrow" w:hAnsi="Arial Narrow"/>
                <w:bCs/>
                <w:color w:val="000000"/>
                <w:sz w:val="20"/>
                <w:szCs w:val="20"/>
                <w:lang w:val="es-PE" w:eastAsia="es-PE"/>
              </w:rPr>
              <w:t xml:space="preserve">ocara a un servicio de serpost </w:t>
            </w:r>
            <w:r w:rsidRPr="0079271C">
              <w:rPr>
                <w:rFonts w:ascii="Arial Narrow" w:hAnsi="Arial Narrow"/>
                <w:bCs/>
                <w:color w:val="000000"/>
                <w:sz w:val="20"/>
                <w:szCs w:val="20"/>
                <w:lang w:val="es-PE" w:eastAsia="es-PE"/>
              </w:rPr>
              <w:t>enviando:</w:t>
            </w:r>
          </w:p>
          <w:p w14:paraId="15B772E4" w14:textId="77777777" w:rsidR="005476E4" w:rsidRPr="00070AC8" w:rsidRDefault="005476E4" w:rsidP="008C6227">
            <w:pPr>
              <w:pStyle w:val="Prrafodelista"/>
              <w:numPr>
                <w:ilvl w:val="0"/>
                <w:numId w:val="73"/>
              </w:numPr>
              <w:ind w:left="638" w:hanging="283"/>
              <w:rPr>
                <w:rFonts w:ascii="Arial Narrow" w:hAnsi="Arial Narrow"/>
                <w:bCs/>
                <w:color w:val="000000"/>
                <w:sz w:val="20"/>
                <w:szCs w:val="20"/>
                <w:lang w:val="es-PE" w:eastAsia="es-PE"/>
              </w:rPr>
            </w:pPr>
            <w:r w:rsidRPr="00070AC8">
              <w:rPr>
                <w:rFonts w:ascii="Arial Narrow" w:hAnsi="Arial Narrow"/>
                <w:bCs/>
                <w:color w:val="000000"/>
                <w:sz w:val="20"/>
                <w:szCs w:val="20"/>
                <w:lang w:val="es-PE" w:eastAsia="es-PE"/>
              </w:rPr>
              <w:t xml:space="preserve">El </w:t>
            </w:r>
            <w:r>
              <w:rPr>
                <w:rFonts w:ascii="Arial Narrow" w:hAnsi="Arial Narrow"/>
                <w:bCs/>
                <w:color w:val="000000"/>
                <w:sz w:val="20"/>
                <w:szCs w:val="20"/>
                <w:lang w:val="es-PE" w:eastAsia="es-PE"/>
              </w:rPr>
              <w:t xml:space="preserve">Año y </w:t>
            </w:r>
            <w:r w:rsidRPr="00070AC8">
              <w:rPr>
                <w:rFonts w:ascii="Arial Narrow" w:hAnsi="Arial Narrow"/>
                <w:bCs/>
                <w:color w:val="000000"/>
                <w:sz w:val="20"/>
                <w:szCs w:val="20"/>
                <w:lang w:val="es-PE" w:eastAsia="es-PE"/>
              </w:rPr>
              <w:t>numero de aviso de llegada y</w:t>
            </w:r>
          </w:p>
          <w:p w14:paraId="15B772E5" w14:textId="77777777" w:rsidR="005476E4" w:rsidRPr="00070AC8" w:rsidRDefault="005476E4" w:rsidP="008C6227">
            <w:pPr>
              <w:pStyle w:val="Prrafodelista"/>
              <w:numPr>
                <w:ilvl w:val="0"/>
                <w:numId w:val="73"/>
              </w:numPr>
              <w:ind w:left="638" w:hanging="283"/>
              <w:rPr>
                <w:rFonts w:ascii="Arial Narrow" w:hAnsi="Arial Narrow"/>
                <w:bCs/>
                <w:color w:val="000000"/>
                <w:sz w:val="20"/>
                <w:szCs w:val="20"/>
                <w:lang w:val="es-PE" w:eastAsia="es-PE"/>
              </w:rPr>
            </w:pPr>
            <w:r w:rsidRPr="00070AC8">
              <w:rPr>
                <w:rFonts w:ascii="Arial Narrow" w:hAnsi="Arial Narrow"/>
                <w:bCs/>
                <w:color w:val="000000"/>
                <w:sz w:val="20"/>
                <w:szCs w:val="20"/>
                <w:lang w:val="es-PE" w:eastAsia="es-PE"/>
              </w:rPr>
              <w:t xml:space="preserve">El texto ingresado para el retiro a </w:t>
            </w:r>
            <w:r w:rsidR="00131A9D">
              <w:rPr>
                <w:rFonts w:ascii="Arial Narrow" w:hAnsi="Arial Narrow"/>
                <w:bCs/>
                <w:color w:val="000000"/>
                <w:sz w:val="20"/>
                <w:szCs w:val="20"/>
                <w:lang w:val="es-PE" w:eastAsia="es-PE"/>
              </w:rPr>
              <w:t>otro régimen</w:t>
            </w:r>
            <w:r w:rsidRPr="00070AC8">
              <w:rPr>
                <w:rFonts w:ascii="Arial Narrow" w:hAnsi="Arial Narrow"/>
                <w:bCs/>
                <w:color w:val="000000"/>
                <w:sz w:val="20"/>
                <w:szCs w:val="20"/>
                <w:lang w:val="es-PE" w:eastAsia="es-PE"/>
              </w:rPr>
              <w:t>.</w:t>
            </w:r>
          </w:p>
          <w:p w14:paraId="15B772E6" w14:textId="77777777" w:rsidR="00EC19D8" w:rsidRDefault="005476E4" w:rsidP="006F04FC">
            <w:pPr>
              <w:ind w:left="355"/>
              <w:rPr>
                <w:rFonts w:ascii="Arial Narrow" w:hAnsi="Arial Narrow"/>
                <w:bCs/>
                <w:sz w:val="20"/>
                <w:szCs w:val="20"/>
                <w:lang w:val="es-PE" w:eastAsia="es-PE"/>
              </w:rPr>
            </w:pPr>
            <w:r w:rsidRPr="002F11F2">
              <w:rPr>
                <w:rFonts w:ascii="Arial Narrow" w:hAnsi="Arial Narrow"/>
                <w:bCs/>
                <w:sz w:val="20"/>
                <w:szCs w:val="20"/>
                <w:lang w:val="es-PE" w:eastAsia="es-PE"/>
              </w:rPr>
              <w:t xml:space="preserve">Al hacer clic en el botón “Cancelar”, el sistema deja sin efecto el registro del envío a </w:t>
            </w:r>
            <w:r w:rsidR="00131A9D" w:rsidRPr="002F11F2">
              <w:rPr>
                <w:rFonts w:ascii="Arial Narrow" w:hAnsi="Arial Narrow"/>
                <w:bCs/>
                <w:color w:val="000000"/>
                <w:sz w:val="20"/>
                <w:szCs w:val="20"/>
                <w:lang w:val="es-PE" w:eastAsia="es-PE"/>
              </w:rPr>
              <w:t>a otro régimen</w:t>
            </w:r>
            <w:r w:rsidRPr="002F11F2">
              <w:rPr>
                <w:rFonts w:ascii="Arial Narrow" w:hAnsi="Arial Narrow"/>
                <w:bCs/>
                <w:sz w:val="20"/>
                <w:szCs w:val="20"/>
                <w:lang w:val="es-PE" w:eastAsia="es-PE"/>
              </w:rPr>
              <w:t>, y el sistema retorna a la pantalla con la información de los avisos de llegada para la numeración de la DIF.</w:t>
            </w:r>
          </w:p>
          <w:p w14:paraId="15B772E7" w14:textId="77777777" w:rsidR="006F04FC" w:rsidRDefault="006F04FC" w:rsidP="006F04FC">
            <w:pPr>
              <w:ind w:left="355"/>
              <w:rPr>
                <w:rFonts w:ascii="Arial Narrow" w:hAnsi="Arial Narrow"/>
                <w:b/>
                <w:bCs/>
                <w:sz w:val="20"/>
                <w:szCs w:val="20"/>
                <w:u w:val="single"/>
                <w:lang w:val="es-PE" w:eastAsia="es-PE"/>
              </w:rPr>
            </w:pPr>
          </w:p>
          <w:p w14:paraId="15B772E8" w14:textId="77777777" w:rsidR="0093213A" w:rsidRDefault="0093213A" w:rsidP="008C6227">
            <w:pPr>
              <w:rPr>
                <w:rFonts w:ascii="Arial Narrow" w:hAnsi="Arial Narrow"/>
                <w:bCs/>
                <w:sz w:val="20"/>
                <w:szCs w:val="20"/>
                <w:lang w:val="es-PE" w:eastAsia="es-PE"/>
              </w:rPr>
            </w:pPr>
            <w:r w:rsidRPr="0093213A">
              <w:rPr>
                <w:rFonts w:ascii="Arial Narrow" w:hAnsi="Arial Narrow"/>
                <w:b/>
                <w:bCs/>
                <w:sz w:val="20"/>
                <w:szCs w:val="20"/>
                <w:u w:val="single"/>
                <w:lang w:val="es-PE" w:eastAsia="es-PE"/>
              </w:rPr>
              <w:t>D. CANCELAR</w:t>
            </w:r>
            <w:r w:rsidRPr="0093213A">
              <w:rPr>
                <w:rFonts w:ascii="Arial Narrow" w:hAnsi="Arial Narrow"/>
                <w:b/>
                <w:bCs/>
                <w:sz w:val="20"/>
                <w:szCs w:val="20"/>
                <w:lang w:val="es-PE" w:eastAsia="es-PE"/>
              </w:rPr>
              <w:t>:</w:t>
            </w:r>
            <w:r w:rsidRPr="0093213A">
              <w:rPr>
                <w:rFonts w:ascii="Arial Narrow" w:hAnsi="Arial Narrow"/>
                <w:bCs/>
                <w:sz w:val="20"/>
                <w:szCs w:val="20"/>
                <w:lang w:val="es-PE" w:eastAsia="es-PE"/>
              </w:rPr>
              <w:t xml:space="preserve"> </w:t>
            </w:r>
          </w:p>
          <w:p w14:paraId="15B772E9" w14:textId="77777777" w:rsidR="005476E4" w:rsidRPr="0093213A" w:rsidRDefault="005476E4" w:rsidP="008C6227">
            <w:pPr>
              <w:rPr>
                <w:rFonts w:ascii="Arial Narrow" w:hAnsi="Arial Narrow"/>
                <w:bCs/>
                <w:sz w:val="20"/>
                <w:szCs w:val="20"/>
                <w:lang w:val="es-PE" w:eastAsia="es-PE"/>
              </w:rPr>
            </w:pPr>
            <w:r w:rsidRPr="0093213A">
              <w:rPr>
                <w:rFonts w:ascii="Arial Narrow" w:hAnsi="Arial Narrow"/>
                <w:bCs/>
                <w:sz w:val="20"/>
                <w:szCs w:val="20"/>
                <w:lang w:val="es-PE" w:eastAsia="es-PE"/>
              </w:rPr>
              <w:lastRenderedPageBreak/>
              <w:t>El sistema deja sin efecto el registro en curso y retorna a la pantalla inicial de acuerdo a la manera de acceso a esta opción.</w:t>
            </w:r>
          </w:p>
        </w:tc>
        <w:tc>
          <w:tcPr>
            <w:tcW w:w="1134" w:type="dxa"/>
            <w:gridSpan w:val="2"/>
            <w:shd w:val="clear" w:color="auto" w:fill="auto"/>
          </w:tcPr>
          <w:p w14:paraId="15B772E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E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E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E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E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E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F0"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F1"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51</w:t>
            </w:r>
          </w:p>
          <w:p w14:paraId="15B772F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F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F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F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F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F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F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F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F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F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F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F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F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2FF"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53</w:t>
            </w:r>
          </w:p>
          <w:p w14:paraId="15B77300"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0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0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0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0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0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0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0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0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0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0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0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0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0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0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0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10"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55</w:t>
            </w:r>
          </w:p>
          <w:p w14:paraId="15B7731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1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1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1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1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1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1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1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1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1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1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1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1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1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1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20"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2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2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2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2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2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2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2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28"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56</w:t>
            </w:r>
          </w:p>
          <w:p w14:paraId="15B7732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2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2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2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2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2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2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30"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3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3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3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3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35"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57</w:t>
            </w:r>
          </w:p>
          <w:p w14:paraId="15B7733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3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3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39"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58</w:t>
            </w:r>
          </w:p>
          <w:p w14:paraId="15B7733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3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3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3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3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3F"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59</w:t>
            </w:r>
          </w:p>
          <w:p w14:paraId="15B77340"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4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4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4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4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4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4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4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4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4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4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4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4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4D"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52</w:t>
            </w:r>
          </w:p>
          <w:p w14:paraId="15B7734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4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50"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5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5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5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5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5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5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5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5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5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5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5B"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60</w:t>
            </w:r>
          </w:p>
          <w:p w14:paraId="15B7735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5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5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5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60"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61</w:t>
            </w:r>
          </w:p>
          <w:p w14:paraId="15B7736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6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6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64"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62</w:t>
            </w:r>
          </w:p>
          <w:p w14:paraId="15B7736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6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6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6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6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6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6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6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6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6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6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70"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7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7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73"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63</w:t>
            </w:r>
          </w:p>
          <w:p w14:paraId="15B7737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7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7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7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7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7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7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7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7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7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7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7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80"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8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8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8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8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8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8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8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8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8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8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8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8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8D"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64</w:t>
            </w:r>
          </w:p>
          <w:p w14:paraId="15B7738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8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90"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9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9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93"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65</w:t>
            </w:r>
          </w:p>
          <w:p w14:paraId="15B7739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9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9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9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9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9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9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9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9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9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9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9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A0"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A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A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A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A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A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A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A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A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A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A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A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A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A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A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A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B0"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B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B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B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B4"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66</w:t>
            </w:r>
          </w:p>
          <w:p w14:paraId="15B773B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B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B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B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B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B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B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B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B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B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B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C0"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C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C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C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C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C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C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C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C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C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C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C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C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C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C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C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D0"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D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D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D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D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D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D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D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D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D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D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D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D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D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D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D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E0"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E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E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E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E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E5"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67</w:t>
            </w:r>
          </w:p>
          <w:p w14:paraId="15B773E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E7"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67</w:t>
            </w:r>
          </w:p>
          <w:p w14:paraId="15B773E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E9"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67</w:t>
            </w:r>
          </w:p>
          <w:p w14:paraId="15B773E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E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E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E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E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E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F0"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F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F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F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F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F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F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F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F8"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68</w:t>
            </w:r>
          </w:p>
          <w:p w14:paraId="15B773F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F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F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F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F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F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3F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00"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0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0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03" w14:textId="77777777" w:rsidR="005476E4" w:rsidRPr="0091649D"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69</w:t>
            </w:r>
          </w:p>
        </w:tc>
        <w:tc>
          <w:tcPr>
            <w:tcW w:w="851" w:type="dxa"/>
            <w:shd w:val="clear" w:color="auto" w:fill="auto"/>
          </w:tcPr>
          <w:p w14:paraId="15B77404" w14:textId="77777777" w:rsidR="005476E4" w:rsidRPr="00A77693" w:rsidRDefault="005476E4" w:rsidP="008C6227">
            <w:pPr>
              <w:pStyle w:val="Textodeglobo"/>
              <w:spacing w:before="40" w:after="40"/>
              <w:jc w:val="left"/>
              <w:rPr>
                <w:rFonts w:ascii="Arial Narrow" w:hAnsi="Arial Narrow" w:cs="Arial Narrow"/>
                <w:sz w:val="20"/>
                <w:szCs w:val="20"/>
                <w:lang w:eastAsia="es-ES"/>
              </w:rPr>
            </w:pPr>
          </w:p>
        </w:tc>
      </w:tr>
      <w:tr w:rsidR="00A33174" w:rsidRPr="00A77693" w14:paraId="15B7740D" w14:textId="77777777" w:rsidTr="00081A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vAlign w:val="center"/>
          </w:tcPr>
          <w:p w14:paraId="15B77406" w14:textId="77777777" w:rsidR="00A33174" w:rsidRPr="000E7CE1" w:rsidRDefault="00D43CE4" w:rsidP="008C6227">
            <w:pPr>
              <w:pStyle w:val="Textodeglobo"/>
              <w:spacing w:before="40" w:after="40"/>
              <w:jc w:val="center"/>
              <w:rPr>
                <w:rFonts w:ascii="Arial Narrow" w:hAnsi="Arial Narrow" w:cs="Arial Narrow"/>
                <w:strike/>
                <w:sz w:val="20"/>
                <w:szCs w:val="20"/>
                <w:highlight w:val="lightGray"/>
                <w:lang w:eastAsia="es-ES"/>
              </w:rPr>
            </w:pPr>
            <w:r w:rsidRPr="000E7CE1">
              <w:rPr>
                <w:rFonts w:ascii="Arial Narrow" w:hAnsi="Arial Narrow" w:cs="Arial Narrow"/>
                <w:strike/>
                <w:sz w:val="20"/>
                <w:szCs w:val="20"/>
                <w:highlight w:val="lightGray"/>
                <w:lang w:eastAsia="es-ES"/>
              </w:rPr>
              <w:lastRenderedPageBreak/>
              <w:t>RF6b</w:t>
            </w:r>
          </w:p>
        </w:tc>
        <w:tc>
          <w:tcPr>
            <w:tcW w:w="1418" w:type="dxa"/>
            <w:shd w:val="clear" w:color="auto" w:fill="auto"/>
            <w:vAlign w:val="center"/>
          </w:tcPr>
          <w:p w14:paraId="15B77407" w14:textId="77777777" w:rsidR="00A33174" w:rsidRPr="000E7CE1" w:rsidRDefault="00D43CE4" w:rsidP="008C6227">
            <w:pPr>
              <w:pStyle w:val="Textodeglobo"/>
              <w:spacing w:before="40" w:after="40"/>
              <w:jc w:val="left"/>
              <w:rPr>
                <w:rFonts w:ascii="Arial Narrow" w:hAnsi="Arial Narrow" w:cs="Arial Narrow"/>
                <w:strike/>
                <w:sz w:val="20"/>
                <w:szCs w:val="20"/>
                <w:highlight w:val="lightGray"/>
                <w:lang w:eastAsia="es-ES"/>
              </w:rPr>
            </w:pPr>
            <w:r w:rsidRPr="000E7CE1">
              <w:rPr>
                <w:rFonts w:ascii="Arial Narrow" w:hAnsi="Arial Narrow" w:cs="Arial Narrow"/>
                <w:strike/>
                <w:sz w:val="20"/>
                <w:szCs w:val="20"/>
                <w:highlight w:val="lightGray"/>
                <w:lang w:eastAsia="es-ES"/>
              </w:rPr>
              <w:t>Actualizar la lista de motivos</w:t>
            </w:r>
          </w:p>
        </w:tc>
        <w:tc>
          <w:tcPr>
            <w:tcW w:w="4677" w:type="dxa"/>
            <w:gridSpan w:val="6"/>
            <w:shd w:val="clear" w:color="auto" w:fill="auto"/>
            <w:vAlign w:val="center"/>
          </w:tcPr>
          <w:p w14:paraId="15B77408" w14:textId="77777777" w:rsidR="00A33174" w:rsidRPr="000E7CE1" w:rsidRDefault="00D43CE4" w:rsidP="00EA326D">
            <w:pPr>
              <w:rPr>
                <w:rFonts w:ascii="Arial Narrow" w:hAnsi="Arial Narrow"/>
                <w:bCs/>
                <w:strike/>
                <w:sz w:val="20"/>
                <w:szCs w:val="20"/>
                <w:highlight w:val="lightGray"/>
                <w:lang w:val="es-PE" w:eastAsia="es-PE"/>
              </w:rPr>
            </w:pPr>
            <w:r w:rsidRPr="000E7CE1">
              <w:rPr>
                <w:rFonts w:ascii="Arial Narrow" w:hAnsi="Arial Narrow"/>
                <w:bCs/>
                <w:strike/>
                <w:sz w:val="20"/>
                <w:szCs w:val="20"/>
                <w:highlight w:val="lightGray"/>
                <w:lang w:val="es-PE" w:eastAsia="es-PE"/>
              </w:rPr>
              <w:t>El sistema debe contar con una opción que permita ingresar nuevo motivos indicando fecha de inicio y fin de vigencia.</w:t>
            </w:r>
          </w:p>
          <w:p w14:paraId="15B77409" w14:textId="77777777" w:rsidR="00A33174" w:rsidRPr="000E7CE1" w:rsidRDefault="00D43CE4" w:rsidP="00EA326D">
            <w:pPr>
              <w:rPr>
                <w:rFonts w:ascii="Arial Narrow" w:hAnsi="Arial Narrow"/>
                <w:bCs/>
                <w:strike/>
                <w:sz w:val="20"/>
                <w:szCs w:val="20"/>
                <w:highlight w:val="lightGray"/>
                <w:lang w:val="es-PE" w:eastAsia="es-PE"/>
              </w:rPr>
            </w:pPr>
            <w:r w:rsidRPr="000E7CE1">
              <w:rPr>
                <w:rFonts w:ascii="Arial Narrow" w:hAnsi="Arial Narrow"/>
                <w:bCs/>
                <w:strike/>
                <w:sz w:val="20"/>
                <w:szCs w:val="20"/>
                <w:highlight w:val="lightGray"/>
                <w:lang w:val="es-PE" w:eastAsia="es-PE"/>
              </w:rPr>
              <w:t>Asi como modificar la descripció de los motivos.</w:t>
            </w:r>
          </w:p>
          <w:p w14:paraId="15B7740A" w14:textId="77777777" w:rsidR="0036651E" w:rsidRPr="000E7CE1" w:rsidRDefault="0036651E" w:rsidP="00EA326D">
            <w:pPr>
              <w:rPr>
                <w:rFonts w:ascii="Arial Narrow" w:hAnsi="Arial Narrow"/>
                <w:bCs/>
                <w:strike/>
                <w:sz w:val="20"/>
                <w:szCs w:val="20"/>
                <w:highlight w:val="lightGray"/>
                <w:lang w:val="es-PE" w:eastAsia="es-PE"/>
              </w:rPr>
            </w:pPr>
            <w:r w:rsidRPr="000E7CE1">
              <w:rPr>
                <w:rFonts w:ascii="Arial Narrow" w:hAnsi="Arial Narrow"/>
                <w:bCs/>
                <w:strike/>
                <w:sz w:val="20"/>
                <w:szCs w:val="20"/>
                <w:highlight w:val="lightGray"/>
                <w:lang w:val="es-PE" w:eastAsia="es-PE"/>
              </w:rPr>
              <w:t>Esta opción solo estaría disponible para un nivel de acceso de jefe</w:t>
            </w:r>
          </w:p>
        </w:tc>
        <w:tc>
          <w:tcPr>
            <w:tcW w:w="1134" w:type="dxa"/>
            <w:gridSpan w:val="2"/>
            <w:shd w:val="clear" w:color="auto" w:fill="auto"/>
          </w:tcPr>
          <w:p w14:paraId="15B7740B" w14:textId="77777777" w:rsidR="00A33174" w:rsidRPr="000E7CE1" w:rsidRDefault="00A33174" w:rsidP="008C6227">
            <w:pPr>
              <w:pStyle w:val="Textodeglobo"/>
              <w:spacing w:before="40" w:after="40"/>
              <w:jc w:val="center"/>
              <w:rPr>
                <w:rFonts w:ascii="Arial Narrow" w:hAnsi="Arial Narrow" w:cs="Arial Narrow"/>
                <w:strike/>
                <w:sz w:val="20"/>
                <w:szCs w:val="20"/>
                <w:highlight w:val="lightGray"/>
                <w:lang w:eastAsia="es-ES"/>
              </w:rPr>
            </w:pPr>
          </w:p>
        </w:tc>
        <w:tc>
          <w:tcPr>
            <w:tcW w:w="851" w:type="dxa"/>
            <w:shd w:val="clear" w:color="auto" w:fill="auto"/>
          </w:tcPr>
          <w:p w14:paraId="15B7740C" w14:textId="77777777" w:rsidR="00A33174" w:rsidRPr="000E7CE1" w:rsidRDefault="00A33174" w:rsidP="008C6227">
            <w:pPr>
              <w:pStyle w:val="Textodeglobo"/>
              <w:spacing w:before="40" w:after="40"/>
              <w:jc w:val="left"/>
              <w:rPr>
                <w:rFonts w:ascii="Arial Narrow" w:hAnsi="Arial Narrow" w:cs="Arial Narrow"/>
                <w:strike/>
                <w:sz w:val="20"/>
                <w:szCs w:val="20"/>
                <w:highlight w:val="lightGray"/>
                <w:lang w:eastAsia="es-ES"/>
              </w:rPr>
            </w:pPr>
          </w:p>
        </w:tc>
      </w:tr>
      <w:tr w:rsidR="005476E4" w:rsidRPr="00A77693" w14:paraId="15B7742B" w14:textId="77777777" w:rsidTr="00081A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vAlign w:val="center"/>
          </w:tcPr>
          <w:p w14:paraId="15B7740E"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RF07</w:t>
            </w:r>
          </w:p>
        </w:tc>
        <w:tc>
          <w:tcPr>
            <w:tcW w:w="1418" w:type="dxa"/>
            <w:shd w:val="clear" w:color="auto" w:fill="auto"/>
            <w:vAlign w:val="center"/>
          </w:tcPr>
          <w:p w14:paraId="15B7740F" w14:textId="77777777" w:rsidR="005476E4" w:rsidRPr="00C10D05" w:rsidRDefault="005476E4" w:rsidP="008C6227">
            <w:pPr>
              <w:pStyle w:val="Textodeglobo"/>
              <w:spacing w:before="40" w:after="40"/>
              <w:jc w:val="left"/>
              <w:rPr>
                <w:rFonts w:ascii="Arial Narrow" w:hAnsi="Arial Narrow" w:cs="Arial Narrow"/>
                <w:sz w:val="20"/>
                <w:szCs w:val="20"/>
                <w:lang w:eastAsia="es-ES"/>
              </w:rPr>
            </w:pPr>
            <w:r>
              <w:rPr>
                <w:rFonts w:ascii="Arial Narrow" w:hAnsi="Arial Narrow" w:cs="Arial Narrow"/>
                <w:sz w:val="20"/>
                <w:szCs w:val="20"/>
                <w:lang w:eastAsia="es-ES"/>
              </w:rPr>
              <w:t>Consulta de Alerta</w:t>
            </w:r>
          </w:p>
        </w:tc>
        <w:tc>
          <w:tcPr>
            <w:tcW w:w="4677" w:type="dxa"/>
            <w:gridSpan w:val="6"/>
            <w:shd w:val="clear" w:color="auto" w:fill="auto"/>
            <w:vAlign w:val="center"/>
          </w:tcPr>
          <w:p w14:paraId="15B77410" w14:textId="77777777" w:rsidR="005476E4" w:rsidRDefault="005476E4" w:rsidP="008C6227">
            <w:pPr>
              <w:jc w:val="left"/>
              <w:rPr>
                <w:rFonts w:ascii="Arial Narrow" w:hAnsi="Arial Narrow"/>
                <w:bCs/>
                <w:sz w:val="20"/>
                <w:szCs w:val="20"/>
                <w:lang w:val="es-PE" w:eastAsia="es-PE"/>
              </w:rPr>
            </w:pPr>
            <w:r>
              <w:rPr>
                <w:rFonts w:ascii="Arial Narrow" w:hAnsi="Arial Narrow"/>
                <w:bCs/>
                <w:sz w:val="20"/>
                <w:szCs w:val="20"/>
                <w:lang w:val="es-PE" w:eastAsia="es-PE"/>
              </w:rPr>
              <w:t>Se requiere contar con una opción que permita al funcionario aduanero visualizar la alerta vinculada al envío postal, la misma que deberá implementarse bajo las siguientes especificaciones:</w:t>
            </w:r>
          </w:p>
          <w:p w14:paraId="15B77411" w14:textId="77777777" w:rsidR="005476E4" w:rsidRDefault="005476E4" w:rsidP="008C6227">
            <w:pPr>
              <w:pStyle w:val="Prrafodelista"/>
              <w:numPr>
                <w:ilvl w:val="0"/>
                <w:numId w:val="60"/>
              </w:numPr>
              <w:ind w:left="284" w:hanging="284"/>
              <w:jc w:val="left"/>
              <w:rPr>
                <w:rFonts w:ascii="Arial Narrow" w:hAnsi="Arial Narrow"/>
                <w:bCs/>
                <w:sz w:val="20"/>
                <w:szCs w:val="20"/>
                <w:lang w:val="es-PE" w:eastAsia="es-PE"/>
              </w:rPr>
            </w:pPr>
            <w:r>
              <w:rPr>
                <w:rFonts w:ascii="Arial Narrow" w:hAnsi="Arial Narrow"/>
                <w:bCs/>
                <w:sz w:val="20"/>
                <w:szCs w:val="20"/>
                <w:lang w:val="es-PE" w:eastAsia="es-PE"/>
              </w:rPr>
              <w:t xml:space="preserve">Al ingresar a la opción, el sistema debe solicitar la búsqueda por los siguientes criterios </w:t>
            </w:r>
            <w:r w:rsidRPr="00C3530F">
              <w:rPr>
                <w:rFonts w:ascii="Arial Narrow" w:hAnsi="Arial Narrow"/>
                <w:bCs/>
                <w:sz w:val="20"/>
                <w:szCs w:val="20"/>
                <w:lang w:val="es-PE" w:eastAsia="es-PE"/>
              </w:rPr>
              <w:t>excluyentes entre sí:</w:t>
            </w:r>
          </w:p>
          <w:p w14:paraId="15B77412" w14:textId="77777777" w:rsidR="005476E4" w:rsidRDefault="005476E4" w:rsidP="008C6227">
            <w:pPr>
              <w:pStyle w:val="Prrafodelista"/>
              <w:numPr>
                <w:ilvl w:val="0"/>
                <w:numId w:val="58"/>
              </w:numPr>
              <w:ind w:left="568" w:hanging="284"/>
              <w:jc w:val="left"/>
              <w:rPr>
                <w:rFonts w:ascii="Arial Narrow" w:hAnsi="Arial Narrow"/>
                <w:bCs/>
                <w:sz w:val="20"/>
                <w:szCs w:val="20"/>
                <w:lang w:val="es-PE" w:eastAsia="es-PE"/>
              </w:rPr>
            </w:pPr>
            <w:r>
              <w:rPr>
                <w:rFonts w:ascii="Arial Narrow" w:hAnsi="Arial Narrow"/>
                <w:bCs/>
                <w:sz w:val="20"/>
                <w:szCs w:val="20"/>
                <w:lang w:val="es-PE" w:eastAsia="es-PE"/>
              </w:rPr>
              <w:t>Año-UUOO-Numero Alerta</w:t>
            </w:r>
          </w:p>
          <w:p w14:paraId="15B77413" w14:textId="77777777" w:rsidR="005476E4" w:rsidRDefault="005476E4" w:rsidP="008C6227">
            <w:pPr>
              <w:pStyle w:val="Prrafodelista"/>
              <w:numPr>
                <w:ilvl w:val="0"/>
                <w:numId w:val="58"/>
              </w:numPr>
              <w:ind w:left="568" w:hanging="284"/>
              <w:jc w:val="left"/>
              <w:rPr>
                <w:rFonts w:ascii="Arial Narrow" w:hAnsi="Arial Narrow"/>
                <w:bCs/>
                <w:sz w:val="20"/>
                <w:szCs w:val="20"/>
                <w:lang w:val="es-PE" w:eastAsia="es-PE"/>
              </w:rPr>
            </w:pPr>
            <w:r>
              <w:rPr>
                <w:rFonts w:ascii="Arial Narrow" w:hAnsi="Arial Narrow"/>
                <w:bCs/>
                <w:sz w:val="20"/>
                <w:szCs w:val="20"/>
                <w:lang w:val="es-PE" w:eastAsia="es-PE"/>
              </w:rPr>
              <w:t>Nro. Documento de Origen Postal</w:t>
            </w:r>
          </w:p>
          <w:p w14:paraId="15B77414" w14:textId="77777777" w:rsidR="005476E4" w:rsidRDefault="005476E4" w:rsidP="008C6227">
            <w:pPr>
              <w:pStyle w:val="Prrafodelista"/>
              <w:numPr>
                <w:ilvl w:val="0"/>
                <w:numId w:val="58"/>
              </w:numPr>
              <w:ind w:left="568" w:hanging="284"/>
              <w:jc w:val="left"/>
              <w:rPr>
                <w:rFonts w:ascii="Arial Narrow" w:hAnsi="Arial Narrow"/>
                <w:bCs/>
                <w:sz w:val="20"/>
                <w:szCs w:val="20"/>
                <w:lang w:val="es-PE" w:eastAsia="es-PE"/>
              </w:rPr>
            </w:pPr>
            <w:r>
              <w:rPr>
                <w:rFonts w:ascii="Arial Narrow" w:hAnsi="Arial Narrow"/>
                <w:bCs/>
                <w:sz w:val="20"/>
                <w:szCs w:val="20"/>
                <w:lang w:val="es-PE" w:eastAsia="es-PE"/>
              </w:rPr>
              <w:t>Año</w:t>
            </w:r>
            <w:r w:rsidR="00A13F33" w:rsidRPr="00A13F33">
              <w:rPr>
                <w:rFonts w:ascii="Arial Narrow" w:hAnsi="Arial Narrow"/>
                <w:bCs/>
                <w:sz w:val="20"/>
                <w:szCs w:val="20"/>
                <w:highlight w:val="yellow"/>
                <w:lang w:val="es-PE" w:eastAsia="es-PE"/>
                <w:rPrChange w:id="488" w:author="prueba" w:date="2013-08-22T18:16:00Z">
                  <w:rPr>
                    <w:rFonts w:ascii="Arial Narrow" w:hAnsi="Arial Narrow"/>
                    <w:bCs/>
                    <w:sz w:val="20"/>
                    <w:szCs w:val="20"/>
                    <w:highlight w:val="cyan"/>
                    <w:lang w:val="es-PE" w:eastAsia="es-PE"/>
                  </w:rPr>
                </w:rPrChange>
              </w:rPr>
              <w:t xml:space="preserve">, </w:t>
            </w:r>
            <w:r w:rsidR="00A13F33" w:rsidRPr="00A13F33">
              <w:rPr>
                <w:rFonts w:ascii="Arial Narrow" w:hAnsi="Arial Narrow"/>
                <w:bCs/>
                <w:sz w:val="20"/>
                <w:szCs w:val="20"/>
                <w:lang w:val="es-PE" w:eastAsia="es-PE"/>
                <w:rPrChange w:id="489" w:author="prueba" w:date="2013-08-22T18:16:00Z">
                  <w:rPr>
                    <w:rFonts w:ascii="Arial Narrow" w:hAnsi="Arial Narrow"/>
                    <w:bCs/>
                    <w:sz w:val="20"/>
                    <w:szCs w:val="20"/>
                    <w:highlight w:val="cyan"/>
                    <w:lang w:val="es-PE" w:eastAsia="es-PE"/>
                  </w:rPr>
                </w:rPrChange>
              </w:rPr>
              <w:t>t</w:t>
            </w:r>
            <w:r w:rsidR="00A13F33" w:rsidRPr="00A13F33">
              <w:rPr>
                <w:rFonts w:ascii="Arial Narrow" w:hAnsi="Arial Narrow"/>
                <w:bCs/>
                <w:sz w:val="20"/>
                <w:szCs w:val="20"/>
                <w:highlight w:val="yellow"/>
                <w:lang w:val="es-PE" w:eastAsia="es-PE"/>
                <w:rPrChange w:id="490" w:author="prueba" w:date="2013-08-22T18:16:00Z">
                  <w:rPr>
                    <w:rFonts w:ascii="Arial Narrow" w:hAnsi="Arial Narrow"/>
                    <w:bCs/>
                    <w:sz w:val="20"/>
                    <w:szCs w:val="20"/>
                    <w:highlight w:val="cyan"/>
                    <w:lang w:val="es-PE" w:eastAsia="es-PE"/>
                  </w:rPr>
                </w:rPrChange>
              </w:rPr>
              <w:t>ipo y</w:t>
            </w:r>
            <w:r>
              <w:rPr>
                <w:rFonts w:ascii="Arial Narrow" w:hAnsi="Arial Narrow"/>
                <w:bCs/>
                <w:sz w:val="20"/>
                <w:szCs w:val="20"/>
                <w:lang w:val="es-PE" w:eastAsia="es-PE"/>
              </w:rPr>
              <w:t xml:space="preserve"> Nro. Aviso de llegada</w:t>
            </w:r>
          </w:p>
          <w:p w14:paraId="15B77415" w14:textId="77777777" w:rsidR="005476E4" w:rsidRDefault="005476E4" w:rsidP="008C6227">
            <w:pPr>
              <w:pStyle w:val="Prrafodelista"/>
              <w:numPr>
                <w:ilvl w:val="0"/>
                <w:numId w:val="58"/>
              </w:numPr>
              <w:ind w:left="568" w:hanging="284"/>
              <w:jc w:val="left"/>
              <w:rPr>
                <w:rFonts w:ascii="Arial Narrow" w:hAnsi="Arial Narrow"/>
                <w:bCs/>
                <w:sz w:val="20"/>
                <w:szCs w:val="20"/>
                <w:lang w:val="es-PE" w:eastAsia="es-PE"/>
              </w:rPr>
            </w:pPr>
            <w:r>
              <w:rPr>
                <w:rFonts w:ascii="Arial Narrow" w:hAnsi="Arial Narrow"/>
                <w:bCs/>
                <w:sz w:val="20"/>
                <w:szCs w:val="20"/>
                <w:lang w:val="es-PE" w:eastAsia="es-PE"/>
              </w:rPr>
              <w:t>Nro. de DEP</w:t>
            </w:r>
          </w:p>
          <w:p w14:paraId="15B77416" w14:textId="77777777" w:rsidR="005476E4" w:rsidRDefault="005476E4" w:rsidP="008C6227">
            <w:pPr>
              <w:pStyle w:val="Prrafodelista"/>
              <w:numPr>
                <w:ilvl w:val="0"/>
                <w:numId w:val="58"/>
              </w:numPr>
              <w:ind w:left="568" w:hanging="284"/>
              <w:jc w:val="left"/>
              <w:rPr>
                <w:rFonts w:ascii="Arial Narrow" w:hAnsi="Arial Narrow"/>
                <w:bCs/>
                <w:sz w:val="20"/>
                <w:szCs w:val="20"/>
                <w:lang w:val="es-PE" w:eastAsia="es-PE"/>
              </w:rPr>
            </w:pPr>
            <w:r>
              <w:rPr>
                <w:rFonts w:ascii="Arial Narrow" w:hAnsi="Arial Narrow"/>
                <w:bCs/>
                <w:sz w:val="20"/>
                <w:szCs w:val="20"/>
                <w:lang w:val="es-PE" w:eastAsia="es-PE"/>
              </w:rPr>
              <w:t>Rango de fechas de alerta</w:t>
            </w:r>
          </w:p>
          <w:p w14:paraId="15B77417" w14:textId="77777777" w:rsidR="00581A84" w:rsidRPr="00233D80" w:rsidRDefault="0065690F" w:rsidP="008C6227">
            <w:pPr>
              <w:pStyle w:val="Prrafodelista"/>
              <w:numPr>
                <w:ilvl w:val="0"/>
                <w:numId w:val="58"/>
              </w:numPr>
              <w:ind w:left="568" w:hanging="284"/>
              <w:jc w:val="left"/>
              <w:rPr>
                <w:rFonts w:ascii="Arial Narrow" w:hAnsi="Arial Narrow"/>
                <w:bCs/>
                <w:sz w:val="20"/>
                <w:szCs w:val="20"/>
                <w:highlight w:val="yellow"/>
                <w:lang w:val="es-PE" w:eastAsia="es-PE"/>
                <w:rPrChange w:id="491" w:author="prueba" w:date="2013-08-22T18:16:00Z">
                  <w:rPr>
                    <w:rFonts w:ascii="Arial Narrow" w:hAnsi="Arial Narrow"/>
                    <w:bCs/>
                    <w:sz w:val="20"/>
                    <w:szCs w:val="20"/>
                    <w:highlight w:val="cyan"/>
                    <w:lang w:val="es-PE" w:eastAsia="es-PE"/>
                  </w:rPr>
                </w:rPrChange>
              </w:rPr>
            </w:pPr>
            <w:r w:rsidRPr="00DD19BA">
              <w:rPr>
                <w:rFonts w:ascii="Arial Narrow" w:hAnsi="Arial Narrow"/>
                <w:bCs/>
                <w:color w:val="000099"/>
                <w:sz w:val="20"/>
                <w:szCs w:val="20"/>
                <w:lang w:val="es-PE" w:eastAsia="es-PE"/>
              </w:rPr>
              <w:t xml:space="preserve">Número </w:t>
            </w:r>
            <w:r w:rsidRPr="0065690F">
              <w:rPr>
                <w:rFonts w:ascii="Arial Narrow" w:hAnsi="Arial Narrow"/>
                <w:bCs/>
                <w:color w:val="000099"/>
                <w:sz w:val="20"/>
                <w:szCs w:val="20"/>
                <w:highlight w:val="yellow"/>
                <w:lang w:val="es-PE" w:eastAsia="es-PE"/>
              </w:rPr>
              <w:t>de</w:t>
            </w:r>
            <w:r>
              <w:rPr>
                <w:rFonts w:ascii="Arial Narrow" w:hAnsi="Arial Narrow"/>
                <w:bCs/>
                <w:sz w:val="20"/>
                <w:szCs w:val="20"/>
                <w:highlight w:val="yellow"/>
                <w:lang w:val="es-PE" w:eastAsia="es-PE"/>
              </w:rPr>
              <w:t xml:space="preserve"> </w:t>
            </w:r>
            <w:r w:rsidR="00A13F33" w:rsidRPr="00A13F33">
              <w:rPr>
                <w:rFonts w:ascii="Arial Narrow" w:hAnsi="Arial Narrow"/>
                <w:bCs/>
                <w:sz w:val="20"/>
                <w:szCs w:val="20"/>
                <w:highlight w:val="yellow"/>
                <w:lang w:val="es-PE" w:eastAsia="es-PE"/>
                <w:rPrChange w:id="492" w:author="prueba" w:date="2013-08-22T18:16:00Z">
                  <w:rPr>
                    <w:rFonts w:ascii="Arial Narrow" w:hAnsi="Arial Narrow"/>
                    <w:bCs/>
                    <w:sz w:val="20"/>
                    <w:szCs w:val="20"/>
                    <w:highlight w:val="cyan"/>
                    <w:lang w:val="es-PE" w:eastAsia="es-PE"/>
                  </w:rPr>
                </w:rPrChange>
              </w:rPr>
              <w:t>Declaración</w:t>
            </w:r>
          </w:p>
          <w:p w14:paraId="15B77418" w14:textId="77777777" w:rsidR="005476E4" w:rsidRPr="00C3530F" w:rsidRDefault="005476E4" w:rsidP="008C6227">
            <w:pPr>
              <w:pStyle w:val="Prrafodelista"/>
              <w:numPr>
                <w:ilvl w:val="0"/>
                <w:numId w:val="60"/>
              </w:numPr>
              <w:ind w:left="284" w:hanging="284"/>
              <w:jc w:val="left"/>
              <w:rPr>
                <w:rFonts w:ascii="Arial Narrow" w:hAnsi="Arial Narrow"/>
                <w:bCs/>
                <w:sz w:val="20"/>
                <w:szCs w:val="20"/>
                <w:lang w:val="es-PE" w:eastAsia="es-PE"/>
              </w:rPr>
            </w:pPr>
            <w:r w:rsidRPr="00C3530F">
              <w:rPr>
                <w:rFonts w:ascii="Arial Narrow" w:hAnsi="Arial Narrow"/>
                <w:bCs/>
                <w:sz w:val="20"/>
                <w:szCs w:val="20"/>
                <w:lang w:val="es-PE" w:eastAsia="es-PE"/>
              </w:rPr>
              <w:t>Ingresados los pará</w:t>
            </w:r>
            <w:r>
              <w:rPr>
                <w:rFonts w:ascii="Arial Narrow" w:hAnsi="Arial Narrow"/>
                <w:bCs/>
                <w:sz w:val="20"/>
                <w:szCs w:val="20"/>
                <w:lang w:val="es-PE" w:eastAsia="es-PE"/>
              </w:rPr>
              <w:t>metros de consulta y hacer clic en el botón “Consultar”,</w:t>
            </w:r>
            <w:r w:rsidRPr="00C3530F">
              <w:rPr>
                <w:rFonts w:ascii="Arial Narrow" w:hAnsi="Arial Narrow"/>
                <w:bCs/>
                <w:sz w:val="20"/>
                <w:szCs w:val="20"/>
                <w:lang w:val="es-PE" w:eastAsia="es-PE"/>
              </w:rPr>
              <w:t xml:space="preserve"> el sistema debe verificar la existencia de registro para los datos ingresados, de existir debe mostrar los siguientes datos:</w:t>
            </w:r>
          </w:p>
          <w:p w14:paraId="15B77419" w14:textId="77777777" w:rsidR="005476E4" w:rsidRDefault="005476E4" w:rsidP="008C6227">
            <w:pPr>
              <w:pStyle w:val="Prrafodelista"/>
              <w:numPr>
                <w:ilvl w:val="0"/>
                <w:numId w:val="58"/>
              </w:numPr>
              <w:ind w:left="568" w:hanging="284"/>
              <w:jc w:val="left"/>
              <w:rPr>
                <w:rFonts w:ascii="Arial Narrow" w:hAnsi="Arial Narrow"/>
                <w:bCs/>
                <w:sz w:val="20"/>
                <w:szCs w:val="20"/>
                <w:lang w:val="es-PE" w:eastAsia="es-PE"/>
              </w:rPr>
            </w:pPr>
            <w:r>
              <w:rPr>
                <w:rFonts w:ascii="Arial Narrow" w:hAnsi="Arial Narrow"/>
                <w:bCs/>
                <w:sz w:val="20"/>
                <w:szCs w:val="20"/>
                <w:lang w:val="es-PE" w:eastAsia="es-PE"/>
              </w:rPr>
              <w:t>Numero de Alerta (Año-UUOO-Numero)</w:t>
            </w:r>
          </w:p>
          <w:p w14:paraId="15B7741A" w14:textId="77777777" w:rsidR="005476E4" w:rsidRDefault="005476E4" w:rsidP="008C6227">
            <w:pPr>
              <w:pStyle w:val="Prrafodelista"/>
              <w:numPr>
                <w:ilvl w:val="0"/>
                <w:numId w:val="58"/>
              </w:numPr>
              <w:ind w:left="568" w:hanging="284"/>
              <w:jc w:val="left"/>
              <w:rPr>
                <w:rFonts w:ascii="Arial Narrow" w:hAnsi="Arial Narrow"/>
                <w:bCs/>
                <w:sz w:val="20"/>
                <w:szCs w:val="20"/>
                <w:lang w:val="es-PE" w:eastAsia="es-PE"/>
              </w:rPr>
            </w:pPr>
            <w:r>
              <w:rPr>
                <w:rFonts w:ascii="Arial Narrow" w:hAnsi="Arial Narrow"/>
                <w:bCs/>
                <w:sz w:val="20"/>
                <w:szCs w:val="20"/>
                <w:lang w:val="es-PE" w:eastAsia="es-PE"/>
              </w:rPr>
              <w:t>Fecha y hora de Alerta</w:t>
            </w:r>
          </w:p>
          <w:p w14:paraId="15B7741B" w14:textId="77777777" w:rsidR="005476E4" w:rsidRDefault="005476E4" w:rsidP="008C6227">
            <w:pPr>
              <w:pStyle w:val="Prrafodelista"/>
              <w:numPr>
                <w:ilvl w:val="0"/>
                <w:numId w:val="58"/>
              </w:numPr>
              <w:ind w:left="568" w:hanging="284"/>
              <w:jc w:val="left"/>
              <w:rPr>
                <w:rFonts w:ascii="Arial Narrow" w:hAnsi="Arial Narrow"/>
                <w:bCs/>
                <w:sz w:val="20"/>
                <w:szCs w:val="20"/>
                <w:lang w:val="es-PE" w:eastAsia="es-PE"/>
              </w:rPr>
            </w:pPr>
            <w:r>
              <w:rPr>
                <w:rFonts w:ascii="Arial Narrow" w:hAnsi="Arial Narrow"/>
                <w:bCs/>
                <w:sz w:val="20"/>
                <w:szCs w:val="20"/>
                <w:lang w:val="es-PE" w:eastAsia="es-PE"/>
              </w:rPr>
              <w:t>Número de DEP</w:t>
            </w:r>
          </w:p>
          <w:p w14:paraId="15B7741C" w14:textId="77777777" w:rsidR="005476E4" w:rsidRPr="00325307" w:rsidRDefault="005476E4" w:rsidP="008C6227">
            <w:pPr>
              <w:pStyle w:val="Prrafodelista"/>
              <w:numPr>
                <w:ilvl w:val="0"/>
                <w:numId w:val="58"/>
              </w:numPr>
              <w:ind w:left="568" w:hanging="284"/>
              <w:jc w:val="left"/>
              <w:rPr>
                <w:rFonts w:ascii="Arial Narrow" w:hAnsi="Arial Narrow"/>
                <w:bCs/>
                <w:sz w:val="20"/>
                <w:szCs w:val="20"/>
                <w:lang w:val="es-PE" w:eastAsia="es-PE"/>
              </w:rPr>
            </w:pPr>
            <w:r w:rsidRPr="00325307">
              <w:rPr>
                <w:rFonts w:ascii="Arial Narrow" w:hAnsi="Arial Narrow"/>
                <w:bCs/>
                <w:sz w:val="20"/>
                <w:szCs w:val="20"/>
                <w:lang w:val="es-PE" w:eastAsia="es-PE"/>
              </w:rPr>
              <w:t>Fecha de numeración del DEP</w:t>
            </w:r>
          </w:p>
          <w:p w14:paraId="15B7741D" w14:textId="77777777" w:rsidR="005476E4" w:rsidRDefault="005476E4" w:rsidP="008C6227">
            <w:pPr>
              <w:pStyle w:val="Prrafodelista"/>
              <w:numPr>
                <w:ilvl w:val="0"/>
                <w:numId w:val="58"/>
              </w:numPr>
              <w:ind w:left="568" w:hanging="284"/>
              <w:jc w:val="left"/>
              <w:rPr>
                <w:rFonts w:ascii="Arial Narrow" w:hAnsi="Arial Narrow"/>
                <w:bCs/>
                <w:sz w:val="20"/>
                <w:szCs w:val="20"/>
                <w:lang w:val="es-PE" w:eastAsia="es-PE"/>
              </w:rPr>
            </w:pPr>
            <w:r>
              <w:rPr>
                <w:rFonts w:ascii="Arial Narrow" w:hAnsi="Arial Narrow"/>
                <w:bCs/>
                <w:sz w:val="20"/>
                <w:szCs w:val="20"/>
                <w:lang w:val="es-PE" w:eastAsia="es-PE"/>
              </w:rPr>
              <w:t>Documento de Origen Postal</w:t>
            </w:r>
          </w:p>
          <w:p w14:paraId="15B7741E" w14:textId="77777777" w:rsidR="005476E4" w:rsidRDefault="005476E4" w:rsidP="008C6227">
            <w:pPr>
              <w:pStyle w:val="Prrafodelista"/>
              <w:numPr>
                <w:ilvl w:val="0"/>
                <w:numId w:val="58"/>
              </w:numPr>
              <w:ind w:left="568" w:hanging="284"/>
              <w:jc w:val="left"/>
              <w:rPr>
                <w:rFonts w:ascii="Arial Narrow" w:hAnsi="Arial Narrow"/>
                <w:bCs/>
                <w:sz w:val="20"/>
                <w:szCs w:val="20"/>
                <w:lang w:val="es-PE" w:eastAsia="es-PE"/>
              </w:rPr>
            </w:pPr>
            <w:r>
              <w:rPr>
                <w:rFonts w:ascii="Arial Narrow" w:hAnsi="Arial Narrow"/>
                <w:bCs/>
                <w:sz w:val="20"/>
                <w:szCs w:val="20"/>
                <w:lang w:val="es-PE" w:eastAsia="es-PE"/>
              </w:rPr>
              <w:t>Aviso de Llegada (Tipo y Número)</w:t>
            </w:r>
          </w:p>
          <w:p w14:paraId="15B7741F" w14:textId="77777777" w:rsidR="005476E4" w:rsidRDefault="005476E4" w:rsidP="008C6227">
            <w:pPr>
              <w:pStyle w:val="Prrafodelista"/>
              <w:numPr>
                <w:ilvl w:val="0"/>
                <w:numId w:val="58"/>
              </w:numPr>
              <w:ind w:left="568" w:hanging="284"/>
              <w:jc w:val="left"/>
              <w:rPr>
                <w:rFonts w:ascii="Arial Narrow" w:hAnsi="Arial Narrow"/>
                <w:bCs/>
                <w:sz w:val="20"/>
                <w:szCs w:val="20"/>
                <w:lang w:val="es-PE" w:eastAsia="es-PE"/>
              </w:rPr>
            </w:pPr>
            <w:r>
              <w:rPr>
                <w:rFonts w:ascii="Arial Narrow" w:hAnsi="Arial Narrow"/>
                <w:bCs/>
                <w:sz w:val="20"/>
                <w:szCs w:val="20"/>
                <w:lang w:val="es-PE" w:eastAsia="es-PE"/>
              </w:rPr>
              <w:t>Nombre del destinatario</w:t>
            </w:r>
          </w:p>
          <w:p w14:paraId="15B77420" w14:textId="77777777" w:rsidR="005476E4" w:rsidRDefault="005476E4" w:rsidP="008C6227">
            <w:pPr>
              <w:pStyle w:val="Prrafodelista"/>
              <w:numPr>
                <w:ilvl w:val="0"/>
                <w:numId w:val="58"/>
              </w:numPr>
              <w:ind w:left="568" w:hanging="284"/>
              <w:jc w:val="left"/>
              <w:rPr>
                <w:rFonts w:ascii="Arial Narrow" w:hAnsi="Arial Narrow"/>
                <w:bCs/>
                <w:sz w:val="20"/>
                <w:szCs w:val="20"/>
                <w:lang w:val="es-PE" w:eastAsia="es-PE"/>
              </w:rPr>
            </w:pPr>
            <w:r>
              <w:rPr>
                <w:rFonts w:ascii="Arial Narrow" w:hAnsi="Arial Narrow"/>
                <w:bCs/>
                <w:sz w:val="20"/>
                <w:szCs w:val="20"/>
                <w:lang w:val="es-PE" w:eastAsia="es-PE"/>
              </w:rPr>
              <w:t>Dirección</w:t>
            </w:r>
          </w:p>
          <w:p w14:paraId="15B77421" w14:textId="77777777" w:rsidR="005476E4" w:rsidRDefault="005476E4" w:rsidP="008C6227">
            <w:pPr>
              <w:pStyle w:val="Prrafodelista"/>
              <w:numPr>
                <w:ilvl w:val="0"/>
                <w:numId w:val="58"/>
              </w:numPr>
              <w:ind w:left="568" w:hanging="284"/>
              <w:jc w:val="left"/>
              <w:rPr>
                <w:rFonts w:ascii="Arial Narrow" w:hAnsi="Arial Narrow"/>
                <w:bCs/>
                <w:sz w:val="20"/>
                <w:szCs w:val="20"/>
                <w:lang w:val="es-PE" w:eastAsia="es-PE"/>
              </w:rPr>
            </w:pPr>
            <w:r>
              <w:rPr>
                <w:rFonts w:ascii="Arial Narrow" w:hAnsi="Arial Narrow"/>
                <w:bCs/>
                <w:sz w:val="20"/>
                <w:szCs w:val="20"/>
                <w:lang w:val="es-PE" w:eastAsia="es-PE"/>
              </w:rPr>
              <w:t>Número de registro</w:t>
            </w:r>
            <w:r w:rsidRPr="00325307">
              <w:rPr>
                <w:rFonts w:ascii="Arial Narrow" w:hAnsi="Arial Narrow"/>
                <w:bCs/>
                <w:sz w:val="20"/>
                <w:szCs w:val="20"/>
                <w:lang w:val="es-PE" w:eastAsia="es-PE"/>
              </w:rPr>
              <w:t xml:space="preserve"> y Nombre</w:t>
            </w:r>
            <w:r>
              <w:rPr>
                <w:rFonts w:ascii="Arial Narrow" w:hAnsi="Arial Narrow"/>
                <w:bCs/>
                <w:sz w:val="20"/>
                <w:szCs w:val="20"/>
                <w:lang w:val="es-PE" w:eastAsia="es-PE"/>
              </w:rPr>
              <w:t xml:space="preserve"> del Funcionario que registró la alerta </w:t>
            </w:r>
          </w:p>
          <w:p w14:paraId="15B77422" w14:textId="77777777" w:rsidR="005476E4" w:rsidRDefault="005476E4" w:rsidP="008C6227">
            <w:pPr>
              <w:pStyle w:val="Prrafodelista"/>
              <w:numPr>
                <w:ilvl w:val="0"/>
                <w:numId w:val="58"/>
              </w:numPr>
              <w:ind w:left="568" w:hanging="284"/>
              <w:jc w:val="left"/>
              <w:rPr>
                <w:rFonts w:ascii="Arial Narrow" w:hAnsi="Arial Narrow"/>
                <w:bCs/>
                <w:sz w:val="20"/>
                <w:szCs w:val="20"/>
                <w:lang w:val="es-PE" w:eastAsia="es-PE"/>
              </w:rPr>
            </w:pPr>
            <w:r>
              <w:rPr>
                <w:rFonts w:ascii="Arial Narrow" w:hAnsi="Arial Narrow"/>
                <w:bCs/>
                <w:sz w:val="20"/>
                <w:szCs w:val="20"/>
                <w:lang w:val="es-PE" w:eastAsia="es-PE"/>
              </w:rPr>
              <w:t>Motivos de Riesgo (Se debe mostrar descripcion)</w:t>
            </w:r>
          </w:p>
          <w:p w14:paraId="15B77423" w14:textId="77777777" w:rsidR="005476E4" w:rsidRDefault="005476E4" w:rsidP="008C6227">
            <w:pPr>
              <w:pStyle w:val="Prrafodelista"/>
              <w:numPr>
                <w:ilvl w:val="0"/>
                <w:numId w:val="58"/>
              </w:numPr>
              <w:ind w:left="568" w:hanging="284"/>
              <w:jc w:val="left"/>
              <w:rPr>
                <w:rFonts w:ascii="Arial Narrow" w:hAnsi="Arial Narrow"/>
                <w:bCs/>
                <w:sz w:val="20"/>
                <w:szCs w:val="20"/>
                <w:lang w:val="es-PE" w:eastAsia="es-PE"/>
              </w:rPr>
            </w:pPr>
            <w:r>
              <w:rPr>
                <w:rFonts w:ascii="Arial Narrow" w:hAnsi="Arial Narrow"/>
                <w:bCs/>
                <w:sz w:val="20"/>
                <w:szCs w:val="20"/>
                <w:lang w:val="es-PE" w:eastAsia="es-PE"/>
              </w:rPr>
              <w:t>Observaciones</w:t>
            </w:r>
          </w:p>
          <w:p w14:paraId="15B77424" w14:textId="77777777" w:rsidR="005476E4" w:rsidRDefault="005476E4" w:rsidP="008C6227">
            <w:pPr>
              <w:pStyle w:val="Prrafodelista"/>
              <w:ind w:left="284"/>
              <w:jc w:val="left"/>
              <w:rPr>
                <w:rFonts w:ascii="Arial Narrow" w:hAnsi="Arial Narrow"/>
                <w:bCs/>
                <w:sz w:val="20"/>
                <w:szCs w:val="20"/>
                <w:lang w:val="es-PE" w:eastAsia="es-PE"/>
              </w:rPr>
            </w:pPr>
            <w:r w:rsidRPr="00C3530F">
              <w:rPr>
                <w:rFonts w:ascii="Arial Narrow" w:hAnsi="Arial Narrow"/>
                <w:bCs/>
                <w:sz w:val="20"/>
                <w:szCs w:val="20"/>
                <w:lang w:val="es-PE" w:eastAsia="es-PE"/>
              </w:rPr>
              <w:t>De no estar registrado debe mostrar el siguiente mensaje “No se encontró registro para los datos ingresados”</w:t>
            </w:r>
          </w:p>
          <w:p w14:paraId="15B77425" w14:textId="77777777" w:rsidR="005476E4" w:rsidRPr="00A11FBD" w:rsidRDefault="005476E4" w:rsidP="008C6227">
            <w:pPr>
              <w:pStyle w:val="Prrafodelista"/>
              <w:numPr>
                <w:ilvl w:val="0"/>
                <w:numId w:val="60"/>
              </w:numPr>
              <w:ind w:left="284" w:hanging="284"/>
              <w:jc w:val="left"/>
              <w:rPr>
                <w:rFonts w:ascii="Arial Narrow" w:hAnsi="Arial Narrow"/>
                <w:bCs/>
                <w:sz w:val="20"/>
                <w:szCs w:val="20"/>
                <w:lang w:val="es-PE" w:eastAsia="es-PE"/>
              </w:rPr>
            </w:pPr>
            <w:r w:rsidRPr="00A11FBD">
              <w:rPr>
                <w:rFonts w:ascii="Arial Narrow" w:hAnsi="Arial Narrow"/>
                <w:bCs/>
                <w:sz w:val="20"/>
                <w:szCs w:val="20"/>
                <w:lang w:val="es-PE" w:eastAsia="es-PE"/>
              </w:rPr>
              <w:t xml:space="preserve">Adicionalmente, el sistema debe mostrar únicamente al funcionario aduanero </w:t>
            </w:r>
            <w:r w:rsidRPr="00325307">
              <w:rPr>
                <w:rFonts w:ascii="Arial Narrow" w:hAnsi="Arial Narrow"/>
                <w:bCs/>
                <w:sz w:val="20"/>
                <w:szCs w:val="20"/>
                <w:lang w:val="es-PE" w:eastAsia="es-PE"/>
              </w:rPr>
              <w:t>con perfil de acceso</w:t>
            </w:r>
            <w:r>
              <w:rPr>
                <w:rFonts w:ascii="Arial Narrow" w:hAnsi="Arial Narrow"/>
                <w:bCs/>
                <w:sz w:val="20"/>
                <w:szCs w:val="20"/>
                <w:lang w:val="es-PE" w:eastAsia="es-PE"/>
              </w:rPr>
              <w:t xml:space="preserve"> </w:t>
            </w:r>
            <w:r w:rsidRPr="00A11FBD">
              <w:rPr>
                <w:rFonts w:ascii="Arial Narrow" w:hAnsi="Arial Narrow"/>
                <w:bCs/>
                <w:sz w:val="20"/>
                <w:szCs w:val="20"/>
                <w:lang w:val="es-PE" w:eastAsia="es-PE"/>
              </w:rPr>
              <w:t>supervisor</w:t>
            </w:r>
            <w:r>
              <w:rPr>
                <w:rFonts w:ascii="Arial Narrow" w:hAnsi="Arial Narrow"/>
                <w:bCs/>
                <w:sz w:val="20"/>
                <w:szCs w:val="20"/>
                <w:lang w:val="es-PE" w:eastAsia="es-PE"/>
              </w:rPr>
              <w:t xml:space="preserve"> la siguiente información:</w:t>
            </w:r>
          </w:p>
          <w:p w14:paraId="15B77426" w14:textId="77777777" w:rsidR="005476E4" w:rsidRDefault="005476E4" w:rsidP="008C6227">
            <w:pPr>
              <w:pStyle w:val="Prrafodelista"/>
              <w:numPr>
                <w:ilvl w:val="0"/>
                <w:numId w:val="58"/>
              </w:numPr>
              <w:ind w:left="568" w:hanging="284"/>
              <w:jc w:val="left"/>
              <w:rPr>
                <w:rFonts w:ascii="Arial Narrow" w:hAnsi="Arial Narrow"/>
                <w:bCs/>
                <w:sz w:val="20"/>
                <w:szCs w:val="20"/>
                <w:lang w:val="es-PE" w:eastAsia="es-PE"/>
              </w:rPr>
            </w:pPr>
            <w:r>
              <w:rPr>
                <w:rFonts w:ascii="Arial Narrow" w:hAnsi="Arial Narrow"/>
                <w:bCs/>
                <w:sz w:val="20"/>
                <w:szCs w:val="20"/>
                <w:lang w:val="es-PE" w:eastAsia="es-PE"/>
              </w:rPr>
              <w:t>El nú</w:t>
            </w:r>
            <w:r w:rsidRPr="00A11FBD">
              <w:rPr>
                <w:rFonts w:ascii="Arial Narrow" w:hAnsi="Arial Narrow"/>
                <w:bCs/>
                <w:sz w:val="20"/>
                <w:szCs w:val="20"/>
                <w:lang w:val="es-PE" w:eastAsia="es-PE"/>
              </w:rPr>
              <w:t xml:space="preserve">mero de </w:t>
            </w:r>
            <w:r w:rsidRPr="00B8442A">
              <w:rPr>
                <w:rFonts w:ascii="Arial Narrow" w:hAnsi="Arial Narrow"/>
                <w:bCs/>
                <w:sz w:val="20"/>
                <w:szCs w:val="20"/>
                <w:lang w:val="es-PE" w:eastAsia="es-PE"/>
              </w:rPr>
              <w:t>ACE</w:t>
            </w:r>
            <w:r>
              <w:rPr>
                <w:rFonts w:ascii="Arial Narrow" w:hAnsi="Arial Narrow"/>
                <w:bCs/>
                <w:sz w:val="20"/>
                <w:szCs w:val="20"/>
                <w:lang w:val="es-PE" w:eastAsia="es-PE"/>
              </w:rPr>
              <w:t xml:space="preserve"> (Acción de Control Extraordinario),</w:t>
            </w:r>
            <w:r w:rsidRPr="00A11FBD">
              <w:rPr>
                <w:rFonts w:ascii="Arial Narrow" w:hAnsi="Arial Narrow"/>
                <w:bCs/>
                <w:sz w:val="20"/>
                <w:szCs w:val="20"/>
                <w:lang w:val="es-PE" w:eastAsia="es-PE"/>
              </w:rPr>
              <w:t xml:space="preserve"> de existir en el modulo del SIGE</w:t>
            </w:r>
            <w:r>
              <w:rPr>
                <w:rFonts w:ascii="Arial Narrow" w:hAnsi="Arial Narrow"/>
                <w:bCs/>
                <w:sz w:val="20"/>
                <w:szCs w:val="20"/>
                <w:lang w:val="es-PE" w:eastAsia="es-PE"/>
              </w:rPr>
              <w:t>DA asociado a la DEP y DPO</w:t>
            </w:r>
            <w:r w:rsidRPr="00A11FBD">
              <w:rPr>
                <w:rFonts w:ascii="Arial Narrow" w:hAnsi="Arial Narrow"/>
                <w:bCs/>
                <w:sz w:val="20"/>
                <w:szCs w:val="20"/>
                <w:lang w:val="es-PE" w:eastAsia="es-PE"/>
              </w:rPr>
              <w:t xml:space="preserve">, </w:t>
            </w:r>
          </w:p>
          <w:p w14:paraId="15B77427" w14:textId="77777777" w:rsidR="005476E4" w:rsidRDefault="005476E4" w:rsidP="008C6227">
            <w:pPr>
              <w:pStyle w:val="Prrafodelista"/>
              <w:ind w:left="568"/>
              <w:jc w:val="left"/>
              <w:rPr>
                <w:rFonts w:ascii="Arial Narrow" w:hAnsi="Arial Narrow"/>
                <w:bCs/>
                <w:sz w:val="20"/>
                <w:szCs w:val="20"/>
                <w:lang w:val="es-PE" w:eastAsia="es-PE"/>
              </w:rPr>
            </w:pPr>
            <w:r>
              <w:rPr>
                <w:rFonts w:ascii="Arial Narrow" w:hAnsi="Arial Narrow"/>
                <w:bCs/>
                <w:sz w:val="20"/>
                <w:szCs w:val="20"/>
                <w:lang w:val="es-PE" w:eastAsia="es-PE"/>
              </w:rPr>
              <w:t xml:space="preserve">Los ACE </w:t>
            </w:r>
            <w:r w:rsidRPr="00A11FBD">
              <w:rPr>
                <w:rFonts w:ascii="Arial Narrow" w:hAnsi="Arial Narrow"/>
                <w:bCs/>
                <w:sz w:val="20"/>
                <w:szCs w:val="20"/>
                <w:lang w:val="es-PE" w:eastAsia="es-PE"/>
              </w:rPr>
              <w:t>pu</w:t>
            </w:r>
            <w:r>
              <w:rPr>
                <w:rFonts w:ascii="Arial Narrow" w:hAnsi="Arial Narrow"/>
                <w:bCs/>
                <w:sz w:val="20"/>
                <w:szCs w:val="20"/>
                <w:lang w:val="es-PE" w:eastAsia="es-PE"/>
              </w:rPr>
              <w:t>e</w:t>
            </w:r>
            <w:r w:rsidRPr="00A11FBD">
              <w:rPr>
                <w:rFonts w:ascii="Arial Narrow" w:hAnsi="Arial Narrow"/>
                <w:bCs/>
                <w:sz w:val="20"/>
                <w:szCs w:val="20"/>
                <w:lang w:val="es-PE" w:eastAsia="es-PE"/>
              </w:rPr>
              <w:t>de</w:t>
            </w:r>
            <w:r>
              <w:rPr>
                <w:rFonts w:ascii="Arial Narrow" w:hAnsi="Arial Narrow"/>
                <w:bCs/>
                <w:sz w:val="20"/>
                <w:szCs w:val="20"/>
                <w:lang w:val="es-PE" w:eastAsia="es-PE"/>
              </w:rPr>
              <w:t>n</w:t>
            </w:r>
            <w:r w:rsidRPr="00A11FBD">
              <w:rPr>
                <w:rFonts w:ascii="Arial Narrow" w:hAnsi="Arial Narrow"/>
                <w:bCs/>
                <w:sz w:val="20"/>
                <w:szCs w:val="20"/>
                <w:lang w:val="es-PE" w:eastAsia="es-PE"/>
              </w:rPr>
              <w:t xml:space="preserve"> ser acta de Inspección,  acta de incautación, acta de c</w:t>
            </w:r>
            <w:r>
              <w:rPr>
                <w:rFonts w:ascii="Arial Narrow" w:hAnsi="Arial Narrow"/>
                <w:bCs/>
                <w:sz w:val="20"/>
                <w:szCs w:val="20"/>
                <w:lang w:val="es-PE" w:eastAsia="es-PE"/>
              </w:rPr>
              <w:t>omiso o acta de inmovilización.</w:t>
            </w:r>
          </w:p>
          <w:p w14:paraId="15B77428" w14:textId="77777777" w:rsidR="005476E4" w:rsidRPr="00CD7B3C" w:rsidRDefault="005476E4" w:rsidP="008C6227">
            <w:pPr>
              <w:pStyle w:val="Prrafodelista"/>
              <w:numPr>
                <w:ilvl w:val="0"/>
                <w:numId w:val="58"/>
              </w:numPr>
              <w:ind w:left="568" w:hanging="284"/>
              <w:jc w:val="left"/>
              <w:rPr>
                <w:rFonts w:ascii="Arial Narrow" w:hAnsi="Arial Narrow"/>
                <w:bCs/>
                <w:sz w:val="20"/>
                <w:szCs w:val="20"/>
                <w:lang w:val="es-PE" w:eastAsia="es-PE"/>
              </w:rPr>
            </w:pPr>
            <w:r w:rsidRPr="00CD7B3C">
              <w:rPr>
                <w:rFonts w:ascii="Arial Narrow" w:hAnsi="Arial Narrow"/>
                <w:bCs/>
                <w:sz w:val="20"/>
                <w:szCs w:val="20"/>
                <w:lang w:val="es-PE" w:eastAsia="es-PE"/>
              </w:rPr>
              <w:t>La información resultante podrá visualizarse previa a su impresión y/o exportarse a Excel o pdf.</w:t>
            </w:r>
          </w:p>
        </w:tc>
        <w:tc>
          <w:tcPr>
            <w:tcW w:w="1134" w:type="dxa"/>
            <w:gridSpan w:val="2"/>
            <w:shd w:val="clear" w:color="auto" w:fill="auto"/>
          </w:tcPr>
          <w:p w14:paraId="15B77429" w14:textId="77777777" w:rsidR="005476E4" w:rsidRPr="0091649D" w:rsidRDefault="005476E4" w:rsidP="008C6227">
            <w:pPr>
              <w:pStyle w:val="Textodeglobo"/>
              <w:spacing w:before="40" w:after="40"/>
              <w:jc w:val="center"/>
              <w:rPr>
                <w:rFonts w:ascii="Arial Narrow" w:hAnsi="Arial Narrow" w:cs="Arial Narrow"/>
                <w:sz w:val="20"/>
                <w:szCs w:val="20"/>
                <w:lang w:eastAsia="es-ES"/>
              </w:rPr>
            </w:pPr>
          </w:p>
        </w:tc>
        <w:tc>
          <w:tcPr>
            <w:tcW w:w="851" w:type="dxa"/>
            <w:shd w:val="clear" w:color="auto" w:fill="auto"/>
          </w:tcPr>
          <w:p w14:paraId="15B7742A" w14:textId="77777777" w:rsidR="005476E4" w:rsidRPr="00A77693" w:rsidRDefault="005476E4" w:rsidP="008C6227">
            <w:pPr>
              <w:pStyle w:val="Textodeglobo"/>
              <w:spacing w:before="40" w:after="40"/>
              <w:jc w:val="left"/>
              <w:rPr>
                <w:rFonts w:ascii="Arial Narrow" w:hAnsi="Arial Narrow" w:cs="Arial Narrow"/>
                <w:sz w:val="20"/>
                <w:szCs w:val="20"/>
                <w:lang w:eastAsia="es-ES"/>
              </w:rPr>
            </w:pPr>
          </w:p>
        </w:tc>
      </w:tr>
      <w:tr w:rsidR="005476E4" w:rsidRPr="00A77693" w14:paraId="15B7747D" w14:textId="77777777" w:rsidTr="00081A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vAlign w:val="center"/>
          </w:tcPr>
          <w:p w14:paraId="15B7742C"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RF08</w:t>
            </w:r>
          </w:p>
        </w:tc>
        <w:tc>
          <w:tcPr>
            <w:tcW w:w="1418" w:type="dxa"/>
            <w:shd w:val="clear" w:color="auto" w:fill="auto"/>
            <w:vAlign w:val="center"/>
          </w:tcPr>
          <w:p w14:paraId="15B7742D" w14:textId="77777777" w:rsidR="00D57CBC" w:rsidRPr="00886B2B" w:rsidRDefault="005476E4" w:rsidP="008C6227">
            <w:pPr>
              <w:pStyle w:val="Textodeglobo"/>
              <w:spacing w:before="40" w:after="40"/>
              <w:jc w:val="left"/>
              <w:rPr>
                <w:rFonts w:ascii="Arial Narrow" w:hAnsi="Arial Narrow" w:cs="Arial Narrow"/>
                <w:sz w:val="20"/>
                <w:szCs w:val="20"/>
                <w:lang w:eastAsia="es-ES"/>
              </w:rPr>
            </w:pPr>
            <w:r w:rsidRPr="0022634E">
              <w:rPr>
                <w:rFonts w:ascii="Arial Narrow" w:hAnsi="Arial Narrow" w:cs="Arial Narrow"/>
                <w:sz w:val="20"/>
                <w:szCs w:val="20"/>
                <w:lang w:eastAsia="es-ES"/>
              </w:rPr>
              <w:t>Rectificación de Declaración (por módulo)</w:t>
            </w:r>
          </w:p>
        </w:tc>
        <w:tc>
          <w:tcPr>
            <w:tcW w:w="4677" w:type="dxa"/>
            <w:gridSpan w:val="6"/>
            <w:shd w:val="clear" w:color="auto" w:fill="auto"/>
            <w:vAlign w:val="center"/>
          </w:tcPr>
          <w:p w14:paraId="15B7742E" w14:textId="77777777" w:rsidR="005476E4" w:rsidRPr="00205F50" w:rsidRDefault="005476E4" w:rsidP="008C6227">
            <w:pPr>
              <w:jc w:val="left"/>
              <w:rPr>
                <w:rFonts w:ascii="Arial Narrow" w:hAnsi="Arial Narrow"/>
                <w:bCs/>
                <w:sz w:val="20"/>
                <w:szCs w:val="20"/>
                <w:lang w:val="es-PE" w:eastAsia="es-PE"/>
              </w:rPr>
            </w:pPr>
            <w:r w:rsidRPr="00205F50">
              <w:rPr>
                <w:rFonts w:ascii="Arial Narrow" w:hAnsi="Arial Narrow"/>
                <w:bCs/>
                <w:sz w:val="20"/>
                <w:szCs w:val="20"/>
                <w:lang w:val="es-PE" w:eastAsia="es-PE"/>
              </w:rPr>
              <w:t>Se requiere contar con una opción para que el funcionario aduanero pueda registrar la Rectificación de la Declaración. La opción debe implementarse bajo las siguientes especificaciones:</w:t>
            </w:r>
          </w:p>
          <w:p w14:paraId="15B7742F" w14:textId="77777777" w:rsidR="005476E4" w:rsidRPr="00205F50" w:rsidRDefault="005476E4" w:rsidP="008C6227">
            <w:pPr>
              <w:pStyle w:val="Prrafodelista"/>
              <w:numPr>
                <w:ilvl w:val="0"/>
                <w:numId w:val="76"/>
              </w:numPr>
              <w:ind w:left="284" w:hanging="284"/>
              <w:jc w:val="left"/>
              <w:rPr>
                <w:rFonts w:ascii="Arial Narrow" w:hAnsi="Arial Narrow"/>
                <w:bCs/>
                <w:sz w:val="20"/>
                <w:szCs w:val="20"/>
                <w:lang w:val="es-PE" w:eastAsia="es-PE"/>
              </w:rPr>
            </w:pPr>
            <w:r w:rsidRPr="00205F50">
              <w:rPr>
                <w:rFonts w:ascii="Arial Narrow" w:hAnsi="Arial Narrow"/>
                <w:bCs/>
                <w:sz w:val="20"/>
                <w:szCs w:val="20"/>
                <w:lang w:val="es-PE" w:eastAsia="es-PE"/>
              </w:rPr>
              <w:t xml:space="preserve">El sistema debe solicitar el Año, dato numérico de 4 caracteres de longitud y Número de Declaración, dato numérico de </w:t>
            </w:r>
            <w:r w:rsidRPr="0022634E">
              <w:rPr>
                <w:rFonts w:ascii="Arial Narrow" w:hAnsi="Arial Narrow"/>
                <w:bCs/>
                <w:sz w:val="20"/>
                <w:szCs w:val="20"/>
                <w:lang w:val="es-PE" w:eastAsia="es-PE"/>
              </w:rPr>
              <w:t>6</w:t>
            </w:r>
            <w:r w:rsidRPr="00205F50">
              <w:rPr>
                <w:rFonts w:ascii="Arial Narrow" w:hAnsi="Arial Narrow"/>
                <w:bCs/>
                <w:sz w:val="20"/>
                <w:szCs w:val="20"/>
                <w:lang w:val="es-PE" w:eastAsia="es-PE"/>
              </w:rPr>
              <w:t xml:space="preserve"> caracteres de longitud. </w:t>
            </w:r>
          </w:p>
          <w:p w14:paraId="15B77430" w14:textId="77777777" w:rsidR="005476E4" w:rsidRPr="000722DB" w:rsidRDefault="005476E4" w:rsidP="008C6227">
            <w:pPr>
              <w:pStyle w:val="Prrafodelista"/>
              <w:numPr>
                <w:ilvl w:val="0"/>
                <w:numId w:val="76"/>
              </w:numPr>
              <w:ind w:left="284" w:hanging="284"/>
              <w:jc w:val="left"/>
              <w:rPr>
                <w:rFonts w:ascii="Arial Narrow" w:hAnsi="Arial Narrow"/>
                <w:bCs/>
                <w:sz w:val="20"/>
                <w:szCs w:val="20"/>
                <w:lang w:val="es-PE" w:eastAsia="es-PE"/>
              </w:rPr>
            </w:pPr>
            <w:r w:rsidRPr="000722DB">
              <w:rPr>
                <w:rFonts w:ascii="Arial Narrow" w:hAnsi="Arial Narrow"/>
                <w:bCs/>
                <w:sz w:val="20"/>
                <w:szCs w:val="20"/>
                <w:lang w:val="es-PE" w:eastAsia="es-PE"/>
              </w:rPr>
              <w:t>Al hacer clic en el botón “Buscar”, el sistema debe:</w:t>
            </w:r>
          </w:p>
          <w:p w14:paraId="15B77431" w14:textId="77777777" w:rsidR="005476E4" w:rsidRPr="00030CB0" w:rsidRDefault="005476E4" w:rsidP="008C6227">
            <w:pPr>
              <w:pStyle w:val="Prrafodelista"/>
              <w:numPr>
                <w:ilvl w:val="0"/>
                <w:numId w:val="78"/>
              </w:numPr>
              <w:ind w:left="586" w:hanging="279"/>
              <w:jc w:val="left"/>
              <w:rPr>
                <w:rFonts w:ascii="Arial Narrow" w:hAnsi="Arial Narrow"/>
                <w:bCs/>
                <w:color w:val="000000" w:themeColor="text1"/>
                <w:sz w:val="20"/>
                <w:szCs w:val="20"/>
                <w:lang w:val="es-PE" w:eastAsia="es-PE"/>
              </w:rPr>
            </w:pPr>
            <w:r w:rsidRPr="0022634E">
              <w:rPr>
                <w:rFonts w:ascii="Arial Narrow" w:hAnsi="Arial Narrow"/>
                <w:bCs/>
                <w:sz w:val="20"/>
                <w:szCs w:val="20"/>
                <w:lang w:val="es-PE" w:eastAsia="es-PE"/>
              </w:rPr>
              <w:t xml:space="preserve">Validar que la </w:t>
            </w:r>
            <w:r w:rsidRPr="00030CB0">
              <w:rPr>
                <w:rFonts w:ascii="Arial Narrow" w:hAnsi="Arial Narrow"/>
                <w:bCs/>
                <w:color w:val="000000" w:themeColor="text1"/>
                <w:sz w:val="20"/>
                <w:szCs w:val="20"/>
                <w:lang w:val="es-PE" w:eastAsia="es-PE"/>
              </w:rPr>
              <w:t>Declaración se encuentre registrada en estado diferente a “Legajada”.</w:t>
            </w:r>
          </w:p>
          <w:p w14:paraId="15B77432" w14:textId="77777777" w:rsidR="005476E4" w:rsidRPr="0022634E" w:rsidRDefault="005476E4" w:rsidP="008C6227">
            <w:pPr>
              <w:pStyle w:val="Prrafodelista"/>
              <w:numPr>
                <w:ilvl w:val="1"/>
                <w:numId w:val="78"/>
              </w:numPr>
              <w:ind w:left="869" w:hanging="268"/>
              <w:jc w:val="left"/>
              <w:rPr>
                <w:rFonts w:ascii="Arial Narrow" w:hAnsi="Arial Narrow"/>
                <w:bCs/>
                <w:sz w:val="20"/>
                <w:szCs w:val="20"/>
                <w:lang w:val="es-PE" w:eastAsia="es-PE"/>
              </w:rPr>
            </w:pPr>
            <w:r w:rsidRPr="00030CB0">
              <w:rPr>
                <w:rFonts w:ascii="Arial Narrow" w:hAnsi="Arial Narrow"/>
                <w:bCs/>
                <w:color w:val="000000" w:themeColor="text1"/>
                <w:sz w:val="20"/>
                <w:szCs w:val="20"/>
                <w:lang w:val="es-PE" w:eastAsia="es-PE"/>
              </w:rPr>
              <w:t>En caso no se encuentre</w:t>
            </w:r>
            <w:r w:rsidRPr="00DD6DF5">
              <w:rPr>
                <w:rFonts w:ascii="Arial Narrow" w:hAnsi="Arial Narrow"/>
                <w:bCs/>
                <w:sz w:val="20"/>
                <w:szCs w:val="20"/>
                <w:lang w:val="es-PE" w:eastAsia="es-PE"/>
              </w:rPr>
              <w:t xml:space="preserve"> registrada </w:t>
            </w:r>
            <w:r>
              <w:rPr>
                <w:rFonts w:ascii="Arial Narrow" w:hAnsi="Arial Narrow"/>
                <w:bCs/>
                <w:sz w:val="20"/>
                <w:szCs w:val="20"/>
                <w:lang w:val="es-PE" w:eastAsia="es-PE"/>
              </w:rPr>
              <w:t xml:space="preserve">o se encuentre legajada, </w:t>
            </w:r>
            <w:r w:rsidRPr="00DD6DF5">
              <w:rPr>
                <w:rFonts w:ascii="Arial Narrow" w:hAnsi="Arial Narrow"/>
                <w:bCs/>
                <w:sz w:val="20"/>
                <w:szCs w:val="20"/>
                <w:lang w:val="es-PE" w:eastAsia="es-PE"/>
              </w:rPr>
              <w:t xml:space="preserve">el sistema emite el mensaje: </w:t>
            </w:r>
            <w:r w:rsidRPr="00DD6DF5">
              <w:rPr>
                <w:rFonts w:ascii="Arial Narrow" w:hAnsi="Arial Narrow"/>
                <w:bCs/>
                <w:sz w:val="20"/>
                <w:szCs w:val="20"/>
                <w:lang w:val="es-PE" w:eastAsia="es-PE"/>
              </w:rPr>
              <w:lastRenderedPageBreak/>
              <w:t>“Declaración no registrada</w:t>
            </w:r>
            <w:r>
              <w:rPr>
                <w:rFonts w:ascii="Arial Narrow" w:hAnsi="Arial Narrow"/>
                <w:bCs/>
                <w:sz w:val="20"/>
                <w:szCs w:val="20"/>
                <w:lang w:val="es-PE" w:eastAsia="es-PE"/>
              </w:rPr>
              <w:t xml:space="preserve"> o Legajada</w:t>
            </w:r>
            <w:r w:rsidRPr="00DD6DF5">
              <w:rPr>
                <w:rFonts w:ascii="Arial Narrow" w:hAnsi="Arial Narrow"/>
                <w:bCs/>
                <w:sz w:val="20"/>
                <w:szCs w:val="20"/>
                <w:lang w:val="es-PE" w:eastAsia="es-PE"/>
              </w:rPr>
              <w:t xml:space="preserve">” </w:t>
            </w:r>
            <w:r w:rsidRPr="0022634E">
              <w:rPr>
                <w:rFonts w:ascii="Arial Narrow" w:hAnsi="Arial Narrow"/>
                <w:bCs/>
                <w:sz w:val="20"/>
                <w:szCs w:val="20"/>
                <w:lang w:val="es-PE" w:eastAsia="es-PE"/>
              </w:rPr>
              <w:t xml:space="preserve">y retorna al inicio de la opción. </w:t>
            </w:r>
          </w:p>
          <w:p w14:paraId="15B77433" w14:textId="77777777" w:rsidR="005476E4" w:rsidRDefault="005476E4" w:rsidP="008C6227">
            <w:pPr>
              <w:pStyle w:val="Prrafodelista"/>
              <w:numPr>
                <w:ilvl w:val="1"/>
                <w:numId w:val="78"/>
              </w:numPr>
              <w:ind w:left="869" w:hanging="268"/>
              <w:jc w:val="left"/>
              <w:rPr>
                <w:rFonts w:ascii="Arial Narrow" w:hAnsi="Arial Narrow"/>
                <w:bCs/>
                <w:sz w:val="20"/>
                <w:szCs w:val="20"/>
                <w:lang w:val="es-PE" w:eastAsia="es-PE"/>
              </w:rPr>
            </w:pPr>
            <w:r>
              <w:rPr>
                <w:rFonts w:ascii="Arial Narrow" w:hAnsi="Arial Narrow"/>
                <w:bCs/>
                <w:sz w:val="20"/>
                <w:szCs w:val="20"/>
                <w:lang w:val="es-PE" w:eastAsia="es-PE"/>
              </w:rPr>
              <w:t>D</w:t>
            </w:r>
            <w:r w:rsidRPr="008E6350">
              <w:rPr>
                <w:rFonts w:ascii="Arial Narrow" w:hAnsi="Arial Narrow"/>
                <w:bCs/>
                <w:sz w:val="20"/>
                <w:szCs w:val="20"/>
                <w:lang w:val="es-PE" w:eastAsia="es-PE"/>
              </w:rPr>
              <w:t xml:space="preserve">e encontrarse </w:t>
            </w:r>
            <w:r>
              <w:rPr>
                <w:rFonts w:ascii="Arial Narrow" w:hAnsi="Arial Narrow"/>
                <w:bCs/>
                <w:sz w:val="20"/>
                <w:szCs w:val="20"/>
                <w:lang w:val="es-PE" w:eastAsia="es-PE"/>
              </w:rPr>
              <w:t>registrada, el sistema verifica si la declaración o alguno de los avisos de llegada asociado a dicha declaración tiene ACE  (Acta de Inspección, Acta de Inmovilización, Acta de Incautación o Acta de Comiso), el sistema deberá mostrar el siguiente mensaje</w:t>
            </w:r>
            <w:r w:rsidRPr="00C71E7B">
              <w:rPr>
                <w:rFonts w:ascii="Arial Narrow" w:hAnsi="Arial Narrow"/>
                <w:bCs/>
                <w:sz w:val="20"/>
                <w:szCs w:val="20"/>
                <w:lang w:val="es-PE" w:eastAsia="es-PE"/>
              </w:rPr>
              <w:t xml:space="preserve">: “DIF N°&lt;número DIF&gt; </w:t>
            </w:r>
            <w:r w:rsidRPr="0022634E">
              <w:rPr>
                <w:rFonts w:ascii="Arial Narrow" w:hAnsi="Arial Narrow"/>
                <w:bCs/>
                <w:sz w:val="20"/>
                <w:szCs w:val="20"/>
                <w:lang w:val="es-PE" w:eastAsia="es-PE"/>
              </w:rPr>
              <w:t>o Aviso de llegada N°</w:t>
            </w:r>
            <w:r w:rsidRPr="00C71E7B">
              <w:rPr>
                <w:rFonts w:ascii="Arial Narrow" w:hAnsi="Arial Narrow"/>
                <w:bCs/>
                <w:sz w:val="20"/>
                <w:szCs w:val="20"/>
                <w:lang w:val="es-PE" w:eastAsia="es-PE"/>
              </w:rPr>
              <w:t xml:space="preserve"> &lt;</w:t>
            </w:r>
            <w:r>
              <w:rPr>
                <w:rFonts w:ascii="Arial Narrow" w:hAnsi="Arial Narrow"/>
                <w:bCs/>
                <w:sz w:val="20"/>
                <w:szCs w:val="20"/>
                <w:lang w:val="es-PE" w:eastAsia="es-PE"/>
              </w:rPr>
              <w:t xml:space="preserve">número aviso&gt; </w:t>
            </w:r>
            <w:r w:rsidRPr="00DD6DF5">
              <w:rPr>
                <w:rFonts w:ascii="Arial Narrow" w:hAnsi="Arial Narrow"/>
                <w:bCs/>
                <w:sz w:val="20"/>
                <w:szCs w:val="20"/>
                <w:lang w:val="es-PE" w:eastAsia="es-PE"/>
              </w:rPr>
              <w:t>tiene Acta&lt;tipo acta&gt; N°&lt;número Acta&gt; &lt;fecha y hora numeración Acta&gt;” preguntando si desea continuar S/N?. El sistema realiza ésta validación mediante el Nro de aviso de llegada o Nro de Documento postal de origen y N° DEP que se encuentran registrados en la DIF y en el ACE (módulo SIGEDA).</w:t>
            </w:r>
            <w:r>
              <w:rPr>
                <w:rFonts w:ascii="Arial Narrow" w:hAnsi="Arial Narrow"/>
                <w:bCs/>
                <w:sz w:val="20"/>
                <w:szCs w:val="20"/>
                <w:lang w:val="es-PE" w:eastAsia="es-PE"/>
              </w:rPr>
              <w:t xml:space="preserve"> </w:t>
            </w:r>
          </w:p>
          <w:p w14:paraId="15B77434" w14:textId="77777777" w:rsidR="005476E4" w:rsidRPr="0022634E" w:rsidRDefault="005476E4" w:rsidP="008C6227">
            <w:pPr>
              <w:ind w:left="922"/>
              <w:rPr>
                <w:rFonts w:ascii="Arial Narrow" w:hAnsi="Arial Narrow"/>
                <w:bCs/>
                <w:sz w:val="20"/>
                <w:szCs w:val="20"/>
                <w:u w:val="single"/>
                <w:lang w:val="es-PE" w:eastAsia="es-PE"/>
              </w:rPr>
            </w:pPr>
            <w:r w:rsidRPr="0022634E">
              <w:rPr>
                <w:rFonts w:ascii="Arial Narrow" w:hAnsi="Arial Narrow"/>
                <w:bCs/>
                <w:sz w:val="20"/>
                <w:szCs w:val="20"/>
                <w:lang w:val="es-PE" w:eastAsia="es-PE"/>
              </w:rPr>
              <w:t>Si el funcionario aduanero decide continuar, el sistema muestra los datos de la Declaración, y se prosigue con lo descrito a partir del numeral siguiente, del presente RF. Si el funcionario aduanero opta por salir, entonces el sistema no graba y muestra la pantalla inicial (numeral 1).</w:t>
            </w:r>
          </w:p>
          <w:p w14:paraId="15B77435" w14:textId="77777777" w:rsidR="005476E4" w:rsidRPr="00065D29" w:rsidRDefault="005476E4" w:rsidP="008C6227">
            <w:pPr>
              <w:pStyle w:val="Prrafodelista"/>
              <w:numPr>
                <w:ilvl w:val="1"/>
                <w:numId w:val="77"/>
              </w:numPr>
              <w:ind w:left="922" w:hanging="284"/>
              <w:rPr>
                <w:rFonts w:ascii="Arial Narrow" w:hAnsi="Arial Narrow"/>
                <w:bCs/>
                <w:sz w:val="20"/>
                <w:szCs w:val="20"/>
                <w:lang w:val="es-PE" w:eastAsia="es-PE"/>
              </w:rPr>
            </w:pPr>
            <w:r w:rsidRPr="00803C11">
              <w:rPr>
                <w:rFonts w:ascii="Arial Narrow" w:hAnsi="Arial Narrow"/>
                <w:bCs/>
                <w:sz w:val="20"/>
                <w:szCs w:val="20"/>
                <w:lang w:val="es-PE" w:eastAsia="es-PE"/>
              </w:rPr>
              <w:t>Y si la Declaración y ninguno de los avisos de llegado no tienen ACE asociado</w:t>
            </w:r>
            <w:r w:rsidRPr="00DD6DF5">
              <w:rPr>
                <w:rFonts w:ascii="Arial Narrow" w:hAnsi="Arial Narrow"/>
                <w:bCs/>
                <w:sz w:val="20"/>
                <w:szCs w:val="20"/>
                <w:lang w:val="es-PE" w:eastAsia="es-PE"/>
              </w:rPr>
              <w:t>, el sistema muestra los datos de la D</w:t>
            </w:r>
            <w:r>
              <w:rPr>
                <w:rFonts w:ascii="Arial Narrow" w:hAnsi="Arial Narrow"/>
                <w:bCs/>
                <w:sz w:val="20"/>
                <w:szCs w:val="20"/>
                <w:lang w:val="es-PE" w:eastAsia="es-PE"/>
              </w:rPr>
              <w:t>eclaración</w:t>
            </w:r>
            <w:r w:rsidRPr="00DD6DF5">
              <w:rPr>
                <w:rFonts w:ascii="Arial Narrow" w:hAnsi="Arial Narrow"/>
                <w:bCs/>
                <w:sz w:val="20"/>
                <w:szCs w:val="20"/>
                <w:lang w:val="es-PE" w:eastAsia="es-PE"/>
              </w:rPr>
              <w:t xml:space="preserve">, </w:t>
            </w:r>
            <w:r w:rsidRPr="00065D29">
              <w:rPr>
                <w:rFonts w:ascii="Arial Narrow" w:hAnsi="Arial Narrow"/>
                <w:bCs/>
                <w:sz w:val="20"/>
                <w:szCs w:val="20"/>
                <w:lang w:val="es-PE" w:eastAsia="es-PE"/>
              </w:rPr>
              <w:t>y se prosigue con lo descrito a partir del numeral siguiente, del presente RF. Si el funcionario aduanero opta por salir, entonces el sistema no graba y muestra la pantalla inicial (numeral 1).</w:t>
            </w:r>
          </w:p>
          <w:p w14:paraId="15B77436" w14:textId="77777777" w:rsidR="005476E4" w:rsidRPr="006C6147" w:rsidRDefault="005476E4" w:rsidP="008C6227">
            <w:pPr>
              <w:pStyle w:val="Prrafodelista"/>
              <w:numPr>
                <w:ilvl w:val="0"/>
                <w:numId w:val="76"/>
              </w:numPr>
              <w:ind w:left="284" w:hanging="284"/>
              <w:rPr>
                <w:rFonts w:ascii="Arial Narrow" w:hAnsi="Arial Narrow"/>
                <w:bCs/>
                <w:sz w:val="20"/>
                <w:szCs w:val="20"/>
                <w:lang w:val="es-PE" w:eastAsia="es-PE"/>
              </w:rPr>
            </w:pPr>
            <w:r>
              <w:rPr>
                <w:rFonts w:ascii="Arial Narrow" w:hAnsi="Arial Narrow"/>
                <w:bCs/>
                <w:sz w:val="20"/>
                <w:szCs w:val="20"/>
                <w:lang w:val="es-PE" w:eastAsia="es-PE"/>
              </w:rPr>
              <w:t>E</w:t>
            </w:r>
            <w:r w:rsidRPr="00DD6DF5">
              <w:rPr>
                <w:rFonts w:ascii="Arial Narrow" w:hAnsi="Arial Narrow"/>
                <w:bCs/>
                <w:sz w:val="20"/>
                <w:szCs w:val="20"/>
                <w:lang w:val="es-PE" w:eastAsia="es-PE"/>
              </w:rPr>
              <w:t xml:space="preserve">l sistema permite </w:t>
            </w:r>
            <w:r>
              <w:rPr>
                <w:rFonts w:ascii="Arial Narrow" w:hAnsi="Arial Narrow"/>
                <w:bCs/>
                <w:sz w:val="20"/>
                <w:szCs w:val="20"/>
                <w:lang w:val="es-PE" w:eastAsia="es-PE"/>
              </w:rPr>
              <w:t>el registro de la rectificación (</w:t>
            </w:r>
            <w:r w:rsidRPr="00DD6DF5">
              <w:rPr>
                <w:rFonts w:ascii="Arial Narrow" w:hAnsi="Arial Narrow"/>
                <w:bCs/>
                <w:sz w:val="20"/>
                <w:szCs w:val="20"/>
                <w:lang w:val="es-PE" w:eastAsia="es-PE"/>
              </w:rPr>
              <w:t>ingres</w:t>
            </w:r>
            <w:r>
              <w:rPr>
                <w:rFonts w:ascii="Arial Narrow" w:hAnsi="Arial Narrow"/>
                <w:bCs/>
                <w:sz w:val="20"/>
                <w:szCs w:val="20"/>
                <w:lang w:val="es-PE" w:eastAsia="es-PE"/>
              </w:rPr>
              <w:t>o de</w:t>
            </w:r>
            <w:r w:rsidRPr="00DD6DF5">
              <w:rPr>
                <w:rFonts w:ascii="Arial Narrow" w:hAnsi="Arial Narrow"/>
                <w:bCs/>
                <w:sz w:val="20"/>
                <w:szCs w:val="20"/>
                <w:lang w:val="es-PE" w:eastAsia="es-PE"/>
              </w:rPr>
              <w:t xml:space="preserve"> los nuevos datos</w:t>
            </w:r>
            <w:r>
              <w:rPr>
                <w:rFonts w:ascii="Arial Narrow" w:hAnsi="Arial Narrow"/>
                <w:bCs/>
                <w:sz w:val="20"/>
                <w:szCs w:val="20"/>
                <w:lang w:val="es-PE" w:eastAsia="es-PE"/>
              </w:rPr>
              <w:t>)</w:t>
            </w:r>
            <w:r w:rsidRPr="00DD6DF5">
              <w:rPr>
                <w:rFonts w:ascii="Arial Narrow" w:hAnsi="Arial Narrow"/>
                <w:bCs/>
                <w:sz w:val="20"/>
                <w:szCs w:val="20"/>
                <w:lang w:val="es-PE" w:eastAsia="es-PE"/>
              </w:rPr>
              <w:t>,</w:t>
            </w:r>
            <w:r>
              <w:rPr>
                <w:rFonts w:ascii="Arial Narrow" w:hAnsi="Arial Narrow"/>
                <w:bCs/>
                <w:sz w:val="20"/>
                <w:szCs w:val="20"/>
                <w:lang w:val="es-PE" w:eastAsia="es-PE"/>
              </w:rPr>
              <w:t xml:space="preserve"> </w:t>
            </w:r>
            <w:r w:rsidRPr="00DD6DF5">
              <w:rPr>
                <w:rFonts w:ascii="Arial Narrow" w:hAnsi="Arial Narrow"/>
                <w:bCs/>
                <w:sz w:val="20"/>
                <w:szCs w:val="20"/>
                <w:lang w:val="es-PE" w:eastAsia="es-PE"/>
              </w:rPr>
              <w:t xml:space="preserve">incluso agregar o eliminar series, para lo cual actualiza los datos de acuerdo a las validaciones </w:t>
            </w:r>
            <w:r>
              <w:rPr>
                <w:rFonts w:ascii="Arial Narrow" w:hAnsi="Arial Narrow"/>
                <w:bCs/>
                <w:sz w:val="20"/>
                <w:szCs w:val="20"/>
                <w:lang w:val="es-PE" w:eastAsia="es-PE"/>
              </w:rPr>
              <w:t xml:space="preserve">y cálculos descritos en el RF06, teniendo en cuenta que: </w:t>
            </w:r>
          </w:p>
          <w:p w14:paraId="15B77437" w14:textId="77777777" w:rsidR="005476E4" w:rsidRDefault="005476E4" w:rsidP="008C6227">
            <w:pPr>
              <w:pStyle w:val="Prrafodelista"/>
              <w:numPr>
                <w:ilvl w:val="0"/>
                <w:numId w:val="81"/>
              </w:numPr>
              <w:ind w:left="586" w:hanging="279"/>
              <w:rPr>
                <w:rFonts w:ascii="Arial Narrow" w:hAnsi="Arial Narrow"/>
                <w:bCs/>
                <w:sz w:val="20"/>
                <w:szCs w:val="20"/>
                <w:lang w:val="es-PE" w:eastAsia="es-PE"/>
              </w:rPr>
            </w:pPr>
            <w:r>
              <w:rPr>
                <w:rFonts w:ascii="Arial Narrow" w:hAnsi="Arial Narrow"/>
                <w:bCs/>
                <w:sz w:val="20"/>
                <w:szCs w:val="20"/>
                <w:lang w:val="es-PE" w:eastAsia="es-PE"/>
              </w:rPr>
              <w:t>En la rectificación si es posible eliminar cualquier envío, incluso el envío que dio origen a la DIF</w:t>
            </w:r>
          </w:p>
          <w:p w14:paraId="15B77438" w14:textId="77777777" w:rsidR="005476E4" w:rsidRPr="002E03DF" w:rsidRDefault="005476E4" w:rsidP="008C6227">
            <w:pPr>
              <w:pStyle w:val="Prrafodelista"/>
              <w:numPr>
                <w:ilvl w:val="0"/>
                <w:numId w:val="81"/>
              </w:numPr>
              <w:ind w:left="586" w:hanging="279"/>
              <w:rPr>
                <w:rFonts w:ascii="Arial Narrow" w:hAnsi="Arial Narrow"/>
                <w:bCs/>
                <w:sz w:val="20"/>
                <w:szCs w:val="20"/>
                <w:lang w:val="es-PE" w:eastAsia="es-PE"/>
              </w:rPr>
            </w:pPr>
            <w:r w:rsidRPr="002E03DF">
              <w:rPr>
                <w:rFonts w:ascii="Arial Narrow" w:hAnsi="Arial Narrow"/>
                <w:bCs/>
                <w:sz w:val="20"/>
                <w:szCs w:val="20"/>
                <w:lang w:val="es-PE" w:eastAsia="es-PE"/>
              </w:rPr>
              <w:t>En la rectificación no es posible agregar nuevos envíos postales (avisos de llegada)</w:t>
            </w:r>
          </w:p>
          <w:p w14:paraId="15B77439" w14:textId="77777777" w:rsidR="005476E4" w:rsidRPr="001E397D" w:rsidRDefault="005476E4" w:rsidP="008C6227">
            <w:pPr>
              <w:pStyle w:val="Prrafodelista"/>
              <w:numPr>
                <w:ilvl w:val="0"/>
                <w:numId w:val="81"/>
              </w:numPr>
              <w:ind w:left="586" w:hanging="279"/>
              <w:rPr>
                <w:rFonts w:ascii="Arial Narrow" w:hAnsi="Arial Narrow"/>
                <w:bCs/>
                <w:sz w:val="20"/>
                <w:szCs w:val="20"/>
                <w:lang w:val="es-PE" w:eastAsia="es-PE"/>
              </w:rPr>
            </w:pPr>
            <w:r w:rsidRPr="001E397D">
              <w:rPr>
                <w:rFonts w:ascii="Arial Narrow" w:hAnsi="Arial Narrow"/>
                <w:bCs/>
                <w:sz w:val="20"/>
                <w:szCs w:val="20"/>
                <w:lang w:val="es-PE" w:eastAsia="es-PE"/>
              </w:rPr>
              <w:t>Cuando se anula alguna serie (“detalle de la serie”), el sistema valida:</w:t>
            </w:r>
          </w:p>
          <w:p w14:paraId="15B7743A" w14:textId="77777777" w:rsidR="005476E4" w:rsidRPr="006B15A4" w:rsidRDefault="005476E4" w:rsidP="008C6227">
            <w:pPr>
              <w:pStyle w:val="Prrafodelista"/>
              <w:numPr>
                <w:ilvl w:val="0"/>
                <w:numId w:val="80"/>
              </w:numPr>
              <w:ind w:left="869" w:hanging="225"/>
              <w:rPr>
                <w:rFonts w:ascii="Arial Narrow" w:hAnsi="Arial Narrow"/>
                <w:bCs/>
                <w:sz w:val="20"/>
                <w:szCs w:val="20"/>
                <w:lang w:val="es-PE" w:eastAsia="es-PE"/>
              </w:rPr>
            </w:pPr>
            <w:r w:rsidRPr="006B15A4">
              <w:rPr>
                <w:rFonts w:ascii="Arial Narrow" w:hAnsi="Arial Narrow"/>
                <w:bCs/>
                <w:sz w:val="20"/>
                <w:szCs w:val="20"/>
                <w:lang w:val="es-PE" w:eastAsia="es-PE"/>
              </w:rPr>
              <w:t>Si la Declaración tiene una única serie, el sistema no permite la anulación y emite el mensaje: “No se puede Anular la única serie de la Declaración”.</w:t>
            </w:r>
          </w:p>
          <w:p w14:paraId="15B7743B" w14:textId="77777777" w:rsidR="005476E4" w:rsidRPr="006B15A4" w:rsidRDefault="005476E4" w:rsidP="008C6227">
            <w:pPr>
              <w:pStyle w:val="Prrafodelista"/>
              <w:numPr>
                <w:ilvl w:val="0"/>
                <w:numId w:val="80"/>
              </w:numPr>
              <w:ind w:left="869" w:hanging="225"/>
              <w:rPr>
                <w:rFonts w:ascii="Arial Narrow" w:hAnsi="Arial Narrow"/>
                <w:bCs/>
                <w:sz w:val="20"/>
                <w:szCs w:val="20"/>
                <w:lang w:val="es-PE" w:eastAsia="es-PE"/>
              </w:rPr>
            </w:pPr>
            <w:r w:rsidRPr="006B15A4">
              <w:rPr>
                <w:rFonts w:ascii="Arial Narrow" w:hAnsi="Arial Narrow"/>
                <w:bCs/>
                <w:sz w:val="20"/>
                <w:szCs w:val="20"/>
                <w:lang w:val="es-PE" w:eastAsia="es-PE"/>
              </w:rPr>
              <w:t>Si la Declaración tiene varias series, el sistema valida que, por lo menos quede una serie en la Declaración, caso contrario, emite el mensaje: “No se puede Anular todas las series de la Declaración”.</w:t>
            </w:r>
          </w:p>
          <w:p w14:paraId="15B7743C" w14:textId="77777777" w:rsidR="005476E4" w:rsidRPr="00692F3C" w:rsidRDefault="005476E4" w:rsidP="008C6227">
            <w:pPr>
              <w:pStyle w:val="Prrafodelista"/>
              <w:numPr>
                <w:ilvl w:val="0"/>
                <w:numId w:val="81"/>
              </w:numPr>
              <w:ind w:left="586" w:hanging="279"/>
              <w:rPr>
                <w:rFonts w:ascii="Arial Narrow" w:hAnsi="Arial Narrow"/>
                <w:bCs/>
                <w:sz w:val="20"/>
                <w:szCs w:val="20"/>
                <w:lang w:val="es-PE" w:eastAsia="es-PE"/>
              </w:rPr>
            </w:pPr>
            <w:r w:rsidRPr="006B15A4">
              <w:rPr>
                <w:rFonts w:ascii="Arial Narrow" w:hAnsi="Arial Narrow"/>
                <w:bCs/>
                <w:sz w:val="20"/>
                <w:szCs w:val="20"/>
                <w:lang w:val="es-PE" w:eastAsia="es-PE"/>
              </w:rPr>
              <w:t xml:space="preserve">Cuando se adiciona alguna serie (“detalle de la serie”), el sistema valida y actualiza, los datos a nivel de “detalle de la guía” y “datos generales” de la Declaración. </w:t>
            </w:r>
            <w:r w:rsidRPr="00692F3C">
              <w:rPr>
                <w:rFonts w:ascii="Arial Narrow" w:hAnsi="Arial Narrow"/>
                <w:bCs/>
                <w:sz w:val="20"/>
                <w:szCs w:val="20"/>
                <w:lang w:val="es-PE" w:eastAsia="es-PE"/>
              </w:rPr>
              <w:t>Agregar una nueva serie no significa adicionar un nuevo Nro de aviso de llegada.</w:t>
            </w:r>
          </w:p>
          <w:p w14:paraId="15B7743D" w14:textId="77777777" w:rsidR="005476E4" w:rsidRDefault="005476E4" w:rsidP="008C6227">
            <w:pPr>
              <w:pStyle w:val="Prrafodelista"/>
              <w:numPr>
                <w:ilvl w:val="0"/>
                <w:numId w:val="81"/>
              </w:numPr>
              <w:ind w:left="586" w:hanging="279"/>
              <w:rPr>
                <w:rFonts w:ascii="Arial Narrow" w:hAnsi="Arial Narrow"/>
                <w:bCs/>
                <w:sz w:val="20"/>
                <w:szCs w:val="20"/>
                <w:lang w:val="es-PE" w:eastAsia="es-PE"/>
              </w:rPr>
            </w:pPr>
            <w:r>
              <w:rPr>
                <w:rFonts w:ascii="Arial Narrow" w:hAnsi="Arial Narrow"/>
                <w:bCs/>
                <w:sz w:val="20"/>
                <w:szCs w:val="20"/>
                <w:lang w:val="es-PE" w:eastAsia="es-PE"/>
              </w:rPr>
              <w:t>El sistema deberá solicitar el ingreso de los siguientes datos:</w:t>
            </w:r>
          </w:p>
          <w:p w14:paraId="15B7743E" w14:textId="77777777" w:rsidR="005476E4" w:rsidRPr="00030CB0" w:rsidRDefault="005476E4" w:rsidP="008C6227">
            <w:pPr>
              <w:pStyle w:val="Prrafodelista"/>
              <w:numPr>
                <w:ilvl w:val="0"/>
                <w:numId w:val="80"/>
              </w:numPr>
              <w:rPr>
                <w:rFonts w:ascii="Arial Narrow" w:hAnsi="Arial Narrow"/>
                <w:bCs/>
                <w:sz w:val="20"/>
                <w:szCs w:val="20"/>
                <w:lang w:val="es-PE" w:eastAsia="es-PE"/>
              </w:rPr>
            </w:pPr>
            <w:r>
              <w:rPr>
                <w:rFonts w:ascii="Arial Narrow" w:hAnsi="Arial Narrow"/>
                <w:bCs/>
                <w:sz w:val="20"/>
                <w:szCs w:val="20"/>
                <w:lang w:val="es-PE" w:eastAsia="es-PE"/>
              </w:rPr>
              <w:t>Número de expediente</w:t>
            </w:r>
            <w:r w:rsidR="00B90427">
              <w:rPr>
                <w:rFonts w:ascii="Arial Narrow" w:hAnsi="Arial Narrow"/>
                <w:bCs/>
                <w:sz w:val="20"/>
                <w:szCs w:val="20"/>
                <w:lang w:val="es-PE" w:eastAsia="es-PE"/>
              </w:rPr>
              <w:t xml:space="preserve"> (</w:t>
            </w:r>
            <w:r>
              <w:rPr>
                <w:rFonts w:ascii="Arial Narrow" w:hAnsi="Arial Narrow"/>
                <w:bCs/>
                <w:sz w:val="20"/>
                <w:szCs w:val="20"/>
                <w:lang w:val="es-PE" w:eastAsia="es-PE"/>
              </w:rPr>
              <w:t>dato de ingreso opcional</w:t>
            </w:r>
            <w:r w:rsidR="00B90427">
              <w:rPr>
                <w:rFonts w:ascii="Arial Narrow" w:hAnsi="Arial Narrow"/>
                <w:bCs/>
                <w:sz w:val="20"/>
                <w:szCs w:val="20"/>
                <w:lang w:val="es-PE" w:eastAsia="es-PE"/>
              </w:rPr>
              <w:t>)</w:t>
            </w:r>
            <w:r>
              <w:rPr>
                <w:rFonts w:ascii="Arial Narrow" w:hAnsi="Arial Narrow"/>
                <w:bCs/>
                <w:sz w:val="20"/>
                <w:szCs w:val="20"/>
                <w:lang w:val="es-PE" w:eastAsia="es-PE"/>
              </w:rPr>
              <w:t xml:space="preserve">; si se ingresa este dato el sistema deberá validar que el expediente haya sido </w:t>
            </w:r>
            <w:r w:rsidRPr="00030CB0">
              <w:rPr>
                <w:rFonts w:ascii="Arial Narrow" w:hAnsi="Arial Narrow"/>
                <w:bCs/>
                <w:sz w:val="20"/>
                <w:szCs w:val="20"/>
                <w:lang w:val="es-PE" w:eastAsia="es-PE"/>
              </w:rPr>
              <w:t>registrado en el SIGAD-Trámite Documentario.</w:t>
            </w:r>
          </w:p>
          <w:p w14:paraId="15B7743F" w14:textId="77777777" w:rsidR="00383895" w:rsidRPr="00C92EE3" w:rsidRDefault="00383895" w:rsidP="008C6227">
            <w:pPr>
              <w:pStyle w:val="Prrafodelista"/>
              <w:ind w:left="1004"/>
              <w:rPr>
                <w:rFonts w:ascii="Arial Narrow" w:hAnsi="Arial Narrow"/>
                <w:bCs/>
                <w:color w:val="000000" w:themeColor="text1"/>
                <w:sz w:val="20"/>
                <w:szCs w:val="20"/>
                <w:lang w:val="es-PE" w:eastAsia="es-PE"/>
              </w:rPr>
            </w:pPr>
            <w:r w:rsidRPr="00030CB0">
              <w:rPr>
                <w:rFonts w:ascii="Arial Narrow" w:hAnsi="Arial Narrow"/>
                <w:bCs/>
                <w:color w:val="000000" w:themeColor="text1"/>
                <w:sz w:val="20"/>
                <w:szCs w:val="20"/>
                <w:lang w:val="es-PE" w:eastAsia="es-PE"/>
              </w:rPr>
              <w:t>El expediente esta formado por Código Aduana-</w:t>
            </w:r>
            <w:r w:rsidRPr="00030CB0">
              <w:rPr>
                <w:rFonts w:ascii="Arial Narrow" w:hAnsi="Arial Narrow"/>
                <w:bCs/>
                <w:color w:val="000000" w:themeColor="text1"/>
                <w:sz w:val="20"/>
                <w:szCs w:val="20"/>
                <w:lang w:val="es-PE" w:eastAsia="es-PE"/>
              </w:rPr>
              <w:lastRenderedPageBreak/>
              <w:t>Código de Area/Oficina-Año el Expediente-</w:t>
            </w:r>
            <w:r w:rsidR="00D43CE4">
              <w:rPr>
                <w:rFonts w:ascii="Arial Narrow" w:hAnsi="Arial Narrow"/>
                <w:bCs/>
                <w:color w:val="000000" w:themeColor="text1"/>
                <w:sz w:val="20"/>
                <w:szCs w:val="20"/>
                <w:lang w:val="es-PE" w:eastAsia="es-PE"/>
              </w:rPr>
              <w:t>Número de Expediente.</w:t>
            </w:r>
          </w:p>
          <w:p w14:paraId="15B77440" w14:textId="77777777" w:rsidR="004D59A0" w:rsidRDefault="00D43CE4">
            <w:pPr>
              <w:pStyle w:val="Prrafodelista"/>
              <w:numPr>
                <w:ilvl w:val="0"/>
                <w:numId w:val="80"/>
              </w:numPr>
              <w:rPr>
                <w:rFonts w:ascii="Arial Narrow" w:hAnsi="Arial Narrow"/>
                <w:bCs/>
                <w:sz w:val="20"/>
                <w:szCs w:val="20"/>
                <w:lang w:val="es-PE" w:eastAsia="es-PE"/>
              </w:rPr>
            </w:pPr>
            <w:r>
              <w:rPr>
                <w:rFonts w:ascii="Arial Narrow" w:hAnsi="Arial Narrow"/>
                <w:bCs/>
                <w:sz w:val="20"/>
                <w:szCs w:val="20"/>
                <w:lang w:val="es-PE" w:eastAsia="es-PE"/>
              </w:rPr>
              <w:t>Fecha del expediente, de ingreso obligatorio cuando se registra un número de expediente.</w:t>
            </w:r>
          </w:p>
          <w:p w14:paraId="15B77441" w14:textId="77777777" w:rsidR="005476E4" w:rsidRDefault="00D43CE4" w:rsidP="008C6227">
            <w:pPr>
              <w:pStyle w:val="Prrafodelista"/>
              <w:numPr>
                <w:ilvl w:val="0"/>
                <w:numId w:val="80"/>
              </w:numPr>
              <w:rPr>
                <w:rFonts w:ascii="Arial Narrow" w:hAnsi="Arial Narrow"/>
                <w:bCs/>
                <w:sz w:val="20"/>
                <w:szCs w:val="20"/>
                <w:lang w:val="es-PE" w:eastAsia="es-PE"/>
              </w:rPr>
            </w:pPr>
            <w:r>
              <w:rPr>
                <w:rFonts w:ascii="Arial Narrow" w:hAnsi="Arial Narrow"/>
                <w:bCs/>
                <w:sz w:val="20"/>
                <w:szCs w:val="20"/>
                <w:lang w:val="es-PE" w:eastAsia="es-PE"/>
              </w:rPr>
              <w:t>Número de Resolución de Intendencia, dato de ingreso opcional, de ingresarse este dato el sistema deberá validar que se encuentre</w:t>
            </w:r>
            <w:r w:rsidR="005476E4">
              <w:rPr>
                <w:rFonts w:ascii="Arial Narrow" w:hAnsi="Arial Narrow"/>
                <w:bCs/>
                <w:sz w:val="20"/>
                <w:szCs w:val="20"/>
                <w:lang w:val="es-PE" w:eastAsia="es-PE"/>
              </w:rPr>
              <w:t xml:space="preserve"> registrado en el SIGAD-Trámite Documentario.</w:t>
            </w:r>
          </w:p>
          <w:p w14:paraId="15B77442" w14:textId="77777777" w:rsidR="005476E4" w:rsidRPr="006B15A4" w:rsidRDefault="005476E4" w:rsidP="008C6227">
            <w:pPr>
              <w:pStyle w:val="Prrafodelista"/>
              <w:numPr>
                <w:ilvl w:val="0"/>
                <w:numId w:val="80"/>
              </w:numPr>
              <w:rPr>
                <w:rFonts w:ascii="Arial Narrow" w:hAnsi="Arial Narrow"/>
                <w:bCs/>
                <w:sz w:val="20"/>
                <w:szCs w:val="20"/>
                <w:lang w:val="es-PE" w:eastAsia="es-PE"/>
              </w:rPr>
            </w:pPr>
            <w:r>
              <w:rPr>
                <w:rFonts w:ascii="Arial Narrow" w:hAnsi="Arial Narrow"/>
                <w:bCs/>
                <w:sz w:val="20"/>
                <w:szCs w:val="20"/>
                <w:lang w:val="es-PE" w:eastAsia="es-PE"/>
              </w:rPr>
              <w:t>Fecha de la Resolución, de ingreso obligatorio cuando se ingrese número de resolución.</w:t>
            </w:r>
          </w:p>
          <w:p w14:paraId="15B77443" w14:textId="77777777" w:rsidR="005476E4" w:rsidRPr="00DD6DF5" w:rsidRDefault="005476E4" w:rsidP="008C6227">
            <w:pPr>
              <w:pStyle w:val="Prrafodelista"/>
              <w:numPr>
                <w:ilvl w:val="0"/>
                <w:numId w:val="81"/>
              </w:numPr>
              <w:ind w:left="586" w:hanging="279"/>
              <w:rPr>
                <w:rFonts w:ascii="Arial Narrow" w:hAnsi="Arial Narrow"/>
                <w:bCs/>
                <w:sz w:val="20"/>
                <w:szCs w:val="20"/>
                <w:lang w:val="es-PE" w:eastAsia="es-PE"/>
              </w:rPr>
            </w:pPr>
            <w:r w:rsidRPr="00DD6DF5">
              <w:rPr>
                <w:rFonts w:ascii="Arial Narrow" w:hAnsi="Arial Narrow"/>
                <w:bCs/>
                <w:sz w:val="20"/>
                <w:szCs w:val="20"/>
                <w:lang w:val="es-PE" w:eastAsia="es-PE"/>
              </w:rPr>
              <w:t xml:space="preserve">Si la DIF se encuentra </w:t>
            </w:r>
            <w:r>
              <w:rPr>
                <w:rFonts w:ascii="Arial Narrow" w:hAnsi="Arial Narrow"/>
                <w:bCs/>
                <w:sz w:val="20"/>
                <w:szCs w:val="20"/>
                <w:lang w:val="es-PE" w:eastAsia="es-PE"/>
              </w:rPr>
              <w:t xml:space="preserve">pendiente de pago y </w:t>
            </w:r>
            <w:r w:rsidRPr="00DD6DF5">
              <w:rPr>
                <w:rFonts w:ascii="Arial Narrow" w:hAnsi="Arial Narrow"/>
                <w:bCs/>
                <w:sz w:val="20"/>
                <w:szCs w:val="20"/>
                <w:lang w:val="es-PE" w:eastAsia="es-PE"/>
              </w:rPr>
              <w:t>la  rectificación tiene incidencia (por exceso o por defecto) en los tributos y</w:t>
            </w:r>
            <w:r>
              <w:rPr>
                <w:rFonts w:ascii="Arial Narrow" w:hAnsi="Arial Narrow"/>
                <w:bCs/>
                <w:sz w:val="20"/>
                <w:szCs w:val="20"/>
                <w:lang w:val="es-PE" w:eastAsia="es-PE"/>
              </w:rPr>
              <w:t>/o</w:t>
            </w:r>
            <w:r w:rsidRPr="00DD6DF5">
              <w:rPr>
                <w:rFonts w:ascii="Arial Narrow" w:hAnsi="Arial Narrow"/>
                <w:bCs/>
                <w:sz w:val="20"/>
                <w:szCs w:val="20"/>
                <w:lang w:val="es-PE" w:eastAsia="es-PE"/>
              </w:rPr>
              <w:t xml:space="preserve"> recargos, el sistema reliquida automáticamente, tomando como base los nuevos </w:t>
            </w:r>
            <w:r>
              <w:rPr>
                <w:rFonts w:ascii="Arial Narrow" w:hAnsi="Arial Narrow"/>
                <w:bCs/>
                <w:sz w:val="20"/>
                <w:szCs w:val="20"/>
                <w:lang w:val="es-PE" w:eastAsia="es-PE"/>
              </w:rPr>
              <w:t xml:space="preserve">datos registrados. Se prosigue con lo descrito a partir del siguiente </w:t>
            </w:r>
            <w:r w:rsidRPr="00F71098">
              <w:rPr>
                <w:rFonts w:ascii="Arial Narrow" w:hAnsi="Arial Narrow"/>
                <w:bCs/>
                <w:sz w:val="20"/>
                <w:szCs w:val="20"/>
                <w:lang w:val="es-PE" w:eastAsia="es-PE"/>
              </w:rPr>
              <w:t>numeral.</w:t>
            </w:r>
          </w:p>
          <w:p w14:paraId="15B77444" w14:textId="77777777" w:rsidR="005476E4" w:rsidRPr="00A85D66" w:rsidRDefault="005476E4" w:rsidP="008C6227">
            <w:pPr>
              <w:pStyle w:val="Prrafodelista"/>
              <w:numPr>
                <w:ilvl w:val="0"/>
                <w:numId w:val="81"/>
              </w:numPr>
              <w:ind w:left="586" w:hanging="279"/>
              <w:rPr>
                <w:rFonts w:ascii="Arial Narrow" w:hAnsi="Arial Narrow"/>
                <w:bCs/>
                <w:sz w:val="20"/>
                <w:szCs w:val="20"/>
                <w:lang w:val="es-PE" w:eastAsia="es-PE"/>
              </w:rPr>
            </w:pPr>
            <w:r w:rsidRPr="00A85D66">
              <w:rPr>
                <w:rFonts w:ascii="Arial Narrow" w:hAnsi="Arial Narrow"/>
                <w:bCs/>
                <w:sz w:val="20"/>
                <w:szCs w:val="20"/>
                <w:lang w:val="es-PE" w:eastAsia="es-PE"/>
              </w:rPr>
              <w:t xml:space="preserve">Si la DIF </w:t>
            </w:r>
            <w:r>
              <w:rPr>
                <w:rFonts w:ascii="Arial Narrow" w:hAnsi="Arial Narrow"/>
                <w:bCs/>
                <w:sz w:val="20"/>
                <w:szCs w:val="20"/>
                <w:lang w:val="es-PE" w:eastAsia="es-PE"/>
              </w:rPr>
              <w:t>se encuentra cancelada, pueden ocurrir cualquiera de estos dos casos:</w:t>
            </w:r>
          </w:p>
          <w:p w14:paraId="15B77445" w14:textId="77777777" w:rsidR="005476E4" w:rsidRDefault="005476E4" w:rsidP="008C6227">
            <w:pPr>
              <w:pStyle w:val="Prrafodelista"/>
              <w:numPr>
                <w:ilvl w:val="0"/>
                <w:numId w:val="77"/>
              </w:numPr>
              <w:ind w:left="727" w:hanging="214"/>
              <w:rPr>
                <w:rFonts w:ascii="Arial Narrow" w:hAnsi="Arial Narrow"/>
                <w:bCs/>
                <w:sz w:val="20"/>
                <w:szCs w:val="20"/>
                <w:lang w:val="es-PE" w:eastAsia="es-PE"/>
              </w:rPr>
            </w:pPr>
            <w:r>
              <w:rPr>
                <w:rFonts w:ascii="Arial Narrow" w:hAnsi="Arial Narrow"/>
                <w:bCs/>
                <w:sz w:val="20"/>
                <w:szCs w:val="20"/>
                <w:lang w:val="es-PE" w:eastAsia="es-PE"/>
              </w:rPr>
              <w:t>Si</w:t>
            </w:r>
            <w:r w:rsidRPr="0089438D">
              <w:rPr>
                <w:rFonts w:ascii="Arial Narrow" w:hAnsi="Arial Narrow"/>
                <w:bCs/>
                <w:sz w:val="20"/>
                <w:szCs w:val="20"/>
                <w:lang w:val="es-PE" w:eastAsia="es-PE"/>
              </w:rPr>
              <w:t xml:space="preserve"> la rectificación implica tributos </w:t>
            </w:r>
            <w:r w:rsidRPr="0089438D">
              <w:rPr>
                <w:rFonts w:ascii="Arial Narrow" w:hAnsi="Arial Narrow"/>
                <w:bCs/>
                <w:sz w:val="20"/>
                <w:szCs w:val="20"/>
                <w:u w:val="single"/>
                <w:lang w:val="es-PE" w:eastAsia="es-PE"/>
              </w:rPr>
              <w:t>adicionales</w:t>
            </w:r>
            <w:r w:rsidRPr="0089438D">
              <w:rPr>
                <w:rFonts w:ascii="Arial Narrow" w:hAnsi="Arial Narrow"/>
                <w:bCs/>
                <w:sz w:val="20"/>
                <w:szCs w:val="20"/>
                <w:lang w:val="es-PE" w:eastAsia="es-PE"/>
              </w:rPr>
              <w:t xml:space="preserve"> a lo liquidado inicialmente, el sistema</w:t>
            </w:r>
            <w:r>
              <w:rPr>
                <w:rFonts w:ascii="Arial Narrow" w:hAnsi="Arial Narrow"/>
                <w:bCs/>
                <w:sz w:val="20"/>
                <w:szCs w:val="20"/>
                <w:lang w:val="es-PE" w:eastAsia="es-PE"/>
              </w:rPr>
              <w:t>:</w:t>
            </w:r>
          </w:p>
          <w:p w14:paraId="15B77446" w14:textId="77777777" w:rsidR="005476E4" w:rsidRPr="006B15A4" w:rsidRDefault="005476E4" w:rsidP="008C6227">
            <w:pPr>
              <w:pStyle w:val="Prrafodelista"/>
              <w:numPr>
                <w:ilvl w:val="0"/>
                <w:numId w:val="82"/>
              </w:numPr>
              <w:ind w:left="1011" w:hanging="214"/>
              <w:rPr>
                <w:rFonts w:ascii="Arial Narrow" w:hAnsi="Arial Narrow"/>
                <w:bCs/>
                <w:sz w:val="20"/>
                <w:szCs w:val="20"/>
                <w:lang w:val="es-PE" w:eastAsia="es-PE"/>
              </w:rPr>
            </w:pPr>
            <w:r w:rsidRPr="006B15A4">
              <w:rPr>
                <w:rFonts w:ascii="Arial Narrow" w:hAnsi="Arial Narrow"/>
                <w:bCs/>
                <w:sz w:val="20"/>
                <w:szCs w:val="20"/>
                <w:lang w:val="es-PE" w:eastAsia="es-PE"/>
              </w:rPr>
              <w:t>Muestra el detalle de los tributos y recargos diferenciales.</w:t>
            </w:r>
          </w:p>
          <w:p w14:paraId="15B77447" w14:textId="77777777" w:rsidR="005476E4" w:rsidRDefault="005476E4" w:rsidP="008C6227">
            <w:pPr>
              <w:pStyle w:val="Prrafodelista"/>
              <w:numPr>
                <w:ilvl w:val="0"/>
                <w:numId w:val="82"/>
              </w:numPr>
              <w:ind w:left="1011" w:hanging="214"/>
              <w:rPr>
                <w:rFonts w:ascii="Arial Narrow" w:hAnsi="Arial Narrow"/>
                <w:bCs/>
                <w:sz w:val="20"/>
                <w:szCs w:val="20"/>
                <w:lang w:val="es-PE" w:eastAsia="es-PE"/>
              </w:rPr>
            </w:pPr>
            <w:r w:rsidRPr="003F3359">
              <w:rPr>
                <w:rFonts w:ascii="Arial Narrow" w:hAnsi="Arial Narrow"/>
                <w:bCs/>
                <w:sz w:val="20"/>
                <w:szCs w:val="20"/>
                <w:lang w:val="es-PE" w:eastAsia="es-PE"/>
              </w:rPr>
              <w:t xml:space="preserve">El sistema valida si </w:t>
            </w:r>
            <w:r>
              <w:rPr>
                <w:rFonts w:ascii="Arial Narrow" w:hAnsi="Arial Narrow"/>
                <w:bCs/>
                <w:sz w:val="20"/>
                <w:szCs w:val="20"/>
                <w:lang w:val="es-PE" w:eastAsia="es-PE"/>
              </w:rPr>
              <w:t>la totalidad de cada</w:t>
            </w:r>
            <w:r w:rsidRPr="003F3359">
              <w:rPr>
                <w:rFonts w:ascii="Arial Narrow" w:hAnsi="Arial Narrow"/>
                <w:bCs/>
                <w:sz w:val="20"/>
                <w:szCs w:val="20"/>
                <w:lang w:val="es-PE" w:eastAsia="es-PE"/>
              </w:rPr>
              <w:t xml:space="preserve"> tributo se encuentran cubiertos </w:t>
            </w:r>
            <w:r>
              <w:rPr>
                <w:rFonts w:ascii="Arial Narrow" w:hAnsi="Arial Narrow"/>
                <w:bCs/>
                <w:sz w:val="20"/>
                <w:szCs w:val="20"/>
                <w:lang w:val="es-PE" w:eastAsia="es-PE"/>
              </w:rPr>
              <w:t xml:space="preserve">Se considera una LC asociada a la declaración cuando el tipo de documento asociado es </w:t>
            </w:r>
            <w:r w:rsidRPr="002E03DF">
              <w:rPr>
                <w:rFonts w:ascii="Arial Narrow" w:hAnsi="Arial Narrow"/>
                <w:bCs/>
                <w:sz w:val="20"/>
                <w:szCs w:val="20"/>
                <w:lang w:val="es-PE" w:eastAsia="es-PE"/>
              </w:rPr>
              <w:t>M</w:t>
            </w:r>
            <w:r>
              <w:rPr>
                <w:rFonts w:ascii="Arial Narrow" w:hAnsi="Arial Narrow"/>
                <w:bCs/>
                <w:color w:val="FF0000"/>
                <w:sz w:val="20"/>
                <w:szCs w:val="20"/>
                <w:lang w:val="es-PE" w:eastAsia="es-PE"/>
              </w:rPr>
              <w:t xml:space="preserve">, </w:t>
            </w:r>
            <w:r w:rsidRPr="0055742F">
              <w:rPr>
                <w:rFonts w:ascii="Arial Narrow" w:hAnsi="Arial Narrow"/>
                <w:bCs/>
                <w:sz w:val="20"/>
                <w:szCs w:val="20"/>
                <w:lang w:val="es-PE" w:eastAsia="es-PE"/>
              </w:rPr>
              <w:t>el código de aduana del documento asociado corresponde a ‘244’, el año del documento asociado corresponde al año de la Declaración y el número de documento asociado corresponde al número de declaración.</w:t>
            </w:r>
            <w:r w:rsidRPr="003F3359">
              <w:rPr>
                <w:rFonts w:ascii="Arial Narrow" w:hAnsi="Arial Narrow"/>
                <w:bCs/>
                <w:sz w:val="20"/>
                <w:szCs w:val="20"/>
                <w:lang w:val="es-PE" w:eastAsia="es-PE"/>
              </w:rPr>
              <w:t xml:space="preserve"> </w:t>
            </w:r>
          </w:p>
          <w:p w14:paraId="15B77448" w14:textId="77777777" w:rsidR="005476E4" w:rsidRDefault="005476E4" w:rsidP="008C6227">
            <w:pPr>
              <w:pStyle w:val="Prrafodelista"/>
              <w:ind w:left="1011"/>
              <w:rPr>
                <w:rFonts w:ascii="Arial Narrow" w:hAnsi="Arial Narrow"/>
                <w:bCs/>
                <w:sz w:val="20"/>
                <w:szCs w:val="20"/>
                <w:lang w:val="es-PE" w:eastAsia="es-PE"/>
              </w:rPr>
            </w:pPr>
            <w:r>
              <w:rPr>
                <w:rFonts w:ascii="Arial Narrow" w:hAnsi="Arial Narrow"/>
                <w:bCs/>
                <w:sz w:val="20"/>
                <w:szCs w:val="20"/>
                <w:lang w:val="es-PE" w:eastAsia="es-PE"/>
              </w:rPr>
              <w:t>Para el caso en el que no se haya ingresado Número de Resolución de Intendencia, el sistema deberá verificar que la LC (o LCs) se encuentren canceladas. De no encontrarse canceladas no debe permitir continuar mostrando el mensaje “Tributos Diferenciales Pendientes de Pago…Generar LC por tributos diferenciales”, debe mostrar en pantalla el detalle pendiente de pago para cada tributo.</w:t>
            </w:r>
          </w:p>
          <w:p w14:paraId="15B77449" w14:textId="77777777" w:rsidR="005476E4" w:rsidRPr="00030CB0" w:rsidRDefault="005476E4" w:rsidP="008C6227">
            <w:pPr>
              <w:pStyle w:val="Prrafodelista"/>
              <w:numPr>
                <w:ilvl w:val="0"/>
                <w:numId w:val="82"/>
              </w:numPr>
              <w:ind w:left="1011" w:hanging="214"/>
              <w:rPr>
                <w:rFonts w:ascii="Arial Narrow" w:hAnsi="Arial Narrow"/>
                <w:bCs/>
                <w:color w:val="000000" w:themeColor="text1"/>
                <w:sz w:val="20"/>
                <w:szCs w:val="20"/>
                <w:lang w:val="es-PE" w:eastAsia="es-PE"/>
              </w:rPr>
            </w:pPr>
            <w:r w:rsidRPr="006B15A4">
              <w:rPr>
                <w:rFonts w:ascii="Arial Narrow" w:hAnsi="Arial Narrow"/>
                <w:bCs/>
                <w:sz w:val="20"/>
                <w:szCs w:val="20"/>
                <w:lang w:val="es-PE" w:eastAsia="es-PE"/>
              </w:rPr>
              <w:t xml:space="preserve">De no existir L/C con tributos y recargos o que éstos no cubran los tributos y recargos diferenciales, el sistema muestra el mensaje: “L/C tipo &lt;tipo de LC&gt; Nro &lt;número de LC&gt; no cubre tributos diferenciales. Falta US$ &lt;diferencia de tributos y recargos (diferenciales vs autoliquidados)&gt;” y muestra la ventana inicial, preguntando si desea continuar (S/N?). Si marcó “S” se prosigue con lo descrito a partir del </w:t>
            </w:r>
            <w:r w:rsidRPr="00030CB0">
              <w:rPr>
                <w:rFonts w:ascii="Arial Narrow" w:hAnsi="Arial Narrow"/>
                <w:bCs/>
                <w:color w:val="000000" w:themeColor="text1"/>
                <w:sz w:val="20"/>
                <w:szCs w:val="20"/>
                <w:lang w:val="es-PE" w:eastAsia="es-PE"/>
              </w:rPr>
              <w:t>numeral 4. Si marcó ”N” el sistema NO graba y muestra la ventana inicial.</w:t>
            </w:r>
          </w:p>
          <w:p w14:paraId="15B7744A" w14:textId="77777777" w:rsidR="00095F9B" w:rsidRPr="00030CB0" w:rsidRDefault="00095F9B" w:rsidP="008C6227">
            <w:pPr>
              <w:pStyle w:val="Prrafodelista"/>
              <w:numPr>
                <w:ilvl w:val="0"/>
                <w:numId w:val="82"/>
              </w:numPr>
              <w:ind w:left="1011" w:hanging="214"/>
              <w:rPr>
                <w:rFonts w:ascii="Arial Narrow" w:hAnsi="Arial Narrow"/>
                <w:bCs/>
                <w:color w:val="000000" w:themeColor="text1"/>
                <w:sz w:val="20"/>
                <w:szCs w:val="20"/>
                <w:lang w:val="es-PE" w:eastAsia="es-PE"/>
              </w:rPr>
            </w:pPr>
            <w:r w:rsidRPr="00030CB0">
              <w:rPr>
                <w:rFonts w:ascii="Arial Narrow" w:hAnsi="Arial Narrow"/>
                <w:bCs/>
                <w:color w:val="000000" w:themeColor="text1"/>
                <w:sz w:val="20"/>
                <w:szCs w:val="20"/>
                <w:lang w:val="es-PE" w:eastAsia="es-PE"/>
              </w:rPr>
              <w:t>Solo se considerara los tipos de LC “0010” y “0026” con tipo de moneda Dolares (No se consideran el resto de tipos de LC, tampoco las que tuvieran moneda Soles)</w:t>
            </w:r>
          </w:p>
          <w:p w14:paraId="15B7744B" w14:textId="77777777" w:rsidR="005476E4" w:rsidRPr="006B15A4" w:rsidRDefault="005476E4" w:rsidP="008C6227">
            <w:pPr>
              <w:pStyle w:val="Prrafodelista"/>
              <w:numPr>
                <w:ilvl w:val="0"/>
                <w:numId w:val="77"/>
              </w:numPr>
              <w:ind w:left="727" w:hanging="214"/>
              <w:rPr>
                <w:rFonts w:ascii="Arial Narrow" w:hAnsi="Arial Narrow"/>
                <w:bCs/>
                <w:strike/>
                <w:sz w:val="20"/>
                <w:szCs w:val="20"/>
                <w:lang w:val="es-PE" w:eastAsia="es-PE"/>
              </w:rPr>
            </w:pPr>
            <w:r w:rsidRPr="00030CB0">
              <w:rPr>
                <w:rFonts w:ascii="Arial Narrow" w:hAnsi="Arial Narrow"/>
                <w:bCs/>
                <w:color w:val="000000" w:themeColor="text1"/>
                <w:sz w:val="20"/>
                <w:szCs w:val="20"/>
                <w:lang w:val="es-PE" w:eastAsia="es-PE"/>
              </w:rPr>
              <w:t>Si la rectificación implica tributos</w:t>
            </w:r>
            <w:r w:rsidRPr="006B15A4">
              <w:rPr>
                <w:rFonts w:ascii="Arial Narrow" w:hAnsi="Arial Narrow"/>
                <w:bCs/>
                <w:sz w:val="20"/>
                <w:szCs w:val="20"/>
                <w:lang w:val="es-PE" w:eastAsia="es-PE"/>
              </w:rPr>
              <w:t xml:space="preserve"> y recargos </w:t>
            </w:r>
            <w:r w:rsidRPr="006B15A4">
              <w:rPr>
                <w:rFonts w:ascii="Arial Narrow" w:hAnsi="Arial Narrow"/>
                <w:bCs/>
                <w:sz w:val="20"/>
                <w:szCs w:val="20"/>
                <w:u w:val="single"/>
                <w:lang w:val="es-PE" w:eastAsia="es-PE"/>
              </w:rPr>
              <w:t>menores</w:t>
            </w:r>
            <w:r w:rsidRPr="006B15A4">
              <w:rPr>
                <w:rFonts w:ascii="Arial Narrow" w:hAnsi="Arial Narrow"/>
                <w:bCs/>
                <w:sz w:val="20"/>
                <w:szCs w:val="20"/>
                <w:lang w:val="es-PE" w:eastAsia="es-PE"/>
              </w:rPr>
              <w:t xml:space="preserve"> a lo liquidado inicialmente, el sistema no genera liquidación de cobranza (L/C) ni efectúa reliquidación. Se prosigue con lo descrito a partir del siguiente numeral.</w:t>
            </w:r>
          </w:p>
          <w:p w14:paraId="15B7744C" w14:textId="77777777" w:rsidR="005476E4" w:rsidRPr="00DD0FDD" w:rsidRDefault="005476E4" w:rsidP="008C6227">
            <w:pPr>
              <w:pStyle w:val="Prrafodelista"/>
              <w:numPr>
                <w:ilvl w:val="0"/>
                <w:numId w:val="76"/>
              </w:numPr>
              <w:ind w:left="284" w:hanging="284"/>
              <w:rPr>
                <w:rFonts w:ascii="Arial Narrow" w:hAnsi="Arial Narrow"/>
                <w:bCs/>
                <w:sz w:val="20"/>
                <w:szCs w:val="20"/>
                <w:lang w:val="es-PE" w:eastAsia="es-PE"/>
              </w:rPr>
            </w:pPr>
            <w:r w:rsidRPr="00DD0FDD">
              <w:rPr>
                <w:rFonts w:ascii="Arial Narrow" w:hAnsi="Arial Narrow"/>
                <w:bCs/>
                <w:sz w:val="20"/>
                <w:szCs w:val="20"/>
                <w:lang w:val="es-PE" w:eastAsia="es-PE"/>
              </w:rPr>
              <w:lastRenderedPageBreak/>
              <w:t>Para grabar la rectificación, el sistema:</w:t>
            </w:r>
          </w:p>
          <w:p w14:paraId="15B7744D" w14:textId="77777777" w:rsidR="005476E4" w:rsidRPr="00677888" w:rsidRDefault="005476E4" w:rsidP="008C6227">
            <w:pPr>
              <w:pStyle w:val="Prrafodelista"/>
              <w:numPr>
                <w:ilvl w:val="0"/>
                <w:numId w:val="79"/>
              </w:numPr>
              <w:ind w:left="586" w:hanging="225"/>
              <w:rPr>
                <w:rFonts w:ascii="Arial Narrow" w:hAnsi="Arial Narrow"/>
                <w:bCs/>
                <w:sz w:val="20"/>
                <w:szCs w:val="20"/>
                <w:lang w:val="es-PE" w:eastAsia="es-PE"/>
              </w:rPr>
            </w:pPr>
            <w:r w:rsidRPr="00677888">
              <w:rPr>
                <w:rFonts w:ascii="Arial Narrow" w:hAnsi="Arial Narrow"/>
                <w:bCs/>
                <w:sz w:val="20"/>
                <w:szCs w:val="20"/>
                <w:lang w:val="es-PE" w:eastAsia="es-PE"/>
              </w:rPr>
              <w:t>Actualiza los datos de acuerdo a las validaciones y cálculos descritos en el RF06.</w:t>
            </w:r>
          </w:p>
          <w:p w14:paraId="15B7744E" w14:textId="77777777" w:rsidR="005476E4" w:rsidRPr="00030CB0" w:rsidRDefault="005476E4" w:rsidP="008C6227">
            <w:pPr>
              <w:pStyle w:val="Prrafodelista"/>
              <w:numPr>
                <w:ilvl w:val="0"/>
                <w:numId w:val="79"/>
              </w:numPr>
              <w:ind w:left="586" w:hanging="225"/>
              <w:rPr>
                <w:rFonts w:ascii="Arial Narrow" w:hAnsi="Arial Narrow"/>
                <w:bCs/>
                <w:color w:val="000000" w:themeColor="text1"/>
                <w:sz w:val="20"/>
                <w:szCs w:val="20"/>
                <w:lang w:val="es-PE" w:eastAsia="es-PE"/>
              </w:rPr>
            </w:pPr>
            <w:r w:rsidRPr="00677888">
              <w:rPr>
                <w:rFonts w:ascii="Arial Narrow" w:hAnsi="Arial Narrow"/>
                <w:bCs/>
                <w:sz w:val="20"/>
                <w:szCs w:val="20"/>
                <w:lang w:val="es-PE" w:eastAsia="es-PE"/>
              </w:rPr>
              <w:t xml:space="preserve">Actualiza el estado de los avisos de llegada </w:t>
            </w:r>
            <w:r w:rsidRPr="00030CB0">
              <w:rPr>
                <w:rFonts w:ascii="Arial Narrow" w:hAnsi="Arial Narrow"/>
                <w:bCs/>
                <w:color w:val="000000" w:themeColor="text1"/>
                <w:sz w:val="20"/>
                <w:szCs w:val="20"/>
                <w:lang w:val="es-PE" w:eastAsia="es-PE"/>
              </w:rPr>
              <w:t xml:space="preserve">eliminados de la Declaración, a “Pendiente” siempre que el aviso de llegada ya no se encuente consignada en </w:t>
            </w:r>
            <w:r w:rsidR="00A0578A" w:rsidRPr="00030CB0">
              <w:rPr>
                <w:rFonts w:ascii="Arial Narrow" w:hAnsi="Arial Narrow"/>
                <w:bCs/>
                <w:color w:val="000000" w:themeColor="text1"/>
                <w:sz w:val="20"/>
                <w:szCs w:val="20"/>
                <w:lang w:val="es-PE" w:eastAsia="es-PE"/>
              </w:rPr>
              <w:t xml:space="preserve">ninguna DIF. </w:t>
            </w:r>
          </w:p>
          <w:p w14:paraId="15B7744F" w14:textId="77777777" w:rsidR="005476E4" w:rsidRPr="002C1134" w:rsidRDefault="005476E4" w:rsidP="008C6227">
            <w:pPr>
              <w:pStyle w:val="Prrafodelista"/>
              <w:numPr>
                <w:ilvl w:val="0"/>
                <w:numId w:val="79"/>
              </w:numPr>
              <w:ind w:left="586" w:hanging="225"/>
              <w:rPr>
                <w:rFonts w:ascii="Arial Narrow" w:hAnsi="Arial Narrow"/>
                <w:bCs/>
                <w:sz w:val="20"/>
                <w:szCs w:val="20"/>
                <w:lang w:val="es-PE" w:eastAsia="es-PE"/>
              </w:rPr>
            </w:pPr>
            <w:r w:rsidRPr="00030CB0">
              <w:rPr>
                <w:rFonts w:ascii="Arial Narrow" w:hAnsi="Arial Narrow"/>
                <w:bCs/>
                <w:color w:val="000000" w:themeColor="text1"/>
                <w:sz w:val="20"/>
                <w:szCs w:val="20"/>
                <w:lang w:val="es-PE" w:eastAsia="es-PE"/>
              </w:rPr>
              <w:t>Actualiza el</w:t>
            </w:r>
            <w:r w:rsidRPr="002C1134">
              <w:rPr>
                <w:rFonts w:ascii="Arial Narrow" w:hAnsi="Arial Narrow"/>
                <w:bCs/>
                <w:sz w:val="20"/>
                <w:szCs w:val="20"/>
                <w:lang w:val="es-PE" w:eastAsia="es-PE"/>
              </w:rPr>
              <w:t xml:space="preserve"> datado del DEP,  para los casos en que se haya modificado el peso y/o bulto de las series.  </w:t>
            </w:r>
          </w:p>
          <w:p w14:paraId="15B77450" w14:textId="77777777" w:rsidR="005476E4" w:rsidRPr="00677888" w:rsidRDefault="005476E4" w:rsidP="008C6227">
            <w:pPr>
              <w:pStyle w:val="Prrafodelista"/>
              <w:numPr>
                <w:ilvl w:val="0"/>
                <w:numId w:val="76"/>
              </w:numPr>
              <w:ind w:left="284" w:hanging="284"/>
              <w:rPr>
                <w:rFonts w:ascii="Arial Narrow" w:hAnsi="Arial Narrow"/>
                <w:bCs/>
                <w:sz w:val="20"/>
                <w:szCs w:val="20"/>
                <w:lang w:val="es-PE" w:eastAsia="es-PE"/>
              </w:rPr>
            </w:pPr>
            <w:r w:rsidRPr="00677888">
              <w:rPr>
                <w:rFonts w:ascii="Arial Narrow" w:hAnsi="Arial Narrow"/>
                <w:bCs/>
                <w:sz w:val="20"/>
                <w:szCs w:val="20"/>
                <w:lang w:val="es-PE" w:eastAsia="es-PE"/>
              </w:rPr>
              <w:t xml:space="preserve">El sistema graba la rectificación efectuada (Nro de serie rectificada, serie anulada, serie incorporada, datos nuevos, datos antiguos, fecha y hora de la rectificación, Nro de expediente y automáticamente el código y nombre del funcionario aduanero que registró la rectificación), manteniéndose un historial de los registros. </w:t>
            </w:r>
          </w:p>
          <w:p w14:paraId="15B77451" w14:textId="77777777" w:rsidR="005476E4" w:rsidRPr="000E2EE1" w:rsidRDefault="005476E4" w:rsidP="008C6227">
            <w:pPr>
              <w:pStyle w:val="Prrafodelista"/>
              <w:numPr>
                <w:ilvl w:val="0"/>
                <w:numId w:val="76"/>
              </w:numPr>
              <w:ind w:left="284" w:hanging="284"/>
              <w:rPr>
                <w:rFonts w:ascii="Arial Narrow" w:hAnsi="Arial Narrow"/>
                <w:bCs/>
                <w:sz w:val="20"/>
                <w:szCs w:val="20"/>
                <w:lang w:val="es-PE" w:eastAsia="es-PE"/>
              </w:rPr>
            </w:pPr>
            <w:r w:rsidRPr="00F25052">
              <w:rPr>
                <w:rFonts w:ascii="Arial Narrow" w:hAnsi="Arial Narrow"/>
                <w:bCs/>
                <w:sz w:val="20"/>
                <w:szCs w:val="20"/>
                <w:lang w:val="es-PE" w:eastAsia="es-PE"/>
              </w:rPr>
              <w:t xml:space="preserve">Culminado el registro de la rectificación, el sistema deberá </w:t>
            </w:r>
            <w:r>
              <w:rPr>
                <w:rFonts w:ascii="Arial Narrow" w:hAnsi="Arial Narrow"/>
                <w:bCs/>
                <w:sz w:val="20"/>
                <w:szCs w:val="20"/>
                <w:lang w:val="es-PE" w:eastAsia="es-PE"/>
              </w:rPr>
              <w:t>mostrar botones para salir de la opción</w:t>
            </w:r>
            <w:r w:rsidRPr="00F25052">
              <w:rPr>
                <w:rFonts w:ascii="Arial Narrow" w:hAnsi="Arial Narrow"/>
                <w:bCs/>
                <w:sz w:val="20"/>
                <w:szCs w:val="20"/>
                <w:lang w:val="es-PE" w:eastAsia="es-PE"/>
              </w:rPr>
              <w:t xml:space="preserve"> o imprimir </w:t>
            </w:r>
            <w:r>
              <w:rPr>
                <w:rFonts w:ascii="Arial Narrow" w:hAnsi="Arial Narrow"/>
                <w:bCs/>
                <w:sz w:val="20"/>
                <w:szCs w:val="20"/>
                <w:lang w:val="es-PE" w:eastAsia="es-PE"/>
              </w:rPr>
              <w:t>la declaración</w:t>
            </w:r>
            <w:r w:rsidRPr="00F25052">
              <w:rPr>
                <w:rFonts w:ascii="Arial Narrow" w:hAnsi="Arial Narrow"/>
                <w:bCs/>
                <w:sz w:val="20"/>
                <w:szCs w:val="20"/>
                <w:lang w:val="es-PE" w:eastAsia="es-PE"/>
              </w:rPr>
              <w:t xml:space="preserve">. </w:t>
            </w:r>
            <w:r>
              <w:rPr>
                <w:rFonts w:ascii="Arial Narrow" w:hAnsi="Arial Narrow"/>
                <w:bCs/>
                <w:sz w:val="20"/>
                <w:szCs w:val="20"/>
                <w:lang w:val="es-PE" w:eastAsia="es-PE"/>
              </w:rPr>
              <w:t xml:space="preserve">En caso elija imprimir la declaración, la impresión se deber realizar de acuerdo a lo especificado en el RF14. </w:t>
            </w:r>
          </w:p>
        </w:tc>
        <w:tc>
          <w:tcPr>
            <w:tcW w:w="1134" w:type="dxa"/>
            <w:gridSpan w:val="2"/>
            <w:shd w:val="clear" w:color="auto" w:fill="auto"/>
          </w:tcPr>
          <w:p w14:paraId="15B7745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5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5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5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5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5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5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59"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70</w:t>
            </w:r>
          </w:p>
          <w:p w14:paraId="15B7745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5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5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5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5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5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60"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71</w:t>
            </w:r>
          </w:p>
          <w:p w14:paraId="15B7746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6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6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6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6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6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6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6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6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6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6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6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6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6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6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70"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7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7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7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7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7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7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7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7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79"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72</w:t>
            </w:r>
          </w:p>
          <w:p w14:paraId="15B7747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7B" w14:textId="77777777" w:rsidR="005476E4" w:rsidRPr="0091649D"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73</w:t>
            </w:r>
          </w:p>
        </w:tc>
        <w:tc>
          <w:tcPr>
            <w:tcW w:w="851" w:type="dxa"/>
            <w:shd w:val="clear" w:color="auto" w:fill="auto"/>
          </w:tcPr>
          <w:p w14:paraId="15B7747C" w14:textId="77777777" w:rsidR="005476E4" w:rsidRPr="00A77693" w:rsidRDefault="005476E4" w:rsidP="008C6227">
            <w:pPr>
              <w:pStyle w:val="Textodeglobo"/>
              <w:spacing w:before="40" w:after="40"/>
              <w:jc w:val="left"/>
              <w:rPr>
                <w:rFonts w:ascii="Arial Narrow" w:hAnsi="Arial Narrow" w:cs="Arial Narrow"/>
                <w:sz w:val="20"/>
                <w:szCs w:val="20"/>
                <w:lang w:eastAsia="es-ES"/>
              </w:rPr>
            </w:pPr>
          </w:p>
        </w:tc>
      </w:tr>
      <w:tr w:rsidR="005476E4" w:rsidRPr="00A77693" w14:paraId="15B774AC" w14:textId="77777777" w:rsidTr="00081A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vAlign w:val="center"/>
          </w:tcPr>
          <w:p w14:paraId="15B7747E"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lastRenderedPageBreak/>
              <w:t>RF09</w:t>
            </w:r>
          </w:p>
        </w:tc>
        <w:tc>
          <w:tcPr>
            <w:tcW w:w="1418" w:type="dxa"/>
            <w:shd w:val="clear" w:color="auto" w:fill="auto"/>
            <w:vAlign w:val="center"/>
          </w:tcPr>
          <w:p w14:paraId="15B7747F" w14:textId="77777777" w:rsidR="005476E4" w:rsidRPr="00886B2B" w:rsidRDefault="005476E4" w:rsidP="008C6227">
            <w:pPr>
              <w:pStyle w:val="Textodeglobo"/>
              <w:spacing w:before="40" w:after="40"/>
              <w:jc w:val="left"/>
              <w:rPr>
                <w:rFonts w:ascii="Arial Narrow" w:hAnsi="Arial Narrow" w:cs="Arial Narrow"/>
                <w:sz w:val="20"/>
                <w:szCs w:val="20"/>
                <w:lang w:eastAsia="es-ES"/>
              </w:rPr>
            </w:pPr>
            <w:r w:rsidRPr="00C10D05">
              <w:rPr>
                <w:rFonts w:ascii="Arial Narrow" w:hAnsi="Arial Narrow" w:cs="Arial Narrow"/>
                <w:sz w:val="20"/>
                <w:szCs w:val="20"/>
                <w:lang w:eastAsia="es-ES"/>
              </w:rPr>
              <w:t>Legajamiento de Declaración</w:t>
            </w:r>
          </w:p>
        </w:tc>
        <w:tc>
          <w:tcPr>
            <w:tcW w:w="4677" w:type="dxa"/>
            <w:gridSpan w:val="6"/>
            <w:shd w:val="clear" w:color="auto" w:fill="auto"/>
            <w:vAlign w:val="center"/>
          </w:tcPr>
          <w:p w14:paraId="15B77480" w14:textId="77777777" w:rsidR="005476E4" w:rsidRDefault="005476E4" w:rsidP="009D0176">
            <w:pPr>
              <w:rPr>
                <w:rFonts w:ascii="Arial Narrow" w:hAnsi="Arial Narrow"/>
                <w:bCs/>
                <w:sz w:val="20"/>
                <w:szCs w:val="20"/>
                <w:lang w:val="es-PE" w:eastAsia="es-PE"/>
              </w:rPr>
            </w:pPr>
            <w:r>
              <w:rPr>
                <w:rFonts w:ascii="Arial Narrow" w:hAnsi="Arial Narrow"/>
                <w:bCs/>
                <w:sz w:val="20"/>
                <w:szCs w:val="20"/>
                <w:lang w:val="es-PE" w:eastAsia="es-PE"/>
              </w:rPr>
              <w:t>Se requiere contar con una opción para que el funcionario aduanero pueda realizar el legajamiento de la DIF. La opción debe implementarse bajo las siguientes especificaciones:</w:t>
            </w:r>
          </w:p>
          <w:p w14:paraId="15B77481" w14:textId="77777777" w:rsidR="005476E4" w:rsidRDefault="005476E4" w:rsidP="009D0176">
            <w:pPr>
              <w:pStyle w:val="Prrafodelista"/>
              <w:numPr>
                <w:ilvl w:val="0"/>
                <w:numId w:val="61"/>
              </w:numPr>
              <w:ind w:left="284" w:hanging="284"/>
              <w:rPr>
                <w:rFonts w:ascii="Arial Narrow" w:hAnsi="Arial Narrow"/>
                <w:bCs/>
                <w:sz w:val="20"/>
                <w:szCs w:val="20"/>
                <w:lang w:val="es-PE" w:eastAsia="es-PE"/>
              </w:rPr>
            </w:pPr>
            <w:r>
              <w:rPr>
                <w:rFonts w:ascii="Arial Narrow" w:hAnsi="Arial Narrow"/>
                <w:bCs/>
                <w:sz w:val="20"/>
                <w:szCs w:val="20"/>
                <w:lang w:val="es-PE" w:eastAsia="es-PE"/>
              </w:rPr>
              <w:t>El sistema debe solicitar el Año, dato numérico de 4 caracteres de longitud y el Número de Declaración DIF, dato numérico de 6 caracteres de longitud.</w:t>
            </w:r>
          </w:p>
          <w:p w14:paraId="15B77482" w14:textId="77777777" w:rsidR="005476E4" w:rsidRDefault="005476E4" w:rsidP="009D0176">
            <w:pPr>
              <w:pStyle w:val="Prrafodelista"/>
              <w:numPr>
                <w:ilvl w:val="0"/>
                <w:numId w:val="61"/>
              </w:numPr>
              <w:ind w:left="284" w:hanging="284"/>
              <w:rPr>
                <w:rFonts w:ascii="Arial Narrow" w:hAnsi="Arial Narrow"/>
                <w:bCs/>
                <w:sz w:val="20"/>
                <w:szCs w:val="20"/>
                <w:lang w:val="es-PE" w:eastAsia="es-PE"/>
              </w:rPr>
            </w:pPr>
            <w:r>
              <w:rPr>
                <w:rFonts w:ascii="Arial Narrow" w:hAnsi="Arial Narrow"/>
                <w:bCs/>
                <w:sz w:val="20"/>
                <w:szCs w:val="20"/>
                <w:lang w:val="es-PE" w:eastAsia="es-PE"/>
              </w:rPr>
              <w:t xml:space="preserve">Al hacer clic en el botón “Buscar”, el sistema debe verificar que la DIF: </w:t>
            </w:r>
          </w:p>
          <w:p w14:paraId="15B77483" w14:textId="77777777" w:rsidR="005476E4" w:rsidRPr="0027212A" w:rsidRDefault="005476E4" w:rsidP="009D0176">
            <w:pPr>
              <w:pStyle w:val="Prrafodelista"/>
              <w:numPr>
                <w:ilvl w:val="0"/>
                <w:numId w:val="64"/>
              </w:numPr>
              <w:ind w:left="497" w:hanging="142"/>
              <w:rPr>
                <w:rFonts w:ascii="Arial Narrow" w:hAnsi="Arial Narrow"/>
                <w:bCs/>
                <w:strike/>
                <w:sz w:val="20"/>
                <w:szCs w:val="20"/>
                <w:lang w:val="es-PE" w:eastAsia="es-PE"/>
              </w:rPr>
            </w:pPr>
            <w:r>
              <w:rPr>
                <w:rFonts w:ascii="Arial Narrow" w:hAnsi="Arial Narrow"/>
                <w:bCs/>
                <w:sz w:val="20"/>
                <w:szCs w:val="20"/>
                <w:lang w:val="es-PE" w:eastAsia="es-PE"/>
              </w:rPr>
              <w:t xml:space="preserve">Se encuentre registrada en estado diferente de “Legajada” </w:t>
            </w:r>
            <w:r w:rsidRPr="006126AC">
              <w:rPr>
                <w:rFonts w:ascii="Arial Narrow" w:hAnsi="Arial Narrow"/>
                <w:bCs/>
                <w:sz w:val="20"/>
                <w:szCs w:val="20"/>
                <w:lang w:val="es-PE" w:eastAsia="es-PE"/>
              </w:rPr>
              <w:t xml:space="preserve">o </w:t>
            </w:r>
            <w:r w:rsidRPr="00E2551B">
              <w:rPr>
                <w:rFonts w:ascii="Arial Narrow" w:hAnsi="Arial Narrow"/>
                <w:bCs/>
                <w:color w:val="000000"/>
                <w:sz w:val="20"/>
                <w:szCs w:val="20"/>
                <w:lang w:val="es-PE" w:eastAsia="es-PE"/>
              </w:rPr>
              <w:t xml:space="preserve">no tenga registrado la fecha y hora </w:t>
            </w:r>
            <w:r w:rsidR="00A13F33" w:rsidRPr="00A13F33">
              <w:rPr>
                <w:rFonts w:ascii="Arial Narrow" w:hAnsi="Arial Narrow"/>
                <w:bCs/>
                <w:color w:val="000000"/>
                <w:sz w:val="20"/>
                <w:szCs w:val="20"/>
                <w:highlight w:val="yellow"/>
                <w:lang w:val="es-PE" w:eastAsia="es-PE"/>
                <w:rPrChange w:id="493" w:author="prueba" w:date="2013-08-22T18:17:00Z">
                  <w:rPr>
                    <w:rFonts w:ascii="Arial Narrow" w:hAnsi="Arial Narrow"/>
                    <w:bCs/>
                    <w:color w:val="000000"/>
                    <w:sz w:val="20"/>
                    <w:szCs w:val="20"/>
                    <w:highlight w:val="cyan"/>
                    <w:lang w:val="es-PE" w:eastAsia="es-PE"/>
                  </w:rPr>
                </w:rPrChange>
              </w:rPr>
              <w:t>de entrega al destinatario (RF 15),</w:t>
            </w:r>
            <w:r>
              <w:rPr>
                <w:rFonts w:ascii="Arial Narrow" w:hAnsi="Arial Narrow"/>
                <w:bCs/>
                <w:sz w:val="20"/>
                <w:szCs w:val="20"/>
                <w:lang w:val="es-PE" w:eastAsia="es-PE"/>
              </w:rPr>
              <w:t xml:space="preserve"> y seguir las instrucciones del literal c, caso contrario devolverá “</w:t>
            </w:r>
            <w:r w:rsidR="00A13F33" w:rsidRPr="00A13F33">
              <w:rPr>
                <w:rFonts w:ascii="Arial Narrow" w:hAnsi="Arial Narrow"/>
                <w:bCs/>
                <w:sz w:val="20"/>
                <w:szCs w:val="20"/>
                <w:highlight w:val="yellow"/>
                <w:lang w:val="es-PE" w:eastAsia="es-PE"/>
                <w:rPrChange w:id="494" w:author="prueba" w:date="2013-08-22T18:17:00Z">
                  <w:rPr>
                    <w:rFonts w:ascii="Arial Narrow" w:hAnsi="Arial Narrow"/>
                    <w:bCs/>
                    <w:sz w:val="20"/>
                    <w:szCs w:val="20"/>
                    <w:highlight w:val="cyan"/>
                    <w:lang w:val="es-PE" w:eastAsia="es-PE"/>
                  </w:rPr>
                </w:rPrChange>
              </w:rPr>
              <w:t>Envío entregado a destinatario</w:t>
            </w:r>
            <w:r w:rsidR="00DC56C4">
              <w:rPr>
                <w:rFonts w:ascii="Arial Narrow" w:hAnsi="Arial Narrow"/>
                <w:bCs/>
                <w:sz w:val="20"/>
                <w:szCs w:val="20"/>
                <w:lang w:val="es-PE" w:eastAsia="es-PE"/>
              </w:rPr>
              <w:t xml:space="preserve"> </w:t>
            </w:r>
            <w:r>
              <w:rPr>
                <w:rFonts w:ascii="Arial Narrow" w:hAnsi="Arial Narrow"/>
                <w:bCs/>
                <w:sz w:val="20"/>
                <w:szCs w:val="20"/>
                <w:lang w:val="es-PE" w:eastAsia="es-PE"/>
              </w:rPr>
              <w:t xml:space="preserve">o </w:t>
            </w:r>
            <w:r w:rsidR="00A13F33" w:rsidRPr="00A13F33">
              <w:rPr>
                <w:rFonts w:ascii="Arial Narrow" w:hAnsi="Arial Narrow"/>
                <w:bCs/>
                <w:sz w:val="20"/>
                <w:szCs w:val="20"/>
                <w:highlight w:val="yellow"/>
                <w:lang w:val="es-PE" w:eastAsia="es-PE"/>
                <w:rPrChange w:id="495" w:author="prueba" w:date="2013-08-22T18:17:00Z">
                  <w:rPr>
                    <w:rFonts w:ascii="Arial Narrow" w:hAnsi="Arial Narrow"/>
                    <w:bCs/>
                    <w:sz w:val="20"/>
                    <w:szCs w:val="20"/>
                    <w:highlight w:val="cyan"/>
                    <w:lang w:val="es-PE" w:eastAsia="es-PE"/>
                  </w:rPr>
                </w:rPrChange>
              </w:rPr>
              <w:t>Declaración</w:t>
            </w:r>
            <w:r w:rsidR="00DC56C4">
              <w:rPr>
                <w:rFonts w:ascii="Arial Narrow" w:hAnsi="Arial Narrow"/>
                <w:bCs/>
                <w:sz w:val="20"/>
                <w:szCs w:val="20"/>
                <w:lang w:val="es-PE" w:eastAsia="es-PE"/>
              </w:rPr>
              <w:t xml:space="preserve"> </w:t>
            </w:r>
            <w:r>
              <w:rPr>
                <w:rFonts w:ascii="Arial Narrow" w:hAnsi="Arial Narrow"/>
                <w:bCs/>
                <w:sz w:val="20"/>
                <w:szCs w:val="20"/>
                <w:lang w:val="es-PE" w:eastAsia="es-PE"/>
              </w:rPr>
              <w:t xml:space="preserve">ya Legajada, verifique nuevamente” </w:t>
            </w:r>
          </w:p>
          <w:p w14:paraId="15B77484" w14:textId="77777777" w:rsidR="005476E4" w:rsidRPr="00A85D66" w:rsidRDefault="005476E4" w:rsidP="009D0176">
            <w:pPr>
              <w:pStyle w:val="Prrafodelista"/>
              <w:numPr>
                <w:ilvl w:val="0"/>
                <w:numId w:val="64"/>
              </w:numPr>
              <w:ind w:left="497" w:hanging="142"/>
              <w:rPr>
                <w:rFonts w:ascii="Arial Narrow" w:hAnsi="Arial Narrow"/>
                <w:bCs/>
                <w:sz w:val="20"/>
                <w:szCs w:val="20"/>
                <w:lang w:val="es-PE" w:eastAsia="es-PE"/>
              </w:rPr>
            </w:pPr>
            <w:r w:rsidRPr="00A85D66">
              <w:rPr>
                <w:rFonts w:ascii="Arial Narrow" w:hAnsi="Arial Narrow"/>
                <w:bCs/>
                <w:sz w:val="20"/>
                <w:szCs w:val="20"/>
                <w:lang w:val="es-PE" w:eastAsia="es-PE"/>
              </w:rPr>
              <w:t>No tenga asociado un ACE (Acta de Inmovilización, Acta de In</w:t>
            </w:r>
            <w:r w:rsidR="00511403">
              <w:rPr>
                <w:rFonts w:ascii="Arial Narrow" w:hAnsi="Arial Narrow"/>
                <w:bCs/>
                <w:sz w:val="20"/>
                <w:szCs w:val="20"/>
                <w:lang w:val="es-PE" w:eastAsia="es-PE"/>
              </w:rPr>
              <w:t xml:space="preserve">cautación, Acta de Inspección), </w:t>
            </w:r>
            <w:r w:rsidR="00511403" w:rsidRPr="00511403">
              <w:rPr>
                <w:rFonts w:ascii="Arial Narrow" w:hAnsi="Arial Narrow"/>
                <w:bCs/>
                <w:color w:val="000099"/>
                <w:sz w:val="20"/>
                <w:szCs w:val="20"/>
                <w:lang w:val="es-PE" w:eastAsia="es-PE"/>
              </w:rPr>
              <w:t>de existir en el modulo del SIGEDA asociado a la DEP y DPO</w:t>
            </w:r>
            <w:r w:rsidR="00511403">
              <w:rPr>
                <w:rFonts w:ascii="Arial Narrow" w:hAnsi="Arial Narrow"/>
                <w:bCs/>
                <w:sz w:val="20"/>
                <w:szCs w:val="20"/>
                <w:lang w:val="es-PE" w:eastAsia="es-PE"/>
              </w:rPr>
              <w:t>.</w:t>
            </w:r>
            <w:r w:rsidR="00511403" w:rsidRPr="00A85D66">
              <w:rPr>
                <w:rFonts w:ascii="Arial Narrow" w:hAnsi="Arial Narrow"/>
                <w:bCs/>
                <w:sz w:val="20"/>
                <w:szCs w:val="20"/>
                <w:lang w:val="es-PE" w:eastAsia="es-PE"/>
              </w:rPr>
              <w:t xml:space="preserve"> </w:t>
            </w:r>
            <w:r w:rsidRPr="00A85D66">
              <w:rPr>
                <w:rFonts w:ascii="Arial Narrow" w:hAnsi="Arial Narrow"/>
                <w:bCs/>
                <w:sz w:val="20"/>
                <w:szCs w:val="20"/>
                <w:lang w:val="es-PE" w:eastAsia="es-PE"/>
              </w:rPr>
              <w:t>De estar vinculado a un ACE, el sistema muestra el mensaje:  Declaración Nro &lt;N° Declaración&gt; tiene asociado un Acta de &lt;tipo de acta&gt; Nro &lt;N° Acta&gt;, desea continuar: S/N? De marcar “S”, se prosigue con lo descrito en c). De marcar “N” el sistema sale de la opción.</w:t>
            </w:r>
          </w:p>
          <w:p w14:paraId="15B77485" w14:textId="77777777" w:rsidR="005476E4" w:rsidRDefault="005476E4" w:rsidP="008C6227">
            <w:pPr>
              <w:pStyle w:val="Prrafodelista"/>
              <w:numPr>
                <w:ilvl w:val="0"/>
                <w:numId w:val="61"/>
              </w:numPr>
              <w:ind w:left="284" w:hanging="284"/>
              <w:jc w:val="left"/>
              <w:rPr>
                <w:rFonts w:ascii="Arial Narrow" w:hAnsi="Arial Narrow"/>
                <w:bCs/>
                <w:sz w:val="20"/>
                <w:szCs w:val="20"/>
                <w:lang w:val="es-PE" w:eastAsia="es-PE"/>
              </w:rPr>
            </w:pPr>
            <w:r>
              <w:rPr>
                <w:rFonts w:ascii="Arial Narrow" w:hAnsi="Arial Narrow"/>
                <w:bCs/>
                <w:sz w:val="20"/>
                <w:szCs w:val="20"/>
                <w:lang w:val="es-PE" w:eastAsia="es-PE"/>
              </w:rPr>
              <w:t>El sistema debe solicitar el ingreso de los siguientes datos obligatorios:</w:t>
            </w:r>
          </w:p>
          <w:p w14:paraId="15B77486" w14:textId="77777777" w:rsidR="005476E4" w:rsidRDefault="005476E4" w:rsidP="008C6227">
            <w:pPr>
              <w:pStyle w:val="Prrafodelista"/>
              <w:numPr>
                <w:ilvl w:val="0"/>
                <w:numId w:val="63"/>
              </w:numPr>
              <w:ind w:left="568" w:hanging="284"/>
              <w:jc w:val="left"/>
              <w:rPr>
                <w:rFonts w:ascii="Arial Narrow" w:hAnsi="Arial Narrow"/>
                <w:bCs/>
                <w:sz w:val="20"/>
                <w:szCs w:val="20"/>
                <w:lang w:val="es-PE" w:eastAsia="es-PE"/>
              </w:rPr>
            </w:pPr>
            <w:r>
              <w:rPr>
                <w:rFonts w:ascii="Arial Narrow" w:hAnsi="Arial Narrow"/>
                <w:bCs/>
                <w:sz w:val="20"/>
                <w:szCs w:val="20"/>
                <w:lang w:val="es-PE" w:eastAsia="es-PE"/>
              </w:rPr>
              <w:t>Resolución sustentatoria, el sistema deberá verificar que se encuentre registrada en el SIGAD</w:t>
            </w:r>
          </w:p>
          <w:p w14:paraId="15B77487" w14:textId="77777777" w:rsidR="005476E4" w:rsidRDefault="005476E4" w:rsidP="008C6227">
            <w:pPr>
              <w:pStyle w:val="Prrafodelista"/>
              <w:ind w:left="568"/>
              <w:jc w:val="left"/>
              <w:rPr>
                <w:rFonts w:ascii="Arial Narrow" w:hAnsi="Arial Narrow"/>
                <w:bCs/>
                <w:sz w:val="20"/>
                <w:szCs w:val="20"/>
                <w:lang w:val="es-PE" w:eastAsia="es-PE"/>
              </w:rPr>
            </w:pPr>
            <w:r>
              <w:rPr>
                <w:rFonts w:ascii="Arial Narrow" w:hAnsi="Arial Narrow"/>
                <w:bCs/>
                <w:sz w:val="20"/>
                <w:szCs w:val="20"/>
                <w:lang w:val="es-PE" w:eastAsia="es-PE"/>
              </w:rPr>
              <w:t>Formato alfanumérico: Aduana-Tipo-UUOO-Año-Número de Resolución.</w:t>
            </w:r>
          </w:p>
          <w:p w14:paraId="15B77488" w14:textId="77777777" w:rsidR="005476E4" w:rsidRDefault="005476E4" w:rsidP="008C6227">
            <w:pPr>
              <w:pStyle w:val="Prrafodelista"/>
              <w:ind w:left="568"/>
              <w:jc w:val="left"/>
              <w:rPr>
                <w:rFonts w:ascii="Arial Narrow" w:hAnsi="Arial Narrow"/>
                <w:bCs/>
                <w:sz w:val="20"/>
                <w:szCs w:val="20"/>
                <w:lang w:val="es-PE" w:eastAsia="es-PE"/>
              </w:rPr>
            </w:pPr>
            <w:r>
              <w:rPr>
                <w:rFonts w:ascii="Arial Narrow" w:hAnsi="Arial Narrow"/>
                <w:bCs/>
                <w:sz w:val="20"/>
                <w:szCs w:val="20"/>
                <w:lang w:val="es-PE" w:eastAsia="es-PE"/>
              </w:rPr>
              <w:t xml:space="preserve">De no existir, el sistema debe mostrar el mensaje de rechazo: “Resolución no se encuentra registrada”, no permitiendo continuar con el legajamiento; de existir </w:t>
            </w:r>
            <w:r w:rsidRPr="00A85D66">
              <w:rPr>
                <w:rFonts w:ascii="Arial Narrow" w:hAnsi="Arial Narrow"/>
                <w:bCs/>
                <w:sz w:val="20"/>
                <w:szCs w:val="20"/>
                <w:lang w:val="es-PE" w:eastAsia="es-PE"/>
              </w:rPr>
              <w:t xml:space="preserve">el sistema debe mostrar los motivos de legajamiento para que el funcionario aduanero elija </w:t>
            </w:r>
            <w:r>
              <w:rPr>
                <w:rFonts w:ascii="Arial Narrow" w:hAnsi="Arial Narrow"/>
                <w:bCs/>
                <w:sz w:val="20"/>
                <w:szCs w:val="20"/>
                <w:lang w:val="es-PE" w:eastAsia="es-PE"/>
              </w:rPr>
              <w:t>un</w:t>
            </w:r>
            <w:r w:rsidRPr="00A85D66">
              <w:rPr>
                <w:rFonts w:ascii="Arial Narrow" w:hAnsi="Arial Narrow"/>
                <w:bCs/>
                <w:sz w:val="20"/>
                <w:szCs w:val="20"/>
                <w:lang w:val="es-PE" w:eastAsia="es-PE"/>
              </w:rPr>
              <w:t xml:space="preserve"> </w:t>
            </w:r>
            <w:r>
              <w:rPr>
                <w:rFonts w:ascii="Arial Narrow" w:hAnsi="Arial Narrow"/>
                <w:bCs/>
                <w:sz w:val="20"/>
                <w:szCs w:val="20"/>
                <w:lang w:val="es-PE" w:eastAsia="es-PE"/>
              </w:rPr>
              <w:t xml:space="preserve"> motivo de la siguiente lista:</w:t>
            </w:r>
          </w:p>
          <w:p w14:paraId="15B77489" w14:textId="77777777" w:rsidR="005476E4" w:rsidRDefault="005476E4" w:rsidP="008C6227">
            <w:pPr>
              <w:pStyle w:val="Prrafodelista"/>
              <w:numPr>
                <w:ilvl w:val="0"/>
                <w:numId w:val="63"/>
              </w:numPr>
              <w:jc w:val="left"/>
              <w:rPr>
                <w:rFonts w:ascii="Arial Narrow" w:hAnsi="Arial Narrow"/>
                <w:bCs/>
                <w:sz w:val="20"/>
                <w:szCs w:val="20"/>
                <w:lang w:val="es-PE" w:eastAsia="es-PE"/>
              </w:rPr>
            </w:pPr>
            <w:r>
              <w:rPr>
                <w:rFonts w:ascii="Arial Narrow" w:hAnsi="Arial Narrow"/>
                <w:bCs/>
                <w:sz w:val="20"/>
                <w:szCs w:val="20"/>
                <w:lang w:val="es-PE" w:eastAsia="es-PE"/>
              </w:rPr>
              <w:t>Mercancía Prohibida</w:t>
            </w:r>
          </w:p>
          <w:p w14:paraId="15B7748A" w14:textId="77777777" w:rsidR="005476E4" w:rsidRDefault="005476E4" w:rsidP="008C6227">
            <w:pPr>
              <w:pStyle w:val="Prrafodelista"/>
              <w:numPr>
                <w:ilvl w:val="0"/>
                <w:numId w:val="63"/>
              </w:numPr>
              <w:jc w:val="left"/>
              <w:rPr>
                <w:rFonts w:ascii="Arial Narrow" w:hAnsi="Arial Narrow"/>
                <w:bCs/>
                <w:sz w:val="20"/>
                <w:szCs w:val="20"/>
                <w:lang w:val="es-PE" w:eastAsia="es-PE"/>
              </w:rPr>
            </w:pPr>
            <w:r>
              <w:rPr>
                <w:rFonts w:ascii="Arial Narrow" w:hAnsi="Arial Narrow"/>
                <w:bCs/>
                <w:sz w:val="20"/>
                <w:szCs w:val="20"/>
                <w:lang w:val="es-PE" w:eastAsia="es-PE"/>
              </w:rPr>
              <w:t>Mercancía Restringida</w:t>
            </w:r>
          </w:p>
          <w:p w14:paraId="15B7748B" w14:textId="77777777" w:rsidR="005476E4" w:rsidRDefault="005476E4" w:rsidP="008C6227">
            <w:pPr>
              <w:pStyle w:val="Prrafodelista"/>
              <w:numPr>
                <w:ilvl w:val="0"/>
                <w:numId w:val="63"/>
              </w:numPr>
              <w:jc w:val="left"/>
              <w:rPr>
                <w:rFonts w:ascii="Arial Narrow" w:hAnsi="Arial Narrow"/>
                <w:bCs/>
                <w:sz w:val="20"/>
                <w:szCs w:val="20"/>
                <w:lang w:val="es-PE" w:eastAsia="es-PE"/>
              </w:rPr>
            </w:pPr>
            <w:r>
              <w:rPr>
                <w:rFonts w:ascii="Arial Narrow" w:hAnsi="Arial Narrow"/>
                <w:bCs/>
                <w:sz w:val="20"/>
                <w:szCs w:val="20"/>
                <w:lang w:val="es-PE" w:eastAsia="es-PE"/>
              </w:rPr>
              <w:t>Destinación a otro régimen</w:t>
            </w:r>
          </w:p>
          <w:p w14:paraId="15B7748C" w14:textId="77777777" w:rsidR="005476E4" w:rsidRDefault="005476E4" w:rsidP="008C6227">
            <w:pPr>
              <w:pStyle w:val="Prrafodelista"/>
              <w:numPr>
                <w:ilvl w:val="0"/>
                <w:numId w:val="63"/>
              </w:numPr>
              <w:jc w:val="left"/>
              <w:rPr>
                <w:rFonts w:ascii="Arial Narrow" w:hAnsi="Arial Narrow"/>
                <w:bCs/>
                <w:sz w:val="20"/>
                <w:szCs w:val="20"/>
                <w:lang w:val="es-PE" w:eastAsia="es-PE"/>
              </w:rPr>
            </w:pPr>
            <w:r>
              <w:rPr>
                <w:rFonts w:ascii="Arial Narrow" w:hAnsi="Arial Narrow"/>
                <w:bCs/>
                <w:sz w:val="20"/>
                <w:szCs w:val="20"/>
                <w:lang w:val="es-PE" w:eastAsia="es-PE"/>
              </w:rPr>
              <w:t>Ajuste del Valor FOB declarado</w:t>
            </w:r>
          </w:p>
          <w:p w14:paraId="15B7748D" w14:textId="77777777" w:rsidR="005476E4" w:rsidRDefault="005476E4" w:rsidP="008C6227">
            <w:pPr>
              <w:pStyle w:val="Prrafodelista"/>
              <w:numPr>
                <w:ilvl w:val="0"/>
                <w:numId w:val="63"/>
              </w:numPr>
              <w:jc w:val="left"/>
              <w:rPr>
                <w:rFonts w:ascii="Arial Narrow" w:hAnsi="Arial Narrow"/>
                <w:bCs/>
                <w:sz w:val="20"/>
                <w:szCs w:val="20"/>
                <w:lang w:val="es-PE" w:eastAsia="es-PE"/>
              </w:rPr>
            </w:pPr>
            <w:r>
              <w:rPr>
                <w:rFonts w:ascii="Arial Narrow" w:hAnsi="Arial Narrow"/>
                <w:bCs/>
                <w:sz w:val="20"/>
                <w:szCs w:val="20"/>
                <w:lang w:val="es-PE" w:eastAsia="es-PE"/>
              </w:rPr>
              <w:t>Envíos con dos o más declaraciones</w:t>
            </w:r>
          </w:p>
          <w:p w14:paraId="15B7748E" w14:textId="77777777" w:rsidR="005476E4" w:rsidRDefault="005476E4" w:rsidP="008C6227">
            <w:pPr>
              <w:pStyle w:val="Prrafodelista"/>
              <w:numPr>
                <w:ilvl w:val="0"/>
                <w:numId w:val="63"/>
              </w:numPr>
              <w:jc w:val="left"/>
              <w:rPr>
                <w:rFonts w:ascii="Arial Narrow" w:hAnsi="Arial Narrow"/>
                <w:bCs/>
                <w:sz w:val="20"/>
                <w:szCs w:val="20"/>
                <w:lang w:val="es-PE" w:eastAsia="es-PE"/>
              </w:rPr>
            </w:pPr>
            <w:r>
              <w:rPr>
                <w:rFonts w:ascii="Arial Narrow" w:hAnsi="Arial Narrow"/>
                <w:bCs/>
                <w:sz w:val="20"/>
                <w:szCs w:val="20"/>
                <w:lang w:val="es-PE" w:eastAsia="es-PE"/>
              </w:rPr>
              <w:t>Devolución/Reexpedición/Reenvió</w:t>
            </w:r>
          </w:p>
          <w:p w14:paraId="15B7748F" w14:textId="77777777" w:rsidR="005476E4" w:rsidRDefault="005476E4" w:rsidP="008C6227">
            <w:pPr>
              <w:pStyle w:val="Prrafodelista"/>
              <w:numPr>
                <w:ilvl w:val="0"/>
                <w:numId w:val="63"/>
              </w:numPr>
              <w:jc w:val="left"/>
              <w:rPr>
                <w:rFonts w:ascii="Arial Narrow" w:hAnsi="Arial Narrow"/>
                <w:bCs/>
                <w:sz w:val="20"/>
                <w:szCs w:val="20"/>
                <w:lang w:val="es-PE" w:eastAsia="es-PE"/>
              </w:rPr>
            </w:pPr>
            <w:r>
              <w:rPr>
                <w:rFonts w:ascii="Arial Narrow" w:hAnsi="Arial Narrow"/>
                <w:bCs/>
                <w:sz w:val="20"/>
                <w:szCs w:val="20"/>
                <w:lang w:val="es-PE" w:eastAsia="es-PE"/>
              </w:rPr>
              <w:t>Otros</w:t>
            </w:r>
          </w:p>
          <w:p w14:paraId="15B77490" w14:textId="77777777" w:rsidR="005476E4" w:rsidRPr="00F5666A" w:rsidRDefault="005476E4" w:rsidP="008C6227">
            <w:pPr>
              <w:pStyle w:val="Prrafodelista"/>
              <w:numPr>
                <w:ilvl w:val="0"/>
                <w:numId w:val="61"/>
              </w:numPr>
              <w:ind w:left="284" w:hanging="284"/>
              <w:jc w:val="left"/>
              <w:rPr>
                <w:rFonts w:ascii="Arial Narrow" w:hAnsi="Arial Narrow"/>
                <w:bCs/>
                <w:sz w:val="20"/>
                <w:szCs w:val="20"/>
                <w:lang w:val="es-PE" w:eastAsia="es-PE"/>
              </w:rPr>
            </w:pPr>
            <w:r>
              <w:rPr>
                <w:rFonts w:ascii="Arial Narrow" w:hAnsi="Arial Narrow"/>
                <w:bCs/>
                <w:sz w:val="20"/>
                <w:szCs w:val="20"/>
                <w:lang w:val="es-PE" w:eastAsia="es-PE"/>
              </w:rPr>
              <w:t>Al hacer clic en el botón “Aceptar” e</w:t>
            </w:r>
            <w:r w:rsidRPr="00F5666A">
              <w:rPr>
                <w:rFonts w:ascii="Arial Narrow" w:hAnsi="Arial Narrow"/>
                <w:bCs/>
                <w:sz w:val="20"/>
                <w:szCs w:val="20"/>
                <w:lang w:val="es-PE" w:eastAsia="es-PE"/>
              </w:rPr>
              <w:t xml:space="preserve">l sistema </w:t>
            </w:r>
            <w:r>
              <w:rPr>
                <w:rFonts w:ascii="Arial Narrow" w:hAnsi="Arial Narrow"/>
                <w:bCs/>
                <w:sz w:val="20"/>
                <w:szCs w:val="20"/>
                <w:lang w:val="es-PE" w:eastAsia="es-PE"/>
              </w:rPr>
              <w:t>deberá:</w:t>
            </w:r>
          </w:p>
          <w:p w14:paraId="15B77491" w14:textId="77777777" w:rsidR="005476E4" w:rsidRDefault="005476E4" w:rsidP="008C6227">
            <w:pPr>
              <w:pStyle w:val="Prrafodelista"/>
              <w:numPr>
                <w:ilvl w:val="0"/>
                <w:numId w:val="62"/>
              </w:numPr>
              <w:ind w:left="568" w:hanging="283"/>
              <w:jc w:val="left"/>
              <w:rPr>
                <w:rFonts w:ascii="Arial Narrow" w:hAnsi="Arial Narrow"/>
                <w:bCs/>
                <w:sz w:val="20"/>
                <w:szCs w:val="20"/>
                <w:lang w:val="es-PE" w:eastAsia="es-PE"/>
              </w:rPr>
            </w:pPr>
            <w:r w:rsidRPr="006126AC">
              <w:rPr>
                <w:rFonts w:ascii="Arial Narrow" w:hAnsi="Arial Narrow"/>
                <w:bCs/>
                <w:sz w:val="20"/>
                <w:szCs w:val="20"/>
                <w:lang w:val="es-PE" w:eastAsia="es-PE"/>
              </w:rPr>
              <w:t>Actualizar el estado de los avisos de llegada consignados en la DIF al estado “Pendiente”.</w:t>
            </w:r>
            <w:r>
              <w:rPr>
                <w:rFonts w:ascii="Arial Narrow" w:hAnsi="Arial Narrow"/>
                <w:bCs/>
                <w:sz w:val="20"/>
                <w:szCs w:val="20"/>
                <w:lang w:val="es-PE" w:eastAsia="es-PE"/>
              </w:rPr>
              <w:t xml:space="preserve"> </w:t>
            </w:r>
          </w:p>
          <w:p w14:paraId="15B77492" w14:textId="77777777" w:rsidR="005476E4" w:rsidRPr="00A85D66" w:rsidRDefault="005476E4" w:rsidP="008C6227">
            <w:pPr>
              <w:pStyle w:val="Prrafodelista"/>
              <w:numPr>
                <w:ilvl w:val="0"/>
                <w:numId w:val="62"/>
              </w:numPr>
              <w:ind w:left="568" w:hanging="283"/>
              <w:jc w:val="left"/>
              <w:rPr>
                <w:rFonts w:ascii="Arial Narrow" w:hAnsi="Arial Narrow"/>
                <w:bCs/>
                <w:sz w:val="20"/>
                <w:szCs w:val="20"/>
                <w:lang w:val="es-PE" w:eastAsia="es-PE"/>
              </w:rPr>
            </w:pPr>
            <w:r w:rsidRPr="00A85D66">
              <w:rPr>
                <w:rFonts w:ascii="Arial Narrow" w:hAnsi="Arial Narrow"/>
                <w:bCs/>
                <w:sz w:val="20"/>
                <w:szCs w:val="20"/>
                <w:lang w:val="es-PE" w:eastAsia="es-PE"/>
              </w:rPr>
              <w:t>Actualizar el estado de la DIF, a “Legajada”</w:t>
            </w:r>
          </w:p>
          <w:p w14:paraId="15B77493" w14:textId="77777777" w:rsidR="005476E4" w:rsidRDefault="005476E4" w:rsidP="008C6227">
            <w:pPr>
              <w:pStyle w:val="Prrafodelista"/>
              <w:numPr>
                <w:ilvl w:val="0"/>
                <w:numId w:val="62"/>
              </w:numPr>
              <w:ind w:left="568" w:hanging="283"/>
              <w:jc w:val="left"/>
              <w:rPr>
                <w:rFonts w:ascii="Arial Narrow" w:hAnsi="Arial Narrow"/>
                <w:bCs/>
                <w:sz w:val="20"/>
                <w:szCs w:val="20"/>
                <w:lang w:val="es-PE" w:eastAsia="es-PE"/>
              </w:rPr>
            </w:pPr>
            <w:r>
              <w:rPr>
                <w:rFonts w:ascii="Arial Narrow" w:hAnsi="Arial Narrow"/>
                <w:bCs/>
                <w:sz w:val="20"/>
                <w:szCs w:val="20"/>
                <w:lang w:val="es-PE" w:eastAsia="es-PE"/>
              </w:rPr>
              <w:t>Efectuará el des-datado del envío o los envíos postales contra el DEP.</w:t>
            </w:r>
          </w:p>
          <w:p w14:paraId="15B77494" w14:textId="77777777" w:rsidR="005476E4" w:rsidRDefault="005476E4" w:rsidP="008C6227">
            <w:pPr>
              <w:pStyle w:val="Prrafodelista"/>
              <w:numPr>
                <w:ilvl w:val="0"/>
                <w:numId w:val="62"/>
              </w:numPr>
              <w:ind w:left="568" w:hanging="283"/>
              <w:jc w:val="left"/>
              <w:rPr>
                <w:rFonts w:ascii="Arial Narrow" w:hAnsi="Arial Narrow"/>
                <w:bCs/>
                <w:sz w:val="20"/>
                <w:szCs w:val="20"/>
                <w:lang w:val="es-PE" w:eastAsia="es-PE"/>
              </w:rPr>
            </w:pPr>
            <w:r>
              <w:rPr>
                <w:rFonts w:ascii="Arial Narrow" w:hAnsi="Arial Narrow"/>
                <w:bCs/>
                <w:sz w:val="20"/>
                <w:szCs w:val="20"/>
                <w:lang w:val="es-PE" w:eastAsia="es-PE"/>
              </w:rPr>
              <w:t>Registrará como fecha y hora de legajamiento la fecha y hora del sistema.</w:t>
            </w:r>
          </w:p>
          <w:p w14:paraId="15B77495" w14:textId="77777777" w:rsidR="005476E4" w:rsidRPr="00A57A51" w:rsidRDefault="005476E4" w:rsidP="008C6227">
            <w:pPr>
              <w:pStyle w:val="Prrafodelista"/>
              <w:numPr>
                <w:ilvl w:val="0"/>
                <w:numId w:val="62"/>
              </w:numPr>
              <w:ind w:left="568" w:hanging="283"/>
              <w:jc w:val="left"/>
              <w:rPr>
                <w:rFonts w:ascii="Arial Narrow" w:hAnsi="Arial Narrow"/>
                <w:bCs/>
                <w:sz w:val="20"/>
                <w:szCs w:val="20"/>
                <w:lang w:val="es-PE" w:eastAsia="es-PE"/>
              </w:rPr>
            </w:pPr>
            <w:r>
              <w:rPr>
                <w:rFonts w:ascii="Arial Narrow" w:hAnsi="Arial Narrow"/>
                <w:bCs/>
                <w:sz w:val="20"/>
                <w:szCs w:val="20"/>
                <w:lang w:val="es-PE" w:eastAsia="es-PE"/>
              </w:rPr>
              <w:t>Registrará el número de registro del funcionario aduanero que efectuó el legajo.</w:t>
            </w:r>
          </w:p>
        </w:tc>
        <w:tc>
          <w:tcPr>
            <w:tcW w:w="1134" w:type="dxa"/>
            <w:gridSpan w:val="2"/>
            <w:shd w:val="clear" w:color="auto" w:fill="auto"/>
          </w:tcPr>
          <w:p w14:paraId="15B7749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9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9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9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9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9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9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9D"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74</w:t>
            </w:r>
          </w:p>
          <w:p w14:paraId="15B7749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9F"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A0"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A1"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A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A3"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71</w:t>
            </w:r>
          </w:p>
          <w:p w14:paraId="15B774A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A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A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A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A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A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AA" w14:textId="77777777" w:rsidR="005476E4" w:rsidRPr="0091649D"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75</w:t>
            </w:r>
          </w:p>
        </w:tc>
        <w:tc>
          <w:tcPr>
            <w:tcW w:w="851" w:type="dxa"/>
            <w:shd w:val="clear" w:color="auto" w:fill="auto"/>
          </w:tcPr>
          <w:p w14:paraId="15B774AB" w14:textId="77777777" w:rsidR="005476E4" w:rsidRPr="00A77693" w:rsidRDefault="005476E4" w:rsidP="008C6227">
            <w:pPr>
              <w:pStyle w:val="Textodeglobo"/>
              <w:spacing w:before="40" w:after="40"/>
              <w:jc w:val="left"/>
              <w:rPr>
                <w:rFonts w:ascii="Arial Narrow" w:hAnsi="Arial Narrow" w:cs="Arial Narrow"/>
                <w:sz w:val="20"/>
                <w:szCs w:val="20"/>
                <w:lang w:eastAsia="es-ES"/>
              </w:rPr>
            </w:pPr>
          </w:p>
        </w:tc>
      </w:tr>
      <w:tr w:rsidR="005476E4" w:rsidRPr="00A77693" w14:paraId="15B774D1" w14:textId="77777777" w:rsidTr="00081A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vAlign w:val="center"/>
          </w:tcPr>
          <w:p w14:paraId="15B774AD"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RF10</w:t>
            </w:r>
          </w:p>
        </w:tc>
        <w:tc>
          <w:tcPr>
            <w:tcW w:w="1418" w:type="dxa"/>
            <w:shd w:val="clear" w:color="auto" w:fill="auto"/>
            <w:vAlign w:val="center"/>
          </w:tcPr>
          <w:p w14:paraId="15B774AE" w14:textId="77777777" w:rsidR="005476E4" w:rsidRPr="00C10D05" w:rsidRDefault="005476E4" w:rsidP="008C6227">
            <w:pPr>
              <w:pStyle w:val="Textodeglobo"/>
              <w:spacing w:before="40" w:after="40"/>
              <w:jc w:val="left"/>
              <w:rPr>
                <w:rFonts w:ascii="Arial Narrow" w:hAnsi="Arial Narrow" w:cs="Arial Narrow"/>
                <w:sz w:val="20"/>
                <w:szCs w:val="20"/>
                <w:lang w:eastAsia="es-ES"/>
              </w:rPr>
            </w:pPr>
            <w:r w:rsidRPr="007A5EC3">
              <w:rPr>
                <w:rFonts w:ascii="Arial Narrow" w:hAnsi="Arial Narrow" w:cs="Arial Narrow"/>
                <w:sz w:val="20"/>
                <w:szCs w:val="20"/>
                <w:lang w:eastAsia="es-ES"/>
              </w:rPr>
              <w:t>Legaja</w:t>
            </w:r>
            <w:r>
              <w:rPr>
                <w:rFonts w:ascii="Arial Narrow" w:hAnsi="Arial Narrow" w:cs="Arial Narrow"/>
                <w:sz w:val="20"/>
                <w:szCs w:val="20"/>
                <w:lang w:eastAsia="es-ES"/>
              </w:rPr>
              <w:t xml:space="preserve">miento </w:t>
            </w:r>
            <w:r w:rsidRPr="007A5EC3">
              <w:rPr>
                <w:rFonts w:ascii="Arial Narrow" w:hAnsi="Arial Narrow" w:cs="Arial Narrow"/>
                <w:sz w:val="20"/>
                <w:szCs w:val="20"/>
                <w:lang w:eastAsia="es-ES"/>
              </w:rPr>
              <w:t xml:space="preserve"> automático</w:t>
            </w:r>
            <w:r>
              <w:rPr>
                <w:rFonts w:ascii="Arial Narrow" w:hAnsi="Arial Narrow" w:cs="Arial Narrow"/>
                <w:sz w:val="20"/>
                <w:szCs w:val="20"/>
                <w:lang w:eastAsia="es-ES"/>
              </w:rPr>
              <w:t xml:space="preserve"> de la Declaración</w:t>
            </w:r>
          </w:p>
        </w:tc>
        <w:tc>
          <w:tcPr>
            <w:tcW w:w="4677" w:type="dxa"/>
            <w:gridSpan w:val="6"/>
            <w:shd w:val="clear" w:color="auto" w:fill="auto"/>
            <w:vAlign w:val="center"/>
          </w:tcPr>
          <w:p w14:paraId="15B774AF" w14:textId="77777777" w:rsidR="006B1999" w:rsidRDefault="0045422A" w:rsidP="008C6227">
            <w:pPr>
              <w:rPr>
                <w:rFonts w:ascii="Arial Narrow" w:hAnsi="Arial Narrow"/>
                <w:bCs/>
                <w:sz w:val="20"/>
                <w:szCs w:val="20"/>
                <w:lang w:val="es-PE" w:eastAsia="es-PE"/>
              </w:rPr>
            </w:pPr>
            <w:r>
              <w:rPr>
                <w:rFonts w:ascii="Arial Narrow" w:hAnsi="Arial Narrow"/>
                <w:bCs/>
                <w:sz w:val="20"/>
                <w:szCs w:val="20"/>
                <w:lang w:val="es-PE" w:eastAsia="es-PE"/>
              </w:rPr>
              <w:t>E</w:t>
            </w:r>
            <w:r w:rsidR="006B1999">
              <w:rPr>
                <w:rFonts w:ascii="Arial Narrow" w:hAnsi="Arial Narrow"/>
                <w:bCs/>
                <w:sz w:val="20"/>
                <w:szCs w:val="20"/>
                <w:lang w:val="es-PE" w:eastAsia="es-PE"/>
              </w:rPr>
              <w:t xml:space="preserve">n la transmisión por Teledespacho de la “Numeración de solicitud de Devolución/ Reexpedición”: </w:t>
            </w:r>
          </w:p>
          <w:p w14:paraId="15B774B0" w14:textId="77777777" w:rsidR="006B1999" w:rsidRDefault="006B1999" w:rsidP="008C6227">
            <w:pPr>
              <w:pStyle w:val="Prrafodelista"/>
              <w:numPr>
                <w:ilvl w:val="0"/>
                <w:numId w:val="123"/>
              </w:numPr>
              <w:rPr>
                <w:rFonts w:ascii="Arial Narrow" w:hAnsi="Arial Narrow"/>
                <w:bCs/>
                <w:sz w:val="20"/>
                <w:szCs w:val="20"/>
                <w:lang w:val="es-PE" w:eastAsia="es-PE"/>
              </w:rPr>
            </w:pPr>
            <w:r>
              <w:rPr>
                <w:rFonts w:ascii="Arial Narrow" w:hAnsi="Arial Narrow"/>
                <w:bCs/>
                <w:sz w:val="20"/>
                <w:szCs w:val="20"/>
                <w:lang w:val="es-PE" w:eastAsia="es-PE"/>
              </w:rPr>
              <w:t xml:space="preserve">Se debe implementar el legajamiento automático de la DIF siempre que se cumplan las siguientes condiciones: </w:t>
            </w:r>
          </w:p>
          <w:p w14:paraId="15B774B1" w14:textId="77777777" w:rsidR="006B1999" w:rsidRPr="00287B53" w:rsidRDefault="006B1999" w:rsidP="008C6227">
            <w:pPr>
              <w:pStyle w:val="Prrafodelista"/>
              <w:numPr>
                <w:ilvl w:val="0"/>
                <w:numId w:val="126"/>
              </w:numPr>
              <w:ind w:left="638" w:hanging="283"/>
              <w:rPr>
                <w:rFonts w:ascii="Arial Narrow" w:hAnsi="Arial Narrow"/>
                <w:bCs/>
                <w:sz w:val="20"/>
                <w:szCs w:val="20"/>
                <w:lang w:val="es-PE" w:eastAsia="es-PE"/>
              </w:rPr>
            </w:pPr>
            <w:r w:rsidRPr="00287B53">
              <w:rPr>
                <w:rFonts w:ascii="Arial Narrow" w:hAnsi="Arial Narrow"/>
                <w:bCs/>
                <w:sz w:val="20"/>
                <w:szCs w:val="20"/>
                <w:lang w:val="es-PE" w:eastAsia="es-PE"/>
              </w:rPr>
              <w:t>La DIF asociada al</w:t>
            </w:r>
            <w:r w:rsidR="004A311B">
              <w:rPr>
                <w:rFonts w:ascii="Arial Narrow" w:hAnsi="Arial Narrow"/>
                <w:bCs/>
                <w:sz w:val="20"/>
                <w:szCs w:val="20"/>
                <w:lang w:val="es-PE" w:eastAsia="es-PE"/>
              </w:rPr>
              <w:t xml:space="preserve"> DPO</w:t>
            </w:r>
            <w:r w:rsidRPr="00287B53">
              <w:rPr>
                <w:rFonts w:ascii="Arial Narrow" w:hAnsi="Arial Narrow"/>
                <w:bCs/>
                <w:sz w:val="20"/>
                <w:szCs w:val="20"/>
                <w:lang w:val="es-PE" w:eastAsia="es-PE"/>
              </w:rPr>
              <w:t xml:space="preserve"> </w:t>
            </w:r>
            <w:r w:rsidR="0058620A" w:rsidRPr="00287B53">
              <w:rPr>
                <w:rFonts w:ascii="Arial Narrow" w:hAnsi="Arial Narrow"/>
                <w:bCs/>
                <w:sz w:val="20"/>
                <w:szCs w:val="20"/>
                <w:lang w:val="es-PE" w:eastAsia="es-PE"/>
              </w:rPr>
              <w:t>no esté legajada.</w:t>
            </w:r>
          </w:p>
          <w:p w14:paraId="15B774B2" w14:textId="77777777" w:rsidR="006B1999" w:rsidRPr="00287B53" w:rsidRDefault="006B1999" w:rsidP="008C6227">
            <w:pPr>
              <w:pStyle w:val="Prrafodelista"/>
              <w:numPr>
                <w:ilvl w:val="0"/>
                <w:numId w:val="126"/>
              </w:numPr>
              <w:ind w:left="638" w:hanging="283"/>
              <w:rPr>
                <w:rFonts w:ascii="Arial Narrow" w:hAnsi="Arial Narrow"/>
                <w:bCs/>
                <w:sz w:val="20"/>
                <w:szCs w:val="20"/>
                <w:lang w:val="es-PE" w:eastAsia="es-PE"/>
              </w:rPr>
            </w:pPr>
            <w:r w:rsidRPr="00287B53">
              <w:rPr>
                <w:rFonts w:ascii="Arial Narrow" w:hAnsi="Arial Narrow"/>
                <w:bCs/>
                <w:sz w:val="20"/>
                <w:szCs w:val="20"/>
                <w:lang w:val="es-PE" w:eastAsia="es-PE"/>
              </w:rPr>
              <w:t xml:space="preserve">La DIF asociada al </w:t>
            </w:r>
            <w:r w:rsidR="004A311B">
              <w:rPr>
                <w:rFonts w:ascii="Arial Narrow" w:hAnsi="Arial Narrow"/>
                <w:bCs/>
                <w:sz w:val="20"/>
                <w:szCs w:val="20"/>
                <w:lang w:val="es-PE" w:eastAsia="es-PE"/>
              </w:rPr>
              <w:t xml:space="preserve">DPO </w:t>
            </w:r>
            <w:r w:rsidRPr="00287B53">
              <w:rPr>
                <w:rFonts w:ascii="Arial Narrow" w:hAnsi="Arial Narrow"/>
                <w:bCs/>
                <w:sz w:val="20"/>
                <w:szCs w:val="20"/>
                <w:lang w:val="es-PE" w:eastAsia="es-PE"/>
              </w:rPr>
              <w:t>c</w:t>
            </w:r>
            <w:r w:rsidR="00613566" w:rsidRPr="00287B53">
              <w:rPr>
                <w:rFonts w:ascii="Arial Narrow" w:hAnsi="Arial Narrow"/>
                <w:bCs/>
                <w:sz w:val="20"/>
                <w:szCs w:val="20"/>
                <w:lang w:val="es-PE" w:eastAsia="es-PE"/>
              </w:rPr>
              <w:t>uente con una sola DPO asociada y que dicha</w:t>
            </w:r>
            <w:r w:rsidR="0058620A" w:rsidRPr="00287B53">
              <w:rPr>
                <w:rFonts w:ascii="Arial Narrow" w:hAnsi="Arial Narrow"/>
                <w:bCs/>
                <w:sz w:val="20"/>
                <w:szCs w:val="20"/>
                <w:lang w:val="es-PE" w:eastAsia="es-PE"/>
              </w:rPr>
              <w:t xml:space="preserve"> DPO sea parte de una sola DIF.</w:t>
            </w:r>
          </w:p>
          <w:p w14:paraId="15B774B3" w14:textId="77777777" w:rsidR="00594C04" w:rsidRPr="009E4B93" w:rsidRDefault="00D43CE4" w:rsidP="008C6227">
            <w:pPr>
              <w:pStyle w:val="Prrafodelista"/>
              <w:numPr>
                <w:ilvl w:val="0"/>
                <w:numId w:val="126"/>
              </w:numPr>
              <w:ind w:left="638" w:hanging="283"/>
              <w:rPr>
                <w:rFonts w:ascii="Arial Narrow" w:hAnsi="Arial Narrow"/>
                <w:bCs/>
                <w:sz w:val="20"/>
                <w:szCs w:val="20"/>
                <w:highlight w:val="yellow"/>
                <w:lang w:val="es-PE" w:eastAsia="es-PE"/>
              </w:rPr>
            </w:pPr>
            <w:r w:rsidRPr="00D43CE4">
              <w:rPr>
                <w:rFonts w:ascii="Arial Narrow" w:hAnsi="Arial Narrow"/>
                <w:bCs/>
                <w:sz w:val="20"/>
                <w:szCs w:val="20"/>
                <w:highlight w:val="yellow"/>
                <w:lang w:val="es-PE" w:eastAsia="es-PE"/>
              </w:rPr>
              <w:t xml:space="preserve">La DIF </w:t>
            </w:r>
            <w:r>
              <w:rPr>
                <w:rFonts w:ascii="Arial Narrow" w:hAnsi="Arial Narrow"/>
                <w:bCs/>
                <w:sz w:val="20"/>
                <w:szCs w:val="20"/>
                <w:highlight w:val="yellow"/>
                <w:lang w:val="es-PE" w:eastAsia="es-PE"/>
              </w:rPr>
              <w:t>no registre tributos cancelados salvo cancelación automática</w:t>
            </w:r>
            <w:r w:rsidRPr="00D43CE4">
              <w:rPr>
                <w:rFonts w:ascii="Arial Narrow" w:hAnsi="Arial Narrow"/>
                <w:bCs/>
                <w:sz w:val="20"/>
                <w:szCs w:val="20"/>
                <w:highlight w:val="yellow"/>
                <w:lang w:val="es-PE" w:eastAsia="es-PE"/>
              </w:rPr>
              <w:t xml:space="preserve">. </w:t>
            </w:r>
          </w:p>
          <w:p w14:paraId="15B774B4" w14:textId="77777777" w:rsidR="00287B53" w:rsidRPr="009E4B93" w:rsidRDefault="00D43CE4" w:rsidP="008C6227">
            <w:pPr>
              <w:pStyle w:val="Prrafodelista"/>
              <w:numPr>
                <w:ilvl w:val="0"/>
                <w:numId w:val="126"/>
              </w:numPr>
              <w:ind w:left="638" w:hanging="283"/>
              <w:jc w:val="left"/>
              <w:rPr>
                <w:rFonts w:ascii="Arial Narrow" w:hAnsi="Arial Narrow"/>
                <w:bCs/>
                <w:sz w:val="20"/>
                <w:szCs w:val="20"/>
                <w:highlight w:val="yellow"/>
                <w:lang w:val="es-PE" w:eastAsia="es-PE"/>
              </w:rPr>
            </w:pPr>
            <w:r w:rsidRPr="00D43CE4">
              <w:rPr>
                <w:rFonts w:ascii="Arial Narrow" w:hAnsi="Arial Narrow"/>
                <w:bCs/>
                <w:sz w:val="20"/>
                <w:szCs w:val="20"/>
                <w:highlight w:val="yellow"/>
                <w:lang w:val="es-PE" w:eastAsia="es-PE"/>
              </w:rPr>
              <w:t xml:space="preserve">La DIF no contenga DPO vinculado a una acción de control extraordinaria </w:t>
            </w:r>
            <w:r w:rsidRPr="00B358C2">
              <w:rPr>
                <w:rFonts w:ascii="Arial Narrow" w:hAnsi="Arial Narrow"/>
                <w:bCs/>
                <w:strike/>
                <w:sz w:val="20"/>
                <w:szCs w:val="20"/>
                <w:highlight w:val="yellow"/>
                <w:lang w:val="es-PE" w:eastAsia="es-PE"/>
              </w:rPr>
              <w:t xml:space="preserve">o medida preventiva </w:t>
            </w:r>
            <w:r w:rsidRPr="00B358C2">
              <w:rPr>
                <w:rFonts w:ascii="Arial Narrow" w:hAnsi="Arial Narrow"/>
                <w:bCs/>
                <w:sz w:val="20"/>
                <w:szCs w:val="20"/>
                <w:highlight w:val="yellow"/>
                <w:lang w:val="es-PE" w:eastAsia="es-PE"/>
              </w:rPr>
              <w:t>vigentes</w:t>
            </w:r>
            <w:r w:rsidRPr="00D43CE4">
              <w:rPr>
                <w:rFonts w:ascii="Arial Narrow" w:hAnsi="Arial Narrow"/>
                <w:bCs/>
                <w:sz w:val="20"/>
                <w:szCs w:val="20"/>
                <w:highlight w:val="yellow"/>
                <w:lang w:val="es-PE" w:eastAsia="es-PE"/>
              </w:rPr>
              <w:t xml:space="preserve">. </w:t>
            </w:r>
          </w:p>
          <w:p w14:paraId="15B774B5" w14:textId="77777777" w:rsidR="006B1999" w:rsidRPr="00C67532" w:rsidRDefault="006B1999" w:rsidP="008C6227">
            <w:pPr>
              <w:pStyle w:val="Prrafodelista"/>
              <w:numPr>
                <w:ilvl w:val="0"/>
                <w:numId w:val="124"/>
              </w:numPr>
              <w:ind w:left="355" w:hanging="355"/>
              <w:jc w:val="left"/>
              <w:rPr>
                <w:rFonts w:ascii="Arial Narrow" w:hAnsi="Arial Narrow"/>
                <w:bCs/>
                <w:color w:val="000000" w:themeColor="text1"/>
                <w:sz w:val="20"/>
                <w:szCs w:val="20"/>
                <w:lang w:val="es-PE" w:eastAsia="es-PE"/>
              </w:rPr>
            </w:pPr>
            <w:r w:rsidRPr="00C67532">
              <w:rPr>
                <w:rFonts w:ascii="Arial Narrow" w:hAnsi="Arial Narrow"/>
                <w:bCs/>
                <w:color w:val="000000" w:themeColor="text1"/>
                <w:sz w:val="20"/>
                <w:szCs w:val="20"/>
                <w:lang w:val="es-PE" w:eastAsia="es-PE"/>
              </w:rPr>
              <w:t xml:space="preserve">Si se cumple las condiciones </w:t>
            </w:r>
            <w:r w:rsidR="00D43CE4" w:rsidRPr="00D43CE4">
              <w:rPr>
                <w:rFonts w:ascii="Arial Narrow" w:hAnsi="Arial Narrow"/>
                <w:bCs/>
                <w:color w:val="000000" w:themeColor="text1"/>
                <w:sz w:val="20"/>
                <w:szCs w:val="20"/>
                <w:lang w:val="es-PE" w:eastAsia="es-PE"/>
              </w:rPr>
              <w:t>antes</w:t>
            </w:r>
            <w:r w:rsidR="00287B53">
              <w:rPr>
                <w:rFonts w:ascii="Arial Narrow" w:hAnsi="Arial Narrow"/>
                <w:bCs/>
                <w:color w:val="000000" w:themeColor="text1"/>
                <w:sz w:val="20"/>
                <w:szCs w:val="20"/>
                <w:lang w:val="es-PE" w:eastAsia="es-PE"/>
              </w:rPr>
              <w:t xml:space="preserve"> </w:t>
            </w:r>
            <w:r w:rsidRPr="00C67532">
              <w:rPr>
                <w:rFonts w:ascii="Arial Narrow" w:hAnsi="Arial Narrow"/>
                <w:bCs/>
                <w:color w:val="000000" w:themeColor="text1"/>
                <w:sz w:val="20"/>
                <w:szCs w:val="20"/>
                <w:lang w:val="es-PE" w:eastAsia="es-PE"/>
              </w:rPr>
              <w:t>mencionadas , el sistema automáticamente procede a:</w:t>
            </w:r>
          </w:p>
          <w:p w14:paraId="15B774B6" w14:textId="77777777" w:rsidR="006B1999" w:rsidRDefault="006B1999" w:rsidP="008C6227">
            <w:pPr>
              <w:pStyle w:val="Prrafodelista"/>
              <w:numPr>
                <w:ilvl w:val="0"/>
                <w:numId w:val="125"/>
              </w:numPr>
              <w:jc w:val="left"/>
              <w:rPr>
                <w:rFonts w:ascii="Arial Narrow" w:hAnsi="Arial Narrow"/>
                <w:bCs/>
                <w:color w:val="000000" w:themeColor="text1"/>
                <w:sz w:val="20"/>
                <w:szCs w:val="20"/>
                <w:lang w:val="es-PE" w:eastAsia="es-PE"/>
              </w:rPr>
            </w:pPr>
            <w:r>
              <w:rPr>
                <w:rFonts w:ascii="Arial Narrow" w:hAnsi="Arial Narrow"/>
                <w:bCs/>
                <w:color w:val="000000" w:themeColor="text1"/>
                <w:sz w:val="20"/>
                <w:szCs w:val="20"/>
                <w:lang w:val="es-PE" w:eastAsia="es-PE"/>
              </w:rPr>
              <w:t>Actualizar el estado de l</w:t>
            </w:r>
            <w:r w:rsidR="00287B53">
              <w:rPr>
                <w:rFonts w:ascii="Arial Narrow" w:hAnsi="Arial Narrow"/>
                <w:bCs/>
                <w:color w:val="000000" w:themeColor="text1"/>
                <w:sz w:val="20"/>
                <w:szCs w:val="20"/>
                <w:lang w:val="es-PE" w:eastAsia="es-PE"/>
              </w:rPr>
              <w:t>a DIF a “Legaja</w:t>
            </w:r>
            <w:r w:rsidR="004A311B">
              <w:rPr>
                <w:rFonts w:ascii="Arial Narrow" w:hAnsi="Arial Narrow"/>
                <w:bCs/>
                <w:color w:val="000000" w:themeColor="text1"/>
                <w:sz w:val="20"/>
                <w:szCs w:val="20"/>
                <w:lang w:val="es-PE" w:eastAsia="es-PE"/>
              </w:rPr>
              <w:t>miento automático</w:t>
            </w:r>
            <w:r w:rsidR="00C67532">
              <w:rPr>
                <w:rFonts w:ascii="Arial Narrow" w:hAnsi="Arial Narrow"/>
                <w:bCs/>
                <w:color w:val="000000" w:themeColor="text1"/>
                <w:sz w:val="20"/>
                <w:szCs w:val="20"/>
                <w:lang w:val="es-PE" w:eastAsia="es-PE"/>
              </w:rPr>
              <w:t>”,</w:t>
            </w:r>
          </w:p>
          <w:p w14:paraId="15B774B7" w14:textId="77777777" w:rsidR="006B1999" w:rsidRDefault="006B1999" w:rsidP="008C6227">
            <w:pPr>
              <w:pStyle w:val="Prrafodelista"/>
              <w:numPr>
                <w:ilvl w:val="0"/>
                <w:numId w:val="125"/>
              </w:numPr>
              <w:jc w:val="left"/>
              <w:rPr>
                <w:rFonts w:ascii="Arial Narrow" w:hAnsi="Arial Narrow"/>
                <w:bCs/>
                <w:color w:val="000000" w:themeColor="text1"/>
                <w:sz w:val="20"/>
                <w:szCs w:val="20"/>
                <w:lang w:val="es-PE" w:eastAsia="es-PE"/>
              </w:rPr>
            </w:pPr>
            <w:r>
              <w:rPr>
                <w:rFonts w:ascii="Arial Narrow" w:hAnsi="Arial Narrow"/>
                <w:bCs/>
                <w:color w:val="000000" w:themeColor="text1"/>
                <w:sz w:val="20"/>
                <w:szCs w:val="20"/>
                <w:lang w:val="es-PE" w:eastAsia="es-PE"/>
              </w:rPr>
              <w:t>Desdatar el aviso de llega</w:t>
            </w:r>
            <w:r w:rsidR="00C67532">
              <w:rPr>
                <w:rFonts w:ascii="Arial Narrow" w:hAnsi="Arial Narrow"/>
                <w:bCs/>
                <w:color w:val="000000" w:themeColor="text1"/>
                <w:sz w:val="20"/>
                <w:szCs w:val="20"/>
                <w:lang w:val="es-PE" w:eastAsia="es-PE"/>
              </w:rPr>
              <w:t>da de la DEP asociada a la DIF,</w:t>
            </w:r>
          </w:p>
          <w:p w14:paraId="15B774B8" w14:textId="77777777" w:rsidR="006B1999" w:rsidRDefault="006B1999" w:rsidP="008C6227">
            <w:pPr>
              <w:pStyle w:val="Prrafodelista"/>
              <w:numPr>
                <w:ilvl w:val="0"/>
                <w:numId w:val="125"/>
              </w:numPr>
              <w:jc w:val="left"/>
              <w:rPr>
                <w:rFonts w:ascii="Arial Narrow" w:hAnsi="Arial Narrow"/>
                <w:bCs/>
                <w:color w:val="000000" w:themeColor="text1"/>
                <w:sz w:val="20"/>
                <w:szCs w:val="20"/>
                <w:lang w:val="es-PE" w:eastAsia="es-PE"/>
              </w:rPr>
            </w:pPr>
            <w:r>
              <w:rPr>
                <w:rFonts w:ascii="Arial Narrow" w:hAnsi="Arial Narrow"/>
                <w:bCs/>
                <w:color w:val="000000" w:themeColor="text1"/>
                <w:sz w:val="20"/>
                <w:szCs w:val="20"/>
                <w:lang w:val="es-PE" w:eastAsia="es-PE"/>
              </w:rPr>
              <w:t xml:space="preserve">Numerar la solicitud de devolución/Reexpedición y </w:t>
            </w:r>
          </w:p>
          <w:p w14:paraId="15B774B9" w14:textId="77777777" w:rsidR="006B1999" w:rsidRDefault="006B1999" w:rsidP="008C6227">
            <w:pPr>
              <w:pStyle w:val="Prrafodelista"/>
              <w:numPr>
                <w:ilvl w:val="0"/>
                <w:numId w:val="125"/>
              </w:numPr>
              <w:jc w:val="left"/>
              <w:rPr>
                <w:rFonts w:ascii="Arial Narrow" w:hAnsi="Arial Narrow"/>
                <w:bCs/>
                <w:color w:val="000000" w:themeColor="text1"/>
                <w:sz w:val="20"/>
                <w:szCs w:val="20"/>
                <w:lang w:val="es-PE" w:eastAsia="es-PE"/>
              </w:rPr>
            </w:pPr>
            <w:r>
              <w:rPr>
                <w:rFonts w:ascii="Arial Narrow" w:hAnsi="Arial Narrow"/>
                <w:bCs/>
                <w:color w:val="000000" w:themeColor="text1"/>
                <w:sz w:val="20"/>
                <w:szCs w:val="20"/>
                <w:lang w:val="es-PE" w:eastAsia="es-PE"/>
              </w:rPr>
              <w:t>Datar</w:t>
            </w:r>
            <w:r w:rsidR="00287B53">
              <w:rPr>
                <w:rFonts w:ascii="Arial Narrow" w:hAnsi="Arial Narrow"/>
                <w:bCs/>
                <w:color w:val="000000" w:themeColor="text1"/>
                <w:sz w:val="20"/>
                <w:szCs w:val="20"/>
                <w:lang w:val="es-PE" w:eastAsia="es-PE"/>
              </w:rPr>
              <w:t xml:space="preserve"> el aviso de llegada de la DEP </w:t>
            </w:r>
            <w:r>
              <w:rPr>
                <w:rFonts w:ascii="Arial Narrow" w:hAnsi="Arial Narrow"/>
                <w:bCs/>
                <w:color w:val="000000" w:themeColor="text1"/>
                <w:sz w:val="20"/>
                <w:szCs w:val="20"/>
                <w:lang w:val="es-PE" w:eastAsia="es-PE"/>
              </w:rPr>
              <w:t xml:space="preserve">con el número de ésta Solicitud de devolución/Reexpedición. </w:t>
            </w:r>
          </w:p>
          <w:p w14:paraId="15B774BA" w14:textId="77777777" w:rsidR="006B1999" w:rsidRDefault="006B1999" w:rsidP="008C6227">
            <w:pPr>
              <w:rPr>
                <w:rFonts w:ascii="Arial Narrow" w:hAnsi="Arial Narrow"/>
                <w:bCs/>
                <w:color w:val="000000" w:themeColor="text1"/>
                <w:sz w:val="20"/>
                <w:szCs w:val="20"/>
                <w:lang w:val="es-PE" w:eastAsia="es-PE"/>
              </w:rPr>
            </w:pPr>
            <w:r>
              <w:rPr>
                <w:rFonts w:ascii="Arial Narrow" w:hAnsi="Arial Narrow"/>
                <w:bCs/>
                <w:color w:val="000000" w:themeColor="text1"/>
                <w:sz w:val="20"/>
                <w:szCs w:val="20"/>
                <w:lang w:val="es-PE" w:eastAsia="es-PE"/>
              </w:rPr>
              <w:t>De no cumplirse las condiciones mencionadas, el sistema procesar</w:t>
            </w:r>
            <w:r w:rsidR="00681B20">
              <w:rPr>
                <w:rFonts w:ascii="Arial Narrow" w:hAnsi="Arial Narrow"/>
                <w:bCs/>
                <w:color w:val="000000" w:themeColor="text1"/>
                <w:sz w:val="20"/>
                <w:szCs w:val="20"/>
                <w:lang w:val="es-PE" w:eastAsia="es-PE"/>
              </w:rPr>
              <w:t>á</w:t>
            </w:r>
            <w:r>
              <w:rPr>
                <w:rFonts w:ascii="Arial Narrow" w:hAnsi="Arial Narrow"/>
                <w:bCs/>
                <w:color w:val="000000" w:themeColor="text1"/>
                <w:sz w:val="20"/>
                <w:szCs w:val="20"/>
                <w:lang w:val="es-PE" w:eastAsia="es-PE"/>
              </w:rPr>
              <w:t xml:space="preserve"> la transmisión como actualmente lo hace, a saber, no procederá al legajamiento automático de la DIF</w:t>
            </w:r>
            <w:r w:rsidR="00A84287">
              <w:rPr>
                <w:rFonts w:ascii="Arial Narrow" w:hAnsi="Arial Narrow"/>
                <w:bCs/>
                <w:color w:val="000000" w:themeColor="text1"/>
                <w:sz w:val="20"/>
                <w:szCs w:val="20"/>
                <w:lang w:val="es-PE" w:eastAsia="es-PE"/>
              </w:rPr>
              <w:t xml:space="preserve"> </w:t>
            </w:r>
          </w:p>
          <w:p w14:paraId="15B774BB" w14:textId="77777777" w:rsidR="006B1999" w:rsidRDefault="006B1999" w:rsidP="008C6227">
            <w:pPr>
              <w:ind w:left="340"/>
              <w:jc w:val="left"/>
              <w:rPr>
                <w:rFonts w:ascii="Arial Narrow" w:hAnsi="Arial Narrow"/>
                <w:bCs/>
                <w:sz w:val="20"/>
                <w:szCs w:val="20"/>
                <w:lang w:val="es-PE" w:eastAsia="es-PE"/>
              </w:rPr>
            </w:pPr>
          </w:p>
          <w:p w14:paraId="15B774BC" w14:textId="77777777" w:rsidR="005476E4" w:rsidRPr="00004A63" w:rsidRDefault="006B1999" w:rsidP="00887FB8">
            <w:pPr>
              <w:pStyle w:val="Prrafodelista"/>
              <w:numPr>
                <w:ilvl w:val="0"/>
                <w:numId w:val="123"/>
              </w:numPr>
              <w:rPr>
                <w:rFonts w:ascii="Arial Narrow" w:hAnsi="Arial Narrow"/>
                <w:bCs/>
                <w:sz w:val="20"/>
                <w:szCs w:val="20"/>
                <w:lang w:val="es-PE" w:eastAsia="es-PE"/>
              </w:rPr>
            </w:pPr>
            <w:r w:rsidRPr="00B3582B">
              <w:rPr>
                <w:rFonts w:ascii="Arial Narrow" w:hAnsi="Arial Narrow"/>
                <w:bCs/>
                <w:sz w:val="20"/>
                <w:szCs w:val="20"/>
                <w:lang w:val="es-PE" w:eastAsia="es-PE"/>
              </w:rPr>
              <w:t xml:space="preserve">El sistema debe </w:t>
            </w:r>
            <w:r w:rsidRPr="00B3582B">
              <w:rPr>
                <w:rFonts w:ascii="Arial Narrow" w:hAnsi="Arial Narrow"/>
                <w:bCs/>
                <w:color w:val="000000" w:themeColor="text1"/>
                <w:sz w:val="20"/>
                <w:szCs w:val="20"/>
                <w:lang w:val="es-PE" w:eastAsia="es-PE"/>
              </w:rPr>
              <w:t>validar el plazo máximo de</w:t>
            </w:r>
            <w:r w:rsidR="00512F47">
              <w:rPr>
                <w:rFonts w:ascii="Arial Narrow" w:hAnsi="Arial Narrow"/>
                <w:bCs/>
                <w:color w:val="000000" w:themeColor="text1"/>
                <w:sz w:val="20"/>
                <w:szCs w:val="20"/>
                <w:lang w:val="es-PE" w:eastAsia="es-PE"/>
              </w:rPr>
              <w:t xml:space="preserve">: “2 meses + 30 </w:t>
            </w:r>
            <w:r w:rsidR="00D43CE4" w:rsidRPr="00D43CE4">
              <w:rPr>
                <w:rFonts w:ascii="Arial Narrow" w:hAnsi="Arial Narrow"/>
                <w:bCs/>
                <w:color w:val="000000" w:themeColor="text1"/>
                <w:sz w:val="20"/>
                <w:szCs w:val="20"/>
                <w:highlight w:val="yellow"/>
                <w:lang w:val="es-PE" w:eastAsia="es-PE"/>
              </w:rPr>
              <w:t>días hábiles” (los 30 días hábiles se cuentan a partir del día hábil siguiente a los 2 meses)</w:t>
            </w:r>
            <w:r w:rsidRPr="00B3582B">
              <w:rPr>
                <w:rFonts w:ascii="Arial Narrow" w:hAnsi="Arial Narrow"/>
                <w:bCs/>
                <w:color w:val="000000" w:themeColor="text1"/>
                <w:sz w:val="20"/>
                <w:szCs w:val="20"/>
                <w:lang w:val="es-PE" w:eastAsia="es-PE"/>
              </w:rPr>
              <w:t xml:space="preserve"> para aceptar la solicitud de devolución</w:t>
            </w:r>
            <w:r w:rsidR="008F3409">
              <w:rPr>
                <w:rFonts w:ascii="Arial Narrow" w:hAnsi="Arial Narrow"/>
                <w:bCs/>
                <w:color w:val="000000" w:themeColor="text1"/>
                <w:sz w:val="20"/>
                <w:szCs w:val="20"/>
                <w:lang w:val="es-PE" w:eastAsia="es-PE"/>
              </w:rPr>
              <w:t xml:space="preserve"> ó reexpedición</w:t>
            </w:r>
            <w:r w:rsidRPr="00B3582B">
              <w:rPr>
                <w:rFonts w:ascii="Arial Narrow" w:hAnsi="Arial Narrow"/>
                <w:bCs/>
                <w:color w:val="000000" w:themeColor="text1"/>
                <w:sz w:val="20"/>
                <w:szCs w:val="20"/>
                <w:lang w:val="es-PE" w:eastAsia="es-PE"/>
              </w:rPr>
              <w:t xml:space="preserve">, computado a partir de la fecha de </w:t>
            </w:r>
            <w:r w:rsidR="00DA5C4A">
              <w:rPr>
                <w:rFonts w:ascii="Arial Narrow" w:hAnsi="Arial Narrow"/>
                <w:bCs/>
                <w:color w:val="000000" w:themeColor="text1"/>
                <w:sz w:val="20"/>
                <w:szCs w:val="20"/>
                <w:lang w:val="es-PE" w:eastAsia="es-PE"/>
              </w:rPr>
              <w:t>Transmisión</w:t>
            </w:r>
            <w:r w:rsidR="00B3582B" w:rsidRPr="00B3582B">
              <w:rPr>
                <w:rFonts w:ascii="Arial Narrow" w:hAnsi="Arial Narrow"/>
                <w:bCs/>
                <w:color w:val="000000" w:themeColor="text1"/>
                <w:sz w:val="20"/>
                <w:szCs w:val="20"/>
                <w:lang w:val="es-PE" w:eastAsia="es-PE"/>
              </w:rPr>
              <w:t xml:space="preserve"> del DEP detalle</w:t>
            </w:r>
            <w:r w:rsidRPr="00B3582B">
              <w:rPr>
                <w:rFonts w:ascii="Arial Narrow" w:hAnsi="Arial Narrow"/>
                <w:bCs/>
                <w:color w:val="000000" w:themeColor="text1"/>
                <w:sz w:val="20"/>
                <w:szCs w:val="20"/>
                <w:lang w:val="es-PE" w:eastAsia="es-PE"/>
              </w:rPr>
              <w:t>, hasta la fecha de transmisión de la Solicitud de Devolución / Reexpedición.</w:t>
            </w:r>
            <w:r>
              <w:rPr>
                <w:rFonts w:ascii="Arial Narrow" w:hAnsi="Arial Narrow"/>
                <w:bCs/>
                <w:color w:val="000000" w:themeColor="text1"/>
                <w:sz w:val="20"/>
                <w:szCs w:val="20"/>
                <w:lang w:val="es-PE" w:eastAsia="es-PE"/>
              </w:rPr>
              <w:t xml:space="preserve">  En caso de no cumplirse el plazo el sistema rechazará la transmisión con el mensaje “Solicitud </w:t>
            </w:r>
            <w:r w:rsidR="00044E9C">
              <w:rPr>
                <w:rFonts w:ascii="Arial Narrow" w:hAnsi="Arial Narrow"/>
                <w:bCs/>
                <w:color w:val="000000" w:themeColor="text1"/>
                <w:sz w:val="20"/>
                <w:szCs w:val="20"/>
                <w:lang w:val="es-PE" w:eastAsia="es-PE"/>
              </w:rPr>
              <w:t xml:space="preserve">de devolución / Reexpedición </w:t>
            </w:r>
            <w:r>
              <w:rPr>
                <w:rFonts w:ascii="Arial Narrow" w:hAnsi="Arial Narrow"/>
                <w:bCs/>
                <w:color w:val="000000" w:themeColor="text1"/>
                <w:sz w:val="20"/>
                <w:szCs w:val="20"/>
                <w:lang w:val="es-PE" w:eastAsia="es-PE"/>
              </w:rPr>
              <w:t>fuera de plazo”</w:t>
            </w:r>
            <w:r w:rsidR="00407EF1">
              <w:rPr>
                <w:rFonts w:ascii="Arial Narrow" w:hAnsi="Arial Narrow"/>
                <w:bCs/>
                <w:color w:val="000000" w:themeColor="text1"/>
                <w:sz w:val="20"/>
                <w:szCs w:val="20"/>
                <w:lang w:val="es-PE" w:eastAsia="es-PE"/>
              </w:rPr>
              <w:t>.</w:t>
            </w:r>
          </w:p>
        </w:tc>
        <w:tc>
          <w:tcPr>
            <w:tcW w:w="1134" w:type="dxa"/>
            <w:gridSpan w:val="2"/>
            <w:shd w:val="clear" w:color="auto" w:fill="auto"/>
          </w:tcPr>
          <w:p w14:paraId="15B774B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BE"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BF" w14:textId="77777777" w:rsidR="006B1999" w:rsidRDefault="006B1999" w:rsidP="008C6227">
            <w:pPr>
              <w:pStyle w:val="Textodeglobo"/>
              <w:spacing w:before="40" w:after="40"/>
              <w:jc w:val="center"/>
              <w:rPr>
                <w:rFonts w:ascii="Arial Narrow" w:hAnsi="Arial Narrow" w:cs="Arial Narrow"/>
                <w:sz w:val="20"/>
                <w:szCs w:val="20"/>
                <w:lang w:eastAsia="es-ES"/>
              </w:rPr>
            </w:pPr>
          </w:p>
          <w:p w14:paraId="15B774C0" w14:textId="77777777" w:rsidR="006B1999" w:rsidRDefault="006B1999" w:rsidP="008C6227">
            <w:pPr>
              <w:pStyle w:val="Textodeglobo"/>
              <w:spacing w:before="40" w:after="40"/>
              <w:jc w:val="center"/>
              <w:rPr>
                <w:rFonts w:ascii="Arial Narrow" w:hAnsi="Arial Narrow" w:cs="Arial Narrow"/>
                <w:sz w:val="20"/>
                <w:szCs w:val="20"/>
                <w:lang w:eastAsia="es-ES"/>
              </w:rPr>
            </w:pPr>
          </w:p>
          <w:p w14:paraId="15B774C1"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76</w:t>
            </w:r>
          </w:p>
          <w:p w14:paraId="15B774C2"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C3"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C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C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C6"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77</w:t>
            </w:r>
          </w:p>
          <w:p w14:paraId="15B774C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C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C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C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C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C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CD"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4CE" w14:textId="77777777" w:rsidR="005476E4" w:rsidRPr="0091649D"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51</w:t>
            </w:r>
          </w:p>
        </w:tc>
        <w:tc>
          <w:tcPr>
            <w:tcW w:w="851" w:type="dxa"/>
            <w:shd w:val="clear" w:color="auto" w:fill="auto"/>
          </w:tcPr>
          <w:p w14:paraId="15B774CF" w14:textId="77777777" w:rsidR="005476E4" w:rsidRDefault="005476E4" w:rsidP="008C6227">
            <w:pPr>
              <w:pStyle w:val="Textodeglobo"/>
              <w:spacing w:before="40" w:after="40"/>
              <w:jc w:val="left"/>
              <w:rPr>
                <w:rFonts w:ascii="Arial Narrow" w:hAnsi="Arial Narrow" w:cs="Arial Narrow"/>
                <w:sz w:val="20"/>
                <w:szCs w:val="20"/>
                <w:lang w:eastAsia="es-ES"/>
              </w:rPr>
            </w:pPr>
          </w:p>
          <w:p w14:paraId="15B774D0" w14:textId="77777777" w:rsidR="004D59A0" w:rsidRDefault="004D59A0">
            <w:pPr>
              <w:pStyle w:val="Textodeglobo"/>
              <w:spacing w:before="40" w:after="40"/>
              <w:jc w:val="left"/>
              <w:rPr>
                <w:rFonts w:ascii="Arial Narrow" w:hAnsi="Arial Narrow" w:cs="Arial Narrow"/>
                <w:sz w:val="20"/>
                <w:szCs w:val="20"/>
                <w:lang w:eastAsia="es-ES"/>
              </w:rPr>
            </w:pPr>
          </w:p>
        </w:tc>
      </w:tr>
      <w:tr w:rsidR="005476E4" w:rsidRPr="00A77693" w14:paraId="15B774E4" w14:textId="77777777" w:rsidTr="00004A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tcPr>
          <w:p w14:paraId="15B774D2" w14:textId="77777777" w:rsidR="005476E4" w:rsidRDefault="005476E4" w:rsidP="008C6227">
            <w:pPr>
              <w:pStyle w:val="Textodeglobo"/>
              <w:spacing w:before="40" w:after="40"/>
              <w:jc w:val="left"/>
              <w:rPr>
                <w:rFonts w:ascii="Arial Narrow" w:hAnsi="Arial Narrow" w:cs="Arial Narrow"/>
                <w:sz w:val="20"/>
                <w:szCs w:val="20"/>
                <w:lang w:eastAsia="es-ES"/>
              </w:rPr>
            </w:pPr>
            <w:r>
              <w:rPr>
                <w:rFonts w:ascii="Arial Narrow" w:hAnsi="Arial Narrow" w:cs="Arial Narrow"/>
                <w:sz w:val="20"/>
                <w:szCs w:val="20"/>
                <w:lang w:eastAsia="es-ES"/>
              </w:rPr>
              <w:t>RF11</w:t>
            </w:r>
          </w:p>
        </w:tc>
        <w:tc>
          <w:tcPr>
            <w:tcW w:w="1418" w:type="dxa"/>
            <w:shd w:val="clear" w:color="auto" w:fill="auto"/>
          </w:tcPr>
          <w:p w14:paraId="15B774D3" w14:textId="77777777" w:rsidR="005476E4" w:rsidRPr="00004A63" w:rsidRDefault="005476E4" w:rsidP="008C6227">
            <w:pPr>
              <w:pStyle w:val="Textodeglobo"/>
              <w:spacing w:before="40" w:after="40"/>
              <w:jc w:val="center"/>
              <w:rPr>
                <w:rFonts w:ascii="Arial Narrow" w:hAnsi="Arial Narrow" w:cs="Arial Narrow"/>
                <w:sz w:val="20"/>
                <w:szCs w:val="20"/>
              </w:rPr>
            </w:pPr>
            <w:r w:rsidRPr="0035277A">
              <w:rPr>
                <w:rFonts w:ascii="Arial Narrow" w:hAnsi="Arial Narrow" w:cs="Arial Narrow"/>
                <w:sz w:val="20"/>
                <w:szCs w:val="20"/>
              </w:rPr>
              <w:t xml:space="preserve">Servicio WEB para la Notificación </w:t>
            </w:r>
            <w:r>
              <w:rPr>
                <w:rFonts w:ascii="Arial Narrow" w:hAnsi="Arial Narrow" w:cs="Arial Narrow"/>
                <w:sz w:val="20"/>
                <w:szCs w:val="20"/>
              </w:rPr>
              <w:t xml:space="preserve">(de Observaciones) </w:t>
            </w:r>
            <w:r w:rsidRPr="0035277A">
              <w:rPr>
                <w:rFonts w:ascii="Arial Narrow" w:hAnsi="Arial Narrow" w:cs="Arial Narrow"/>
                <w:sz w:val="20"/>
                <w:szCs w:val="20"/>
              </w:rPr>
              <w:t>de Envío Postal</w:t>
            </w:r>
          </w:p>
        </w:tc>
        <w:tc>
          <w:tcPr>
            <w:tcW w:w="4677" w:type="dxa"/>
            <w:gridSpan w:val="6"/>
            <w:shd w:val="clear" w:color="auto" w:fill="auto"/>
            <w:vAlign w:val="center"/>
          </w:tcPr>
          <w:p w14:paraId="15B774D4" w14:textId="77777777" w:rsidR="005476E4" w:rsidRDefault="005476E4" w:rsidP="008C6227">
            <w:pPr>
              <w:rPr>
                <w:rFonts w:ascii="Arial Narrow" w:hAnsi="Arial Narrow"/>
                <w:bCs/>
                <w:sz w:val="20"/>
                <w:szCs w:val="20"/>
                <w:lang w:val="es-PE" w:eastAsia="es-PE"/>
              </w:rPr>
            </w:pPr>
            <w:r w:rsidRPr="0035277A">
              <w:rPr>
                <w:rFonts w:ascii="Arial Narrow" w:hAnsi="Arial Narrow"/>
                <w:bCs/>
                <w:sz w:val="20"/>
                <w:szCs w:val="20"/>
                <w:lang w:val="es-PE" w:eastAsia="es-PE"/>
              </w:rPr>
              <w:t xml:space="preserve">SUNAT deberá poner a disposición de SERPOST los medios electrónicos </w:t>
            </w:r>
            <w:r>
              <w:rPr>
                <w:rFonts w:ascii="Arial Narrow" w:hAnsi="Arial Narrow"/>
                <w:bCs/>
                <w:sz w:val="20"/>
                <w:szCs w:val="20"/>
                <w:lang w:val="es-PE" w:eastAsia="es-PE"/>
              </w:rPr>
              <w:t>que le permitan a SERPOST obtener</w:t>
            </w:r>
            <w:r w:rsidRPr="0035277A">
              <w:rPr>
                <w:rFonts w:ascii="Arial Narrow" w:hAnsi="Arial Narrow"/>
                <w:bCs/>
                <w:sz w:val="20"/>
                <w:szCs w:val="20"/>
                <w:lang w:val="es-PE" w:eastAsia="es-PE"/>
              </w:rPr>
              <w:t xml:space="preserve"> información sobre las notificaciones del Envío postal, el servicio debe implementarse bajo </w:t>
            </w:r>
            <w:r>
              <w:rPr>
                <w:rFonts w:ascii="Arial Narrow" w:hAnsi="Arial Narrow"/>
                <w:bCs/>
                <w:sz w:val="20"/>
                <w:szCs w:val="20"/>
                <w:lang w:val="es-PE" w:eastAsia="es-PE"/>
              </w:rPr>
              <w:t>las siguientes especificaciones:</w:t>
            </w:r>
          </w:p>
          <w:p w14:paraId="15B774D5" w14:textId="77777777" w:rsidR="005476E4" w:rsidRDefault="005476E4" w:rsidP="008C6227">
            <w:pPr>
              <w:pStyle w:val="Prrafodelista"/>
              <w:numPr>
                <w:ilvl w:val="0"/>
                <w:numId w:val="65"/>
              </w:numPr>
              <w:ind w:left="284" w:hanging="284"/>
              <w:rPr>
                <w:rFonts w:ascii="Arial Narrow" w:hAnsi="Arial Narrow"/>
                <w:bCs/>
                <w:sz w:val="20"/>
                <w:szCs w:val="20"/>
                <w:lang w:val="es-PE" w:eastAsia="es-PE"/>
              </w:rPr>
            </w:pPr>
            <w:r>
              <w:rPr>
                <w:rFonts w:ascii="Arial Narrow" w:hAnsi="Arial Narrow"/>
                <w:bCs/>
                <w:sz w:val="20"/>
                <w:szCs w:val="20"/>
                <w:lang w:val="es-PE" w:eastAsia="es-PE"/>
              </w:rPr>
              <w:t>El sistema deberá recibir como parámetros los siguientes:</w:t>
            </w:r>
          </w:p>
          <w:p w14:paraId="15B774D6" w14:textId="77777777" w:rsidR="005476E4" w:rsidRPr="00E37296" w:rsidRDefault="005476E4" w:rsidP="008C6227">
            <w:pPr>
              <w:pStyle w:val="Prrafodelista"/>
              <w:numPr>
                <w:ilvl w:val="2"/>
                <w:numId w:val="71"/>
              </w:numPr>
              <w:ind w:left="638"/>
              <w:rPr>
                <w:rFonts w:ascii="Arial Narrow" w:hAnsi="Arial Narrow"/>
                <w:bCs/>
                <w:sz w:val="20"/>
                <w:szCs w:val="20"/>
                <w:lang w:val="es-PE" w:eastAsia="es-PE"/>
              </w:rPr>
            </w:pPr>
            <w:r w:rsidRPr="00E37296">
              <w:rPr>
                <w:rFonts w:ascii="Arial Narrow" w:hAnsi="Arial Narrow"/>
                <w:bCs/>
                <w:sz w:val="20"/>
                <w:szCs w:val="20"/>
                <w:lang w:val="es-PE" w:eastAsia="es-PE"/>
              </w:rPr>
              <w:t xml:space="preserve">Fecha de consulta: corresponderá a la fecha de generación de la notificación de observaciones </w:t>
            </w:r>
          </w:p>
          <w:p w14:paraId="15B774D7" w14:textId="77777777" w:rsidR="005476E4" w:rsidRPr="00E37296" w:rsidRDefault="005476E4" w:rsidP="008C6227">
            <w:pPr>
              <w:pStyle w:val="Prrafodelista"/>
              <w:numPr>
                <w:ilvl w:val="2"/>
                <w:numId w:val="71"/>
              </w:numPr>
              <w:ind w:left="638"/>
              <w:rPr>
                <w:rFonts w:ascii="Arial Narrow" w:hAnsi="Arial Narrow"/>
                <w:bCs/>
                <w:sz w:val="20"/>
                <w:szCs w:val="20"/>
                <w:lang w:val="es-PE" w:eastAsia="es-PE"/>
              </w:rPr>
            </w:pPr>
            <w:r w:rsidRPr="00E37296">
              <w:rPr>
                <w:rFonts w:ascii="Arial Narrow" w:hAnsi="Arial Narrow"/>
                <w:bCs/>
                <w:sz w:val="20"/>
                <w:szCs w:val="20"/>
                <w:lang w:val="es-PE" w:eastAsia="es-PE"/>
              </w:rPr>
              <w:t>Indicador si se debe enviar todos los registros de la fecha de consulta o solo los pendientes de enviar</w:t>
            </w:r>
          </w:p>
          <w:p w14:paraId="15B774D8" w14:textId="77777777" w:rsidR="005476E4" w:rsidRPr="0090378A" w:rsidRDefault="00221D01" w:rsidP="008C6227">
            <w:pPr>
              <w:pStyle w:val="Prrafodelista"/>
              <w:numPr>
                <w:ilvl w:val="2"/>
                <w:numId w:val="71"/>
              </w:numPr>
              <w:ind w:left="638"/>
              <w:rPr>
                <w:rFonts w:ascii="Arial Narrow" w:hAnsi="Arial Narrow"/>
                <w:bCs/>
                <w:sz w:val="20"/>
                <w:szCs w:val="20"/>
                <w:lang w:val="es-PE" w:eastAsia="es-PE"/>
              </w:rPr>
            </w:pPr>
            <w:r w:rsidRPr="0090378A">
              <w:rPr>
                <w:rFonts w:ascii="Arial Narrow" w:hAnsi="Arial Narrow"/>
                <w:bCs/>
                <w:sz w:val="20"/>
                <w:szCs w:val="20"/>
                <w:lang w:val="es-PE" w:eastAsia="es-PE"/>
              </w:rPr>
              <w:t xml:space="preserve">Documento Postal de Origen </w:t>
            </w:r>
            <w:r w:rsidR="002604B0" w:rsidRPr="0090378A">
              <w:rPr>
                <w:rFonts w:ascii="Arial Narrow" w:hAnsi="Arial Narrow"/>
                <w:bCs/>
                <w:sz w:val="20"/>
                <w:szCs w:val="20"/>
                <w:lang w:val="es-PE" w:eastAsia="es-PE"/>
              </w:rPr>
              <w:t>(DPO)</w:t>
            </w:r>
          </w:p>
          <w:p w14:paraId="15B774D9" w14:textId="77777777" w:rsidR="005476E4" w:rsidRDefault="005476E4" w:rsidP="008C6227">
            <w:pPr>
              <w:pStyle w:val="Prrafodelista"/>
              <w:ind w:left="284"/>
              <w:rPr>
                <w:rFonts w:ascii="Arial Narrow" w:hAnsi="Arial Narrow"/>
                <w:bCs/>
                <w:sz w:val="20"/>
                <w:szCs w:val="20"/>
                <w:lang w:val="es-PE" w:eastAsia="es-PE"/>
              </w:rPr>
            </w:pPr>
            <w:r>
              <w:rPr>
                <w:rFonts w:ascii="Arial Narrow" w:hAnsi="Arial Narrow"/>
                <w:bCs/>
                <w:sz w:val="20"/>
                <w:szCs w:val="20"/>
                <w:lang w:val="es-PE" w:eastAsia="es-PE"/>
              </w:rPr>
              <w:t>Los parámetros i y ii son complementarios, mientras que el i y iii son excluyentes</w:t>
            </w:r>
          </w:p>
          <w:p w14:paraId="15B774DA" w14:textId="77777777" w:rsidR="005476E4" w:rsidRDefault="005476E4" w:rsidP="008C6227">
            <w:pPr>
              <w:pStyle w:val="Prrafodelista"/>
              <w:numPr>
                <w:ilvl w:val="0"/>
                <w:numId w:val="65"/>
              </w:numPr>
              <w:ind w:left="284" w:hanging="284"/>
              <w:rPr>
                <w:rFonts w:ascii="Arial Narrow" w:hAnsi="Arial Narrow"/>
                <w:bCs/>
                <w:sz w:val="20"/>
                <w:szCs w:val="20"/>
                <w:lang w:val="es-PE" w:eastAsia="es-PE"/>
              </w:rPr>
            </w:pPr>
            <w:r>
              <w:rPr>
                <w:rFonts w:ascii="Arial Narrow" w:hAnsi="Arial Narrow"/>
                <w:bCs/>
                <w:sz w:val="20"/>
                <w:szCs w:val="20"/>
                <w:lang w:val="es-PE" w:eastAsia="es-PE"/>
              </w:rPr>
              <w:t>Según los parámetros recibidos, e</w:t>
            </w:r>
            <w:r w:rsidRPr="0035277A">
              <w:rPr>
                <w:rFonts w:ascii="Arial Narrow" w:hAnsi="Arial Narrow"/>
                <w:bCs/>
                <w:sz w:val="20"/>
                <w:szCs w:val="20"/>
                <w:lang w:val="es-PE" w:eastAsia="es-PE"/>
              </w:rPr>
              <w:t>l sistema debe</w:t>
            </w:r>
            <w:r>
              <w:rPr>
                <w:rFonts w:ascii="Arial Narrow" w:hAnsi="Arial Narrow"/>
                <w:bCs/>
                <w:sz w:val="20"/>
                <w:szCs w:val="20"/>
                <w:lang w:val="es-PE" w:eastAsia="es-PE"/>
              </w:rPr>
              <w:t>rá seleccionar los envíos postales y enviar a SERPOST los siguientes datos por cada envío postal:</w:t>
            </w:r>
          </w:p>
          <w:p w14:paraId="15B774DB" w14:textId="77777777" w:rsidR="005476E4" w:rsidRPr="0090378A" w:rsidRDefault="002604B0" w:rsidP="009D0176">
            <w:pPr>
              <w:pStyle w:val="Prrafodelista"/>
              <w:numPr>
                <w:ilvl w:val="1"/>
                <w:numId w:val="176"/>
              </w:numPr>
              <w:ind w:left="638" w:hanging="283"/>
              <w:rPr>
                <w:rFonts w:ascii="Arial Narrow" w:hAnsi="Arial Narrow"/>
                <w:bCs/>
                <w:sz w:val="20"/>
                <w:szCs w:val="20"/>
                <w:lang w:val="es-PE" w:eastAsia="es-PE"/>
              </w:rPr>
            </w:pPr>
            <w:r w:rsidRPr="0090378A">
              <w:rPr>
                <w:rFonts w:ascii="Arial Narrow" w:hAnsi="Arial Narrow"/>
                <w:bCs/>
                <w:sz w:val="20"/>
                <w:szCs w:val="20"/>
                <w:lang w:val="es-PE" w:eastAsia="es-PE"/>
              </w:rPr>
              <w:t>Documento Postal de Origen</w:t>
            </w:r>
          </w:p>
          <w:p w14:paraId="15B774DC" w14:textId="77777777" w:rsidR="005476E4" w:rsidRDefault="005476E4" w:rsidP="009D0176">
            <w:pPr>
              <w:pStyle w:val="Prrafodelista"/>
              <w:numPr>
                <w:ilvl w:val="1"/>
                <w:numId w:val="176"/>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notificación</w:t>
            </w:r>
          </w:p>
          <w:p w14:paraId="15B774DD" w14:textId="77777777" w:rsidR="00207DEA" w:rsidRDefault="005476E4" w:rsidP="009D0176">
            <w:pPr>
              <w:pStyle w:val="Prrafodelista"/>
              <w:numPr>
                <w:ilvl w:val="1"/>
                <w:numId w:val="176"/>
              </w:numPr>
              <w:ind w:left="638" w:hanging="283"/>
              <w:rPr>
                <w:rFonts w:ascii="Arial Narrow" w:hAnsi="Arial Narrow"/>
                <w:bCs/>
                <w:sz w:val="20"/>
                <w:szCs w:val="20"/>
                <w:lang w:val="es-PE" w:eastAsia="es-PE"/>
              </w:rPr>
            </w:pPr>
            <w:r>
              <w:rPr>
                <w:rFonts w:ascii="Arial Narrow" w:hAnsi="Arial Narrow"/>
                <w:bCs/>
                <w:sz w:val="20"/>
                <w:szCs w:val="20"/>
                <w:lang w:val="es-PE" w:eastAsia="es-PE"/>
              </w:rPr>
              <w:t>Motivo de la notificación</w:t>
            </w:r>
          </w:p>
          <w:p w14:paraId="15B774DE" w14:textId="77777777" w:rsidR="00207DEA" w:rsidRPr="00207DEA" w:rsidRDefault="008F2AAB" w:rsidP="009D0176">
            <w:pPr>
              <w:pStyle w:val="Prrafodelista"/>
              <w:numPr>
                <w:ilvl w:val="1"/>
                <w:numId w:val="176"/>
              </w:numPr>
              <w:ind w:left="638" w:hanging="283"/>
              <w:rPr>
                <w:rFonts w:ascii="Arial Narrow" w:hAnsi="Arial Narrow"/>
                <w:bCs/>
                <w:sz w:val="20"/>
                <w:szCs w:val="20"/>
                <w:lang w:val="es-PE" w:eastAsia="es-PE"/>
              </w:rPr>
            </w:pPr>
            <w:r w:rsidRPr="00207DEA">
              <w:rPr>
                <w:rFonts w:ascii="Arial Narrow" w:hAnsi="Arial Narrow"/>
                <w:bCs/>
                <w:sz w:val="20"/>
                <w:szCs w:val="20"/>
                <w:lang w:val="es-PE" w:eastAsia="es-PE"/>
              </w:rPr>
              <w:t xml:space="preserve">Observación de la </w:t>
            </w:r>
            <w:r w:rsidR="005476E4" w:rsidRPr="00207DEA">
              <w:rPr>
                <w:rFonts w:ascii="Arial Narrow" w:hAnsi="Arial Narrow"/>
                <w:bCs/>
                <w:sz w:val="20"/>
                <w:szCs w:val="20"/>
                <w:lang w:val="es-PE" w:eastAsia="es-PE"/>
              </w:rPr>
              <w:t xml:space="preserve">notificación, dato cadena de hasta </w:t>
            </w:r>
            <w:r w:rsidR="00D43CE4" w:rsidRPr="00D43CE4">
              <w:rPr>
                <w:rFonts w:ascii="Arial Narrow" w:hAnsi="Arial Narrow"/>
                <w:bCs/>
                <w:sz w:val="20"/>
                <w:szCs w:val="20"/>
                <w:highlight w:val="yellow"/>
                <w:lang w:val="es-PE" w:eastAsia="es-PE"/>
              </w:rPr>
              <w:t>700 caracteres.</w:t>
            </w:r>
          </w:p>
          <w:p w14:paraId="15B774DF" w14:textId="77777777" w:rsidR="005476E4" w:rsidRDefault="005476E4" w:rsidP="009D0176">
            <w:pPr>
              <w:pStyle w:val="Prrafodelista"/>
              <w:numPr>
                <w:ilvl w:val="1"/>
                <w:numId w:val="176"/>
              </w:numPr>
              <w:ind w:left="638" w:hanging="283"/>
              <w:rPr>
                <w:rFonts w:ascii="Arial Narrow" w:hAnsi="Arial Narrow"/>
                <w:bCs/>
                <w:sz w:val="20"/>
                <w:szCs w:val="20"/>
                <w:lang w:val="es-PE" w:eastAsia="es-PE"/>
              </w:rPr>
            </w:pPr>
            <w:r>
              <w:rPr>
                <w:rFonts w:ascii="Arial Narrow" w:hAnsi="Arial Narrow"/>
                <w:bCs/>
                <w:sz w:val="20"/>
                <w:szCs w:val="20"/>
                <w:lang w:val="es-PE" w:eastAsia="es-PE"/>
              </w:rPr>
              <w:t>Código de Funcionario Aduanero que registró la notificación</w:t>
            </w:r>
          </w:p>
          <w:p w14:paraId="15B774E0" w14:textId="77777777" w:rsidR="005476E4" w:rsidRDefault="005476E4" w:rsidP="009D0176">
            <w:pPr>
              <w:pStyle w:val="Prrafodelista"/>
              <w:numPr>
                <w:ilvl w:val="1"/>
                <w:numId w:val="176"/>
              </w:numPr>
              <w:ind w:left="638" w:hanging="283"/>
              <w:rPr>
                <w:rFonts w:ascii="Arial Narrow" w:hAnsi="Arial Narrow"/>
                <w:bCs/>
                <w:sz w:val="20"/>
                <w:szCs w:val="20"/>
                <w:lang w:val="es-PE" w:eastAsia="es-PE"/>
              </w:rPr>
            </w:pPr>
            <w:r>
              <w:rPr>
                <w:rFonts w:ascii="Arial Narrow" w:hAnsi="Arial Narrow"/>
                <w:bCs/>
                <w:sz w:val="20"/>
                <w:szCs w:val="20"/>
                <w:lang w:val="es-PE" w:eastAsia="es-PE"/>
              </w:rPr>
              <w:t>Código de Funcionario de SERPOST que participó para el registro de notificación</w:t>
            </w:r>
          </w:p>
          <w:p w14:paraId="15B774E1" w14:textId="77777777" w:rsidR="005476E4" w:rsidRPr="00D950D2" w:rsidRDefault="005476E4" w:rsidP="008C6227">
            <w:pPr>
              <w:rPr>
                <w:rFonts w:ascii="Arial Narrow" w:hAnsi="Arial Narrow"/>
                <w:bCs/>
                <w:sz w:val="20"/>
                <w:szCs w:val="20"/>
                <w:lang w:val="es-PE" w:eastAsia="es-PE"/>
              </w:rPr>
            </w:pPr>
            <w:r>
              <w:rPr>
                <w:rFonts w:ascii="Arial Narrow" w:hAnsi="Arial Narrow"/>
                <w:bCs/>
                <w:sz w:val="20"/>
                <w:szCs w:val="20"/>
                <w:lang w:val="es-PE" w:eastAsia="es-PE"/>
              </w:rPr>
              <w:t>En caso el sistema no encuentre ningún envío para los parámetros enviados, deberá devolver el mensaje “No existen registros para los parámetros enviados”</w:t>
            </w:r>
          </w:p>
        </w:tc>
        <w:tc>
          <w:tcPr>
            <w:tcW w:w="1134" w:type="dxa"/>
            <w:gridSpan w:val="2"/>
            <w:shd w:val="clear" w:color="auto" w:fill="auto"/>
          </w:tcPr>
          <w:p w14:paraId="15B774E2" w14:textId="77777777" w:rsidR="005476E4" w:rsidRPr="0091649D" w:rsidRDefault="005476E4" w:rsidP="008C6227">
            <w:pPr>
              <w:pStyle w:val="Textodeglobo"/>
              <w:spacing w:before="40" w:after="40"/>
              <w:jc w:val="center"/>
              <w:rPr>
                <w:rFonts w:ascii="Arial Narrow" w:hAnsi="Arial Narrow" w:cs="Arial Narrow"/>
                <w:sz w:val="20"/>
                <w:szCs w:val="20"/>
                <w:lang w:eastAsia="es-ES"/>
              </w:rPr>
            </w:pPr>
          </w:p>
        </w:tc>
        <w:tc>
          <w:tcPr>
            <w:tcW w:w="851" w:type="dxa"/>
            <w:shd w:val="clear" w:color="auto" w:fill="auto"/>
          </w:tcPr>
          <w:p w14:paraId="15B774E3" w14:textId="77777777" w:rsidR="005476E4" w:rsidRPr="00A77693" w:rsidRDefault="005476E4" w:rsidP="008C6227">
            <w:pPr>
              <w:pStyle w:val="Textodeglobo"/>
              <w:spacing w:before="40" w:after="40"/>
              <w:jc w:val="left"/>
              <w:rPr>
                <w:rFonts w:ascii="Arial Narrow" w:hAnsi="Arial Narrow" w:cs="Arial Narrow"/>
                <w:sz w:val="20"/>
                <w:szCs w:val="20"/>
                <w:lang w:eastAsia="es-ES"/>
              </w:rPr>
            </w:pPr>
          </w:p>
        </w:tc>
      </w:tr>
      <w:tr w:rsidR="005476E4" w:rsidRPr="00A77693" w14:paraId="15B77508" w14:textId="77777777" w:rsidTr="00B57E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tcPr>
          <w:p w14:paraId="15B774E5" w14:textId="77777777" w:rsidR="005476E4" w:rsidRDefault="005476E4" w:rsidP="008C6227">
            <w:pPr>
              <w:pStyle w:val="Textodeglobo"/>
              <w:spacing w:before="40" w:after="40"/>
              <w:rPr>
                <w:rFonts w:ascii="Arial Narrow" w:hAnsi="Arial Narrow" w:cs="Arial Narrow"/>
                <w:sz w:val="20"/>
                <w:szCs w:val="20"/>
                <w:lang w:eastAsia="es-ES"/>
              </w:rPr>
            </w:pPr>
            <w:r>
              <w:rPr>
                <w:rFonts w:ascii="Arial Narrow" w:hAnsi="Arial Narrow" w:cs="Arial Narrow"/>
                <w:sz w:val="20"/>
                <w:szCs w:val="20"/>
                <w:lang w:eastAsia="es-ES"/>
              </w:rPr>
              <w:t>RF12</w:t>
            </w:r>
          </w:p>
        </w:tc>
        <w:tc>
          <w:tcPr>
            <w:tcW w:w="1418" w:type="dxa"/>
            <w:shd w:val="clear" w:color="auto" w:fill="auto"/>
          </w:tcPr>
          <w:p w14:paraId="15B774E6" w14:textId="77777777" w:rsidR="005476E4" w:rsidRPr="00612A72" w:rsidRDefault="005476E4" w:rsidP="008C6227">
            <w:pPr>
              <w:pStyle w:val="Textodeglobo"/>
              <w:spacing w:before="40" w:after="40"/>
              <w:rPr>
                <w:rFonts w:ascii="Arial Narrow" w:hAnsi="Arial Narrow" w:cs="Arial Narrow"/>
                <w:sz w:val="20"/>
                <w:szCs w:val="20"/>
              </w:rPr>
            </w:pPr>
            <w:r w:rsidRPr="00612A72">
              <w:rPr>
                <w:rFonts w:ascii="Arial Narrow" w:hAnsi="Arial Narrow" w:cs="Arial Narrow"/>
                <w:sz w:val="20"/>
                <w:szCs w:val="20"/>
              </w:rPr>
              <w:t>Servicio WEB para Notificación de la Declaración Importa Fácil - DIF</w:t>
            </w:r>
          </w:p>
        </w:tc>
        <w:tc>
          <w:tcPr>
            <w:tcW w:w="4677" w:type="dxa"/>
            <w:gridSpan w:val="6"/>
            <w:shd w:val="clear" w:color="auto" w:fill="auto"/>
            <w:vAlign w:val="center"/>
          </w:tcPr>
          <w:p w14:paraId="15B774E7" w14:textId="77777777" w:rsidR="005476E4" w:rsidRPr="00612A72" w:rsidRDefault="005476E4" w:rsidP="008C6227">
            <w:pPr>
              <w:rPr>
                <w:rFonts w:ascii="Arial Narrow" w:hAnsi="Arial Narrow"/>
                <w:bCs/>
                <w:sz w:val="20"/>
                <w:szCs w:val="20"/>
                <w:lang w:val="es-PE" w:eastAsia="es-PE"/>
              </w:rPr>
            </w:pPr>
            <w:r w:rsidRPr="0035277A">
              <w:rPr>
                <w:rFonts w:ascii="Arial Narrow" w:hAnsi="Arial Narrow"/>
                <w:bCs/>
                <w:sz w:val="20"/>
                <w:szCs w:val="20"/>
                <w:lang w:val="es-PE" w:eastAsia="es-PE"/>
              </w:rPr>
              <w:t xml:space="preserve">SUNAT deberá poner a disposición de SERPOST los medios electrónicos </w:t>
            </w:r>
            <w:r>
              <w:rPr>
                <w:rFonts w:ascii="Arial Narrow" w:hAnsi="Arial Narrow"/>
                <w:bCs/>
                <w:sz w:val="20"/>
                <w:szCs w:val="20"/>
                <w:lang w:val="es-PE" w:eastAsia="es-PE"/>
              </w:rPr>
              <w:t>que le permitan a SERPOST</w:t>
            </w:r>
            <w:r w:rsidRPr="00612A72">
              <w:rPr>
                <w:rFonts w:ascii="Arial Narrow" w:hAnsi="Arial Narrow"/>
                <w:bCs/>
                <w:sz w:val="20"/>
                <w:szCs w:val="20"/>
                <w:lang w:val="es-PE" w:eastAsia="es-PE"/>
              </w:rPr>
              <w:t xml:space="preserve"> </w:t>
            </w:r>
            <w:r>
              <w:rPr>
                <w:rFonts w:ascii="Arial Narrow" w:hAnsi="Arial Narrow"/>
                <w:bCs/>
                <w:sz w:val="20"/>
                <w:szCs w:val="20"/>
                <w:lang w:val="es-PE" w:eastAsia="es-PE"/>
              </w:rPr>
              <w:t xml:space="preserve">obtener </w:t>
            </w:r>
            <w:r w:rsidRPr="00612A72">
              <w:rPr>
                <w:rFonts w:ascii="Arial Narrow" w:hAnsi="Arial Narrow"/>
                <w:bCs/>
                <w:sz w:val="20"/>
                <w:szCs w:val="20"/>
                <w:lang w:val="es-PE" w:eastAsia="es-PE"/>
              </w:rPr>
              <w:t xml:space="preserve">información sobre la DIF </w:t>
            </w:r>
            <w:r>
              <w:rPr>
                <w:rFonts w:ascii="Arial Narrow" w:hAnsi="Arial Narrow"/>
                <w:bCs/>
                <w:sz w:val="20"/>
                <w:szCs w:val="20"/>
                <w:lang w:val="es-PE" w:eastAsia="es-PE"/>
              </w:rPr>
              <w:t>asociada a un</w:t>
            </w:r>
            <w:r w:rsidRPr="00612A72">
              <w:rPr>
                <w:rFonts w:ascii="Arial Narrow" w:hAnsi="Arial Narrow"/>
                <w:bCs/>
                <w:sz w:val="20"/>
                <w:szCs w:val="20"/>
                <w:lang w:val="es-PE" w:eastAsia="es-PE"/>
              </w:rPr>
              <w:t xml:space="preserve"> envío postal, el servicio debe implementarse bajo las siguientes especificaciones.</w:t>
            </w:r>
          </w:p>
          <w:p w14:paraId="15B774E8" w14:textId="77777777" w:rsidR="005476E4" w:rsidRPr="0090378A" w:rsidRDefault="005476E4" w:rsidP="008C6227">
            <w:pPr>
              <w:pStyle w:val="Prrafodelista"/>
              <w:numPr>
                <w:ilvl w:val="0"/>
                <w:numId w:val="67"/>
              </w:numPr>
              <w:ind w:left="284" w:hanging="284"/>
              <w:rPr>
                <w:rFonts w:ascii="Arial Narrow" w:hAnsi="Arial Narrow"/>
                <w:bCs/>
                <w:color w:val="000000" w:themeColor="text1"/>
                <w:sz w:val="20"/>
                <w:szCs w:val="20"/>
                <w:lang w:val="es-PE" w:eastAsia="es-PE"/>
              </w:rPr>
            </w:pPr>
            <w:r w:rsidRPr="00612A72">
              <w:rPr>
                <w:rFonts w:ascii="Arial Narrow" w:hAnsi="Arial Narrow"/>
                <w:bCs/>
                <w:sz w:val="20"/>
                <w:szCs w:val="20"/>
                <w:lang w:val="es-PE" w:eastAsia="es-PE"/>
              </w:rPr>
              <w:t xml:space="preserve">El sistema debe recibir como </w:t>
            </w:r>
            <w:r w:rsidRPr="0090378A">
              <w:rPr>
                <w:rFonts w:ascii="Arial Narrow" w:hAnsi="Arial Narrow"/>
                <w:bCs/>
                <w:color w:val="000000" w:themeColor="text1"/>
                <w:sz w:val="20"/>
                <w:szCs w:val="20"/>
                <w:lang w:val="es-PE" w:eastAsia="es-PE"/>
              </w:rPr>
              <w:t xml:space="preserve">parámetros </w:t>
            </w:r>
            <w:r w:rsidR="00452CEE" w:rsidRPr="0090378A">
              <w:rPr>
                <w:rFonts w:ascii="Arial Narrow" w:hAnsi="Arial Narrow"/>
                <w:bCs/>
                <w:color w:val="000000" w:themeColor="text1"/>
                <w:sz w:val="20"/>
                <w:szCs w:val="20"/>
                <w:lang w:val="es-PE" w:eastAsia="es-PE"/>
              </w:rPr>
              <w:t>el Documento Postal de Origen</w:t>
            </w:r>
            <w:r w:rsidR="00452CEE" w:rsidRPr="0090378A">
              <w:rPr>
                <w:rFonts w:ascii="Arial Narrow" w:hAnsi="Arial Narrow"/>
                <w:bCs/>
                <w:strike/>
                <w:color w:val="000000" w:themeColor="text1"/>
                <w:sz w:val="20"/>
                <w:szCs w:val="20"/>
                <w:lang w:val="es-PE" w:eastAsia="es-PE"/>
              </w:rPr>
              <w:t xml:space="preserve"> </w:t>
            </w:r>
          </w:p>
          <w:p w14:paraId="15B774E9" w14:textId="77777777" w:rsidR="005476E4" w:rsidRPr="0090378A" w:rsidRDefault="005476E4" w:rsidP="008C6227">
            <w:pPr>
              <w:pStyle w:val="Prrafodelista"/>
              <w:numPr>
                <w:ilvl w:val="0"/>
                <w:numId w:val="67"/>
              </w:numPr>
              <w:ind w:left="284" w:hanging="284"/>
              <w:rPr>
                <w:rFonts w:ascii="Arial Narrow" w:hAnsi="Arial Narrow"/>
                <w:bCs/>
                <w:color w:val="000000" w:themeColor="text1"/>
                <w:sz w:val="20"/>
                <w:szCs w:val="20"/>
                <w:lang w:val="es-PE" w:eastAsia="es-PE"/>
              </w:rPr>
            </w:pPr>
            <w:r w:rsidRPr="00612A72">
              <w:rPr>
                <w:rFonts w:ascii="Arial Narrow" w:hAnsi="Arial Narrow"/>
                <w:bCs/>
                <w:sz w:val="20"/>
                <w:szCs w:val="20"/>
                <w:lang w:val="es-PE" w:eastAsia="es-PE"/>
              </w:rPr>
              <w:t xml:space="preserve">El sistema validara que </w:t>
            </w:r>
            <w:r w:rsidR="001E702E">
              <w:rPr>
                <w:rFonts w:ascii="Arial Narrow" w:hAnsi="Arial Narrow"/>
                <w:bCs/>
                <w:sz w:val="20"/>
                <w:szCs w:val="20"/>
                <w:lang w:val="es-PE" w:eastAsia="es-PE"/>
              </w:rPr>
              <w:t xml:space="preserve">el </w:t>
            </w:r>
            <w:r w:rsidR="001E702E" w:rsidRPr="0090378A">
              <w:rPr>
                <w:rFonts w:ascii="Arial Narrow" w:hAnsi="Arial Narrow"/>
                <w:bCs/>
                <w:color w:val="000000" w:themeColor="text1"/>
                <w:sz w:val="20"/>
                <w:szCs w:val="20"/>
                <w:lang w:val="es-PE" w:eastAsia="es-PE"/>
              </w:rPr>
              <w:t>Documento Postal de Origen</w:t>
            </w:r>
            <w:r w:rsidRPr="0090378A">
              <w:rPr>
                <w:rFonts w:ascii="Arial Narrow" w:hAnsi="Arial Narrow"/>
                <w:bCs/>
                <w:color w:val="000000" w:themeColor="text1"/>
                <w:sz w:val="20"/>
                <w:szCs w:val="20"/>
                <w:lang w:val="es-PE" w:eastAsia="es-PE"/>
              </w:rPr>
              <w:t xml:space="preserve"> se encuentre registrado en SUNAT, caso contrario rechazara con el mensaje de error “</w:t>
            </w:r>
            <w:r w:rsidR="001E702E" w:rsidRPr="0090378A">
              <w:rPr>
                <w:rFonts w:ascii="Arial Narrow" w:hAnsi="Arial Narrow"/>
                <w:bCs/>
                <w:color w:val="000000" w:themeColor="text1"/>
                <w:sz w:val="20"/>
                <w:szCs w:val="20"/>
                <w:lang w:val="es-PE" w:eastAsia="es-PE"/>
              </w:rPr>
              <w:t>Documento Postal de Origen</w:t>
            </w:r>
            <w:r w:rsidRPr="0090378A">
              <w:rPr>
                <w:rFonts w:ascii="Arial Narrow" w:hAnsi="Arial Narrow"/>
                <w:bCs/>
                <w:color w:val="000000" w:themeColor="text1"/>
                <w:sz w:val="20"/>
                <w:szCs w:val="20"/>
                <w:lang w:val="es-PE" w:eastAsia="es-PE"/>
              </w:rPr>
              <w:t xml:space="preserve"> no se encuentra registrado en SUNAT” </w:t>
            </w:r>
          </w:p>
          <w:p w14:paraId="15B774EA" w14:textId="77777777" w:rsidR="005476E4" w:rsidRDefault="005476E4" w:rsidP="008C6227">
            <w:pPr>
              <w:pStyle w:val="Prrafodelista"/>
              <w:numPr>
                <w:ilvl w:val="0"/>
                <w:numId w:val="67"/>
              </w:numPr>
              <w:ind w:left="284" w:hanging="284"/>
              <w:rPr>
                <w:rFonts w:ascii="Arial Narrow" w:hAnsi="Arial Narrow"/>
                <w:bCs/>
                <w:sz w:val="20"/>
                <w:szCs w:val="20"/>
                <w:lang w:val="es-PE" w:eastAsia="es-PE"/>
              </w:rPr>
            </w:pPr>
            <w:r w:rsidRPr="0090378A">
              <w:rPr>
                <w:rFonts w:ascii="Arial Narrow" w:hAnsi="Arial Narrow"/>
                <w:bCs/>
                <w:color w:val="000000" w:themeColor="text1"/>
                <w:sz w:val="20"/>
                <w:szCs w:val="20"/>
                <w:lang w:val="es-PE" w:eastAsia="es-PE"/>
              </w:rPr>
              <w:t xml:space="preserve">El sistema validara que </w:t>
            </w:r>
            <w:r w:rsidR="001E702E" w:rsidRPr="0090378A">
              <w:rPr>
                <w:rFonts w:ascii="Arial Narrow" w:hAnsi="Arial Narrow"/>
                <w:bCs/>
                <w:color w:val="000000" w:themeColor="text1"/>
                <w:sz w:val="20"/>
                <w:szCs w:val="20"/>
                <w:lang w:val="es-PE" w:eastAsia="es-PE"/>
              </w:rPr>
              <w:t>el Documento Postal de Origen</w:t>
            </w:r>
            <w:r w:rsidRPr="0090378A">
              <w:rPr>
                <w:rFonts w:ascii="Arial Narrow" w:hAnsi="Arial Narrow"/>
                <w:bCs/>
                <w:color w:val="000000" w:themeColor="text1"/>
                <w:sz w:val="20"/>
                <w:szCs w:val="20"/>
                <w:lang w:val="es-PE" w:eastAsia="es-PE"/>
              </w:rPr>
              <w:t xml:space="preserve"> se</w:t>
            </w:r>
            <w:r w:rsidRPr="00612A72">
              <w:rPr>
                <w:rFonts w:ascii="Arial Narrow" w:hAnsi="Arial Narrow"/>
                <w:bCs/>
                <w:sz w:val="20"/>
                <w:szCs w:val="20"/>
                <w:lang w:val="es-PE" w:eastAsia="es-PE"/>
              </w:rPr>
              <w:t xml:space="preserve"> encuentre vinculado a una Declaración DIF, caso contrario rechazara con el mensaje de error “Aviso de Llegada no se encuentra numerado</w:t>
            </w:r>
            <w:r w:rsidR="00874AA1">
              <w:rPr>
                <w:rFonts w:ascii="Arial Narrow" w:hAnsi="Arial Narrow"/>
                <w:bCs/>
                <w:sz w:val="20"/>
                <w:szCs w:val="20"/>
                <w:lang w:val="es-PE" w:eastAsia="es-PE"/>
              </w:rPr>
              <w:t xml:space="preserve"> </w:t>
            </w:r>
            <w:r w:rsidR="00D43CE4" w:rsidRPr="00D43CE4">
              <w:rPr>
                <w:rFonts w:ascii="Arial Narrow" w:hAnsi="Arial Narrow"/>
                <w:bCs/>
                <w:sz w:val="20"/>
                <w:szCs w:val="20"/>
                <w:highlight w:val="yellow"/>
                <w:lang w:val="es-PE" w:eastAsia="es-PE"/>
              </w:rPr>
              <w:t>con DIF</w:t>
            </w:r>
            <w:r w:rsidRPr="00612A72">
              <w:rPr>
                <w:rFonts w:ascii="Arial Narrow" w:hAnsi="Arial Narrow"/>
                <w:bCs/>
                <w:sz w:val="20"/>
                <w:szCs w:val="20"/>
                <w:lang w:val="es-PE" w:eastAsia="es-PE"/>
              </w:rPr>
              <w:t>”</w:t>
            </w:r>
          </w:p>
          <w:p w14:paraId="15B774EB" w14:textId="77777777" w:rsidR="005476E4" w:rsidRPr="00612A72" w:rsidRDefault="001E702E" w:rsidP="008C6227">
            <w:pPr>
              <w:pStyle w:val="Prrafodelista"/>
              <w:numPr>
                <w:ilvl w:val="0"/>
                <w:numId w:val="67"/>
              </w:numPr>
              <w:ind w:left="284" w:hanging="284"/>
              <w:rPr>
                <w:rFonts w:ascii="Arial Narrow" w:hAnsi="Arial Narrow"/>
                <w:bCs/>
                <w:sz w:val="20"/>
                <w:szCs w:val="20"/>
                <w:lang w:val="es-PE" w:eastAsia="es-PE"/>
              </w:rPr>
            </w:pPr>
            <w:r>
              <w:rPr>
                <w:rFonts w:ascii="Arial Narrow" w:hAnsi="Arial Narrow"/>
                <w:bCs/>
                <w:sz w:val="20"/>
                <w:szCs w:val="20"/>
                <w:lang w:val="es-PE" w:eastAsia="es-PE"/>
              </w:rPr>
              <w:t>El Documento Postal de Origen</w:t>
            </w:r>
            <w:r w:rsidR="005476E4">
              <w:rPr>
                <w:rFonts w:ascii="Arial Narrow" w:hAnsi="Arial Narrow"/>
                <w:bCs/>
                <w:sz w:val="20"/>
                <w:szCs w:val="20"/>
                <w:lang w:val="es-PE" w:eastAsia="es-PE"/>
              </w:rPr>
              <w:t xml:space="preserve"> se encuentra registrado y posee DIF, el sistema enviará en respuesta a SERPOST lo siguiente:</w:t>
            </w:r>
          </w:p>
          <w:p w14:paraId="15B774EC" w14:textId="77777777" w:rsidR="005476E4" w:rsidRDefault="005476E4" w:rsidP="00EA326D">
            <w:pPr>
              <w:pStyle w:val="Prrafodelista"/>
              <w:numPr>
                <w:ilvl w:val="1"/>
                <w:numId w:val="173"/>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la DIF (Año y Número)</w:t>
            </w:r>
          </w:p>
          <w:p w14:paraId="15B774ED" w14:textId="77777777" w:rsidR="005476E4" w:rsidRDefault="005476E4" w:rsidP="00EA326D">
            <w:pPr>
              <w:pStyle w:val="Prrafodelista"/>
              <w:numPr>
                <w:ilvl w:val="1"/>
                <w:numId w:val="173"/>
              </w:numPr>
              <w:ind w:left="638" w:hanging="283"/>
              <w:rPr>
                <w:rFonts w:ascii="Arial Narrow" w:hAnsi="Arial Narrow"/>
                <w:bCs/>
                <w:sz w:val="20"/>
                <w:szCs w:val="20"/>
                <w:lang w:val="es-PE" w:eastAsia="es-PE"/>
              </w:rPr>
            </w:pPr>
            <w:r>
              <w:rPr>
                <w:rFonts w:ascii="Arial Narrow" w:hAnsi="Arial Narrow"/>
                <w:bCs/>
                <w:sz w:val="20"/>
                <w:szCs w:val="20"/>
                <w:lang w:val="es-PE" w:eastAsia="es-PE"/>
              </w:rPr>
              <w:t>Fecha y Hora de Numeración de la DIF</w:t>
            </w:r>
          </w:p>
          <w:p w14:paraId="15B774EE" w14:textId="77777777" w:rsidR="005476E4" w:rsidRDefault="005476E4" w:rsidP="00EA326D">
            <w:pPr>
              <w:pStyle w:val="Prrafodelista"/>
              <w:numPr>
                <w:ilvl w:val="1"/>
                <w:numId w:val="173"/>
              </w:numPr>
              <w:ind w:left="638" w:hanging="283"/>
              <w:rPr>
                <w:rFonts w:ascii="Arial Narrow" w:hAnsi="Arial Narrow"/>
                <w:bCs/>
                <w:sz w:val="20"/>
                <w:szCs w:val="20"/>
                <w:lang w:val="es-PE" w:eastAsia="es-PE"/>
              </w:rPr>
            </w:pPr>
            <w:r>
              <w:rPr>
                <w:rFonts w:ascii="Arial Narrow" w:hAnsi="Arial Narrow"/>
                <w:bCs/>
                <w:sz w:val="20"/>
                <w:szCs w:val="20"/>
                <w:lang w:val="es-PE" w:eastAsia="es-PE"/>
              </w:rPr>
              <w:t>Descripción de Mercancía por Serie:</w:t>
            </w:r>
          </w:p>
          <w:p w14:paraId="15B774EF" w14:textId="77777777" w:rsidR="005476E4" w:rsidRDefault="005476E4" w:rsidP="00EA326D">
            <w:pPr>
              <w:pStyle w:val="Prrafodelista"/>
              <w:numPr>
                <w:ilvl w:val="2"/>
                <w:numId w:val="174"/>
              </w:numPr>
              <w:ind w:left="922" w:hanging="284"/>
              <w:rPr>
                <w:rFonts w:ascii="Arial Narrow" w:hAnsi="Arial Narrow"/>
                <w:bCs/>
                <w:sz w:val="20"/>
                <w:szCs w:val="20"/>
                <w:lang w:val="es-PE" w:eastAsia="es-PE"/>
              </w:rPr>
            </w:pPr>
            <w:r>
              <w:rPr>
                <w:rFonts w:ascii="Arial Narrow" w:hAnsi="Arial Narrow"/>
                <w:bCs/>
                <w:sz w:val="20"/>
                <w:szCs w:val="20"/>
                <w:lang w:val="es-PE" w:eastAsia="es-PE"/>
              </w:rPr>
              <w:t>Número de serie</w:t>
            </w:r>
          </w:p>
          <w:p w14:paraId="15B774F0" w14:textId="77777777" w:rsidR="005476E4" w:rsidRDefault="005476E4" w:rsidP="00EA326D">
            <w:pPr>
              <w:pStyle w:val="Prrafodelista"/>
              <w:numPr>
                <w:ilvl w:val="2"/>
                <w:numId w:val="174"/>
              </w:numPr>
              <w:ind w:left="922" w:hanging="284"/>
              <w:rPr>
                <w:rFonts w:ascii="Arial Narrow" w:hAnsi="Arial Narrow"/>
                <w:bCs/>
                <w:sz w:val="20"/>
                <w:szCs w:val="20"/>
                <w:lang w:val="es-PE" w:eastAsia="es-PE"/>
              </w:rPr>
            </w:pPr>
            <w:r>
              <w:rPr>
                <w:rFonts w:ascii="Arial Narrow" w:hAnsi="Arial Narrow"/>
                <w:bCs/>
                <w:sz w:val="20"/>
                <w:szCs w:val="20"/>
                <w:lang w:val="es-PE" w:eastAsia="es-PE"/>
              </w:rPr>
              <w:t xml:space="preserve">Partida Arancelaria </w:t>
            </w:r>
          </w:p>
          <w:p w14:paraId="15B774F1" w14:textId="77777777" w:rsidR="005476E4" w:rsidRDefault="005476E4" w:rsidP="00EA326D">
            <w:pPr>
              <w:pStyle w:val="Prrafodelista"/>
              <w:numPr>
                <w:ilvl w:val="2"/>
                <w:numId w:val="174"/>
              </w:numPr>
              <w:ind w:left="922" w:hanging="284"/>
              <w:rPr>
                <w:rFonts w:ascii="Arial Narrow" w:hAnsi="Arial Narrow"/>
                <w:bCs/>
                <w:sz w:val="20"/>
                <w:szCs w:val="20"/>
                <w:lang w:val="es-PE" w:eastAsia="es-PE"/>
              </w:rPr>
            </w:pPr>
            <w:r>
              <w:rPr>
                <w:rFonts w:ascii="Arial Narrow" w:hAnsi="Arial Narrow"/>
                <w:bCs/>
                <w:sz w:val="20"/>
                <w:szCs w:val="20"/>
                <w:lang w:val="es-PE" w:eastAsia="es-PE"/>
              </w:rPr>
              <w:t>Código de Tratamiento Preferencial</w:t>
            </w:r>
          </w:p>
          <w:p w14:paraId="15B774F2" w14:textId="77777777" w:rsidR="005476E4" w:rsidRDefault="005476E4" w:rsidP="00EA326D">
            <w:pPr>
              <w:pStyle w:val="Prrafodelista"/>
              <w:numPr>
                <w:ilvl w:val="2"/>
                <w:numId w:val="174"/>
              </w:numPr>
              <w:ind w:left="922" w:hanging="284"/>
              <w:rPr>
                <w:rFonts w:ascii="Arial Narrow" w:hAnsi="Arial Narrow"/>
                <w:bCs/>
                <w:sz w:val="20"/>
                <w:szCs w:val="20"/>
                <w:lang w:val="es-PE" w:eastAsia="es-PE"/>
              </w:rPr>
            </w:pPr>
            <w:r>
              <w:rPr>
                <w:rFonts w:ascii="Arial Narrow" w:hAnsi="Arial Narrow"/>
                <w:bCs/>
                <w:sz w:val="20"/>
                <w:szCs w:val="20"/>
                <w:lang w:val="es-PE" w:eastAsia="es-PE"/>
              </w:rPr>
              <w:t>Descripción de la Mercancía</w:t>
            </w:r>
          </w:p>
          <w:p w14:paraId="15B774F3" w14:textId="77777777" w:rsidR="005476E4" w:rsidRDefault="00DE3606" w:rsidP="00EA326D">
            <w:pPr>
              <w:pStyle w:val="Prrafodelista"/>
              <w:numPr>
                <w:ilvl w:val="2"/>
                <w:numId w:val="174"/>
              </w:numPr>
              <w:ind w:left="922" w:hanging="284"/>
              <w:rPr>
                <w:rFonts w:ascii="Arial Narrow" w:hAnsi="Arial Narrow"/>
                <w:bCs/>
                <w:sz w:val="20"/>
                <w:szCs w:val="20"/>
                <w:lang w:val="es-PE" w:eastAsia="es-PE"/>
              </w:rPr>
            </w:pPr>
            <w:r>
              <w:rPr>
                <w:rFonts w:ascii="Arial Narrow" w:hAnsi="Arial Narrow"/>
                <w:bCs/>
                <w:sz w:val="20"/>
                <w:szCs w:val="20"/>
                <w:lang w:val="es-PE" w:eastAsia="es-PE"/>
              </w:rPr>
              <w:t>Año</w:t>
            </w:r>
            <w:r w:rsidR="00D43CE4" w:rsidRPr="00D43CE4">
              <w:rPr>
                <w:rFonts w:ascii="Arial Narrow" w:hAnsi="Arial Narrow"/>
                <w:bCs/>
                <w:sz w:val="20"/>
                <w:szCs w:val="20"/>
                <w:highlight w:val="yellow"/>
                <w:lang w:val="es-PE" w:eastAsia="es-PE"/>
              </w:rPr>
              <w:t>, tipo</w:t>
            </w:r>
            <w:r>
              <w:rPr>
                <w:rFonts w:ascii="Arial Narrow" w:hAnsi="Arial Narrow"/>
                <w:bCs/>
                <w:sz w:val="20"/>
                <w:szCs w:val="20"/>
                <w:lang w:val="es-PE" w:eastAsia="es-PE"/>
              </w:rPr>
              <w:t xml:space="preserve"> y Número de aviso de llegada</w:t>
            </w:r>
          </w:p>
          <w:p w14:paraId="15B774F4" w14:textId="77777777" w:rsidR="005476E4" w:rsidRDefault="005476E4" w:rsidP="00EA326D">
            <w:pPr>
              <w:pStyle w:val="Prrafodelista"/>
              <w:numPr>
                <w:ilvl w:val="2"/>
                <w:numId w:val="174"/>
              </w:numPr>
              <w:ind w:left="922" w:hanging="284"/>
              <w:rPr>
                <w:rFonts w:ascii="Arial Narrow" w:hAnsi="Arial Narrow"/>
                <w:bCs/>
                <w:sz w:val="20"/>
                <w:szCs w:val="20"/>
                <w:lang w:val="es-PE" w:eastAsia="es-PE"/>
              </w:rPr>
            </w:pPr>
            <w:r>
              <w:rPr>
                <w:rFonts w:ascii="Arial Narrow" w:hAnsi="Arial Narrow"/>
                <w:bCs/>
                <w:sz w:val="20"/>
                <w:szCs w:val="20"/>
                <w:lang w:val="es-PE" w:eastAsia="es-PE"/>
              </w:rPr>
              <w:t>Número de Documento Postal de Origen</w:t>
            </w:r>
          </w:p>
          <w:p w14:paraId="15B774F5" w14:textId="77777777" w:rsidR="005476E4" w:rsidRDefault="005476E4" w:rsidP="00EA326D">
            <w:pPr>
              <w:pStyle w:val="Prrafodelista"/>
              <w:numPr>
                <w:ilvl w:val="2"/>
                <w:numId w:val="174"/>
              </w:numPr>
              <w:ind w:left="922" w:hanging="284"/>
              <w:rPr>
                <w:rFonts w:ascii="Arial Narrow" w:hAnsi="Arial Narrow"/>
                <w:bCs/>
                <w:sz w:val="20"/>
                <w:szCs w:val="20"/>
                <w:lang w:val="es-PE" w:eastAsia="es-PE"/>
              </w:rPr>
            </w:pPr>
            <w:r>
              <w:rPr>
                <w:rFonts w:ascii="Arial Narrow" w:hAnsi="Arial Narrow"/>
                <w:bCs/>
                <w:sz w:val="20"/>
                <w:szCs w:val="20"/>
                <w:lang w:val="es-PE" w:eastAsia="es-PE"/>
              </w:rPr>
              <w:t>Tipo de Unidad Física</w:t>
            </w:r>
          </w:p>
          <w:p w14:paraId="15B774F6" w14:textId="77777777" w:rsidR="005476E4" w:rsidRDefault="005476E4" w:rsidP="00EA326D">
            <w:pPr>
              <w:pStyle w:val="Prrafodelista"/>
              <w:numPr>
                <w:ilvl w:val="2"/>
                <w:numId w:val="174"/>
              </w:numPr>
              <w:ind w:left="922" w:hanging="284"/>
              <w:rPr>
                <w:rFonts w:ascii="Arial Narrow" w:hAnsi="Arial Narrow"/>
                <w:bCs/>
                <w:sz w:val="20"/>
                <w:szCs w:val="20"/>
                <w:lang w:val="es-PE" w:eastAsia="es-PE"/>
              </w:rPr>
            </w:pPr>
            <w:r>
              <w:rPr>
                <w:rFonts w:ascii="Arial Narrow" w:hAnsi="Arial Narrow"/>
                <w:bCs/>
                <w:sz w:val="20"/>
                <w:szCs w:val="20"/>
                <w:lang w:val="es-PE" w:eastAsia="es-PE"/>
              </w:rPr>
              <w:t>Cantidad de Unidad Física</w:t>
            </w:r>
          </w:p>
          <w:p w14:paraId="15B774F7" w14:textId="77777777" w:rsidR="005476E4" w:rsidRDefault="005476E4" w:rsidP="00EA326D">
            <w:pPr>
              <w:pStyle w:val="Prrafodelista"/>
              <w:numPr>
                <w:ilvl w:val="2"/>
                <w:numId w:val="174"/>
              </w:numPr>
              <w:ind w:left="922" w:hanging="284"/>
              <w:rPr>
                <w:rFonts w:ascii="Arial Narrow" w:hAnsi="Arial Narrow"/>
                <w:bCs/>
                <w:sz w:val="20"/>
                <w:szCs w:val="20"/>
                <w:lang w:val="es-PE" w:eastAsia="es-PE"/>
              </w:rPr>
            </w:pPr>
            <w:r>
              <w:rPr>
                <w:rFonts w:ascii="Arial Narrow" w:hAnsi="Arial Narrow"/>
                <w:bCs/>
                <w:sz w:val="20"/>
                <w:szCs w:val="20"/>
                <w:lang w:val="es-PE" w:eastAsia="es-PE"/>
              </w:rPr>
              <w:t>Peso (en Kg.)</w:t>
            </w:r>
          </w:p>
          <w:p w14:paraId="15B774F8" w14:textId="77777777" w:rsidR="005476E4" w:rsidRDefault="005476E4" w:rsidP="00EA326D">
            <w:pPr>
              <w:pStyle w:val="Prrafodelista"/>
              <w:numPr>
                <w:ilvl w:val="2"/>
                <w:numId w:val="174"/>
              </w:numPr>
              <w:ind w:left="922" w:hanging="284"/>
              <w:rPr>
                <w:rFonts w:ascii="Arial Narrow" w:hAnsi="Arial Narrow"/>
                <w:bCs/>
                <w:sz w:val="20"/>
                <w:szCs w:val="20"/>
                <w:lang w:val="es-PE" w:eastAsia="es-PE"/>
              </w:rPr>
            </w:pPr>
            <w:r>
              <w:rPr>
                <w:rFonts w:ascii="Arial Narrow" w:hAnsi="Arial Narrow"/>
                <w:bCs/>
                <w:sz w:val="20"/>
                <w:szCs w:val="20"/>
                <w:lang w:val="es-PE" w:eastAsia="es-PE"/>
              </w:rPr>
              <w:t>Cantidad de bultos</w:t>
            </w:r>
          </w:p>
          <w:p w14:paraId="15B774F9" w14:textId="77777777" w:rsidR="005476E4" w:rsidRDefault="005476E4" w:rsidP="00EA326D">
            <w:pPr>
              <w:pStyle w:val="Prrafodelista"/>
              <w:numPr>
                <w:ilvl w:val="1"/>
                <w:numId w:val="173"/>
              </w:numPr>
              <w:ind w:left="638" w:hanging="283"/>
              <w:rPr>
                <w:rFonts w:ascii="Arial Narrow" w:hAnsi="Arial Narrow"/>
                <w:bCs/>
                <w:sz w:val="20"/>
                <w:szCs w:val="20"/>
                <w:lang w:val="es-PE" w:eastAsia="es-PE"/>
              </w:rPr>
            </w:pPr>
            <w:r>
              <w:rPr>
                <w:rFonts w:ascii="Arial Narrow" w:hAnsi="Arial Narrow"/>
                <w:bCs/>
                <w:sz w:val="20"/>
                <w:szCs w:val="20"/>
                <w:lang w:val="es-PE" w:eastAsia="es-PE"/>
              </w:rPr>
              <w:t>Total de Series (Cantidad de Series de la DIF)</w:t>
            </w:r>
          </w:p>
          <w:p w14:paraId="15B774FA" w14:textId="77777777" w:rsidR="005476E4" w:rsidRDefault="005476E4" w:rsidP="00EA326D">
            <w:pPr>
              <w:pStyle w:val="Prrafodelista"/>
              <w:numPr>
                <w:ilvl w:val="1"/>
                <w:numId w:val="173"/>
              </w:numPr>
              <w:ind w:left="638" w:hanging="283"/>
              <w:rPr>
                <w:rFonts w:ascii="Arial Narrow" w:hAnsi="Arial Narrow"/>
                <w:bCs/>
                <w:sz w:val="20"/>
                <w:szCs w:val="20"/>
                <w:lang w:val="es-PE" w:eastAsia="es-PE"/>
              </w:rPr>
            </w:pPr>
            <w:r>
              <w:rPr>
                <w:rFonts w:ascii="Arial Narrow" w:hAnsi="Arial Narrow"/>
                <w:bCs/>
                <w:sz w:val="20"/>
                <w:szCs w:val="20"/>
                <w:lang w:val="es-PE" w:eastAsia="es-PE"/>
              </w:rPr>
              <w:t>Total Valor FOB</w:t>
            </w:r>
          </w:p>
          <w:p w14:paraId="15B774FB" w14:textId="77777777" w:rsidR="005476E4" w:rsidRDefault="005476E4" w:rsidP="00EA326D">
            <w:pPr>
              <w:pStyle w:val="Prrafodelista"/>
              <w:numPr>
                <w:ilvl w:val="1"/>
                <w:numId w:val="173"/>
              </w:numPr>
              <w:ind w:left="638" w:hanging="283"/>
              <w:rPr>
                <w:rFonts w:ascii="Arial Narrow" w:hAnsi="Arial Narrow"/>
                <w:bCs/>
                <w:sz w:val="20"/>
                <w:szCs w:val="20"/>
                <w:lang w:val="es-PE" w:eastAsia="es-PE"/>
              </w:rPr>
            </w:pPr>
            <w:r>
              <w:rPr>
                <w:rFonts w:ascii="Arial Narrow" w:hAnsi="Arial Narrow"/>
                <w:bCs/>
                <w:sz w:val="20"/>
                <w:szCs w:val="20"/>
                <w:lang w:val="es-PE" w:eastAsia="es-PE"/>
              </w:rPr>
              <w:t>Total Flete</w:t>
            </w:r>
          </w:p>
          <w:p w14:paraId="15B774FC" w14:textId="77777777" w:rsidR="005476E4" w:rsidRDefault="005476E4" w:rsidP="00EA326D">
            <w:pPr>
              <w:pStyle w:val="Prrafodelista"/>
              <w:numPr>
                <w:ilvl w:val="1"/>
                <w:numId w:val="173"/>
              </w:numPr>
              <w:ind w:left="638" w:hanging="283"/>
              <w:rPr>
                <w:rFonts w:ascii="Arial Narrow" w:hAnsi="Arial Narrow"/>
                <w:bCs/>
                <w:sz w:val="20"/>
                <w:szCs w:val="20"/>
                <w:lang w:val="es-PE" w:eastAsia="es-PE"/>
              </w:rPr>
            </w:pPr>
            <w:r>
              <w:rPr>
                <w:rFonts w:ascii="Arial Narrow" w:hAnsi="Arial Narrow"/>
                <w:bCs/>
                <w:sz w:val="20"/>
                <w:szCs w:val="20"/>
                <w:lang w:val="es-PE" w:eastAsia="es-PE"/>
              </w:rPr>
              <w:t>Total Seguro</w:t>
            </w:r>
          </w:p>
          <w:p w14:paraId="15B774FD" w14:textId="77777777" w:rsidR="005476E4" w:rsidRDefault="005476E4" w:rsidP="00EA326D">
            <w:pPr>
              <w:pStyle w:val="Prrafodelista"/>
              <w:numPr>
                <w:ilvl w:val="1"/>
                <w:numId w:val="173"/>
              </w:numPr>
              <w:ind w:left="638" w:hanging="283"/>
              <w:rPr>
                <w:rFonts w:ascii="Arial Narrow" w:hAnsi="Arial Narrow"/>
                <w:bCs/>
                <w:sz w:val="20"/>
                <w:szCs w:val="20"/>
                <w:lang w:val="es-PE" w:eastAsia="es-PE"/>
              </w:rPr>
            </w:pPr>
            <w:r>
              <w:rPr>
                <w:rFonts w:ascii="Arial Narrow" w:hAnsi="Arial Narrow"/>
                <w:bCs/>
                <w:sz w:val="20"/>
                <w:szCs w:val="20"/>
                <w:lang w:val="es-PE" w:eastAsia="es-PE"/>
              </w:rPr>
              <w:t>Total valor CIF</w:t>
            </w:r>
          </w:p>
          <w:p w14:paraId="15B774FE" w14:textId="77777777" w:rsidR="005476E4" w:rsidRDefault="005476E4" w:rsidP="00EA326D">
            <w:pPr>
              <w:pStyle w:val="Prrafodelista"/>
              <w:numPr>
                <w:ilvl w:val="1"/>
                <w:numId w:val="173"/>
              </w:numPr>
              <w:ind w:left="638" w:hanging="283"/>
              <w:rPr>
                <w:rFonts w:ascii="Arial Narrow" w:hAnsi="Arial Narrow"/>
                <w:bCs/>
                <w:sz w:val="20"/>
                <w:szCs w:val="20"/>
                <w:lang w:val="es-PE" w:eastAsia="es-PE"/>
              </w:rPr>
            </w:pPr>
            <w:r>
              <w:rPr>
                <w:rFonts w:ascii="Arial Narrow" w:hAnsi="Arial Narrow"/>
                <w:bCs/>
                <w:sz w:val="20"/>
                <w:szCs w:val="20"/>
                <w:lang w:val="es-PE" w:eastAsia="es-PE"/>
              </w:rPr>
              <w:t>Total Peso</w:t>
            </w:r>
          </w:p>
          <w:p w14:paraId="15B774FF" w14:textId="77777777" w:rsidR="005476E4" w:rsidRDefault="005476E4" w:rsidP="00EA326D">
            <w:pPr>
              <w:pStyle w:val="Prrafodelista"/>
              <w:numPr>
                <w:ilvl w:val="1"/>
                <w:numId w:val="173"/>
              </w:numPr>
              <w:ind w:left="638" w:hanging="283"/>
              <w:rPr>
                <w:rFonts w:ascii="Arial Narrow" w:hAnsi="Arial Narrow"/>
                <w:bCs/>
                <w:sz w:val="20"/>
                <w:szCs w:val="20"/>
                <w:lang w:val="es-PE" w:eastAsia="es-PE"/>
              </w:rPr>
            </w:pPr>
            <w:r>
              <w:rPr>
                <w:rFonts w:ascii="Arial Narrow" w:hAnsi="Arial Narrow"/>
                <w:bCs/>
                <w:sz w:val="20"/>
                <w:szCs w:val="20"/>
                <w:lang w:val="es-PE" w:eastAsia="es-PE"/>
              </w:rPr>
              <w:t>Total Bultos</w:t>
            </w:r>
          </w:p>
          <w:p w14:paraId="15B77500" w14:textId="77777777" w:rsidR="005476E4" w:rsidRDefault="005476E4" w:rsidP="00EA326D">
            <w:pPr>
              <w:pStyle w:val="Prrafodelista"/>
              <w:numPr>
                <w:ilvl w:val="1"/>
                <w:numId w:val="173"/>
              </w:numPr>
              <w:ind w:left="638" w:hanging="283"/>
              <w:rPr>
                <w:rFonts w:ascii="Arial Narrow" w:hAnsi="Arial Narrow"/>
                <w:bCs/>
                <w:sz w:val="20"/>
                <w:szCs w:val="20"/>
                <w:lang w:val="es-PE" w:eastAsia="es-PE"/>
              </w:rPr>
            </w:pPr>
            <w:r>
              <w:rPr>
                <w:rFonts w:ascii="Arial Narrow" w:hAnsi="Arial Narrow"/>
                <w:bCs/>
                <w:sz w:val="20"/>
                <w:szCs w:val="20"/>
                <w:lang w:val="es-PE" w:eastAsia="es-PE"/>
              </w:rPr>
              <w:t>Total Tributos a Pagar</w:t>
            </w:r>
          </w:p>
          <w:p w14:paraId="15B77501" w14:textId="77777777" w:rsidR="005476E4" w:rsidRDefault="005476E4" w:rsidP="00EA326D">
            <w:pPr>
              <w:pStyle w:val="Prrafodelista"/>
              <w:numPr>
                <w:ilvl w:val="1"/>
                <w:numId w:val="173"/>
              </w:numPr>
              <w:ind w:left="638" w:hanging="283"/>
              <w:rPr>
                <w:rFonts w:ascii="Arial Narrow" w:hAnsi="Arial Narrow"/>
                <w:bCs/>
                <w:sz w:val="20"/>
                <w:szCs w:val="20"/>
                <w:lang w:val="es-PE" w:eastAsia="es-PE"/>
              </w:rPr>
            </w:pPr>
            <w:r w:rsidRPr="00174576">
              <w:rPr>
                <w:rFonts w:ascii="Arial Narrow" w:hAnsi="Arial Narrow"/>
                <w:bCs/>
                <w:sz w:val="20"/>
                <w:szCs w:val="20"/>
                <w:lang w:val="es-PE" w:eastAsia="es-PE"/>
              </w:rPr>
              <w:t xml:space="preserve">Ultimo día de pago  </w:t>
            </w:r>
          </w:p>
          <w:p w14:paraId="15B77502" w14:textId="77777777" w:rsidR="005476E4" w:rsidRPr="00174576" w:rsidRDefault="005476E4" w:rsidP="00EA326D">
            <w:pPr>
              <w:pStyle w:val="Prrafodelista"/>
              <w:numPr>
                <w:ilvl w:val="1"/>
                <w:numId w:val="173"/>
              </w:numPr>
              <w:ind w:left="638" w:hanging="283"/>
              <w:rPr>
                <w:rFonts w:ascii="Arial Narrow" w:hAnsi="Arial Narrow"/>
                <w:bCs/>
                <w:sz w:val="20"/>
                <w:szCs w:val="20"/>
                <w:lang w:val="es-PE" w:eastAsia="es-PE"/>
              </w:rPr>
            </w:pPr>
            <w:r w:rsidRPr="00174576">
              <w:rPr>
                <w:rFonts w:ascii="Arial Narrow" w:hAnsi="Arial Narrow"/>
                <w:bCs/>
                <w:sz w:val="20"/>
                <w:szCs w:val="20"/>
                <w:lang w:val="es-PE" w:eastAsia="es-PE"/>
              </w:rPr>
              <w:t>Código de Funcionario Aduanero que numeró la declaración</w:t>
            </w:r>
          </w:p>
          <w:p w14:paraId="15B77503" w14:textId="77777777" w:rsidR="005476E4" w:rsidRDefault="005476E4" w:rsidP="00EA326D">
            <w:pPr>
              <w:pStyle w:val="Prrafodelista"/>
              <w:numPr>
                <w:ilvl w:val="1"/>
                <w:numId w:val="173"/>
              </w:numPr>
              <w:ind w:left="638" w:hanging="283"/>
              <w:rPr>
                <w:rFonts w:ascii="Arial Narrow" w:hAnsi="Arial Narrow"/>
                <w:bCs/>
                <w:sz w:val="20"/>
                <w:szCs w:val="20"/>
                <w:lang w:val="es-PE" w:eastAsia="es-PE"/>
              </w:rPr>
            </w:pPr>
            <w:r>
              <w:rPr>
                <w:rFonts w:ascii="Arial Narrow" w:hAnsi="Arial Narrow"/>
                <w:bCs/>
                <w:sz w:val="20"/>
                <w:szCs w:val="20"/>
                <w:lang w:val="es-PE" w:eastAsia="es-PE"/>
              </w:rPr>
              <w:t>Código de Funcionario de Serpost que participó en la diligencia de reconocimiento físico.</w:t>
            </w:r>
          </w:p>
          <w:p w14:paraId="15B77504" w14:textId="77777777" w:rsidR="005476E4" w:rsidRDefault="005476E4" w:rsidP="00EA326D">
            <w:pPr>
              <w:pStyle w:val="Prrafodelista"/>
              <w:numPr>
                <w:ilvl w:val="1"/>
                <w:numId w:val="173"/>
              </w:numPr>
              <w:ind w:left="638" w:hanging="283"/>
              <w:rPr>
                <w:rFonts w:ascii="Arial Narrow" w:hAnsi="Arial Narrow"/>
                <w:bCs/>
                <w:sz w:val="20"/>
                <w:szCs w:val="20"/>
                <w:lang w:val="es-PE" w:eastAsia="es-PE"/>
              </w:rPr>
            </w:pPr>
            <w:r>
              <w:rPr>
                <w:rFonts w:ascii="Arial Narrow" w:hAnsi="Arial Narrow"/>
                <w:bCs/>
                <w:sz w:val="20"/>
                <w:szCs w:val="20"/>
                <w:lang w:val="es-PE" w:eastAsia="es-PE"/>
              </w:rPr>
              <w:t>Código verificador</w:t>
            </w:r>
          </w:p>
          <w:p w14:paraId="15B77505" w14:textId="77777777" w:rsidR="005476E4" w:rsidRPr="00612A72" w:rsidRDefault="005476E4" w:rsidP="008C6227">
            <w:pPr>
              <w:rPr>
                <w:rFonts w:ascii="Arial Narrow" w:hAnsi="Arial Narrow"/>
                <w:bCs/>
                <w:sz w:val="20"/>
                <w:szCs w:val="20"/>
                <w:lang w:val="es-PE" w:eastAsia="es-PE"/>
              </w:rPr>
            </w:pPr>
            <w:r>
              <w:rPr>
                <w:rFonts w:ascii="Arial Narrow" w:hAnsi="Arial Narrow"/>
                <w:bCs/>
                <w:sz w:val="20"/>
                <w:szCs w:val="20"/>
                <w:lang w:val="es-PE" w:eastAsia="es-PE"/>
              </w:rPr>
              <w:t>En caso el sistema no encuentre ningún envío para los parámetros enviados, deberá devolver el mensaje “No existen registros para los parámetros enviados”</w:t>
            </w:r>
          </w:p>
        </w:tc>
        <w:tc>
          <w:tcPr>
            <w:tcW w:w="1134" w:type="dxa"/>
            <w:gridSpan w:val="2"/>
            <w:shd w:val="clear" w:color="auto" w:fill="auto"/>
          </w:tcPr>
          <w:p w14:paraId="15B77506" w14:textId="77777777" w:rsidR="005476E4" w:rsidRPr="0091649D" w:rsidRDefault="005476E4" w:rsidP="008C6227">
            <w:pPr>
              <w:pStyle w:val="Textodeglobo"/>
              <w:spacing w:before="40" w:after="40"/>
              <w:jc w:val="center"/>
              <w:rPr>
                <w:rFonts w:ascii="Arial Narrow" w:hAnsi="Arial Narrow" w:cs="Arial Narrow"/>
                <w:sz w:val="20"/>
                <w:szCs w:val="20"/>
                <w:lang w:eastAsia="es-ES"/>
              </w:rPr>
            </w:pPr>
          </w:p>
        </w:tc>
        <w:tc>
          <w:tcPr>
            <w:tcW w:w="851" w:type="dxa"/>
            <w:shd w:val="clear" w:color="auto" w:fill="auto"/>
          </w:tcPr>
          <w:p w14:paraId="15B77507" w14:textId="77777777" w:rsidR="005476E4" w:rsidRPr="00A77693" w:rsidRDefault="005476E4" w:rsidP="008C6227">
            <w:pPr>
              <w:pStyle w:val="Textodeglobo"/>
              <w:spacing w:before="40" w:after="40"/>
              <w:jc w:val="left"/>
              <w:rPr>
                <w:rFonts w:ascii="Arial Narrow" w:hAnsi="Arial Narrow" w:cs="Arial Narrow"/>
                <w:sz w:val="20"/>
                <w:szCs w:val="20"/>
                <w:lang w:eastAsia="es-ES"/>
              </w:rPr>
            </w:pPr>
          </w:p>
        </w:tc>
      </w:tr>
      <w:tr w:rsidR="005476E4" w:rsidRPr="00A77693" w14:paraId="15B7751F" w14:textId="77777777" w:rsidTr="00B57E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tcPr>
          <w:p w14:paraId="15B77509" w14:textId="77777777" w:rsidR="005476E4" w:rsidRDefault="005476E4" w:rsidP="008C6227">
            <w:pPr>
              <w:pStyle w:val="Textodeglobo"/>
              <w:spacing w:before="40" w:after="40"/>
              <w:rPr>
                <w:rFonts w:ascii="Arial Narrow" w:hAnsi="Arial Narrow" w:cs="Arial Narrow"/>
                <w:sz w:val="20"/>
                <w:szCs w:val="20"/>
                <w:lang w:eastAsia="es-ES"/>
              </w:rPr>
            </w:pPr>
            <w:r>
              <w:rPr>
                <w:rFonts w:ascii="Arial Narrow" w:hAnsi="Arial Narrow" w:cs="Arial Narrow"/>
                <w:sz w:val="20"/>
                <w:szCs w:val="20"/>
                <w:lang w:eastAsia="es-ES"/>
              </w:rPr>
              <w:t>RF13</w:t>
            </w:r>
          </w:p>
        </w:tc>
        <w:tc>
          <w:tcPr>
            <w:tcW w:w="1418" w:type="dxa"/>
            <w:shd w:val="clear" w:color="auto" w:fill="auto"/>
          </w:tcPr>
          <w:p w14:paraId="15B7750A" w14:textId="77777777" w:rsidR="005476E4" w:rsidRPr="008921AF" w:rsidRDefault="005476E4" w:rsidP="008C6227">
            <w:pPr>
              <w:pStyle w:val="Textodeglobo"/>
              <w:spacing w:before="40" w:after="40"/>
              <w:rPr>
                <w:rFonts w:ascii="Arial Narrow" w:hAnsi="Arial Narrow" w:cs="Arial Narrow"/>
                <w:sz w:val="20"/>
                <w:szCs w:val="20"/>
              </w:rPr>
            </w:pPr>
            <w:r w:rsidRPr="008921AF">
              <w:rPr>
                <w:rFonts w:ascii="Arial Narrow" w:hAnsi="Arial Narrow" w:cs="Arial Narrow"/>
                <w:sz w:val="20"/>
                <w:szCs w:val="20"/>
              </w:rPr>
              <w:t>Cambiar Estado de</w:t>
            </w:r>
            <w:r w:rsidR="000B3140">
              <w:rPr>
                <w:rFonts w:ascii="Arial Narrow" w:hAnsi="Arial Narrow" w:cs="Arial Narrow"/>
                <w:sz w:val="20"/>
                <w:szCs w:val="20"/>
              </w:rPr>
              <w:t xml:space="preserve">l </w:t>
            </w:r>
            <w:r>
              <w:rPr>
                <w:rFonts w:ascii="Arial Narrow" w:hAnsi="Arial Narrow" w:cs="Arial Narrow"/>
                <w:sz w:val="20"/>
                <w:szCs w:val="20"/>
              </w:rPr>
              <w:t>Documento Postal de Origen DPO</w:t>
            </w:r>
          </w:p>
        </w:tc>
        <w:tc>
          <w:tcPr>
            <w:tcW w:w="4677" w:type="dxa"/>
            <w:gridSpan w:val="6"/>
            <w:shd w:val="clear" w:color="auto" w:fill="auto"/>
            <w:vAlign w:val="center"/>
          </w:tcPr>
          <w:p w14:paraId="15B7750B" w14:textId="77777777" w:rsidR="005476E4" w:rsidRPr="008921AF" w:rsidRDefault="005476E4" w:rsidP="008C6227">
            <w:pPr>
              <w:rPr>
                <w:rFonts w:ascii="Arial Narrow" w:hAnsi="Arial Narrow"/>
                <w:bCs/>
                <w:sz w:val="20"/>
                <w:szCs w:val="20"/>
                <w:lang w:val="es-PE" w:eastAsia="es-PE"/>
              </w:rPr>
            </w:pPr>
            <w:r w:rsidRPr="008921AF">
              <w:rPr>
                <w:rFonts w:ascii="Arial Narrow" w:hAnsi="Arial Narrow"/>
                <w:bCs/>
                <w:sz w:val="20"/>
                <w:szCs w:val="20"/>
                <w:lang w:val="es-PE" w:eastAsia="es-PE"/>
              </w:rPr>
              <w:t>Se requiere contar con una opción para que el funcionario SUNAT pueda cambiar el estado de</w:t>
            </w:r>
            <w:r w:rsidR="00B57E72">
              <w:rPr>
                <w:rFonts w:ascii="Arial Narrow" w:hAnsi="Arial Narrow"/>
                <w:bCs/>
                <w:sz w:val="20"/>
                <w:szCs w:val="20"/>
                <w:lang w:val="es-PE" w:eastAsia="es-PE"/>
              </w:rPr>
              <w:t xml:space="preserve"> la DPO</w:t>
            </w:r>
            <w:r w:rsidRPr="008921AF">
              <w:rPr>
                <w:rFonts w:ascii="Arial Narrow" w:hAnsi="Arial Narrow"/>
                <w:bCs/>
                <w:sz w:val="20"/>
                <w:szCs w:val="20"/>
                <w:lang w:val="es-PE" w:eastAsia="es-PE"/>
              </w:rPr>
              <w:t xml:space="preserve"> que pudiera encontr</w:t>
            </w:r>
            <w:r>
              <w:rPr>
                <w:rFonts w:ascii="Arial Narrow" w:hAnsi="Arial Narrow"/>
                <w:bCs/>
                <w:sz w:val="20"/>
                <w:szCs w:val="20"/>
                <w:lang w:val="es-PE" w:eastAsia="es-PE"/>
              </w:rPr>
              <w:t>arse en “</w:t>
            </w:r>
            <w:r w:rsidR="00A40B52">
              <w:rPr>
                <w:rFonts w:ascii="Arial Narrow" w:hAnsi="Arial Narrow"/>
                <w:bCs/>
                <w:sz w:val="20"/>
                <w:szCs w:val="20"/>
                <w:lang w:val="es-PE" w:eastAsia="es-PE"/>
              </w:rPr>
              <w:t>Retirado (Despacho Presencial)</w:t>
            </w:r>
            <w:r>
              <w:rPr>
                <w:rFonts w:ascii="Arial Narrow" w:hAnsi="Arial Narrow"/>
                <w:bCs/>
                <w:sz w:val="20"/>
                <w:szCs w:val="20"/>
                <w:lang w:val="es-PE" w:eastAsia="es-PE"/>
              </w:rPr>
              <w:t xml:space="preserve">”, “Asignado” </w:t>
            </w:r>
            <w:r w:rsidRPr="008921AF">
              <w:rPr>
                <w:rFonts w:ascii="Arial Narrow" w:hAnsi="Arial Narrow"/>
                <w:bCs/>
                <w:sz w:val="20"/>
                <w:szCs w:val="20"/>
                <w:lang w:val="es-PE" w:eastAsia="es-PE"/>
              </w:rPr>
              <w:t>la opción debe implementarse bajo las siguientes especificaciones.</w:t>
            </w:r>
          </w:p>
          <w:p w14:paraId="15B7750C" w14:textId="77777777" w:rsidR="005476E4" w:rsidRPr="003811D2" w:rsidRDefault="005476E4" w:rsidP="008C6227">
            <w:pPr>
              <w:pStyle w:val="Prrafodelista"/>
              <w:numPr>
                <w:ilvl w:val="0"/>
                <w:numId w:val="68"/>
              </w:numPr>
              <w:ind w:left="284" w:hanging="284"/>
              <w:rPr>
                <w:rFonts w:ascii="Arial Narrow" w:hAnsi="Arial Narrow"/>
                <w:bCs/>
                <w:sz w:val="20"/>
                <w:szCs w:val="20"/>
                <w:lang w:val="es-PE" w:eastAsia="es-PE"/>
              </w:rPr>
            </w:pPr>
            <w:r w:rsidRPr="003811D2">
              <w:rPr>
                <w:rFonts w:ascii="Arial Narrow" w:hAnsi="Arial Narrow"/>
                <w:bCs/>
                <w:sz w:val="20"/>
                <w:szCs w:val="20"/>
                <w:lang w:val="es-PE" w:eastAsia="es-PE"/>
              </w:rPr>
              <w:t xml:space="preserve">El sistema debe solicitar </w:t>
            </w:r>
            <w:r>
              <w:rPr>
                <w:rFonts w:ascii="Arial Narrow" w:hAnsi="Arial Narrow"/>
                <w:bCs/>
                <w:sz w:val="20"/>
                <w:szCs w:val="20"/>
                <w:lang w:val="es-PE" w:eastAsia="es-PE"/>
              </w:rPr>
              <w:t>la DPO</w:t>
            </w:r>
            <w:r w:rsidRPr="003811D2">
              <w:rPr>
                <w:rFonts w:ascii="Arial Narrow" w:hAnsi="Arial Narrow"/>
                <w:bCs/>
                <w:sz w:val="20"/>
                <w:szCs w:val="20"/>
                <w:lang w:val="es-PE" w:eastAsia="es-PE"/>
              </w:rPr>
              <w:t>, el sistema verificara que se encuentre registrado en estado de “</w:t>
            </w:r>
            <w:r w:rsidR="00A40B52">
              <w:rPr>
                <w:rFonts w:ascii="Arial Narrow" w:hAnsi="Arial Narrow"/>
                <w:bCs/>
                <w:sz w:val="20"/>
                <w:szCs w:val="20"/>
                <w:lang w:val="es-PE" w:eastAsia="es-PE"/>
              </w:rPr>
              <w:t>Retirado</w:t>
            </w:r>
            <w:r w:rsidR="00800D26">
              <w:rPr>
                <w:rFonts w:ascii="Arial Narrow" w:hAnsi="Arial Narrow"/>
                <w:bCs/>
                <w:sz w:val="20"/>
                <w:szCs w:val="20"/>
                <w:lang w:val="es-PE" w:eastAsia="es-PE"/>
              </w:rPr>
              <w:t>”</w:t>
            </w:r>
            <w:r w:rsidRPr="003811D2">
              <w:rPr>
                <w:rFonts w:ascii="Arial Narrow" w:hAnsi="Arial Narrow"/>
                <w:bCs/>
                <w:sz w:val="20"/>
                <w:szCs w:val="20"/>
                <w:lang w:val="es-PE" w:eastAsia="es-PE"/>
              </w:rPr>
              <w:t>, “Asignado”</w:t>
            </w:r>
            <w:r>
              <w:rPr>
                <w:rFonts w:ascii="Arial Narrow" w:hAnsi="Arial Narrow"/>
                <w:bCs/>
                <w:sz w:val="20"/>
                <w:szCs w:val="20"/>
                <w:lang w:val="es-PE" w:eastAsia="es-PE"/>
              </w:rPr>
              <w:t>.</w:t>
            </w:r>
          </w:p>
          <w:p w14:paraId="15B7750D" w14:textId="77777777" w:rsidR="005476E4" w:rsidRPr="008921AF" w:rsidRDefault="005476E4" w:rsidP="008C6227">
            <w:pPr>
              <w:pStyle w:val="Prrafodelista"/>
              <w:numPr>
                <w:ilvl w:val="0"/>
                <w:numId w:val="68"/>
              </w:numPr>
              <w:ind w:left="284" w:hanging="284"/>
              <w:rPr>
                <w:rFonts w:ascii="Arial Narrow" w:hAnsi="Arial Narrow"/>
                <w:bCs/>
                <w:sz w:val="20"/>
                <w:szCs w:val="20"/>
                <w:lang w:val="es-PE" w:eastAsia="es-PE"/>
              </w:rPr>
            </w:pPr>
            <w:r w:rsidRPr="008921AF">
              <w:rPr>
                <w:rFonts w:ascii="Arial Narrow" w:hAnsi="Arial Narrow"/>
                <w:bCs/>
                <w:sz w:val="20"/>
                <w:szCs w:val="20"/>
                <w:lang w:val="es-PE" w:eastAsia="es-PE"/>
              </w:rPr>
              <w:t xml:space="preserve">El </w:t>
            </w:r>
            <w:r w:rsidR="00A40B52">
              <w:rPr>
                <w:rFonts w:ascii="Arial Narrow" w:hAnsi="Arial Narrow"/>
                <w:bCs/>
                <w:sz w:val="20"/>
                <w:szCs w:val="20"/>
                <w:lang w:val="es-PE" w:eastAsia="es-PE"/>
              </w:rPr>
              <w:t>funcionario</w:t>
            </w:r>
            <w:r w:rsidRPr="008921AF">
              <w:rPr>
                <w:rFonts w:ascii="Arial Narrow" w:hAnsi="Arial Narrow"/>
                <w:bCs/>
                <w:sz w:val="20"/>
                <w:szCs w:val="20"/>
                <w:lang w:val="es-PE" w:eastAsia="es-PE"/>
              </w:rPr>
              <w:t xml:space="preserve"> al confirmar, el sistema actualizar</w:t>
            </w:r>
            <w:r w:rsidR="00B57E72">
              <w:rPr>
                <w:rFonts w:ascii="Arial Narrow" w:hAnsi="Arial Narrow"/>
                <w:bCs/>
                <w:sz w:val="20"/>
                <w:szCs w:val="20"/>
                <w:lang w:val="es-PE" w:eastAsia="es-PE"/>
              </w:rPr>
              <w:t>á</w:t>
            </w:r>
            <w:r w:rsidRPr="008921AF">
              <w:rPr>
                <w:rFonts w:ascii="Arial Narrow" w:hAnsi="Arial Narrow"/>
                <w:bCs/>
                <w:sz w:val="20"/>
                <w:szCs w:val="20"/>
                <w:lang w:val="es-PE" w:eastAsia="es-PE"/>
              </w:rPr>
              <w:t>:</w:t>
            </w:r>
          </w:p>
          <w:p w14:paraId="15B7750E" w14:textId="77777777" w:rsidR="005476E4" w:rsidRPr="00A40B52" w:rsidRDefault="005476E4" w:rsidP="008C6227">
            <w:pPr>
              <w:pStyle w:val="Prrafodelista"/>
              <w:numPr>
                <w:ilvl w:val="0"/>
                <w:numId w:val="69"/>
              </w:numPr>
              <w:ind w:left="568" w:hanging="284"/>
              <w:rPr>
                <w:rFonts w:ascii="Arial Narrow" w:hAnsi="Arial Narrow"/>
                <w:bCs/>
                <w:sz w:val="20"/>
                <w:szCs w:val="20"/>
                <w:lang w:val="es-PE" w:eastAsia="es-PE"/>
              </w:rPr>
            </w:pPr>
            <w:r w:rsidRPr="00A40B52">
              <w:rPr>
                <w:rFonts w:ascii="Arial Narrow" w:hAnsi="Arial Narrow"/>
                <w:bCs/>
                <w:sz w:val="20"/>
                <w:szCs w:val="20"/>
                <w:lang w:val="es-PE" w:eastAsia="es-PE"/>
              </w:rPr>
              <w:t>Para el caso del estado en “</w:t>
            </w:r>
            <w:r w:rsidR="00A40B52" w:rsidRPr="00EB0DCC">
              <w:rPr>
                <w:rFonts w:ascii="Arial Narrow" w:hAnsi="Arial Narrow"/>
                <w:bCs/>
                <w:sz w:val="20"/>
                <w:szCs w:val="20"/>
                <w:lang w:val="es-PE" w:eastAsia="es-PE"/>
              </w:rPr>
              <w:t>Retirado</w:t>
            </w:r>
            <w:r w:rsidR="00EB0DCC">
              <w:rPr>
                <w:rFonts w:ascii="Arial Narrow" w:hAnsi="Arial Narrow"/>
                <w:bCs/>
                <w:sz w:val="20"/>
                <w:szCs w:val="20"/>
                <w:lang w:val="es-PE" w:eastAsia="es-PE"/>
              </w:rPr>
              <w:t>”</w:t>
            </w:r>
            <w:r w:rsidRPr="00A40B52">
              <w:rPr>
                <w:rFonts w:ascii="Arial Narrow" w:hAnsi="Arial Narrow"/>
                <w:bCs/>
                <w:sz w:val="20"/>
                <w:szCs w:val="20"/>
                <w:lang w:val="es-PE" w:eastAsia="es-PE"/>
              </w:rPr>
              <w:t xml:space="preserve"> se actualizar</w:t>
            </w:r>
            <w:r w:rsidR="00A40B52" w:rsidRPr="00A40B52">
              <w:rPr>
                <w:rFonts w:ascii="Arial Narrow" w:hAnsi="Arial Narrow"/>
                <w:bCs/>
                <w:sz w:val="20"/>
                <w:szCs w:val="20"/>
                <w:lang w:val="es-PE" w:eastAsia="es-PE"/>
              </w:rPr>
              <w:t>á</w:t>
            </w:r>
            <w:r w:rsidRPr="00A40B52">
              <w:rPr>
                <w:rFonts w:ascii="Arial Narrow" w:hAnsi="Arial Narrow"/>
                <w:bCs/>
                <w:sz w:val="20"/>
                <w:szCs w:val="20"/>
                <w:lang w:val="es-PE" w:eastAsia="es-PE"/>
              </w:rPr>
              <w:t xml:space="preserve"> con el estado “Asignado” al mismo funcionario que esta cambiando el estado</w:t>
            </w:r>
            <w:r w:rsidR="00A40B52" w:rsidRPr="00A40B52">
              <w:rPr>
                <w:rFonts w:ascii="Arial Narrow" w:hAnsi="Arial Narrow"/>
                <w:bCs/>
                <w:sz w:val="20"/>
                <w:szCs w:val="20"/>
                <w:lang w:val="es-PE" w:eastAsia="es-PE"/>
              </w:rPr>
              <w:t xml:space="preserve"> </w:t>
            </w:r>
            <w:r w:rsidR="00A13F33" w:rsidRPr="00A13F33">
              <w:rPr>
                <w:rFonts w:ascii="Arial Narrow" w:hAnsi="Arial Narrow"/>
                <w:bCs/>
                <w:sz w:val="20"/>
                <w:szCs w:val="20"/>
                <w:highlight w:val="yellow"/>
                <w:lang w:val="es-PE" w:eastAsia="es-PE"/>
                <w:rPrChange w:id="496" w:author="prueba" w:date="2013-08-22T18:17:00Z">
                  <w:rPr>
                    <w:rFonts w:ascii="Arial Narrow" w:hAnsi="Arial Narrow"/>
                    <w:bCs/>
                    <w:sz w:val="20"/>
                    <w:szCs w:val="20"/>
                    <w:highlight w:val="cyan"/>
                    <w:lang w:val="es-PE" w:eastAsia="es-PE"/>
                  </w:rPr>
                </w:rPrChange>
              </w:rPr>
              <w:t>cuando el cambio de estado corresponda al mismo día de asignación, caso contrario el cambio de estado lo efectúa el funcionario que asigne DPOs</w:t>
            </w:r>
            <w:r w:rsidRPr="003B0677">
              <w:rPr>
                <w:rFonts w:ascii="Arial Narrow" w:hAnsi="Arial Narrow"/>
                <w:bCs/>
                <w:sz w:val="20"/>
                <w:szCs w:val="20"/>
                <w:lang w:val="es-PE" w:eastAsia="es-PE"/>
              </w:rPr>
              <w:t>,</w:t>
            </w:r>
            <w:r w:rsidRPr="00A40B52">
              <w:rPr>
                <w:rFonts w:ascii="Arial Narrow" w:hAnsi="Arial Narrow"/>
                <w:bCs/>
                <w:sz w:val="20"/>
                <w:szCs w:val="20"/>
                <w:lang w:val="es-PE" w:eastAsia="es-PE"/>
              </w:rPr>
              <w:t xml:space="preserve"> el sistema lo asignara en forma aleatoria a cualquier otro funcionario aduanero que se encuentre habilitado.</w:t>
            </w:r>
          </w:p>
          <w:p w14:paraId="15B7750F" w14:textId="77777777" w:rsidR="005476E4" w:rsidRDefault="005476E4" w:rsidP="008C6227">
            <w:pPr>
              <w:pStyle w:val="Prrafodelista"/>
              <w:numPr>
                <w:ilvl w:val="0"/>
                <w:numId w:val="69"/>
              </w:numPr>
              <w:ind w:left="568" w:hanging="284"/>
              <w:rPr>
                <w:rFonts w:ascii="Arial Narrow" w:hAnsi="Arial Narrow"/>
                <w:bCs/>
                <w:sz w:val="20"/>
                <w:szCs w:val="20"/>
                <w:lang w:val="es-PE" w:eastAsia="es-PE"/>
              </w:rPr>
            </w:pPr>
            <w:r>
              <w:rPr>
                <w:rFonts w:ascii="Arial Narrow" w:hAnsi="Arial Narrow"/>
                <w:bCs/>
                <w:sz w:val="20"/>
                <w:szCs w:val="20"/>
                <w:lang w:val="es-PE" w:eastAsia="es-PE"/>
              </w:rPr>
              <w:t>Para los casos que se encuentren en estado “Asignado”, se deben cambiar a estado “Pendiente”</w:t>
            </w:r>
            <w:r w:rsidR="00A40B52">
              <w:rPr>
                <w:rFonts w:ascii="Arial Narrow" w:hAnsi="Arial Narrow"/>
                <w:bCs/>
                <w:sz w:val="20"/>
                <w:szCs w:val="20"/>
                <w:lang w:val="es-PE" w:eastAsia="es-PE"/>
              </w:rPr>
              <w:t>.</w:t>
            </w:r>
          </w:p>
          <w:p w14:paraId="15B77510" w14:textId="77777777" w:rsidR="00A40B52" w:rsidRPr="008921AF" w:rsidRDefault="00A40B52" w:rsidP="008C6227">
            <w:pPr>
              <w:pStyle w:val="Prrafodelista"/>
              <w:numPr>
                <w:ilvl w:val="0"/>
                <w:numId w:val="69"/>
              </w:numPr>
              <w:ind w:left="568" w:hanging="284"/>
              <w:rPr>
                <w:rFonts w:ascii="Arial Narrow" w:hAnsi="Arial Narrow"/>
                <w:bCs/>
                <w:sz w:val="20"/>
                <w:szCs w:val="20"/>
                <w:lang w:val="es-PE" w:eastAsia="es-PE"/>
              </w:rPr>
            </w:pPr>
          </w:p>
          <w:p w14:paraId="15B77511" w14:textId="77777777" w:rsidR="005476E4" w:rsidRDefault="005476E4" w:rsidP="008C6227">
            <w:pPr>
              <w:pStyle w:val="Prrafodelista"/>
              <w:numPr>
                <w:ilvl w:val="0"/>
                <w:numId w:val="68"/>
              </w:numPr>
              <w:ind w:left="284" w:hanging="284"/>
              <w:rPr>
                <w:rFonts w:ascii="Arial Narrow" w:hAnsi="Arial Narrow"/>
                <w:bCs/>
                <w:sz w:val="20"/>
                <w:szCs w:val="20"/>
                <w:lang w:val="es-PE" w:eastAsia="es-PE"/>
              </w:rPr>
            </w:pPr>
            <w:r>
              <w:rPr>
                <w:rFonts w:ascii="Arial Narrow" w:hAnsi="Arial Narrow"/>
                <w:bCs/>
                <w:sz w:val="20"/>
                <w:szCs w:val="20"/>
                <w:lang w:val="es-PE" w:eastAsia="es-PE"/>
              </w:rPr>
              <w:t>Antes de cambiar el estado el sistema deberá solicitar confirmación al usuario a través del mensaje “Cambiará el Estado del envío asociado al aviso de llegada N° XXXXX de “</w:t>
            </w:r>
            <w:r w:rsidRPr="005C001A">
              <w:rPr>
                <w:rFonts w:ascii="Arial Narrow" w:hAnsi="Arial Narrow"/>
                <w:bCs/>
                <w:i/>
                <w:sz w:val="20"/>
                <w:szCs w:val="20"/>
                <w:lang w:val="es-PE" w:eastAsia="es-PE"/>
              </w:rPr>
              <w:t>Estado Actual</w:t>
            </w:r>
            <w:r>
              <w:rPr>
                <w:rFonts w:ascii="Arial Narrow" w:hAnsi="Arial Narrow"/>
                <w:bCs/>
                <w:sz w:val="20"/>
                <w:szCs w:val="20"/>
                <w:lang w:val="es-PE" w:eastAsia="es-PE"/>
              </w:rPr>
              <w:t>” a “</w:t>
            </w:r>
            <w:r w:rsidRPr="005C001A">
              <w:rPr>
                <w:rFonts w:ascii="Arial Narrow" w:hAnsi="Arial Narrow"/>
                <w:bCs/>
                <w:i/>
                <w:sz w:val="20"/>
                <w:szCs w:val="20"/>
                <w:lang w:val="es-PE" w:eastAsia="es-PE"/>
              </w:rPr>
              <w:t>Nuevo Estado</w:t>
            </w:r>
            <w:r>
              <w:rPr>
                <w:rFonts w:ascii="Arial Narrow" w:hAnsi="Arial Narrow"/>
                <w:bCs/>
                <w:sz w:val="20"/>
                <w:szCs w:val="20"/>
                <w:lang w:val="es-PE" w:eastAsia="es-PE"/>
              </w:rPr>
              <w:t>”, ¿Desea Continuar?”</w:t>
            </w:r>
          </w:p>
          <w:p w14:paraId="15B77512" w14:textId="77777777" w:rsidR="005476E4" w:rsidRPr="006737E2" w:rsidRDefault="005476E4" w:rsidP="008C6227">
            <w:pPr>
              <w:pStyle w:val="Prrafodelista"/>
              <w:numPr>
                <w:ilvl w:val="0"/>
                <w:numId w:val="68"/>
              </w:numPr>
              <w:ind w:left="284" w:hanging="284"/>
              <w:rPr>
                <w:rFonts w:ascii="Arial Narrow" w:hAnsi="Arial Narrow"/>
                <w:bCs/>
                <w:sz w:val="20"/>
                <w:szCs w:val="20"/>
                <w:lang w:val="es-PE" w:eastAsia="es-PE"/>
              </w:rPr>
            </w:pPr>
            <w:r>
              <w:rPr>
                <w:rFonts w:ascii="Arial Narrow" w:hAnsi="Arial Narrow"/>
                <w:bCs/>
                <w:sz w:val="20"/>
                <w:szCs w:val="20"/>
                <w:lang w:val="es-PE" w:eastAsia="es-PE"/>
              </w:rPr>
              <w:t>Solo se cambiará el estado en caso el funcionario indique que “Si” desea continuar.</w:t>
            </w:r>
          </w:p>
        </w:tc>
        <w:tc>
          <w:tcPr>
            <w:tcW w:w="1134" w:type="dxa"/>
            <w:gridSpan w:val="2"/>
            <w:shd w:val="clear" w:color="auto" w:fill="auto"/>
          </w:tcPr>
          <w:p w14:paraId="15B77513"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51</w:t>
            </w:r>
          </w:p>
          <w:p w14:paraId="15B77514"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515"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516"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517"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518"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519"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51A"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51B"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51C" w14:textId="77777777" w:rsidR="005476E4" w:rsidRDefault="005476E4" w:rsidP="008C6227">
            <w:pPr>
              <w:pStyle w:val="Textodeglobo"/>
              <w:spacing w:before="40" w:after="40"/>
              <w:jc w:val="center"/>
              <w:rPr>
                <w:rFonts w:ascii="Arial Narrow" w:hAnsi="Arial Narrow" w:cs="Arial Narrow"/>
                <w:sz w:val="20"/>
                <w:szCs w:val="20"/>
                <w:lang w:eastAsia="es-ES"/>
              </w:rPr>
            </w:pPr>
          </w:p>
          <w:p w14:paraId="15B7751D" w14:textId="77777777" w:rsidR="005476E4" w:rsidRPr="0091649D"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51</w:t>
            </w:r>
          </w:p>
        </w:tc>
        <w:tc>
          <w:tcPr>
            <w:tcW w:w="851" w:type="dxa"/>
            <w:shd w:val="clear" w:color="auto" w:fill="auto"/>
          </w:tcPr>
          <w:p w14:paraId="15B7751E" w14:textId="77777777" w:rsidR="005476E4" w:rsidRPr="00A77693" w:rsidRDefault="005476E4" w:rsidP="008C6227">
            <w:pPr>
              <w:pStyle w:val="Textodeglobo"/>
              <w:spacing w:before="40" w:after="40"/>
              <w:jc w:val="left"/>
              <w:rPr>
                <w:rFonts w:ascii="Arial Narrow" w:hAnsi="Arial Narrow" w:cs="Arial Narrow"/>
                <w:sz w:val="20"/>
                <w:szCs w:val="20"/>
                <w:lang w:eastAsia="es-ES"/>
              </w:rPr>
            </w:pPr>
          </w:p>
        </w:tc>
      </w:tr>
      <w:tr w:rsidR="005476E4" w:rsidRPr="00A77693" w14:paraId="15B77531" w14:textId="77777777" w:rsidTr="00B57E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tcPr>
          <w:p w14:paraId="15B77520"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RF14</w:t>
            </w:r>
          </w:p>
        </w:tc>
        <w:tc>
          <w:tcPr>
            <w:tcW w:w="1418" w:type="dxa"/>
            <w:shd w:val="clear" w:color="auto" w:fill="auto"/>
          </w:tcPr>
          <w:p w14:paraId="15B77521" w14:textId="77777777" w:rsidR="005476E4" w:rsidRPr="00C10D05" w:rsidRDefault="005476E4" w:rsidP="008C6227">
            <w:pPr>
              <w:pStyle w:val="Textodeglobo"/>
              <w:spacing w:before="40" w:after="40"/>
              <w:jc w:val="center"/>
              <w:rPr>
                <w:rFonts w:ascii="Arial Narrow" w:hAnsi="Arial Narrow" w:cs="Arial Narrow"/>
                <w:sz w:val="20"/>
                <w:szCs w:val="20"/>
                <w:lang w:eastAsia="es-ES"/>
              </w:rPr>
            </w:pPr>
            <w:r w:rsidRPr="0044467D">
              <w:rPr>
                <w:rFonts w:ascii="Arial Narrow" w:hAnsi="Arial Narrow" w:cs="Arial Narrow"/>
                <w:sz w:val="20"/>
                <w:szCs w:val="20"/>
              </w:rPr>
              <w:t>Impresión de DIF</w:t>
            </w:r>
          </w:p>
        </w:tc>
        <w:tc>
          <w:tcPr>
            <w:tcW w:w="4677" w:type="dxa"/>
            <w:gridSpan w:val="6"/>
            <w:shd w:val="clear" w:color="auto" w:fill="auto"/>
            <w:vAlign w:val="center"/>
          </w:tcPr>
          <w:p w14:paraId="15B77522" w14:textId="77777777" w:rsidR="005476E4" w:rsidRPr="002429A3" w:rsidRDefault="005476E4" w:rsidP="008C6227">
            <w:pPr>
              <w:rPr>
                <w:rFonts w:ascii="Arial Narrow" w:hAnsi="Arial Narrow"/>
                <w:bCs/>
                <w:sz w:val="20"/>
                <w:szCs w:val="20"/>
                <w:lang w:val="es-PE" w:eastAsia="es-PE"/>
              </w:rPr>
            </w:pPr>
            <w:r w:rsidRPr="002429A3">
              <w:rPr>
                <w:rFonts w:ascii="Arial Narrow" w:hAnsi="Arial Narrow"/>
                <w:bCs/>
                <w:sz w:val="20"/>
                <w:szCs w:val="20"/>
                <w:lang w:val="es-PE" w:eastAsia="es-PE"/>
              </w:rPr>
              <w:t xml:space="preserve">Se requiere contar con una opción para que el funcionario SUNAT pueda consultar e imprimir la </w:t>
            </w:r>
            <w:r>
              <w:rPr>
                <w:rFonts w:ascii="Arial Narrow" w:hAnsi="Arial Narrow"/>
                <w:bCs/>
                <w:sz w:val="20"/>
                <w:szCs w:val="20"/>
                <w:lang w:val="es-PE" w:eastAsia="es-PE"/>
              </w:rPr>
              <w:t>Declaración Simplificada Postal</w:t>
            </w:r>
            <w:r w:rsidRPr="002429A3">
              <w:rPr>
                <w:rFonts w:ascii="Arial Narrow" w:hAnsi="Arial Narrow"/>
                <w:bCs/>
                <w:sz w:val="20"/>
                <w:szCs w:val="20"/>
                <w:lang w:val="es-PE" w:eastAsia="es-PE"/>
              </w:rPr>
              <w:t>, la opción debe implementarse bajo las siguientes especificaciones.</w:t>
            </w:r>
          </w:p>
          <w:p w14:paraId="15B77523" w14:textId="77777777" w:rsidR="005476E4" w:rsidRPr="002429A3" w:rsidRDefault="005476E4" w:rsidP="008C6227">
            <w:pPr>
              <w:pStyle w:val="Prrafodelista"/>
              <w:numPr>
                <w:ilvl w:val="0"/>
                <w:numId w:val="83"/>
              </w:numPr>
              <w:ind w:left="284" w:hanging="284"/>
              <w:jc w:val="left"/>
              <w:rPr>
                <w:rFonts w:ascii="Arial Narrow" w:hAnsi="Arial Narrow"/>
                <w:bCs/>
                <w:sz w:val="20"/>
                <w:szCs w:val="20"/>
                <w:lang w:val="es-PE" w:eastAsia="es-PE"/>
              </w:rPr>
            </w:pPr>
            <w:r w:rsidRPr="002429A3">
              <w:rPr>
                <w:rFonts w:ascii="Arial Narrow" w:hAnsi="Arial Narrow"/>
                <w:bCs/>
                <w:sz w:val="20"/>
                <w:szCs w:val="20"/>
                <w:lang w:val="es-PE" w:eastAsia="es-PE"/>
              </w:rPr>
              <w:t xml:space="preserve">El sistema debe solicitar </w:t>
            </w:r>
            <w:r>
              <w:rPr>
                <w:rFonts w:ascii="Arial Narrow" w:hAnsi="Arial Narrow"/>
                <w:bCs/>
                <w:sz w:val="20"/>
                <w:szCs w:val="20"/>
                <w:lang w:val="es-PE" w:eastAsia="es-PE"/>
              </w:rPr>
              <w:t>los siguientes datos</w:t>
            </w:r>
            <w:r w:rsidRPr="002429A3">
              <w:rPr>
                <w:rFonts w:ascii="Arial Narrow" w:hAnsi="Arial Narrow"/>
                <w:bCs/>
                <w:sz w:val="20"/>
                <w:szCs w:val="20"/>
                <w:lang w:val="es-PE" w:eastAsia="es-PE"/>
              </w:rPr>
              <w:t xml:space="preserve">: </w:t>
            </w:r>
          </w:p>
          <w:p w14:paraId="15B77524" w14:textId="77777777" w:rsidR="005476E4" w:rsidRPr="002429A3" w:rsidRDefault="005476E4" w:rsidP="008C6227">
            <w:pPr>
              <w:pStyle w:val="Prrafodelista"/>
              <w:numPr>
                <w:ilvl w:val="0"/>
                <w:numId w:val="84"/>
              </w:numPr>
              <w:ind w:left="568" w:hanging="284"/>
              <w:rPr>
                <w:rFonts w:ascii="Arial Narrow" w:hAnsi="Arial Narrow"/>
                <w:bCs/>
                <w:sz w:val="20"/>
                <w:szCs w:val="20"/>
                <w:lang w:val="es-PE" w:eastAsia="es-PE"/>
              </w:rPr>
            </w:pPr>
            <w:r w:rsidRPr="002429A3">
              <w:rPr>
                <w:rFonts w:ascii="Arial Narrow" w:hAnsi="Arial Narrow"/>
                <w:bCs/>
                <w:sz w:val="20"/>
                <w:szCs w:val="20"/>
                <w:lang w:val="es-PE" w:eastAsia="es-PE"/>
              </w:rPr>
              <w:t>Año</w:t>
            </w:r>
            <w:r>
              <w:rPr>
                <w:rFonts w:ascii="Arial Narrow" w:hAnsi="Arial Narrow"/>
                <w:bCs/>
                <w:sz w:val="20"/>
                <w:szCs w:val="20"/>
                <w:lang w:val="es-PE" w:eastAsia="es-PE"/>
              </w:rPr>
              <w:t xml:space="preserve"> de la declaración</w:t>
            </w:r>
            <w:r w:rsidRPr="002429A3">
              <w:rPr>
                <w:rFonts w:ascii="Arial Narrow" w:hAnsi="Arial Narrow"/>
                <w:bCs/>
                <w:sz w:val="20"/>
                <w:szCs w:val="20"/>
                <w:lang w:val="es-PE" w:eastAsia="es-PE"/>
              </w:rPr>
              <w:t>, dato numérico de 4 dígitos siendo su ingreso obligatorio. El sistema debe validar que el dato corresponda a un añ</w:t>
            </w:r>
            <w:r>
              <w:rPr>
                <w:rFonts w:ascii="Arial Narrow" w:hAnsi="Arial Narrow"/>
                <w:bCs/>
                <w:sz w:val="20"/>
                <w:szCs w:val="20"/>
                <w:lang w:val="es-PE" w:eastAsia="es-PE"/>
              </w:rPr>
              <w:t>o valido, mayor o igual al “2013</w:t>
            </w:r>
            <w:r w:rsidRPr="002429A3">
              <w:rPr>
                <w:rFonts w:ascii="Arial Narrow" w:hAnsi="Arial Narrow"/>
                <w:bCs/>
                <w:sz w:val="20"/>
                <w:szCs w:val="20"/>
                <w:lang w:val="es-PE" w:eastAsia="es-PE"/>
              </w:rPr>
              <w:t>”</w:t>
            </w:r>
          </w:p>
          <w:p w14:paraId="15B77525" w14:textId="77777777" w:rsidR="005476E4" w:rsidRPr="002429A3" w:rsidRDefault="005476E4" w:rsidP="008C6227">
            <w:pPr>
              <w:pStyle w:val="Prrafodelista"/>
              <w:numPr>
                <w:ilvl w:val="0"/>
                <w:numId w:val="84"/>
              </w:numPr>
              <w:ind w:left="568" w:hanging="284"/>
              <w:jc w:val="left"/>
              <w:rPr>
                <w:rFonts w:ascii="Arial Narrow" w:hAnsi="Arial Narrow"/>
                <w:bCs/>
                <w:sz w:val="20"/>
                <w:szCs w:val="20"/>
                <w:lang w:val="es-PE" w:eastAsia="es-PE"/>
              </w:rPr>
            </w:pPr>
            <w:r w:rsidRPr="002429A3">
              <w:rPr>
                <w:rFonts w:ascii="Arial Narrow" w:hAnsi="Arial Narrow"/>
                <w:bCs/>
                <w:sz w:val="20"/>
                <w:szCs w:val="20"/>
                <w:lang w:val="es-PE" w:eastAsia="es-PE"/>
              </w:rPr>
              <w:t xml:space="preserve">Numero de </w:t>
            </w:r>
            <w:r>
              <w:rPr>
                <w:rFonts w:ascii="Arial Narrow" w:hAnsi="Arial Narrow"/>
                <w:bCs/>
                <w:sz w:val="20"/>
                <w:szCs w:val="20"/>
                <w:lang w:val="es-PE" w:eastAsia="es-PE"/>
              </w:rPr>
              <w:t>la declaración</w:t>
            </w:r>
            <w:r w:rsidRPr="002429A3">
              <w:rPr>
                <w:rFonts w:ascii="Arial Narrow" w:hAnsi="Arial Narrow"/>
                <w:bCs/>
                <w:sz w:val="20"/>
                <w:szCs w:val="20"/>
                <w:lang w:val="es-PE" w:eastAsia="es-PE"/>
              </w:rPr>
              <w:t>, dato numérico de 6 dígitos siendo su ingreso obligatorio.</w:t>
            </w:r>
          </w:p>
          <w:p w14:paraId="15B77526" w14:textId="77777777" w:rsidR="005476E4" w:rsidRPr="00EF7ED7" w:rsidRDefault="005476E4" w:rsidP="008C6227">
            <w:pPr>
              <w:ind w:left="284"/>
              <w:rPr>
                <w:rFonts w:ascii="Arial Narrow" w:hAnsi="Arial Narrow"/>
                <w:bCs/>
                <w:sz w:val="20"/>
                <w:szCs w:val="20"/>
                <w:lang w:val="es-PE" w:eastAsia="es-PE"/>
              </w:rPr>
            </w:pPr>
            <w:r w:rsidRPr="002429A3">
              <w:rPr>
                <w:rFonts w:ascii="Arial Narrow" w:hAnsi="Arial Narrow"/>
                <w:bCs/>
                <w:sz w:val="20"/>
                <w:szCs w:val="20"/>
                <w:lang w:val="es-PE" w:eastAsia="es-PE"/>
              </w:rPr>
              <w:t xml:space="preserve">Ingresado el número de </w:t>
            </w:r>
            <w:r>
              <w:rPr>
                <w:rFonts w:ascii="Arial Narrow" w:hAnsi="Arial Narrow"/>
                <w:bCs/>
                <w:sz w:val="20"/>
                <w:szCs w:val="20"/>
                <w:lang w:val="es-PE" w:eastAsia="es-PE"/>
              </w:rPr>
              <w:t>Declaración,</w:t>
            </w:r>
            <w:r w:rsidRPr="002429A3">
              <w:rPr>
                <w:rFonts w:ascii="Arial Narrow" w:hAnsi="Arial Narrow"/>
                <w:bCs/>
                <w:sz w:val="20"/>
                <w:szCs w:val="20"/>
                <w:lang w:val="es-PE" w:eastAsia="es-PE"/>
              </w:rPr>
              <w:t xml:space="preserve"> </w:t>
            </w:r>
            <w:r>
              <w:rPr>
                <w:rFonts w:ascii="Arial Narrow" w:hAnsi="Arial Narrow"/>
                <w:bCs/>
                <w:sz w:val="20"/>
                <w:szCs w:val="20"/>
                <w:lang w:val="es-PE" w:eastAsia="es-PE"/>
              </w:rPr>
              <w:t>el sistema debe verificar que los datos ingresados correspondan a una declaración existente</w:t>
            </w:r>
            <w:r w:rsidRPr="002429A3">
              <w:rPr>
                <w:rFonts w:ascii="Arial Narrow" w:hAnsi="Arial Narrow"/>
                <w:bCs/>
                <w:sz w:val="20"/>
                <w:szCs w:val="20"/>
                <w:lang w:val="es-PE" w:eastAsia="es-PE"/>
              </w:rPr>
              <w:t>, de no ser correcto debe mostrar el siguiente mensaje “</w:t>
            </w:r>
            <w:r>
              <w:rPr>
                <w:rFonts w:ascii="Arial Narrow" w:hAnsi="Arial Narrow"/>
                <w:bCs/>
                <w:sz w:val="20"/>
                <w:szCs w:val="20"/>
                <w:lang w:val="es-PE" w:eastAsia="es-PE"/>
              </w:rPr>
              <w:t xml:space="preserve">Nro. De Declaración no </w:t>
            </w:r>
            <w:r w:rsidRPr="00EF7ED7">
              <w:rPr>
                <w:rFonts w:ascii="Arial Narrow" w:hAnsi="Arial Narrow"/>
                <w:bCs/>
                <w:sz w:val="20"/>
                <w:szCs w:val="20"/>
                <w:lang w:val="es-PE" w:eastAsia="es-PE"/>
              </w:rPr>
              <w:t>encontrada…Por favor verifique datos ingresados”.</w:t>
            </w:r>
          </w:p>
          <w:p w14:paraId="15B77527" w14:textId="77777777" w:rsidR="008B4EC1" w:rsidRPr="008B4EC1" w:rsidRDefault="008B4EC1" w:rsidP="008C6227">
            <w:pPr>
              <w:pStyle w:val="Prrafodelista"/>
              <w:numPr>
                <w:ilvl w:val="0"/>
                <w:numId w:val="83"/>
              </w:numPr>
              <w:ind w:left="284" w:hanging="284"/>
              <w:jc w:val="left"/>
              <w:rPr>
                <w:rFonts w:ascii="Arial Narrow" w:hAnsi="Arial Narrow"/>
                <w:bCs/>
                <w:sz w:val="20"/>
                <w:szCs w:val="20"/>
                <w:lang w:val="es-PE" w:eastAsia="es-PE"/>
              </w:rPr>
            </w:pPr>
            <w:r w:rsidRPr="008B4EC1">
              <w:rPr>
                <w:rFonts w:ascii="Arial Narrow" w:hAnsi="Arial Narrow"/>
                <w:bCs/>
                <w:sz w:val="20"/>
                <w:szCs w:val="20"/>
                <w:lang w:val="es-PE" w:eastAsia="es-PE"/>
              </w:rPr>
              <w:t xml:space="preserve">El sistema mostrará el montos total de la DIF y si tiene asociada una o más  Liquidaciones de Cobranza (LC) también mostrará el  número de LC , el monto total de la LC y la fecha de cancelación de la LC (si lo tiene) de cada una. </w:t>
            </w:r>
          </w:p>
          <w:p w14:paraId="15B77528" w14:textId="77777777" w:rsidR="005476E4" w:rsidRDefault="008B4EC1" w:rsidP="008C6227">
            <w:pPr>
              <w:ind w:left="284"/>
              <w:rPr>
                <w:rFonts w:ascii="Arial Narrow" w:hAnsi="Arial Narrow"/>
                <w:bCs/>
                <w:sz w:val="20"/>
                <w:szCs w:val="20"/>
                <w:lang w:val="es-PE" w:eastAsia="es-PE"/>
              </w:rPr>
            </w:pPr>
            <w:r>
              <w:rPr>
                <w:rFonts w:ascii="Arial Narrow" w:hAnsi="Arial Narrow"/>
                <w:bCs/>
                <w:sz w:val="20"/>
                <w:szCs w:val="20"/>
                <w:lang w:val="es-PE" w:eastAsia="es-PE"/>
              </w:rPr>
              <w:t>E</w:t>
            </w:r>
            <w:r w:rsidR="005476E4" w:rsidRPr="004C5D0F">
              <w:rPr>
                <w:rFonts w:ascii="Arial Narrow" w:hAnsi="Arial Narrow"/>
                <w:bCs/>
                <w:sz w:val="20"/>
                <w:szCs w:val="20"/>
                <w:lang w:val="es-PE" w:eastAsia="es-PE"/>
              </w:rPr>
              <w:t xml:space="preserve">l sistema imprime la declaración en formato pdf según </w:t>
            </w:r>
            <w:r w:rsidR="005476E4">
              <w:rPr>
                <w:rFonts w:ascii="Arial Narrow" w:hAnsi="Arial Narrow"/>
                <w:bCs/>
                <w:sz w:val="20"/>
                <w:szCs w:val="20"/>
                <w:lang w:val="es-PE" w:eastAsia="es-PE"/>
              </w:rPr>
              <w:t xml:space="preserve">formato indicado en </w:t>
            </w:r>
            <w:r w:rsidR="005476E4" w:rsidRPr="004C5D0F">
              <w:rPr>
                <w:rFonts w:ascii="Arial Narrow" w:hAnsi="Arial Narrow"/>
                <w:bCs/>
                <w:sz w:val="20"/>
                <w:szCs w:val="20"/>
                <w:lang w:val="es-PE" w:eastAsia="es-PE"/>
              </w:rPr>
              <w:t>Anexo 6.</w:t>
            </w:r>
            <w:r w:rsidR="005476E4">
              <w:rPr>
                <w:rFonts w:ascii="Arial Narrow" w:hAnsi="Arial Narrow"/>
                <w:bCs/>
                <w:sz w:val="20"/>
                <w:szCs w:val="20"/>
                <w:lang w:val="es-PE" w:eastAsia="es-PE"/>
              </w:rPr>
              <w:t>7</w:t>
            </w:r>
          </w:p>
          <w:p w14:paraId="15B77529" w14:textId="77777777" w:rsidR="00A5126B" w:rsidRPr="0090378A" w:rsidRDefault="00A5126B" w:rsidP="008C6227">
            <w:pPr>
              <w:ind w:left="284"/>
              <w:rPr>
                <w:rFonts w:ascii="Arial Narrow" w:hAnsi="Arial Narrow"/>
                <w:bCs/>
                <w:color w:val="000000" w:themeColor="text1"/>
                <w:sz w:val="20"/>
                <w:szCs w:val="20"/>
                <w:lang w:val="es-PE" w:eastAsia="es-PE"/>
              </w:rPr>
            </w:pPr>
            <w:r w:rsidRPr="0090378A">
              <w:rPr>
                <w:rFonts w:ascii="Arial Narrow" w:hAnsi="Arial Narrow"/>
                <w:bCs/>
                <w:color w:val="000000" w:themeColor="text1"/>
                <w:sz w:val="20"/>
                <w:szCs w:val="20"/>
                <w:lang w:val="es-PE" w:eastAsia="es-PE"/>
              </w:rPr>
              <w:t xml:space="preserve">Nota: </w:t>
            </w:r>
          </w:p>
          <w:p w14:paraId="15B7752A" w14:textId="77777777" w:rsidR="00A5126B" w:rsidRPr="0090378A" w:rsidRDefault="00A5126B" w:rsidP="008C6227">
            <w:pPr>
              <w:pStyle w:val="Prrafodelista"/>
              <w:numPr>
                <w:ilvl w:val="0"/>
                <w:numId w:val="84"/>
              </w:numPr>
              <w:ind w:left="638" w:hanging="283"/>
              <w:rPr>
                <w:rFonts w:ascii="Arial Narrow" w:hAnsi="Arial Narrow"/>
                <w:bCs/>
                <w:color w:val="000000" w:themeColor="text1"/>
                <w:sz w:val="20"/>
                <w:szCs w:val="20"/>
                <w:lang w:val="es-PE" w:eastAsia="es-PE"/>
              </w:rPr>
            </w:pPr>
            <w:r w:rsidRPr="0090378A">
              <w:rPr>
                <w:rFonts w:ascii="Arial Narrow" w:hAnsi="Arial Narrow"/>
                <w:bCs/>
                <w:color w:val="000000" w:themeColor="text1"/>
                <w:sz w:val="20"/>
                <w:szCs w:val="20"/>
                <w:lang w:val="es-PE" w:eastAsia="es-PE"/>
              </w:rPr>
              <w:t>El campo “F.Arribo Dep temporal Postal” corresponde a la fecha y hora del termino del primer traslado.</w:t>
            </w:r>
          </w:p>
          <w:p w14:paraId="15B7752B" w14:textId="77777777" w:rsidR="00A5126B" w:rsidRPr="0090378A" w:rsidRDefault="00A5126B" w:rsidP="008C6227">
            <w:pPr>
              <w:pStyle w:val="Prrafodelista"/>
              <w:numPr>
                <w:ilvl w:val="0"/>
                <w:numId w:val="84"/>
              </w:numPr>
              <w:ind w:left="638" w:hanging="283"/>
              <w:rPr>
                <w:rFonts w:ascii="Arial Narrow" w:hAnsi="Arial Narrow"/>
                <w:bCs/>
                <w:color w:val="000000" w:themeColor="text1"/>
                <w:sz w:val="20"/>
                <w:szCs w:val="20"/>
                <w:lang w:val="es-PE" w:eastAsia="es-PE"/>
              </w:rPr>
            </w:pPr>
            <w:r w:rsidRPr="0090378A">
              <w:rPr>
                <w:rFonts w:ascii="Arial Narrow" w:hAnsi="Arial Narrow"/>
                <w:bCs/>
                <w:color w:val="000000" w:themeColor="text1"/>
                <w:sz w:val="20"/>
                <w:szCs w:val="20"/>
                <w:lang w:val="es-PE" w:eastAsia="es-PE"/>
              </w:rPr>
              <w:t>La oficiona de Origen se mostrara vacio ya que sunat no cuenta con dicho dato.</w:t>
            </w:r>
          </w:p>
          <w:p w14:paraId="15B7752C" w14:textId="77777777" w:rsidR="00A5126B" w:rsidRPr="0090378A" w:rsidRDefault="00093DBB" w:rsidP="008C6227">
            <w:pPr>
              <w:pStyle w:val="Prrafodelista"/>
              <w:numPr>
                <w:ilvl w:val="0"/>
                <w:numId w:val="84"/>
              </w:numPr>
              <w:ind w:left="638" w:hanging="283"/>
              <w:rPr>
                <w:rFonts w:ascii="Arial Narrow" w:hAnsi="Arial Narrow"/>
                <w:bCs/>
                <w:color w:val="000000" w:themeColor="text1"/>
                <w:sz w:val="20"/>
                <w:szCs w:val="20"/>
                <w:lang w:val="es-PE" w:eastAsia="es-PE"/>
              </w:rPr>
            </w:pPr>
            <w:r w:rsidRPr="0090378A">
              <w:rPr>
                <w:rFonts w:ascii="Arial Narrow" w:hAnsi="Arial Narrow"/>
                <w:bCs/>
                <w:color w:val="000000" w:themeColor="text1"/>
                <w:sz w:val="20"/>
                <w:szCs w:val="20"/>
                <w:lang w:val="es-PE" w:eastAsia="es-PE"/>
              </w:rPr>
              <w:t>El tipo de Operación que se mostrara es el “06-</w:t>
            </w:r>
            <w:r w:rsidR="001A75B0" w:rsidRPr="0090378A">
              <w:rPr>
                <w:rFonts w:ascii="Arial Narrow" w:hAnsi="Arial Narrow"/>
                <w:bCs/>
                <w:color w:val="000000" w:themeColor="text1"/>
                <w:sz w:val="20"/>
                <w:szCs w:val="20"/>
                <w:lang w:val="es-PE" w:eastAsia="es-PE"/>
              </w:rPr>
              <w:t>Servicios Postales</w:t>
            </w:r>
            <w:r w:rsidRPr="0090378A">
              <w:rPr>
                <w:rFonts w:ascii="Arial Narrow" w:hAnsi="Arial Narrow"/>
                <w:bCs/>
                <w:color w:val="000000" w:themeColor="text1"/>
                <w:sz w:val="20"/>
                <w:szCs w:val="20"/>
                <w:lang w:val="es-PE" w:eastAsia="es-PE"/>
              </w:rPr>
              <w:t>”</w:t>
            </w:r>
          </w:p>
          <w:p w14:paraId="15B7752D" w14:textId="77777777" w:rsidR="00623B77" w:rsidRPr="0090378A" w:rsidRDefault="00623B77" w:rsidP="008C6227">
            <w:pPr>
              <w:pStyle w:val="Prrafodelista"/>
              <w:numPr>
                <w:ilvl w:val="0"/>
                <w:numId w:val="84"/>
              </w:numPr>
              <w:ind w:left="638" w:hanging="283"/>
              <w:rPr>
                <w:rFonts w:ascii="Arial Narrow" w:hAnsi="Arial Narrow"/>
                <w:bCs/>
                <w:color w:val="000000" w:themeColor="text1"/>
                <w:sz w:val="20"/>
                <w:szCs w:val="20"/>
                <w:lang w:val="es-PE" w:eastAsia="es-PE"/>
              </w:rPr>
            </w:pPr>
            <w:r w:rsidRPr="0090378A">
              <w:rPr>
                <w:rFonts w:ascii="Arial Narrow" w:hAnsi="Arial Narrow"/>
                <w:bCs/>
                <w:color w:val="000000" w:themeColor="text1"/>
                <w:sz w:val="20"/>
                <w:szCs w:val="20"/>
                <w:lang w:val="es-PE" w:eastAsia="es-PE"/>
              </w:rPr>
              <w:t xml:space="preserve">El remitente a mostrar corresponde al remitente de la DPO que da origen a la DIF, a saber, la DPO que se registra en la 1ra serie de la DIF. </w:t>
            </w:r>
          </w:p>
          <w:p w14:paraId="15B7752E" w14:textId="77777777" w:rsidR="00A5126B" w:rsidRPr="00981ED1" w:rsidRDefault="00981ED1" w:rsidP="008C6227">
            <w:pPr>
              <w:pStyle w:val="Ttulo2"/>
              <w:numPr>
                <w:ilvl w:val="0"/>
                <w:numId w:val="84"/>
              </w:numPr>
              <w:ind w:left="638" w:hanging="283"/>
              <w:rPr>
                <w:rFonts w:ascii="Arial Narrow" w:hAnsi="Arial Narrow"/>
                <w:b w:val="0"/>
                <w:bCs w:val="0"/>
                <w:sz w:val="20"/>
                <w:szCs w:val="20"/>
                <w:lang w:val="es-PE" w:eastAsia="es-PE"/>
              </w:rPr>
            </w:pPr>
            <w:r w:rsidRPr="0090378A">
              <w:rPr>
                <w:rFonts w:ascii="Arial Narrow" w:eastAsia="Times New Roman" w:hAnsi="Arial Narrow" w:cs="Times New Roman"/>
                <w:b w:val="0"/>
                <w:color w:val="000000" w:themeColor="text1"/>
                <w:kern w:val="0"/>
                <w:sz w:val="20"/>
                <w:szCs w:val="20"/>
                <w:lang w:val="es-PE" w:eastAsia="es-PE"/>
              </w:rPr>
              <w:t>El</w:t>
            </w:r>
            <w:r w:rsidR="009E2247" w:rsidRPr="0090378A">
              <w:rPr>
                <w:rFonts w:ascii="Arial Narrow" w:eastAsia="Times New Roman" w:hAnsi="Arial Narrow" w:cs="Times New Roman"/>
                <w:b w:val="0"/>
                <w:color w:val="000000" w:themeColor="text1"/>
                <w:kern w:val="0"/>
                <w:sz w:val="20"/>
                <w:szCs w:val="20"/>
                <w:lang w:val="es-PE" w:eastAsia="es-PE"/>
              </w:rPr>
              <w:t xml:space="preserve"> código del </w:t>
            </w:r>
            <w:r w:rsidRPr="0090378A">
              <w:rPr>
                <w:rFonts w:ascii="Arial Narrow" w:eastAsia="Times New Roman" w:hAnsi="Arial Narrow" w:cs="Times New Roman"/>
                <w:b w:val="0"/>
                <w:color w:val="000000" w:themeColor="text1"/>
                <w:kern w:val="0"/>
                <w:sz w:val="20"/>
                <w:szCs w:val="20"/>
                <w:lang w:val="es-PE" w:eastAsia="es-PE"/>
              </w:rPr>
              <w:t xml:space="preserve"> “Pais de origen” </w:t>
            </w:r>
            <w:r w:rsidR="009E2247" w:rsidRPr="0090378A">
              <w:rPr>
                <w:rFonts w:ascii="Arial Narrow" w:eastAsia="Times New Roman" w:hAnsi="Arial Narrow" w:cs="Times New Roman"/>
                <w:b w:val="0"/>
                <w:color w:val="000000" w:themeColor="text1"/>
                <w:kern w:val="0"/>
                <w:sz w:val="20"/>
                <w:szCs w:val="20"/>
                <w:lang w:val="es-PE" w:eastAsia="es-PE"/>
              </w:rPr>
              <w:t>corresponde a los 2 primeros digitos del campo “Puerto de Embarque” de la DEP</w:t>
            </w:r>
          </w:p>
        </w:tc>
        <w:tc>
          <w:tcPr>
            <w:tcW w:w="1134" w:type="dxa"/>
            <w:gridSpan w:val="2"/>
            <w:shd w:val="clear" w:color="auto" w:fill="auto"/>
          </w:tcPr>
          <w:p w14:paraId="15B7752F" w14:textId="77777777" w:rsidR="005476E4" w:rsidRPr="0091649D" w:rsidRDefault="005476E4" w:rsidP="008C6227">
            <w:pPr>
              <w:pStyle w:val="Textodeglobo"/>
              <w:spacing w:before="40" w:after="40"/>
              <w:jc w:val="center"/>
              <w:rPr>
                <w:rFonts w:ascii="Arial Narrow" w:hAnsi="Arial Narrow" w:cs="Arial Narrow"/>
                <w:sz w:val="20"/>
                <w:szCs w:val="20"/>
                <w:lang w:eastAsia="es-ES"/>
              </w:rPr>
            </w:pPr>
          </w:p>
        </w:tc>
        <w:tc>
          <w:tcPr>
            <w:tcW w:w="851" w:type="dxa"/>
            <w:shd w:val="clear" w:color="auto" w:fill="auto"/>
          </w:tcPr>
          <w:p w14:paraId="15B77530" w14:textId="77777777" w:rsidR="005476E4" w:rsidRPr="00A77693" w:rsidRDefault="005476E4" w:rsidP="008C6227">
            <w:pPr>
              <w:pStyle w:val="Textodeglobo"/>
              <w:spacing w:before="40" w:after="40"/>
              <w:jc w:val="left"/>
              <w:rPr>
                <w:rFonts w:ascii="Arial Narrow" w:hAnsi="Arial Narrow" w:cs="Arial Narrow"/>
                <w:sz w:val="20"/>
                <w:szCs w:val="20"/>
                <w:lang w:eastAsia="es-ES"/>
              </w:rPr>
            </w:pPr>
          </w:p>
        </w:tc>
      </w:tr>
      <w:tr w:rsidR="005476E4" w:rsidRPr="00A77693" w14:paraId="15B77549" w14:textId="77777777" w:rsidTr="00785B8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tcPr>
          <w:p w14:paraId="15B77532"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RF15</w:t>
            </w:r>
          </w:p>
        </w:tc>
        <w:tc>
          <w:tcPr>
            <w:tcW w:w="1418" w:type="dxa"/>
            <w:shd w:val="clear" w:color="auto" w:fill="auto"/>
          </w:tcPr>
          <w:p w14:paraId="15B77533" w14:textId="77777777" w:rsidR="005476E4" w:rsidRDefault="005476E4" w:rsidP="008C6227">
            <w:pPr>
              <w:pStyle w:val="Textodeglobo"/>
              <w:spacing w:before="40" w:after="40"/>
              <w:jc w:val="center"/>
              <w:rPr>
                <w:rFonts w:ascii="Arial Narrow" w:hAnsi="Arial Narrow" w:cs="Arial Narrow"/>
                <w:sz w:val="20"/>
                <w:szCs w:val="20"/>
              </w:rPr>
            </w:pPr>
            <w:r w:rsidRPr="000530A4">
              <w:rPr>
                <w:rFonts w:ascii="Arial Narrow" w:hAnsi="Arial Narrow" w:cs="Arial Narrow"/>
                <w:sz w:val="20"/>
                <w:szCs w:val="20"/>
              </w:rPr>
              <w:t>Servicio WEB para la Recepción de Cargo de Entrega de Envío Postal</w:t>
            </w:r>
          </w:p>
          <w:p w14:paraId="15B77534" w14:textId="77777777" w:rsidR="005476E4" w:rsidRPr="00F3782A" w:rsidRDefault="005476E4" w:rsidP="008C6227">
            <w:pPr>
              <w:pStyle w:val="Textodeglobo"/>
              <w:spacing w:before="40" w:after="40"/>
              <w:jc w:val="center"/>
              <w:rPr>
                <w:rFonts w:ascii="Arial Narrow" w:hAnsi="Arial Narrow" w:cs="Arial Narrow"/>
                <w:color w:val="FF0000"/>
                <w:sz w:val="20"/>
                <w:szCs w:val="20"/>
              </w:rPr>
            </w:pPr>
          </w:p>
        </w:tc>
        <w:tc>
          <w:tcPr>
            <w:tcW w:w="4677" w:type="dxa"/>
            <w:gridSpan w:val="6"/>
            <w:shd w:val="clear" w:color="auto" w:fill="auto"/>
            <w:vAlign w:val="center"/>
          </w:tcPr>
          <w:p w14:paraId="15B77535" w14:textId="77777777" w:rsidR="005476E4" w:rsidRPr="000530A4" w:rsidRDefault="005476E4" w:rsidP="008C6227">
            <w:pPr>
              <w:rPr>
                <w:rFonts w:ascii="Arial Narrow" w:hAnsi="Arial Narrow"/>
                <w:bCs/>
                <w:sz w:val="20"/>
                <w:szCs w:val="20"/>
                <w:lang w:val="es-PE" w:eastAsia="es-PE"/>
              </w:rPr>
            </w:pPr>
            <w:r w:rsidRPr="000530A4">
              <w:rPr>
                <w:rFonts w:ascii="Arial Narrow" w:hAnsi="Arial Narrow"/>
                <w:bCs/>
                <w:sz w:val="20"/>
                <w:szCs w:val="20"/>
                <w:lang w:val="es-PE" w:eastAsia="es-PE"/>
              </w:rPr>
              <w:t>SUNAT deberá poner a disposición de SERPOST los medios electrónicos para</w:t>
            </w:r>
            <w:r>
              <w:rPr>
                <w:rFonts w:ascii="Arial Narrow" w:hAnsi="Arial Narrow"/>
                <w:bCs/>
                <w:sz w:val="20"/>
                <w:szCs w:val="20"/>
                <w:lang w:val="es-PE" w:eastAsia="es-PE"/>
              </w:rPr>
              <w:t xml:space="preserve"> que SERPOST</w:t>
            </w:r>
            <w:r w:rsidRPr="000530A4">
              <w:rPr>
                <w:rFonts w:ascii="Arial Narrow" w:hAnsi="Arial Narrow"/>
                <w:bCs/>
                <w:sz w:val="20"/>
                <w:szCs w:val="20"/>
                <w:lang w:val="es-PE" w:eastAsia="es-PE"/>
              </w:rPr>
              <w:t xml:space="preserve"> transmit</w:t>
            </w:r>
            <w:r>
              <w:rPr>
                <w:rFonts w:ascii="Arial Narrow" w:hAnsi="Arial Narrow"/>
                <w:bCs/>
                <w:sz w:val="20"/>
                <w:szCs w:val="20"/>
                <w:lang w:val="es-PE" w:eastAsia="es-PE"/>
              </w:rPr>
              <w:t xml:space="preserve">a </w:t>
            </w:r>
            <w:r w:rsidRPr="000530A4">
              <w:rPr>
                <w:rFonts w:ascii="Arial Narrow" w:hAnsi="Arial Narrow"/>
                <w:bCs/>
                <w:sz w:val="20"/>
                <w:szCs w:val="20"/>
                <w:lang w:val="es-PE" w:eastAsia="es-PE"/>
              </w:rPr>
              <w:t>información sobre la entrega del Envío postal al destinatario, el servicio debe implementarse bajo las siguientes especificaciones.</w:t>
            </w:r>
          </w:p>
          <w:p w14:paraId="15B77536" w14:textId="77777777" w:rsidR="005476E4" w:rsidRDefault="005476E4" w:rsidP="008C6227">
            <w:pPr>
              <w:pStyle w:val="Prrafodelista"/>
              <w:numPr>
                <w:ilvl w:val="0"/>
                <w:numId w:val="70"/>
              </w:numPr>
              <w:ind w:left="284" w:hanging="284"/>
              <w:rPr>
                <w:rFonts w:ascii="Arial Narrow" w:hAnsi="Arial Narrow"/>
                <w:bCs/>
                <w:sz w:val="20"/>
                <w:szCs w:val="20"/>
                <w:lang w:val="es-PE" w:eastAsia="es-PE"/>
              </w:rPr>
            </w:pPr>
            <w:r w:rsidRPr="000530A4">
              <w:rPr>
                <w:rFonts w:ascii="Arial Narrow" w:hAnsi="Arial Narrow"/>
                <w:bCs/>
                <w:sz w:val="20"/>
                <w:szCs w:val="20"/>
                <w:lang w:val="es-PE" w:eastAsia="es-PE"/>
              </w:rPr>
              <w:t>El sistema debe recibir como parámetros</w:t>
            </w:r>
            <w:r>
              <w:rPr>
                <w:rFonts w:ascii="Arial Narrow" w:hAnsi="Arial Narrow"/>
                <w:bCs/>
                <w:sz w:val="20"/>
                <w:szCs w:val="20"/>
                <w:lang w:val="es-PE" w:eastAsia="es-PE"/>
              </w:rPr>
              <w:t xml:space="preserve"> obligatorios los siguientes:</w:t>
            </w:r>
          </w:p>
          <w:p w14:paraId="15B77537" w14:textId="77777777" w:rsidR="005476E4" w:rsidRDefault="005476E4" w:rsidP="008C6227">
            <w:pPr>
              <w:pStyle w:val="Prrafodelista"/>
              <w:numPr>
                <w:ilvl w:val="0"/>
                <w:numId w:val="66"/>
              </w:numPr>
              <w:ind w:left="497" w:hanging="142"/>
              <w:rPr>
                <w:rFonts w:ascii="Arial Narrow" w:hAnsi="Arial Narrow"/>
                <w:bCs/>
                <w:sz w:val="20"/>
                <w:szCs w:val="20"/>
                <w:lang w:val="es-PE" w:eastAsia="es-PE"/>
              </w:rPr>
            </w:pPr>
            <w:r>
              <w:rPr>
                <w:rFonts w:ascii="Arial Narrow" w:hAnsi="Arial Narrow"/>
                <w:bCs/>
                <w:sz w:val="20"/>
                <w:szCs w:val="20"/>
                <w:lang w:val="es-PE" w:eastAsia="es-PE"/>
              </w:rPr>
              <w:t>Número de DIF (Año y Número)</w:t>
            </w:r>
          </w:p>
          <w:p w14:paraId="15B77538" w14:textId="77777777" w:rsidR="005476E4" w:rsidRDefault="005476E4" w:rsidP="008C6227">
            <w:pPr>
              <w:pStyle w:val="Prrafodelista"/>
              <w:numPr>
                <w:ilvl w:val="0"/>
                <w:numId w:val="66"/>
              </w:numPr>
              <w:ind w:left="497" w:hanging="142"/>
              <w:rPr>
                <w:rFonts w:ascii="Arial Narrow" w:hAnsi="Arial Narrow"/>
                <w:bCs/>
                <w:sz w:val="20"/>
                <w:szCs w:val="20"/>
                <w:lang w:val="es-PE" w:eastAsia="es-PE"/>
              </w:rPr>
            </w:pPr>
            <w:r>
              <w:rPr>
                <w:rFonts w:ascii="Arial Narrow" w:hAnsi="Arial Narrow"/>
                <w:bCs/>
                <w:sz w:val="20"/>
                <w:szCs w:val="20"/>
                <w:lang w:val="es-PE" w:eastAsia="es-PE"/>
              </w:rPr>
              <w:t>Tipo de Documento de Identidad, siendo los posibles valores los siguientes:</w:t>
            </w:r>
          </w:p>
          <w:p w14:paraId="15B77539" w14:textId="77777777" w:rsidR="005476E4" w:rsidRDefault="005476E4" w:rsidP="008C6227">
            <w:pPr>
              <w:pStyle w:val="Prrafodelista"/>
              <w:ind w:left="780"/>
              <w:rPr>
                <w:rFonts w:ascii="Arial Narrow" w:hAnsi="Arial Narrow"/>
                <w:bCs/>
                <w:sz w:val="20"/>
                <w:szCs w:val="20"/>
                <w:lang w:val="es-PE" w:eastAsia="es-PE"/>
              </w:rPr>
            </w:pPr>
            <w:r>
              <w:rPr>
                <w:rFonts w:ascii="Arial Narrow" w:hAnsi="Arial Narrow"/>
                <w:bCs/>
                <w:sz w:val="20"/>
                <w:szCs w:val="20"/>
                <w:lang w:val="es-PE" w:eastAsia="es-PE"/>
              </w:rPr>
              <w:t>3 – DNI</w:t>
            </w:r>
          </w:p>
          <w:p w14:paraId="15B7753A" w14:textId="77777777" w:rsidR="005476E4" w:rsidRDefault="005476E4" w:rsidP="008C6227">
            <w:pPr>
              <w:pStyle w:val="Prrafodelista"/>
              <w:ind w:left="780"/>
              <w:rPr>
                <w:rFonts w:ascii="Arial Narrow" w:hAnsi="Arial Narrow"/>
                <w:bCs/>
                <w:sz w:val="20"/>
                <w:szCs w:val="20"/>
                <w:lang w:val="es-PE" w:eastAsia="es-PE"/>
              </w:rPr>
            </w:pPr>
            <w:r>
              <w:rPr>
                <w:rFonts w:ascii="Arial Narrow" w:hAnsi="Arial Narrow"/>
                <w:bCs/>
                <w:sz w:val="20"/>
                <w:szCs w:val="20"/>
                <w:lang w:val="es-PE" w:eastAsia="es-PE"/>
              </w:rPr>
              <w:t>4 – RUC</w:t>
            </w:r>
          </w:p>
          <w:p w14:paraId="15B7753B" w14:textId="77777777" w:rsidR="005476E4" w:rsidRDefault="005476E4" w:rsidP="008C6227">
            <w:pPr>
              <w:pStyle w:val="Prrafodelista"/>
              <w:ind w:left="780"/>
              <w:rPr>
                <w:rFonts w:ascii="Arial Narrow" w:hAnsi="Arial Narrow"/>
                <w:bCs/>
                <w:sz w:val="20"/>
                <w:szCs w:val="20"/>
                <w:lang w:val="es-PE" w:eastAsia="es-PE"/>
              </w:rPr>
            </w:pPr>
            <w:r>
              <w:rPr>
                <w:rFonts w:ascii="Arial Narrow" w:hAnsi="Arial Narrow"/>
                <w:bCs/>
                <w:sz w:val="20"/>
                <w:szCs w:val="20"/>
                <w:lang w:val="es-PE" w:eastAsia="es-PE"/>
              </w:rPr>
              <w:t>6 – Pasaporte</w:t>
            </w:r>
          </w:p>
          <w:p w14:paraId="15B7753C" w14:textId="77777777" w:rsidR="005476E4" w:rsidRDefault="005476E4" w:rsidP="008C6227">
            <w:pPr>
              <w:pStyle w:val="Prrafodelista"/>
              <w:ind w:left="780"/>
              <w:rPr>
                <w:rFonts w:ascii="Arial Narrow" w:hAnsi="Arial Narrow"/>
                <w:bCs/>
                <w:sz w:val="20"/>
                <w:szCs w:val="20"/>
                <w:lang w:val="es-PE" w:eastAsia="es-PE"/>
              </w:rPr>
            </w:pPr>
            <w:r>
              <w:rPr>
                <w:rFonts w:ascii="Arial Narrow" w:hAnsi="Arial Narrow"/>
                <w:bCs/>
                <w:sz w:val="20"/>
                <w:szCs w:val="20"/>
                <w:lang w:val="es-PE" w:eastAsia="es-PE"/>
              </w:rPr>
              <w:t>7- Carné de Extranjería</w:t>
            </w:r>
          </w:p>
          <w:p w14:paraId="15B7753D" w14:textId="77777777" w:rsidR="005476E4" w:rsidRDefault="005476E4" w:rsidP="008C6227">
            <w:pPr>
              <w:pStyle w:val="Prrafodelista"/>
              <w:numPr>
                <w:ilvl w:val="0"/>
                <w:numId w:val="66"/>
              </w:numPr>
              <w:ind w:left="497" w:hanging="142"/>
              <w:rPr>
                <w:rFonts w:ascii="Arial Narrow" w:hAnsi="Arial Narrow"/>
                <w:bCs/>
                <w:sz w:val="20"/>
                <w:szCs w:val="20"/>
                <w:lang w:val="es-PE" w:eastAsia="es-PE"/>
              </w:rPr>
            </w:pPr>
            <w:r>
              <w:rPr>
                <w:rFonts w:ascii="Arial Narrow" w:hAnsi="Arial Narrow"/>
                <w:bCs/>
                <w:sz w:val="20"/>
                <w:szCs w:val="20"/>
                <w:lang w:val="es-PE" w:eastAsia="es-PE"/>
              </w:rPr>
              <w:t>Número de Documento de Identidad, deberá corresponder a un dato alfanumérico con logitud máxima de 11 caracteres.</w:t>
            </w:r>
          </w:p>
          <w:p w14:paraId="15B7753E" w14:textId="77777777" w:rsidR="005476E4" w:rsidRPr="000530A4" w:rsidRDefault="005476E4" w:rsidP="008C6227">
            <w:pPr>
              <w:pStyle w:val="Prrafodelista"/>
              <w:numPr>
                <w:ilvl w:val="0"/>
                <w:numId w:val="66"/>
              </w:numPr>
              <w:ind w:left="497" w:hanging="142"/>
              <w:rPr>
                <w:rFonts w:ascii="Arial Narrow" w:hAnsi="Arial Narrow"/>
                <w:bCs/>
                <w:sz w:val="20"/>
                <w:szCs w:val="20"/>
                <w:lang w:val="es-PE" w:eastAsia="es-PE"/>
              </w:rPr>
            </w:pPr>
            <w:r>
              <w:rPr>
                <w:rFonts w:ascii="Arial Narrow" w:hAnsi="Arial Narrow"/>
                <w:bCs/>
                <w:sz w:val="20"/>
                <w:szCs w:val="20"/>
                <w:lang w:val="es-PE" w:eastAsia="es-PE"/>
              </w:rPr>
              <w:t>Fecha y Hora de Entrega, con formato dd/mm/yyyy hh:mm (en formato de 24 horas)</w:t>
            </w:r>
          </w:p>
          <w:p w14:paraId="15B7753F" w14:textId="77777777" w:rsidR="005476E4" w:rsidRDefault="005476E4" w:rsidP="008C6227">
            <w:pPr>
              <w:pStyle w:val="Prrafodelista"/>
              <w:numPr>
                <w:ilvl w:val="0"/>
                <w:numId w:val="70"/>
              </w:numPr>
              <w:ind w:left="284" w:hanging="284"/>
              <w:rPr>
                <w:rFonts w:ascii="Arial Narrow" w:hAnsi="Arial Narrow"/>
                <w:bCs/>
                <w:sz w:val="20"/>
                <w:szCs w:val="20"/>
                <w:lang w:val="es-PE" w:eastAsia="es-PE"/>
              </w:rPr>
            </w:pPr>
            <w:r w:rsidRPr="004A0283">
              <w:rPr>
                <w:rFonts w:ascii="Arial Narrow" w:hAnsi="Arial Narrow"/>
                <w:bCs/>
                <w:sz w:val="20"/>
                <w:szCs w:val="20"/>
                <w:lang w:val="es-PE" w:eastAsia="es-PE"/>
              </w:rPr>
              <w:t xml:space="preserve">El sistema validara que la DIF exista, de no existir enviará el mensaje “Número de DIF no registrada en SUNAT” </w:t>
            </w:r>
          </w:p>
          <w:p w14:paraId="15B77540" w14:textId="77777777" w:rsidR="005476E4" w:rsidRPr="004A0283" w:rsidRDefault="005476E4" w:rsidP="008C6227">
            <w:pPr>
              <w:pStyle w:val="Prrafodelista"/>
              <w:numPr>
                <w:ilvl w:val="0"/>
                <w:numId w:val="70"/>
              </w:numPr>
              <w:ind w:left="284" w:hanging="284"/>
              <w:rPr>
                <w:rFonts w:ascii="Arial Narrow" w:hAnsi="Arial Narrow"/>
                <w:bCs/>
                <w:sz w:val="20"/>
                <w:szCs w:val="20"/>
                <w:lang w:val="es-PE" w:eastAsia="es-PE"/>
              </w:rPr>
            </w:pPr>
            <w:r>
              <w:rPr>
                <w:rFonts w:ascii="Arial Narrow" w:hAnsi="Arial Narrow"/>
                <w:bCs/>
                <w:sz w:val="20"/>
                <w:szCs w:val="20"/>
                <w:lang w:val="es-PE" w:eastAsia="es-PE"/>
              </w:rPr>
              <w:t xml:space="preserve">Si la DIF se encuentra cancelada, </w:t>
            </w:r>
            <w:r w:rsidRPr="004A0283">
              <w:rPr>
                <w:rFonts w:ascii="Arial Narrow" w:hAnsi="Arial Narrow"/>
                <w:bCs/>
                <w:sz w:val="20"/>
                <w:szCs w:val="20"/>
                <w:lang w:val="es-PE" w:eastAsia="es-PE"/>
              </w:rPr>
              <w:t>el sistema  registrará los siguientes datos de la Declaración:</w:t>
            </w:r>
          </w:p>
          <w:p w14:paraId="15B77541" w14:textId="77777777" w:rsidR="005476E4" w:rsidRPr="000530A4" w:rsidRDefault="005476E4" w:rsidP="008C6227">
            <w:pPr>
              <w:numPr>
                <w:ilvl w:val="0"/>
                <w:numId w:val="63"/>
              </w:numPr>
              <w:ind w:left="638" w:hanging="284"/>
              <w:rPr>
                <w:rFonts w:ascii="Arial Narrow" w:hAnsi="Arial Narrow"/>
                <w:bCs/>
                <w:sz w:val="20"/>
                <w:szCs w:val="20"/>
                <w:lang w:val="es-PE" w:eastAsia="es-PE"/>
              </w:rPr>
            </w:pPr>
            <w:r w:rsidRPr="000530A4">
              <w:rPr>
                <w:rFonts w:ascii="Arial Narrow" w:hAnsi="Arial Narrow"/>
                <w:bCs/>
                <w:sz w:val="20"/>
                <w:szCs w:val="20"/>
                <w:lang w:val="es-PE" w:eastAsia="es-PE"/>
              </w:rPr>
              <w:t>Tipo de Documento de Identidad</w:t>
            </w:r>
          </w:p>
          <w:p w14:paraId="15B77542" w14:textId="77777777" w:rsidR="005476E4" w:rsidRPr="000530A4" w:rsidRDefault="005476E4" w:rsidP="008C6227">
            <w:pPr>
              <w:numPr>
                <w:ilvl w:val="0"/>
                <w:numId w:val="63"/>
              </w:numPr>
              <w:ind w:left="638" w:hanging="284"/>
              <w:rPr>
                <w:rFonts w:ascii="Arial Narrow" w:hAnsi="Arial Narrow"/>
                <w:bCs/>
                <w:sz w:val="20"/>
                <w:szCs w:val="20"/>
                <w:lang w:val="es-PE" w:eastAsia="es-PE"/>
              </w:rPr>
            </w:pPr>
            <w:r w:rsidRPr="000530A4">
              <w:rPr>
                <w:rFonts w:ascii="Arial Narrow" w:hAnsi="Arial Narrow"/>
                <w:bCs/>
                <w:sz w:val="20"/>
                <w:szCs w:val="20"/>
                <w:lang w:val="es-PE" w:eastAsia="es-PE"/>
              </w:rPr>
              <w:t>Numero de Documento de Identidad</w:t>
            </w:r>
          </w:p>
          <w:p w14:paraId="15B77543" w14:textId="77777777" w:rsidR="005476E4" w:rsidRPr="000530A4" w:rsidRDefault="005476E4" w:rsidP="008C6227">
            <w:pPr>
              <w:numPr>
                <w:ilvl w:val="0"/>
                <w:numId w:val="63"/>
              </w:numPr>
              <w:ind w:left="638" w:hanging="284"/>
              <w:rPr>
                <w:rFonts w:ascii="Arial Narrow" w:hAnsi="Arial Narrow"/>
                <w:bCs/>
                <w:sz w:val="20"/>
                <w:szCs w:val="20"/>
                <w:lang w:val="es-PE" w:eastAsia="es-PE"/>
              </w:rPr>
            </w:pPr>
            <w:r w:rsidRPr="000530A4">
              <w:rPr>
                <w:rFonts w:ascii="Arial Narrow" w:hAnsi="Arial Narrow"/>
                <w:bCs/>
                <w:sz w:val="20"/>
                <w:szCs w:val="20"/>
                <w:lang w:val="es-PE" w:eastAsia="es-PE"/>
              </w:rPr>
              <w:t>Fecha de Entrega.</w:t>
            </w:r>
          </w:p>
          <w:p w14:paraId="15B77544" w14:textId="77777777" w:rsidR="005476E4" w:rsidRPr="000530A4" w:rsidRDefault="005476E4" w:rsidP="008C6227">
            <w:pPr>
              <w:numPr>
                <w:ilvl w:val="0"/>
                <w:numId w:val="63"/>
              </w:numPr>
              <w:ind w:left="638" w:hanging="284"/>
              <w:rPr>
                <w:rFonts w:ascii="Arial Narrow" w:hAnsi="Arial Narrow"/>
                <w:bCs/>
                <w:sz w:val="20"/>
                <w:szCs w:val="20"/>
                <w:lang w:val="es-PE" w:eastAsia="es-PE"/>
              </w:rPr>
            </w:pPr>
            <w:r w:rsidRPr="000530A4">
              <w:rPr>
                <w:rFonts w:ascii="Arial Narrow" w:hAnsi="Arial Narrow"/>
                <w:bCs/>
                <w:sz w:val="20"/>
                <w:szCs w:val="20"/>
                <w:lang w:val="es-PE" w:eastAsia="es-PE"/>
              </w:rPr>
              <w:t>Hora de Entrega.</w:t>
            </w:r>
          </w:p>
          <w:p w14:paraId="15B77545" w14:textId="77777777" w:rsidR="005476E4" w:rsidRDefault="005476E4" w:rsidP="008C6227">
            <w:pPr>
              <w:pStyle w:val="Prrafodelista"/>
              <w:ind w:left="284"/>
              <w:rPr>
                <w:rFonts w:ascii="Arial Narrow" w:hAnsi="Arial Narrow"/>
                <w:bCs/>
                <w:sz w:val="20"/>
                <w:szCs w:val="20"/>
                <w:lang w:val="es-PE" w:eastAsia="es-PE"/>
              </w:rPr>
            </w:pPr>
            <w:r>
              <w:rPr>
                <w:rFonts w:ascii="Arial Narrow" w:hAnsi="Arial Narrow"/>
                <w:bCs/>
                <w:sz w:val="20"/>
                <w:szCs w:val="20"/>
                <w:lang w:val="es-PE" w:eastAsia="es-PE"/>
              </w:rPr>
              <w:t>En caso no se encuentre cancelada, deberá generar enviar el mensaje “DIF no se encuentra con Levante Autorizado”</w:t>
            </w:r>
          </w:p>
          <w:p w14:paraId="15B77546" w14:textId="77777777" w:rsidR="005476E4" w:rsidRPr="004C5D0F" w:rsidRDefault="005476E4" w:rsidP="008C6227">
            <w:pPr>
              <w:pStyle w:val="Prrafodelista"/>
              <w:numPr>
                <w:ilvl w:val="0"/>
                <w:numId w:val="70"/>
              </w:numPr>
              <w:ind w:left="284" w:hanging="284"/>
              <w:rPr>
                <w:rFonts w:ascii="Arial Narrow" w:hAnsi="Arial Narrow"/>
                <w:bCs/>
                <w:sz w:val="20"/>
                <w:szCs w:val="20"/>
                <w:lang w:val="es-PE" w:eastAsia="es-PE"/>
              </w:rPr>
            </w:pPr>
            <w:r>
              <w:rPr>
                <w:rFonts w:ascii="Arial Narrow" w:hAnsi="Arial Narrow"/>
                <w:bCs/>
                <w:sz w:val="20"/>
                <w:szCs w:val="20"/>
                <w:lang w:val="es-PE" w:eastAsia="es-PE"/>
              </w:rPr>
              <w:t>De cumplir con las validaciones, deberá enviar el siguiente mensaje de respuesta “Actualización de control de cargo de entrega conforme”</w:t>
            </w:r>
          </w:p>
        </w:tc>
        <w:tc>
          <w:tcPr>
            <w:tcW w:w="1134" w:type="dxa"/>
            <w:gridSpan w:val="2"/>
            <w:shd w:val="clear" w:color="auto" w:fill="auto"/>
          </w:tcPr>
          <w:p w14:paraId="15B77547" w14:textId="77777777" w:rsidR="005476E4" w:rsidRPr="0091649D" w:rsidRDefault="005476E4" w:rsidP="008C6227">
            <w:pPr>
              <w:pStyle w:val="Textodeglobo"/>
              <w:spacing w:before="40" w:after="40"/>
              <w:jc w:val="center"/>
              <w:rPr>
                <w:rFonts w:ascii="Arial Narrow" w:hAnsi="Arial Narrow" w:cs="Arial Narrow"/>
                <w:sz w:val="20"/>
                <w:szCs w:val="20"/>
                <w:lang w:eastAsia="es-ES"/>
              </w:rPr>
            </w:pPr>
          </w:p>
        </w:tc>
        <w:tc>
          <w:tcPr>
            <w:tcW w:w="851" w:type="dxa"/>
            <w:shd w:val="clear" w:color="auto" w:fill="auto"/>
          </w:tcPr>
          <w:p w14:paraId="15B77548" w14:textId="77777777" w:rsidR="005476E4" w:rsidRPr="00A77693" w:rsidRDefault="005476E4" w:rsidP="008C6227">
            <w:pPr>
              <w:pStyle w:val="Textodeglobo"/>
              <w:spacing w:before="40" w:after="40"/>
              <w:jc w:val="left"/>
              <w:rPr>
                <w:rFonts w:ascii="Arial Narrow" w:hAnsi="Arial Narrow" w:cs="Arial Narrow"/>
                <w:sz w:val="20"/>
                <w:szCs w:val="20"/>
                <w:lang w:eastAsia="es-ES"/>
              </w:rPr>
            </w:pPr>
          </w:p>
        </w:tc>
      </w:tr>
      <w:tr w:rsidR="005476E4" w:rsidRPr="00A77693" w14:paraId="15B77559" w14:textId="77777777" w:rsidTr="000B314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tcPr>
          <w:p w14:paraId="15B7754A"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RF16</w:t>
            </w:r>
          </w:p>
        </w:tc>
        <w:tc>
          <w:tcPr>
            <w:tcW w:w="1418" w:type="dxa"/>
            <w:shd w:val="clear" w:color="auto" w:fill="auto"/>
          </w:tcPr>
          <w:p w14:paraId="15B7754B" w14:textId="77777777" w:rsidR="005476E4" w:rsidRPr="00C10D05"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rPr>
              <w:t>Impresión de Notificación de Observaciones</w:t>
            </w:r>
          </w:p>
        </w:tc>
        <w:tc>
          <w:tcPr>
            <w:tcW w:w="4677" w:type="dxa"/>
            <w:gridSpan w:val="6"/>
            <w:shd w:val="clear" w:color="auto" w:fill="auto"/>
            <w:vAlign w:val="center"/>
          </w:tcPr>
          <w:p w14:paraId="15B7754C" w14:textId="77777777" w:rsidR="005476E4" w:rsidRPr="002429A3" w:rsidRDefault="005476E4" w:rsidP="008C6227">
            <w:pPr>
              <w:rPr>
                <w:rFonts w:ascii="Arial Narrow" w:hAnsi="Arial Narrow"/>
                <w:bCs/>
                <w:sz w:val="20"/>
                <w:szCs w:val="20"/>
                <w:lang w:val="es-PE" w:eastAsia="es-PE"/>
              </w:rPr>
            </w:pPr>
            <w:r w:rsidRPr="002429A3">
              <w:rPr>
                <w:rFonts w:ascii="Arial Narrow" w:hAnsi="Arial Narrow"/>
                <w:bCs/>
                <w:sz w:val="20"/>
                <w:szCs w:val="20"/>
                <w:lang w:val="es-PE" w:eastAsia="es-PE"/>
              </w:rPr>
              <w:t xml:space="preserve">Se requiere contar con una opción para que el funcionario SUNAT pueda consultar e imprimir la Notificación, la opción debe implementarse bajo </w:t>
            </w:r>
            <w:r w:rsidR="006F4837">
              <w:rPr>
                <w:rFonts w:ascii="Arial Narrow" w:hAnsi="Arial Narrow"/>
                <w:bCs/>
                <w:sz w:val="20"/>
                <w:szCs w:val="20"/>
                <w:lang w:val="es-PE" w:eastAsia="es-PE"/>
              </w:rPr>
              <w:t>las siguientes especificaciones:</w:t>
            </w:r>
          </w:p>
          <w:p w14:paraId="15B7754D" w14:textId="77777777" w:rsidR="005476E4" w:rsidRPr="002429A3" w:rsidRDefault="005476E4" w:rsidP="008C6227">
            <w:pPr>
              <w:pStyle w:val="Prrafodelista"/>
              <w:numPr>
                <w:ilvl w:val="0"/>
                <w:numId w:val="131"/>
              </w:numPr>
              <w:ind w:left="213" w:hanging="213"/>
              <w:jc w:val="left"/>
              <w:rPr>
                <w:rFonts w:ascii="Arial Narrow" w:hAnsi="Arial Narrow"/>
                <w:bCs/>
                <w:sz w:val="20"/>
                <w:szCs w:val="20"/>
                <w:lang w:val="es-PE" w:eastAsia="es-PE"/>
              </w:rPr>
            </w:pPr>
            <w:r w:rsidRPr="002429A3">
              <w:rPr>
                <w:rFonts w:ascii="Arial Narrow" w:hAnsi="Arial Narrow"/>
                <w:bCs/>
                <w:sz w:val="20"/>
                <w:szCs w:val="20"/>
                <w:lang w:val="es-PE" w:eastAsia="es-PE"/>
              </w:rPr>
              <w:t>El sistema debe solic</w:t>
            </w:r>
            <w:r w:rsidR="006F4837">
              <w:rPr>
                <w:rFonts w:ascii="Arial Narrow" w:hAnsi="Arial Narrow"/>
                <w:bCs/>
                <w:sz w:val="20"/>
                <w:szCs w:val="20"/>
                <w:lang w:val="es-PE" w:eastAsia="es-PE"/>
              </w:rPr>
              <w:t>itar el numero de Notificación:</w:t>
            </w:r>
          </w:p>
          <w:p w14:paraId="15B7754E" w14:textId="77777777" w:rsidR="005476E4" w:rsidRPr="002429A3" w:rsidRDefault="005476E4" w:rsidP="008C6227">
            <w:pPr>
              <w:pStyle w:val="Prrafodelista"/>
              <w:numPr>
                <w:ilvl w:val="0"/>
                <w:numId w:val="84"/>
              </w:numPr>
              <w:ind w:left="568" w:hanging="284"/>
              <w:rPr>
                <w:rFonts w:ascii="Arial Narrow" w:hAnsi="Arial Narrow"/>
                <w:bCs/>
                <w:sz w:val="20"/>
                <w:szCs w:val="20"/>
                <w:lang w:val="es-PE" w:eastAsia="es-PE"/>
              </w:rPr>
            </w:pPr>
            <w:r w:rsidRPr="002429A3">
              <w:rPr>
                <w:rFonts w:ascii="Arial Narrow" w:hAnsi="Arial Narrow"/>
                <w:bCs/>
                <w:sz w:val="20"/>
                <w:szCs w:val="20"/>
                <w:lang w:val="es-PE" w:eastAsia="es-PE"/>
              </w:rPr>
              <w:t>Año, dato numérico de 4 dígitos siendo su ingreso obligatorio. El sistema debe validar que el dato corresponda a un añ</w:t>
            </w:r>
            <w:r>
              <w:rPr>
                <w:rFonts w:ascii="Arial Narrow" w:hAnsi="Arial Narrow"/>
                <w:bCs/>
                <w:sz w:val="20"/>
                <w:szCs w:val="20"/>
                <w:lang w:val="es-PE" w:eastAsia="es-PE"/>
              </w:rPr>
              <w:t>o valido, mayor o igual al “2013</w:t>
            </w:r>
            <w:r w:rsidRPr="002429A3">
              <w:rPr>
                <w:rFonts w:ascii="Arial Narrow" w:hAnsi="Arial Narrow"/>
                <w:bCs/>
                <w:sz w:val="20"/>
                <w:szCs w:val="20"/>
                <w:lang w:val="es-PE" w:eastAsia="es-PE"/>
              </w:rPr>
              <w:t>”</w:t>
            </w:r>
          </w:p>
          <w:p w14:paraId="15B7754F" w14:textId="77777777" w:rsidR="005476E4" w:rsidRPr="002429A3" w:rsidRDefault="005476E4" w:rsidP="008C6227">
            <w:pPr>
              <w:pStyle w:val="Prrafodelista"/>
              <w:numPr>
                <w:ilvl w:val="0"/>
                <w:numId w:val="84"/>
              </w:numPr>
              <w:ind w:left="568" w:hanging="284"/>
              <w:rPr>
                <w:rFonts w:ascii="Arial Narrow" w:hAnsi="Arial Narrow"/>
                <w:bCs/>
                <w:sz w:val="20"/>
                <w:szCs w:val="20"/>
                <w:lang w:val="es-PE" w:eastAsia="es-PE"/>
              </w:rPr>
            </w:pPr>
            <w:r w:rsidRPr="002429A3">
              <w:rPr>
                <w:rFonts w:ascii="Arial Narrow" w:hAnsi="Arial Narrow"/>
                <w:bCs/>
                <w:sz w:val="20"/>
                <w:szCs w:val="20"/>
                <w:lang w:val="es-PE" w:eastAsia="es-PE"/>
              </w:rPr>
              <w:t>Numero de Notificación, dato numérico de 6 dígitos siendo su ingreso obligatorio.</w:t>
            </w:r>
          </w:p>
          <w:p w14:paraId="15B77550" w14:textId="77777777" w:rsidR="005476E4" w:rsidRDefault="005476E4" w:rsidP="008C6227">
            <w:pPr>
              <w:ind w:left="284"/>
              <w:rPr>
                <w:rFonts w:ascii="Arial Narrow" w:hAnsi="Arial Narrow"/>
                <w:bCs/>
                <w:sz w:val="20"/>
                <w:szCs w:val="20"/>
                <w:lang w:val="es-PE" w:eastAsia="es-PE"/>
              </w:rPr>
            </w:pPr>
            <w:r w:rsidRPr="002429A3">
              <w:rPr>
                <w:rFonts w:ascii="Arial Narrow" w:hAnsi="Arial Narrow"/>
                <w:bCs/>
                <w:sz w:val="20"/>
                <w:szCs w:val="20"/>
                <w:lang w:val="es-PE" w:eastAsia="es-PE"/>
              </w:rPr>
              <w:t xml:space="preserve">Ingresado el número de Notificación el sistema debe verificar que se haya ingresado un número válido, de no ser correcto debe mostrar el siguiente mensaje “Por favor ingrese año y número de Notificación a Imprimir”, de ser datos correctos el sistema imprime la notificación en formato pdf </w:t>
            </w:r>
            <w:r w:rsidRPr="008E03D4">
              <w:rPr>
                <w:rFonts w:ascii="Arial Narrow" w:hAnsi="Arial Narrow"/>
                <w:bCs/>
                <w:sz w:val="20"/>
                <w:szCs w:val="20"/>
                <w:lang w:val="es-PE" w:eastAsia="es-PE"/>
              </w:rPr>
              <w:t xml:space="preserve">según </w:t>
            </w:r>
            <w:r>
              <w:rPr>
                <w:rFonts w:ascii="Arial Narrow" w:hAnsi="Arial Narrow"/>
                <w:bCs/>
                <w:sz w:val="20"/>
                <w:szCs w:val="20"/>
                <w:lang w:val="es-PE" w:eastAsia="es-PE"/>
              </w:rPr>
              <w:t xml:space="preserve">formato indicado en </w:t>
            </w:r>
            <w:r w:rsidRPr="008E03D4">
              <w:rPr>
                <w:rFonts w:ascii="Arial Narrow" w:hAnsi="Arial Narrow"/>
                <w:bCs/>
                <w:sz w:val="20"/>
                <w:szCs w:val="20"/>
                <w:lang w:val="es-PE" w:eastAsia="es-PE"/>
              </w:rPr>
              <w:t>Anexo 6.</w:t>
            </w:r>
            <w:r>
              <w:rPr>
                <w:rFonts w:ascii="Arial Narrow" w:hAnsi="Arial Narrow"/>
                <w:bCs/>
                <w:sz w:val="20"/>
                <w:szCs w:val="20"/>
                <w:lang w:val="es-PE" w:eastAsia="es-PE"/>
              </w:rPr>
              <w:t>8</w:t>
            </w:r>
          </w:p>
          <w:p w14:paraId="15B77551" w14:textId="77777777" w:rsidR="00EF7ED7" w:rsidRPr="0090378A" w:rsidRDefault="00EF7ED7" w:rsidP="008C6227">
            <w:pPr>
              <w:ind w:left="284"/>
              <w:rPr>
                <w:rFonts w:ascii="Arial Narrow" w:hAnsi="Arial Narrow"/>
                <w:bCs/>
                <w:color w:val="000000" w:themeColor="text1"/>
                <w:sz w:val="20"/>
                <w:szCs w:val="20"/>
                <w:lang w:val="es-PE" w:eastAsia="es-PE"/>
              </w:rPr>
            </w:pPr>
            <w:r w:rsidRPr="0090378A">
              <w:rPr>
                <w:rFonts w:ascii="Arial Narrow" w:hAnsi="Arial Narrow"/>
                <w:bCs/>
                <w:color w:val="000000" w:themeColor="text1"/>
                <w:sz w:val="20"/>
                <w:szCs w:val="20"/>
                <w:lang w:val="es-PE" w:eastAsia="es-PE"/>
              </w:rPr>
              <w:t xml:space="preserve">Nota: </w:t>
            </w:r>
          </w:p>
          <w:p w14:paraId="15B77552" w14:textId="77777777" w:rsidR="00EF7ED7" w:rsidRPr="0090378A" w:rsidRDefault="00EF7ED7" w:rsidP="008C6227">
            <w:pPr>
              <w:pStyle w:val="Prrafodelista"/>
              <w:numPr>
                <w:ilvl w:val="0"/>
                <w:numId w:val="84"/>
              </w:numPr>
              <w:ind w:left="638" w:hanging="283"/>
              <w:rPr>
                <w:rFonts w:ascii="Arial Narrow" w:hAnsi="Arial Narrow"/>
                <w:bCs/>
                <w:color w:val="000000" w:themeColor="text1"/>
                <w:sz w:val="20"/>
                <w:szCs w:val="20"/>
                <w:lang w:val="es-PE" w:eastAsia="es-PE"/>
              </w:rPr>
            </w:pPr>
            <w:r w:rsidRPr="0090378A">
              <w:rPr>
                <w:rFonts w:ascii="Arial Narrow" w:hAnsi="Arial Narrow"/>
                <w:bCs/>
                <w:color w:val="000000" w:themeColor="text1"/>
                <w:sz w:val="20"/>
                <w:szCs w:val="20"/>
                <w:lang w:val="es-PE" w:eastAsia="es-PE"/>
              </w:rPr>
              <w:t>El campo “F.Arribo Dep temporal Postal” corresponde a la fecha y hora del termino del primer traslado.</w:t>
            </w:r>
          </w:p>
          <w:p w14:paraId="15B77553" w14:textId="77777777" w:rsidR="00EF7ED7" w:rsidRPr="0090378A" w:rsidRDefault="005151C9" w:rsidP="008C6227">
            <w:pPr>
              <w:pStyle w:val="Prrafodelista"/>
              <w:numPr>
                <w:ilvl w:val="0"/>
                <w:numId w:val="84"/>
              </w:numPr>
              <w:ind w:left="638" w:hanging="283"/>
              <w:rPr>
                <w:rFonts w:ascii="Arial Narrow" w:hAnsi="Arial Narrow"/>
                <w:bCs/>
                <w:color w:val="000000" w:themeColor="text1"/>
                <w:sz w:val="20"/>
                <w:szCs w:val="20"/>
                <w:lang w:val="es-PE" w:eastAsia="es-PE"/>
              </w:rPr>
            </w:pPr>
            <w:r>
              <w:rPr>
                <w:rFonts w:ascii="Arial Narrow" w:hAnsi="Arial Narrow"/>
                <w:bCs/>
                <w:color w:val="000000" w:themeColor="text1"/>
                <w:sz w:val="20"/>
                <w:szCs w:val="20"/>
                <w:lang w:val="es-PE" w:eastAsia="es-PE"/>
              </w:rPr>
              <w:t>La ofici</w:t>
            </w:r>
            <w:r w:rsidR="00EF7ED7" w:rsidRPr="0090378A">
              <w:rPr>
                <w:rFonts w:ascii="Arial Narrow" w:hAnsi="Arial Narrow"/>
                <w:bCs/>
                <w:color w:val="000000" w:themeColor="text1"/>
                <w:sz w:val="20"/>
                <w:szCs w:val="20"/>
                <w:lang w:val="es-PE" w:eastAsia="es-PE"/>
              </w:rPr>
              <w:t>na de Origen se mostrara vacio ya que sunat no cuenta con dicho dato.</w:t>
            </w:r>
          </w:p>
          <w:p w14:paraId="15B77554" w14:textId="77777777" w:rsidR="0090378A" w:rsidRDefault="00EF7ED7" w:rsidP="008C6227">
            <w:pPr>
              <w:pStyle w:val="Prrafodelista"/>
              <w:numPr>
                <w:ilvl w:val="0"/>
                <w:numId w:val="84"/>
              </w:numPr>
              <w:ind w:left="638" w:hanging="283"/>
              <w:rPr>
                <w:rFonts w:ascii="Arial Narrow" w:hAnsi="Arial Narrow"/>
                <w:bCs/>
                <w:color w:val="000000" w:themeColor="text1"/>
                <w:sz w:val="20"/>
                <w:szCs w:val="20"/>
                <w:lang w:val="es-PE" w:eastAsia="es-PE"/>
              </w:rPr>
            </w:pPr>
            <w:r w:rsidRPr="0090378A">
              <w:rPr>
                <w:rFonts w:ascii="Arial Narrow" w:hAnsi="Arial Narrow"/>
                <w:bCs/>
                <w:color w:val="000000" w:themeColor="text1"/>
                <w:sz w:val="20"/>
                <w:szCs w:val="20"/>
                <w:lang w:val="es-PE" w:eastAsia="es-PE"/>
              </w:rPr>
              <w:t>El tipo de Operación que se mostrara es el “06-Servicios Postales”</w:t>
            </w:r>
          </w:p>
          <w:p w14:paraId="15B77555" w14:textId="77777777" w:rsidR="00EF7ED7" w:rsidRPr="0077188F" w:rsidRDefault="00EF7ED7" w:rsidP="008C6227">
            <w:pPr>
              <w:pStyle w:val="Prrafodelista"/>
              <w:numPr>
                <w:ilvl w:val="0"/>
                <w:numId w:val="84"/>
              </w:numPr>
              <w:spacing w:before="100" w:beforeAutospacing="1" w:after="100" w:afterAutospacing="1"/>
              <w:ind w:left="638" w:hanging="283"/>
              <w:rPr>
                <w:rFonts w:ascii="Arial Narrow" w:hAnsi="Arial Narrow"/>
                <w:bCs/>
                <w:color w:val="000000" w:themeColor="text1"/>
                <w:sz w:val="20"/>
                <w:szCs w:val="20"/>
                <w:lang w:val="es-PE" w:eastAsia="es-PE"/>
              </w:rPr>
            </w:pPr>
            <w:r w:rsidRPr="0090378A">
              <w:rPr>
                <w:rFonts w:ascii="Arial Narrow" w:hAnsi="Arial Narrow"/>
                <w:bCs/>
                <w:color w:val="000000" w:themeColor="text1"/>
                <w:sz w:val="20"/>
                <w:szCs w:val="20"/>
                <w:lang w:val="es-PE" w:eastAsia="es-PE"/>
              </w:rPr>
              <w:t>El remitente a mostrar corresponde al remitente de la DPO que da origen a la DIF, a saber, la DPO que se registra en la 1ra serie de la DIF.</w:t>
            </w:r>
            <w:r w:rsidRPr="0090378A">
              <w:rPr>
                <w:rFonts w:ascii="Arial Narrow" w:hAnsi="Arial Narrow"/>
                <w:bCs/>
                <w:color w:val="FF0000"/>
                <w:sz w:val="20"/>
                <w:szCs w:val="20"/>
                <w:lang w:val="es-PE" w:eastAsia="es-PE"/>
              </w:rPr>
              <w:t xml:space="preserve"> </w:t>
            </w:r>
          </w:p>
          <w:p w14:paraId="15B77556" w14:textId="77777777" w:rsidR="0077188F" w:rsidRPr="0077188F" w:rsidRDefault="00D43CE4" w:rsidP="008C6227">
            <w:pPr>
              <w:pStyle w:val="Prrafodelista"/>
              <w:numPr>
                <w:ilvl w:val="0"/>
                <w:numId w:val="84"/>
              </w:numPr>
              <w:ind w:left="638" w:hanging="283"/>
              <w:rPr>
                <w:rFonts w:ascii="Arial Narrow" w:hAnsi="Arial Narrow"/>
                <w:bCs/>
                <w:sz w:val="20"/>
                <w:szCs w:val="20"/>
                <w:lang w:val="es-PE" w:eastAsia="es-PE"/>
              </w:rPr>
            </w:pPr>
            <w:r w:rsidRPr="00D43CE4">
              <w:rPr>
                <w:rFonts w:ascii="Arial Narrow" w:hAnsi="Arial Narrow"/>
                <w:bCs/>
                <w:sz w:val="20"/>
                <w:szCs w:val="20"/>
                <w:highlight w:val="yellow"/>
                <w:lang w:val="es-PE" w:eastAsia="es-PE"/>
              </w:rPr>
              <w:t>Considerar lo especificado en el formato de impresión</w:t>
            </w:r>
            <w:r w:rsidR="00A578DE">
              <w:rPr>
                <w:rFonts w:ascii="Arial Narrow" w:hAnsi="Arial Narrow"/>
                <w:bCs/>
                <w:sz w:val="20"/>
                <w:szCs w:val="20"/>
                <w:lang w:val="es-PE" w:eastAsia="es-PE"/>
              </w:rPr>
              <w:t>.</w:t>
            </w:r>
          </w:p>
        </w:tc>
        <w:tc>
          <w:tcPr>
            <w:tcW w:w="1134" w:type="dxa"/>
            <w:gridSpan w:val="2"/>
            <w:shd w:val="clear" w:color="auto" w:fill="auto"/>
          </w:tcPr>
          <w:p w14:paraId="15B77557" w14:textId="77777777" w:rsidR="005476E4" w:rsidRPr="0091649D" w:rsidRDefault="005476E4" w:rsidP="008C6227">
            <w:pPr>
              <w:pStyle w:val="Textodeglobo"/>
              <w:spacing w:before="40" w:after="40"/>
              <w:jc w:val="center"/>
              <w:rPr>
                <w:rFonts w:ascii="Arial Narrow" w:hAnsi="Arial Narrow" w:cs="Arial Narrow"/>
                <w:sz w:val="20"/>
                <w:szCs w:val="20"/>
                <w:lang w:eastAsia="es-ES"/>
              </w:rPr>
            </w:pPr>
          </w:p>
        </w:tc>
        <w:tc>
          <w:tcPr>
            <w:tcW w:w="851" w:type="dxa"/>
            <w:shd w:val="clear" w:color="auto" w:fill="auto"/>
          </w:tcPr>
          <w:p w14:paraId="15B77558" w14:textId="77777777" w:rsidR="005476E4" w:rsidRPr="00A77693" w:rsidRDefault="005476E4" w:rsidP="008C6227">
            <w:pPr>
              <w:pStyle w:val="Textodeglobo"/>
              <w:spacing w:before="40" w:after="40"/>
              <w:jc w:val="left"/>
              <w:rPr>
                <w:rFonts w:ascii="Arial Narrow" w:hAnsi="Arial Narrow" w:cs="Arial Narrow"/>
                <w:sz w:val="20"/>
                <w:szCs w:val="20"/>
                <w:lang w:eastAsia="es-ES"/>
              </w:rPr>
            </w:pPr>
          </w:p>
        </w:tc>
      </w:tr>
      <w:tr w:rsidR="005476E4" w:rsidRPr="00A77693" w14:paraId="15B77568" w14:textId="77777777" w:rsidTr="00081A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vAlign w:val="center"/>
          </w:tcPr>
          <w:p w14:paraId="15B7755A" w14:textId="77777777" w:rsidR="005476E4"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RF17</w:t>
            </w:r>
          </w:p>
        </w:tc>
        <w:tc>
          <w:tcPr>
            <w:tcW w:w="1418" w:type="dxa"/>
            <w:shd w:val="clear" w:color="auto" w:fill="auto"/>
            <w:vAlign w:val="center"/>
          </w:tcPr>
          <w:p w14:paraId="15B7755B" w14:textId="77777777" w:rsidR="005476E4" w:rsidRPr="004C5D0F" w:rsidRDefault="005476E4" w:rsidP="008C6227">
            <w:pPr>
              <w:pStyle w:val="Textodeglobo"/>
              <w:spacing w:before="40" w:after="40"/>
              <w:jc w:val="left"/>
              <w:rPr>
                <w:rFonts w:ascii="Arial Narrow" w:hAnsi="Arial Narrow" w:cs="Arial Narrow"/>
                <w:sz w:val="20"/>
                <w:szCs w:val="20"/>
              </w:rPr>
            </w:pPr>
            <w:r w:rsidRPr="004C5D0F">
              <w:rPr>
                <w:rFonts w:ascii="Arial Narrow" w:hAnsi="Arial Narrow" w:cs="Arial Narrow"/>
                <w:sz w:val="20"/>
                <w:szCs w:val="20"/>
              </w:rPr>
              <w:t>Impresión de “Detalle de Deposito” para pago en el Banco de la Nación</w:t>
            </w:r>
          </w:p>
        </w:tc>
        <w:tc>
          <w:tcPr>
            <w:tcW w:w="4677" w:type="dxa"/>
            <w:gridSpan w:val="6"/>
            <w:shd w:val="clear" w:color="auto" w:fill="auto"/>
          </w:tcPr>
          <w:p w14:paraId="15B7755C" w14:textId="77777777" w:rsidR="005476E4" w:rsidRPr="003B0677" w:rsidRDefault="005476E4" w:rsidP="008C6227">
            <w:pPr>
              <w:rPr>
                <w:rFonts w:ascii="Arial Narrow" w:hAnsi="Arial Narrow"/>
                <w:bCs/>
                <w:sz w:val="20"/>
                <w:szCs w:val="20"/>
                <w:lang w:val="es-PE" w:eastAsia="es-PE"/>
              </w:rPr>
            </w:pPr>
            <w:r w:rsidRPr="003B0677">
              <w:rPr>
                <w:rFonts w:ascii="Arial Narrow" w:hAnsi="Arial Narrow"/>
                <w:bCs/>
                <w:sz w:val="20"/>
                <w:szCs w:val="20"/>
                <w:lang w:val="es-PE" w:eastAsia="es-PE"/>
              </w:rPr>
              <w:t>Se requiere implementar una opción en el portal SUNAT que esté a disposición del usuario, mediante la cual pueda imprimir el “Detalle de Depósito” correspondiente a una Declaración Importa Fácil, la implementación se debe realizar teniendo en cuenta las siguientes especificaciones:</w:t>
            </w:r>
          </w:p>
          <w:p w14:paraId="15B7755D" w14:textId="77777777" w:rsidR="005476E4" w:rsidRPr="003B0677" w:rsidRDefault="005476E4" w:rsidP="008C6227">
            <w:pPr>
              <w:pStyle w:val="Prrafodelista"/>
              <w:numPr>
                <w:ilvl w:val="1"/>
                <w:numId w:val="66"/>
              </w:numPr>
              <w:ind w:left="213" w:hanging="213"/>
              <w:rPr>
                <w:rFonts w:ascii="Arial Narrow" w:hAnsi="Arial Narrow"/>
                <w:bCs/>
                <w:sz w:val="20"/>
                <w:szCs w:val="20"/>
                <w:lang w:val="es-PE" w:eastAsia="es-PE"/>
              </w:rPr>
            </w:pPr>
            <w:r w:rsidRPr="003B0677">
              <w:rPr>
                <w:rFonts w:ascii="Arial Narrow" w:hAnsi="Arial Narrow"/>
                <w:bCs/>
                <w:sz w:val="20"/>
                <w:szCs w:val="20"/>
                <w:lang w:val="es-PE" w:eastAsia="es-PE"/>
              </w:rPr>
              <w:t>La opción deberá estar dentro de operatividad Aduanera/Información en Línea.</w:t>
            </w:r>
          </w:p>
          <w:p w14:paraId="15B7755E" w14:textId="77777777" w:rsidR="005476E4" w:rsidRPr="003B0677" w:rsidRDefault="005476E4" w:rsidP="008C6227">
            <w:pPr>
              <w:pStyle w:val="Prrafodelista"/>
              <w:numPr>
                <w:ilvl w:val="1"/>
                <w:numId w:val="66"/>
              </w:numPr>
              <w:ind w:left="213" w:hanging="213"/>
              <w:rPr>
                <w:rFonts w:ascii="Arial Narrow" w:hAnsi="Arial Narrow"/>
                <w:bCs/>
                <w:sz w:val="20"/>
                <w:szCs w:val="20"/>
                <w:lang w:val="es-PE" w:eastAsia="es-PE"/>
              </w:rPr>
            </w:pPr>
            <w:r w:rsidRPr="003B0677">
              <w:rPr>
                <w:rFonts w:ascii="Arial Narrow" w:hAnsi="Arial Narrow"/>
                <w:bCs/>
                <w:sz w:val="20"/>
                <w:szCs w:val="20"/>
                <w:lang w:val="es-PE" w:eastAsia="es-PE"/>
              </w:rPr>
              <w:t>El sistema deberá solicitar ingresar de manera obligatoria los siguientes datos:</w:t>
            </w:r>
          </w:p>
          <w:p w14:paraId="15B7755F" w14:textId="77777777" w:rsidR="005476E4" w:rsidRPr="003B0677" w:rsidRDefault="005476E4" w:rsidP="008C6227">
            <w:pPr>
              <w:pStyle w:val="Prrafodelista"/>
              <w:ind w:left="213"/>
              <w:rPr>
                <w:rFonts w:ascii="Arial Narrow" w:hAnsi="Arial Narrow"/>
                <w:bCs/>
                <w:sz w:val="20"/>
                <w:szCs w:val="20"/>
                <w:lang w:val="es-PE" w:eastAsia="es-PE"/>
              </w:rPr>
            </w:pPr>
            <w:r w:rsidRPr="003B0677">
              <w:rPr>
                <w:rFonts w:ascii="Arial Narrow" w:hAnsi="Arial Narrow"/>
                <w:bCs/>
                <w:sz w:val="20"/>
                <w:szCs w:val="20"/>
                <w:lang w:val="es-PE" w:eastAsia="es-PE"/>
              </w:rPr>
              <w:t>- Año de la declaración</w:t>
            </w:r>
          </w:p>
          <w:p w14:paraId="15B77560" w14:textId="77777777" w:rsidR="005476E4" w:rsidRPr="003B0677" w:rsidRDefault="005476E4" w:rsidP="008C6227">
            <w:pPr>
              <w:pStyle w:val="Prrafodelista"/>
              <w:ind w:left="213"/>
              <w:rPr>
                <w:rFonts w:ascii="Arial Narrow" w:hAnsi="Arial Narrow"/>
                <w:bCs/>
                <w:sz w:val="20"/>
                <w:szCs w:val="20"/>
                <w:lang w:val="es-PE" w:eastAsia="es-PE"/>
              </w:rPr>
            </w:pPr>
            <w:r w:rsidRPr="003B0677">
              <w:rPr>
                <w:rFonts w:ascii="Arial Narrow" w:hAnsi="Arial Narrow"/>
                <w:bCs/>
                <w:sz w:val="20"/>
                <w:szCs w:val="20"/>
                <w:lang w:val="es-PE" w:eastAsia="es-PE"/>
              </w:rPr>
              <w:t>- Número de la declaración</w:t>
            </w:r>
          </w:p>
          <w:p w14:paraId="15B77561" w14:textId="77777777" w:rsidR="005476E4" w:rsidRPr="003B0677" w:rsidRDefault="005476E4" w:rsidP="008C6227">
            <w:pPr>
              <w:pStyle w:val="Prrafodelista"/>
              <w:ind w:left="213"/>
              <w:rPr>
                <w:rFonts w:ascii="Arial Narrow" w:hAnsi="Arial Narrow"/>
                <w:bCs/>
                <w:sz w:val="20"/>
                <w:szCs w:val="20"/>
                <w:lang w:val="es-PE" w:eastAsia="es-PE"/>
              </w:rPr>
            </w:pPr>
            <w:r w:rsidRPr="003B0677">
              <w:rPr>
                <w:rFonts w:ascii="Arial Narrow" w:hAnsi="Arial Narrow"/>
                <w:bCs/>
                <w:sz w:val="20"/>
                <w:szCs w:val="20"/>
                <w:lang w:val="es-PE" w:eastAsia="es-PE"/>
              </w:rPr>
              <w:t>- Código verificador de la declaración (definido en el RF06)</w:t>
            </w:r>
          </w:p>
          <w:p w14:paraId="15B77562" w14:textId="77777777" w:rsidR="005476E4" w:rsidRPr="003B0677" w:rsidRDefault="005476E4" w:rsidP="008C6227">
            <w:pPr>
              <w:pStyle w:val="Prrafodelista"/>
              <w:numPr>
                <w:ilvl w:val="1"/>
                <w:numId w:val="66"/>
              </w:numPr>
              <w:ind w:left="213" w:hanging="213"/>
              <w:rPr>
                <w:rFonts w:ascii="Arial Narrow" w:hAnsi="Arial Narrow"/>
                <w:bCs/>
                <w:sz w:val="20"/>
                <w:szCs w:val="20"/>
                <w:lang w:val="es-PE" w:eastAsia="es-PE"/>
              </w:rPr>
            </w:pPr>
            <w:r w:rsidRPr="003B0677">
              <w:rPr>
                <w:rFonts w:ascii="Arial Narrow" w:hAnsi="Arial Narrow"/>
                <w:bCs/>
                <w:sz w:val="20"/>
                <w:szCs w:val="20"/>
                <w:lang w:val="es-PE" w:eastAsia="es-PE"/>
              </w:rPr>
              <w:t>El sistema deberá validar que la declaración exista y el código verificador corresponda a esa declaración, en caso no existir la declaración en el sistema o el código verificador no corresponda deberá mostrar el siguiente mensaje: “Número de Declaración no existe o código verificador no corresponde…Por favor verifique.</w:t>
            </w:r>
          </w:p>
          <w:p w14:paraId="15B77563" w14:textId="77777777" w:rsidR="005476E4" w:rsidRPr="003B0677" w:rsidRDefault="005476E4" w:rsidP="008C6227">
            <w:pPr>
              <w:pStyle w:val="Prrafodelista"/>
              <w:numPr>
                <w:ilvl w:val="1"/>
                <w:numId w:val="66"/>
              </w:numPr>
              <w:ind w:left="213" w:hanging="213"/>
              <w:rPr>
                <w:rFonts w:ascii="Arial Narrow" w:hAnsi="Arial Narrow"/>
                <w:bCs/>
                <w:sz w:val="20"/>
                <w:szCs w:val="20"/>
                <w:lang w:val="es-PE" w:eastAsia="es-PE"/>
              </w:rPr>
            </w:pPr>
            <w:r w:rsidRPr="003B0677">
              <w:rPr>
                <w:rFonts w:ascii="Arial Narrow" w:hAnsi="Arial Narrow"/>
                <w:bCs/>
                <w:sz w:val="20"/>
                <w:szCs w:val="20"/>
                <w:lang w:val="es-PE" w:eastAsia="es-PE"/>
              </w:rPr>
              <w:t xml:space="preserve">De cumplir las validaciones deberá imprimir en formato PDF el Detalle de Depósito de la declaración según formato indicado en Anexo 6.9. </w:t>
            </w:r>
          </w:p>
          <w:p w14:paraId="15B77564" w14:textId="77777777" w:rsidR="005476E4" w:rsidRPr="003B0677" w:rsidRDefault="005476E4" w:rsidP="008C6227">
            <w:pPr>
              <w:pStyle w:val="Prrafodelista"/>
              <w:ind w:left="213"/>
              <w:rPr>
                <w:rFonts w:ascii="Arial Narrow" w:hAnsi="Arial Narrow"/>
                <w:bCs/>
                <w:sz w:val="20"/>
                <w:szCs w:val="20"/>
                <w:lang w:val="es-PE" w:eastAsia="es-PE"/>
              </w:rPr>
            </w:pPr>
            <w:r w:rsidRPr="003B0677">
              <w:rPr>
                <w:rFonts w:ascii="Arial Narrow" w:hAnsi="Arial Narrow"/>
                <w:bCs/>
                <w:sz w:val="20"/>
                <w:szCs w:val="20"/>
                <w:lang w:val="es-PE" w:eastAsia="es-PE"/>
              </w:rPr>
              <w:t>Para la distribución a los entes beneficiarios se seguirán las reglas implementadas al 31.12.2012.</w:t>
            </w:r>
          </w:p>
          <w:p w14:paraId="15B77565" w14:textId="77777777" w:rsidR="005476E4" w:rsidRPr="006F4837" w:rsidRDefault="005476E4" w:rsidP="008C6227">
            <w:pPr>
              <w:jc w:val="left"/>
              <w:rPr>
                <w:rFonts w:ascii="Arial Narrow" w:hAnsi="Arial Narrow"/>
                <w:bCs/>
                <w:sz w:val="20"/>
                <w:szCs w:val="20"/>
                <w:highlight w:val="lightGray"/>
                <w:lang w:val="es-PE" w:eastAsia="es-PE"/>
              </w:rPr>
            </w:pPr>
          </w:p>
        </w:tc>
        <w:tc>
          <w:tcPr>
            <w:tcW w:w="1134" w:type="dxa"/>
            <w:gridSpan w:val="2"/>
            <w:shd w:val="clear" w:color="auto" w:fill="auto"/>
          </w:tcPr>
          <w:p w14:paraId="15B77566" w14:textId="77777777" w:rsidR="005476E4" w:rsidRPr="0091649D" w:rsidRDefault="005476E4" w:rsidP="008C6227">
            <w:pPr>
              <w:pStyle w:val="Textodeglobo"/>
              <w:spacing w:before="40" w:after="40"/>
              <w:jc w:val="center"/>
              <w:rPr>
                <w:rFonts w:ascii="Arial Narrow" w:hAnsi="Arial Narrow" w:cs="Arial Narrow"/>
                <w:sz w:val="20"/>
                <w:szCs w:val="20"/>
                <w:lang w:eastAsia="es-ES"/>
              </w:rPr>
            </w:pPr>
          </w:p>
        </w:tc>
        <w:tc>
          <w:tcPr>
            <w:tcW w:w="851" w:type="dxa"/>
            <w:shd w:val="clear" w:color="auto" w:fill="auto"/>
          </w:tcPr>
          <w:p w14:paraId="15B77567" w14:textId="77777777" w:rsidR="005476E4" w:rsidRPr="00A77693" w:rsidRDefault="005476E4" w:rsidP="008C6227">
            <w:pPr>
              <w:pStyle w:val="Textodeglobo"/>
              <w:spacing w:before="40" w:after="40"/>
              <w:jc w:val="left"/>
              <w:rPr>
                <w:rFonts w:ascii="Arial Narrow" w:hAnsi="Arial Narrow" w:cs="Arial Narrow"/>
                <w:sz w:val="20"/>
                <w:szCs w:val="20"/>
                <w:lang w:eastAsia="es-ES"/>
              </w:rPr>
            </w:pPr>
          </w:p>
        </w:tc>
      </w:tr>
    </w:tbl>
    <w:p w14:paraId="15B77569" w14:textId="77777777" w:rsidR="00864825" w:rsidRPr="00752A5B" w:rsidRDefault="00864825" w:rsidP="008C6227"/>
    <w:p w14:paraId="15B7756A" w14:textId="77777777" w:rsidR="00864825" w:rsidRPr="00752A5B" w:rsidRDefault="002263B2" w:rsidP="008C6227">
      <w:pPr>
        <w:ind w:left="567"/>
      </w:pPr>
      <w:r w:rsidRPr="00752A5B">
        <w:t>En Anexo 6.1</w:t>
      </w:r>
      <w:r w:rsidR="004E062F">
        <w:t>4</w:t>
      </w:r>
      <w:r w:rsidRPr="00752A5B">
        <w:t xml:space="preserve"> se indica el perfil de acceso que debe tener habilitada las funcionalidades solicitadas en esta RIN.</w:t>
      </w:r>
    </w:p>
    <w:p w14:paraId="15B7756B" w14:textId="77777777" w:rsidR="00AC4DAA" w:rsidRPr="00752A5B" w:rsidRDefault="00AC4DAA" w:rsidP="008C6227"/>
    <w:p w14:paraId="15B7756C" w14:textId="77777777" w:rsidR="002C0D62" w:rsidRPr="00752A5B" w:rsidRDefault="006735B9" w:rsidP="008C6227">
      <w:pPr>
        <w:pStyle w:val="Ttulo4"/>
      </w:pPr>
      <w:bookmarkStart w:id="497" w:name="_Macroproceso_Reconocimiento_Físico"/>
      <w:bookmarkEnd w:id="497"/>
      <w:r w:rsidRPr="00752A5B">
        <w:t>P</w:t>
      </w:r>
      <w:r w:rsidR="002C0D62" w:rsidRPr="00752A5B">
        <w:t xml:space="preserve">roceso </w:t>
      </w:r>
      <w:r w:rsidR="00A43644" w:rsidRPr="00752A5B">
        <w:t>Reconocimiento Físico y Revisión Documentaria</w:t>
      </w:r>
    </w:p>
    <w:p w14:paraId="15B7756D" w14:textId="77777777" w:rsidR="00E36E41" w:rsidRPr="00752A5B" w:rsidRDefault="00E36E41" w:rsidP="008C6227"/>
    <w:tbl>
      <w:tblPr>
        <w:tblW w:w="8789" w:type="dxa"/>
        <w:tblInd w:w="6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BF" w:firstRow="1" w:lastRow="0" w:firstColumn="1" w:lastColumn="0" w:noHBand="0" w:noVBand="0"/>
      </w:tblPr>
      <w:tblGrid>
        <w:gridCol w:w="709"/>
        <w:gridCol w:w="1276"/>
        <w:gridCol w:w="142"/>
        <w:gridCol w:w="1134"/>
        <w:gridCol w:w="1275"/>
        <w:gridCol w:w="851"/>
        <w:gridCol w:w="425"/>
        <w:gridCol w:w="567"/>
        <w:gridCol w:w="425"/>
        <w:gridCol w:w="756"/>
        <w:gridCol w:w="378"/>
        <w:gridCol w:w="851"/>
      </w:tblGrid>
      <w:tr w:rsidR="005476E4" w:rsidRPr="00CD6396" w14:paraId="15B7756F" w14:textId="77777777" w:rsidTr="00081AD0">
        <w:trPr>
          <w:cantSplit/>
        </w:trPr>
        <w:tc>
          <w:tcPr>
            <w:tcW w:w="8789" w:type="dxa"/>
            <w:gridSpan w:val="12"/>
            <w:tcBorders>
              <w:bottom w:val="single" w:sz="6" w:space="0" w:color="000000"/>
            </w:tcBorders>
            <w:shd w:val="clear" w:color="auto" w:fill="BFBFBF"/>
          </w:tcPr>
          <w:p w14:paraId="15B7756E" w14:textId="77777777" w:rsidR="005476E4" w:rsidRPr="00CD6396" w:rsidRDefault="005476E4" w:rsidP="008C6227">
            <w:pPr>
              <w:jc w:val="center"/>
              <w:rPr>
                <w:rFonts w:cs="Arial"/>
                <w:b/>
                <w:bCs/>
              </w:rPr>
            </w:pPr>
            <w:r w:rsidRPr="00CD6396">
              <w:rPr>
                <w:rFonts w:cs="Arial"/>
                <w:b/>
                <w:bCs/>
              </w:rPr>
              <w:t>REQUERIMIENTOS INFORMÁTICOS DE NEGOCIO (RIN)</w:t>
            </w:r>
          </w:p>
        </w:tc>
      </w:tr>
      <w:tr w:rsidR="005476E4" w:rsidRPr="000602F2" w14:paraId="15B77574" w14:textId="77777777" w:rsidTr="00081AD0">
        <w:trPr>
          <w:cantSplit/>
        </w:trPr>
        <w:tc>
          <w:tcPr>
            <w:tcW w:w="1985" w:type="dxa"/>
            <w:gridSpan w:val="2"/>
            <w:shd w:val="clear" w:color="auto" w:fill="BFBFBF"/>
          </w:tcPr>
          <w:p w14:paraId="15B77570" w14:textId="77777777" w:rsidR="005476E4" w:rsidRPr="000602F2" w:rsidRDefault="005476E4" w:rsidP="008C6227">
            <w:pPr>
              <w:jc w:val="left"/>
              <w:rPr>
                <w:rFonts w:cs="Arial"/>
                <w:sz w:val="20"/>
                <w:szCs w:val="20"/>
              </w:rPr>
            </w:pPr>
            <w:r w:rsidRPr="000602F2">
              <w:rPr>
                <w:rFonts w:cs="Arial"/>
                <w:sz w:val="20"/>
                <w:szCs w:val="20"/>
              </w:rPr>
              <w:t>N° del RIN</w:t>
            </w:r>
          </w:p>
        </w:tc>
        <w:tc>
          <w:tcPr>
            <w:tcW w:w="3827" w:type="dxa"/>
            <w:gridSpan w:val="5"/>
            <w:shd w:val="clear" w:color="auto" w:fill="FFFFFF"/>
          </w:tcPr>
          <w:p w14:paraId="15B77571" w14:textId="77777777" w:rsidR="005476E4" w:rsidRPr="00CD6396" w:rsidRDefault="005476E4" w:rsidP="008C6227">
            <w:pPr>
              <w:ind w:left="1010" w:hanging="1010"/>
              <w:rPr>
                <w:rFonts w:cs="Arial"/>
                <w:sz w:val="18"/>
              </w:rPr>
            </w:pPr>
            <w:r>
              <w:rPr>
                <w:rFonts w:cs="Arial"/>
                <w:sz w:val="18"/>
              </w:rPr>
              <w:t>3</w:t>
            </w:r>
          </w:p>
        </w:tc>
        <w:tc>
          <w:tcPr>
            <w:tcW w:w="992" w:type="dxa"/>
            <w:gridSpan w:val="2"/>
            <w:shd w:val="clear" w:color="auto" w:fill="BFBFBF"/>
          </w:tcPr>
          <w:p w14:paraId="15B77572" w14:textId="77777777" w:rsidR="005476E4" w:rsidRPr="000602F2" w:rsidRDefault="005476E4" w:rsidP="008C6227">
            <w:pPr>
              <w:rPr>
                <w:rFonts w:cs="Arial"/>
                <w:sz w:val="20"/>
                <w:szCs w:val="20"/>
              </w:rPr>
            </w:pPr>
            <w:r w:rsidRPr="000602F2">
              <w:rPr>
                <w:rFonts w:cs="Arial"/>
                <w:sz w:val="20"/>
                <w:szCs w:val="20"/>
              </w:rPr>
              <w:t>Fecha</w:t>
            </w:r>
          </w:p>
        </w:tc>
        <w:tc>
          <w:tcPr>
            <w:tcW w:w="1985" w:type="dxa"/>
            <w:gridSpan w:val="3"/>
            <w:shd w:val="clear" w:color="auto" w:fill="FFFFFF"/>
          </w:tcPr>
          <w:p w14:paraId="15B77573" w14:textId="77777777" w:rsidR="005476E4" w:rsidRPr="000602F2" w:rsidRDefault="005476E4" w:rsidP="008C6227">
            <w:pPr>
              <w:ind w:left="1010" w:hanging="1010"/>
              <w:rPr>
                <w:rFonts w:cs="Arial"/>
                <w:sz w:val="20"/>
                <w:szCs w:val="20"/>
              </w:rPr>
            </w:pPr>
            <w:r>
              <w:rPr>
                <w:rFonts w:ascii="Arial Narrow" w:hAnsi="Arial Narrow" w:cs="Arial Narrow"/>
                <w:sz w:val="20"/>
                <w:szCs w:val="20"/>
                <w:lang w:val="es-PE"/>
              </w:rPr>
              <w:t>16</w:t>
            </w:r>
            <w:r w:rsidRPr="00564A1E">
              <w:rPr>
                <w:rFonts w:ascii="Arial Narrow" w:hAnsi="Arial Narrow" w:cs="Arial Narrow"/>
                <w:sz w:val="20"/>
                <w:szCs w:val="20"/>
                <w:lang w:val="es-PE"/>
              </w:rPr>
              <w:t>/10/2012</w:t>
            </w:r>
          </w:p>
        </w:tc>
      </w:tr>
      <w:tr w:rsidR="005476E4" w:rsidRPr="00CD6396" w14:paraId="15B77577" w14:textId="77777777" w:rsidTr="00081AD0">
        <w:trPr>
          <w:cantSplit/>
        </w:trPr>
        <w:tc>
          <w:tcPr>
            <w:tcW w:w="1985" w:type="dxa"/>
            <w:gridSpan w:val="2"/>
            <w:shd w:val="clear" w:color="auto" w:fill="BFBFBF"/>
          </w:tcPr>
          <w:p w14:paraId="15B77575" w14:textId="77777777" w:rsidR="005476E4" w:rsidRPr="000602F2" w:rsidRDefault="005476E4" w:rsidP="008C6227">
            <w:pPr>
              <w:jc w:val="left"/>
              <w:rPr>
                <w:rFonts w:cs="Arial"/>
                <w:sz w:val="20"/>
                <w:szCs w:val="20"/>
              </w:rPr>
            </w:pPr>
            <w:r w:rsidRPr="000602F2">
              <w:rPr>
                <w:rFonts w:cs="Arial"/>
                <w:sz w:val="20"/>
                <w:szCs w:val="20"/>
              </w:rPr>
              <w:t>Nombre del RIN</w:t>
            </w:r>
          </w:p>
        </w:tc>
        <w:tc>
          <w:tcPr>
            <w:tcW w:w="6804" w:type="dxa"/>
            <w:gridSpan w:val="10"/>
            <w:shd w:val="clear" w:color="auto" w:fill="FFFFFF"/>
          </w:tcPr>
          <w:p w14:paraId="15B77576" w14:textId="77777777" w:rsidR="005476E4" w:rsidRPr="00CD6396" w:rsidRDefault="005476E4" w:rsidP="008C6227">
            <w:pPr>
              <w:rPr>
                <w:rFonts w:cs="Arial"/>
                <w:sz w:val="18"/>
              </w:rPr>
            </w:pPr>
            <w:r w:rsidRPr="00FB73DD">
              <w:rPr>
                <w:rFonts w:ascii="Arial Narrow" w:hAnsi="Arial Narrow" w:cs="Arial Narrow"/>
                <w:sz w:val="20"/>
                <w:szCs w:val="20"/>
                <w:lang w:val="es-PE"/>
              </w:rPr>
              <w:t>NA.03.0</w:t>
            </w:r>
            <w:r>
              <w:rPr>
                <w:rFonts w:ascii="Arial Narrow" w:hAnsi="Arial Narrow" w:cs="Arial Narrow"/>
                <w:sz w:val="20"/>
                <w:szCs w:val="20"/>
                <w:lang w:val="es-PE"/>
              </w:rPr>
              <w:t>3</w:t>
            </w:r>
            <w:r w:rsidRPr="00FB73DD">
              <w:rPr>
                <w:rFonts w:ascii="Arial Narrow" w:hAnsi="Arial Narrow" w:cs="Arial Narrow"/>
                <w:sz w:val="20"/>
                <w:szCs w:val="20"/>
                <w:lang w:val="es-PE"/>
              </w:rPr>
              <w:t xml:space="preserve"> </w:t>
            </w:r>
            <w:r>
              <w:rPr>
                <w:rFonts w:ascii="Arial Narrow" w:hAnsi="Arial Narrow" w:cs="Arial Narrow"/>
                <w:sz w:val="20"/>
                <w:szCs w:val="20"/>
                <w:lang w:val="es-PE"/>
              </w:rPr>
              <w:t>Reconocimiento fisico</w:t>
            </w:r>
            <w:r w:rsidRPr="00FB73DD">
              <w:rPr>
                <w:rFonts w:ascii="Arial Narrow" w:hAnsi="Arial Narrow" w:cs="Arial Narrow"/>
                <w:sz w:val="20"/>
                <w:szCs w:val="20"/>
              </w:rPr>
              <w:t xml:space="preserve"> - (Importa Fácil)</w:t>
            </w:r>
          </w:p>
        </w:tc>
      </w:tr>
      <w:tr w:rsidR="005476E4" w:rsidRPr="00CD6396" w14:paraId="15B7757A" w14:textId="77777777" w:rsidTr="00081AD0">
        <w:trPr>
          <w:cantSplit/>
        </w:trPr>
        <w:tc>
          <w:tcPr>
            <w:tcW w:w="1985" w:type="dxa"/>
            <w:gridSpan w:val="2"/>
            <w:shd w:val="clear" w:color="auto" w:fill="BFBFBF"/>
          </w:tcPr>
          <w:p w14:paraId="15B77578" w14:textId="77777777" w:rsidR="005476E4" w:rsidRPr="000602F2" w:rsidRDefault="005476E4" w:rsidP="008C6227">
            <w:pPr>
              <w:jc w:val="left"/>
              <w:rPr>
                <w:rFonts w:cs="Arial"/>
                <w:sz w:val="20"/>
                <w:szCs w:val="20"/>
              </w:rPr>
            </w:pPr>
            <w:r w:rsidRPr="000602F2">
              <w:rPr>
                <w:rFonts w:cs="Arial"/>
                <w:sz w:val="20"/>
                <w:szCs w:val="20"/>
              </w:rPr>
              <w:t>Proyecto</w:t>
            </w:r>
          </w:p>
        </w:tc>
        <w:tc>
          <w:tcPr>
            <w:tcW w:w="6804" w:type="dxa"/>
            <w:gridSpan w:val="10"/>
            <w:shd w:val="clear" w:color="auto" w:fill="FFFFFF"/>
          </w:tcPr>
          <w:p w14:paraId="15B77579" w14:textId="77777777" w:rsidR="005476E4" w:rsidRPr="00CD6396" w:rsidRDefault="005476E4" w:rsidP="008C6227">
            <w:pPr>
              <w:ind w:left="1010" w:hanging="1010"/>
              <w:rPr>
                <w:rFonts w:cs="Arial"/>
                <w:sz w:val="18"/>
              </w:rPr>
            </w:pPr>
            <w:r w:rsidRPr="00FB73DD">
              <w:rPr>
                <w:rFonts w:ascii="Arial Narrow" w:hAnsi="Arial Narrow" w:cs="Arial Narrow"/>
                <w:sz w:val="20"/>
                <w:szCs w:val="20"/>
                <w:lang w:val="es-PE"/>
              </w:rPr>
              <w:t>Proyecto Mejora Importa Fácil</w:t>
            </w:r>
          </w:p>
        </w:tc>
      </w:tr>
      <w:tr w:rsidR="005476E4" w:rsidRPr="00CD6396" w14:paraId="15B7757D" w14:textId="77777777" w:rsidTr="00081AD0">
        <w:trPr>
          <w:cantSplit/>
        </w:trPr>
        <w:tc>
          <w:tcPr>
            <w:tcW w:w="1985" w:type="dxa"/>
            <w:gridSpan w:val="2"/>
            <w:shd w:val="clear" w:color="auto" w:fill="BFBFBF"/>
          </w:tcPr>
          <w:p w14:paraId="15B7757B" w14:textId="77777777" w:rsidR="005476E4" w:rsidRPr="00106D23" w:rsidRDefault="005476E4" w:rsidP="008C6227">
            <w:pPr>
              <w:jc w:val="left"/>
              <w:rPr>
                <w:rFonts w:cs="Arial"/>
                <w:sz w:val="20"/>
              </w:rPr>
            </w:pPr>
            <w:r w:rsidRPr="00106D23">
              <w:rPr>
                <w:rFonts w:cs="Arial"/>
                <w:sz w:val="20"/>
              </w:rPr>
              <w:t>Entregable del Proyecto</w:t>
            </w:r>
          </w:p>
        </w:tc>
        <w:tc>
          <w:tcPr>
            <w:tcW w:w="6804" w:type="dxa"/>
            <w:gridSpan w:val="10"/>
            <w:shd w:val="clear" w:color="auto" w:fill="FFFFFF"/>
          </w:tcPr>
          <w:p w14:paraId="15B7757C" w14:textId="77777777" w:rsidR="005476E4" w:rsidRPr="00CD6396" w:rsidRDefault="005476E4" w:rsidP="008C6227">
            <w:pPr>
              <w:rPr>
                <w:rFonts w:cs="Arial"/>
                <w:sz w:val="18"/>
              </w:rPr>
            </w:pPr>
            <w:r>
              <w:rPr>
                <w:rFonts w:ascii="Arial Narrow" w:hAnsi="Arial Narrow" w:cs="Arial Narrow"/>
                <w:sz w:val="20"/>
                <w:szCs w:val="20"/>
                <w:lang w:val="es-PE"/>
              </w:rPr>
              <w:t>NA.03.03</w:t>
            </w:r>
            <w:r w:rsidRPr="00FB73DD">
              <w:rPr>
                <w:rFonts w:ascii="Arial Narrow" w:hAnsi="Arial Narrow" w:cs="Arial Narrow"/>
                <w:sz w:val="20"/>
                <w:szCs w:val="20"/>
                <w:lang w:val="es-PE"/>
              </w:rPr>
              <w:t xml:space="preserve"> </w:t>
            </w:r>
            <w:r>
              <w:rPr>
                <w:rFonts w:ascii="Arial Narrow" w:hAnsi="Arial Narrow" w:cs="Arial Narrow"/>
                <w:sz w:val="20"/>
                <w:szCs w:val="20"/>
              </w:rPr>
              <w:t>Reconocimiento Físico</w:t>
            </w:r>
            <w:r w:rsidRPr="00FB73DD">
              <w:rPr>
                <w:rFonts w:ascii="Arial Narrow" w:hAnsi="Arial Narrow" w:cs="Arial Narrow"/>
                <w:sz w:val="20"/>
                <w:szCs w:val="20"/>
              </w:rPr>
              <w:t xml:space="preserve"> - (Importa Fácil)</w:t>
            </w:r>
          </w:p>
        </w:tc>
      </w:tr>
      <w:tr w:rsidR="005476E4" w:rsidRPr="00CD6396" w14:paraId="15B77580" w14:textId="77777777" w:rsidTr="00081AD0">
        <w:trPr>
          <w:cantSplit/>
          <w:trHeight w:val="226"/>
        </w:trPr>
        <w:tc>
          <w:tcPr>
            <w:tcW w:w="1985" w:type="dxa"/>
            <w:gridSpan w:val="2"/>
            <w:tcBorders>
              <w:bottom w:val="single" w:sz="6" w:space="0" w:color="000000"/>
            </w:tcBorders>
            <w:shd w:val="clear" w:color="auto" w:fill="BFBFBF"/>
          </w:tcPr>
          <w:p w14:paraId="15B7757E" w14:textId="77777777" w:rsidR="005476E4" w:rsidRPr="00106D23" w:rsidRDefault="005476E4" w:rsidP="008C6227">
            <w:pPr>
              <w:jc w:val="left"/>
              <w:rPr>
                <w:rFonts w:cs="Arial"/>
                <w:sz w:val="20"/>
              </w:rPr>
            </w:pPr>
            <w:r w:rsidRPr="00106D23">
              <w:rPr>
                <w:rFonts w:cs="Arial"/>
                <w:sz w:val="20"/>
              </w:rPr>
              <w:t>Responsable de la conformidad</w:t>
            </w:r>
          </w:p>
        </w:tc>
        <w:tc>
          <w:tcPr>
            <w:tcW w:w="6804" w:type="dxa"/>
            <w:gridSpan w:val="10"/>
            <w:tcBorders>
              <w:bottom w:val="single" w:sz="6" w:space="0" w:color="000000"/>
            </w:tcBorders>
          </w:tcPr>
          <w:p w14:paraId="15B7757F" w14:textId="77777777" w:rsidR="005476E4" w:rsidRPr="00CD6396" w:rsidRDefault="005476E4" w:rsidP="008C6227">
            <w:pPr>
              <w:rPr>
                <w:rFonts w:cs="Arial"/>
                <w:sz w:val="18"/>
              </w:rPr>
            </w:pPr>
            <w:r>
              <w:rPr>
                <w:rFonts w:ascii="Arial Narrow" w:hAnsi="Arial Narrow" w:cs="Arial Narrow"/>
                <w:sz w:val="20"/>
                <w:szCs w:val="20"/>
                <w:lang w:val="es-PE"/>
              </w:rPr>
              <w:t>Juan Vivanco /</w:t>
            </w:r>
            <w:r w:rsidRPr="002C30A9">
              <w:rPr>
                <w:rFonts w:ascii="Arial Narrow" w:hAnsi="Arial Narrow" w:cs="Arial Narrow"/>
                <w:sz w:val="20"/>
                <w:szCs w:val="20"/>
                <w:lang w:val="es-PE"/>
              </w:rPr>
              <w:t xml:space="preserve"> Roger Cuba</w:t>
            </w:r>
          </w:p>
        </w:tc>
      </w:tr>
      <w:tr w:rsidR="005476E4" w:rsidRPr="004E6532" w14:paraId="15B77583" w14:textId="77777777" w:rsidTr="00081AD0">
        <w:trPr>
          <w:cantSplit/>
        </w:trPr>
        <w:tc>
          <w:tcPr>
            <w:tcW w:w="1985" w:type="dxa"/>
            <w:gridSpan w:val="2"/>
            <w:tcBorders>
              <w:bottom w:val="single" w:sz="6" w:space="0" w:color="000000"/>
            </w:tcBorders>
            <w:shd w:val="clear" w:color="auto" w:fill="BFBFBF"/>
          </w:tcPr>
          <w:p w14:paraId="15B77581" w14:textId="77777777" w:rsidR="005476E4" w:rsidRPr="00106D23" w:rsidRDefault="005476E4" w:rsidP="008C6227">
            <w:pPr>
              <w:jc w:val="left"/>
              <w:rPr>
                <w:rFonts w:cs="Arial"/>
                <w:sz w:val="20"/>
              </w:rPr>
            </w:pPr>
            <w:r w:rsidRPr="00106D23">
              <w:rPr>
                <w:rFonts w:cs="Arial"/>
                <w:sz w:val="20"/>
              </w:rPr>
              <w:t>Sistema - Módulo relacionado</w:t>
            </w:r>
          </w:p>
        </w:tc>
        <w:tc>
          <w:tcPr>
            <w:tcW w:w="6804" w:type="dxa"/>
            <w:gridSpan w:val="10"/>
            <w:tcBorders>
              <w:bottom w:val="single" w:sz="6" w:space="0" w:color="000000"/>
            </w:tcBorders>
          </w:tcPr>
          <w:p w14:paraId="15B77582" w14:textId="77777777" w:rsidR="005476E4" w:rsidRPr="004E6532" w:rsidRDefault="00685D1D" w:rsidP="008C6227">
            <w:pPr>
              <w:rPr>
                <w:rFonts w:cs="Arial"/>
                <w:sz w:val="18"/>
              </w:rPr>
            </w:pPr>
            <w:r>
              <w:rPr>
                <w:rFonts w:ascii="Arial Narrow" w:hAnsi="Arial Narrow" w:cs="Arial Narrow"/>
                <w:sz w:val="20"/>
                <w:szCs w:val="20"/>
                <w:lang w:val="es-PE"/>
              </w:rPr>
              <w:t>Portal del Funcionario Aduanero</w:t>
            </w:r>
          </w:p>
        </w:tc>
      </w:tr>
      <w:tr w:rsidR="005476E4" w:rsidRPr="007A169C" w14:paraId="15B7758B" w14:textId="77777777" w:rsidTr="00081AD0">
        <w:trPr>
          <w:cantSplit/>
          <w:trHeight w:val="195"/>
        </w:trPr>
        <w:tc>
          <w:tcPr>
            <w:tcW w:w="1985" w:type="dxa"/>
            <w:gridSpan w:val="2"/>
            <w:vMerge w:val="restart"/>
            <w:shd w:val="clear" w:color="auto" w:fill="BFBFBF"/>
          </w:tcPr>
          <w:p w14:paraId="15B77584" w14:textId="77777777" w:rsidR="005476E4" w:rsidRPr="00106D23" w:rsidRDefault="005476E4" w:rsidP="008C6227">
            <w:pPr>
              <w:jc w:val="left"/>
              <w:rPr>
                <w:rFonts w:cs="Arial"/>
                <w:sz w:val="20"/>
              </w:rPr>
            </w:pPr>
            <w:r w:rsidRPr="00106D23">
              <w:rPr>
                <w:rFonts w:cs="Arial"/>
                <w:sz w:val="20"/>
              </w:rPr>
              <w:t>Esfuerzo estimado (horas hombre)</w:t>
            </w:r>
          </w:p>
        </w:tc>
        <w:tc>
          <w:tcPr>
            <w:tcW w:w="1276" w:type="dxa"/>
            <w:gridSpan w:val="2"/>
            <w:tcBorders>
              <w:bottom w:val="single" w:sz="6" w:space="0" w:color="000000"/>
            </w:tcBorders>
            <w:shd w:val="clear" w:color="auto" w:fill="CCCCCC"/>
          </w:tcPr>
          <w:p w14:paraId="15B77585" w14:textId="77777777" w:rsidR="005476E4" w:rsidRPr="007A169C" w:rsidRDefault="005476E4" w:rsidP="008C6227">
            <w:pPr>
              <w:jc w:val="center"/>
              <w:rPr>
                <w:rFonts w:cs="Arial"/>
                <w:sz w:val="14"/>
              </w:rPr>
            </w:pPr>
            <w:r w:rsidRPr="007A169C">
              <w:rPr>
                <w:rFonts w:cs="Arial"/>
                <w:sz w:val="14"/>
              </w:rPr>
              <w:t>Total Horas</w:t>
            </w:r>
          </w:p>
        </w:tc>
        <w:tc>
          <w:tcPr>
            <w:tcW w:w="1275" w:type="dxa"/>
            <w:tcBorders>
              <w:bottom w:val="single" w:sz="6" w:space="0" w:color="000000"/>
            </w:tcBorders>
            <w:shd w:val="clear" w:color="auto" w:fill="CCCCCC"/>
          </w:tcPr>
          <w:p w14:paraId="15B77586" w14:textId="77777777" w:rsidR="005476E4" w:rsidRPr="007A169C" w:rsidRDefault="005476E4" w:rsidP="008C6227">
            <w:pPr>
              <w:jc w:val="center"/>
              <w:rPr>
                <w:rFonts w:cs="Arial"/>
                <w:sz w:val="14"/>
              </w:rPr>
            </w:pPr>
            <w:r w:rsidRPr="007A169C">
              <w:rPr>
                <w:rFonts w:cs="Arial"/>
                <w:sz w:val="14"/>
              </w:rPr>
              <w:t>A Requerimientos</w:t>
            </w:r>
          </w:p>
        </w:tc>
        <w:tc>
          <w:tcPr>
            <w:tcW w:w="851" w:type="dxa"/>
            <w:tcBorders>
              <w:bottom w:val="single" w:sz="6" w:space="0" w:color="000000"/>
            </w:tcBorders>
            <w:shd w:val="clear" w:color="auto" w:fill="CCCCCC"/>
          </w:tcPr>
          <w:p w14:paraId="15B77587" w14:textId="77777777" w:rsidR="005476E4" w:rsidRPr="007A169C" w:rsidRDefault="005476E4" w:rsidP="008C6227">
            <w:pPr>
              <w:jc w:val="center"/>
              <w:rPr>
                <w:rFonts w:cs="Arial"/>
                <w:sz w:val="14"/>
              </w:rPr>
            </w:pPr>
            <w:r w:rsidRPr="007A169C">
              <w:rPr>
                <w:rFonts w:cs="Arial"/>
                <w:sz w:val="14"/>
              </w:rPr>
              <w:t>Diseño</w:t>
            </w:r>
          </w:p>
        </w:tc>
        <w:tc>
          <w:tcPr>
            <w:tcW w:w="992" w:type="dxa"/>
            <w:gridSpan w:val="2"/>
            <w:tcBorders>
              <w:bottom w:val="single" w:sz="6" w:space="0" w:color="000000"/>
            </w:tcBorders>
            <w:shd w:val="clear" w:color="auto" w:fill="CCCCCC"/>
          </w:tcPr>
          <w:p w14:paraId="15B77588" w14:textId="77777777" w:rsidR="005476E4" w:rsidRPr="007A169C" w:rsidRDefault="005476E4" w:rsidP="008C6227">
            <w:pPr>
              <w:jc w:val="center"/>
              <w:rPr>
                <w:rFonts w:cs="Arial"/>
                <w:sz w:val="14"/>
              </w:rPr>
            </w:pPr>
            <w:r w:rsidRPr="007A169C">
              <w:rPr>
                <w:rFonts w:cs="Arial"/>
                <w:sz w:val="14"/>
              </w:rPr>
              <w:t>Construcción</w:t>
            </w:r>
          </w:p>
        </w:tc>
        <w:tc>
          <w:tcPr>
            <w:tcW w:w="1181" w:type="dxa"/>
            <w:gridSpan w:val="2"/>
            <w:tcBorders>
              <w:bottom w:val="single" w:sz="6" w:space="0" w:color="000000"/>
            </w:tcBorders>
            <w:shd w:val="clear" w:color="auto" w:fill="CCCCCC"/>
          </w:tcPr>
          <w:p w14:paraId="15B77589" w14:textId="77777777" w:rsidR="005476E4" w:rsidRPr="007A169C" w:rsidRDefault="005476E4" w:rsidP="008C6227">
            <w:pPr>
              <w:jc w:val="center"/>
              <w:rPr>
                <w:rFonts w:cs="Arial"/>
                <w:sz w:val="14"/>
              </w:rPr>
            </w:pPr>
            <w:r w:rsidRPr="007A169C">
              <w:rPr>
                <w:rFonts w:cs="Arial"/>
                <w:sz w:val="14"/>
              </w:rPr>
              <w:t>Pruebas</w:t>
            </w:r>
          </w:p>
        </w:tc>
        <w:tc>
          <w:tcPr>
            <w:tcW w:w="1229" w:type="dxa"/>
            <w:gridSpan w:val="2"/>
            <w:tcBorders>
              <w:bottom w:val="single" w:sz="6" w:space="0" w:color="000000"/>
            </w:tcBorders>
            <w:shd w:val="clear" w:color="auto" w:fill="CCCCCC"/>
          </w:tcPr>
          <w:p w14:paraId="15B7758A" w14:textId="77777777" w:rsidR="005476E4" w:rsidRPr="007A169C" w:rsidRDefault="005476E4" w:rsidP="008C6227">
            <w:pPr>
              <w:jc w:val="center"/>
              <w:rPr>
                <w:rFonts w:cs="Arial"/>
                <w:sz w:val="14"/>
              </w:rPr>
            </w:pPr>
            <w:r w:rsidRPr="007A169C">
              <w:rPr>
                <w:rFonts w:cs="Arial"/>
                <w:sz w:val="14"/>
              </w:rPr>
              <w:t>Implantación</w:t>
            </w:r>
          </w:p>
        </w:tc>
      </w:tr>
      <w:tr w:rsidR="005476E4" w:rsidRPr="00CD6396" w14:paraId="15B77593" w14:textId="77777777" w:rsidTr="00081AD0">
        <w:trPr>
          <w:cantSplit/>
          <w:trHeight w:val="195"/>
        </w:trPr>
        <w:tc>
          <w:tcPr>
            <w:tcW w:w="1985" w:type="dxa"/>
            <w:gridSpan w:val="2"/>
            <w:vMerge/>
            <w:tcBorders>
              <w:bottom w:val="single" w:sz="6" w:space="0" w:color="000000"/>
            </w:tcBorders>
            <w:shd w:val="clear" w:color="auto" w:fill="BFBFBF"/>
          </w:tcPr>
          <w:p w14:paraId="15B7758C" w14:textId="77777777" w:rsidR="005476E4" w:rsidRPr="00106D23" w:rsidRDefault="005476E4" w:rsidP="008C6227">
            <w:pPr>
              <w:rPr>
                <w:rFonts w:cs="Arial"/>
                <w:sz w:val="20"/>
              </w:rPr>
            </w:pPr>
          </w:p>
        </w:tc>
        <w:tc>
          <w:tcPr>
            <w:tcW w:w="1276" w:type="dxa"/>
            <w:gridSpan w:val="2"/>
            <w:tcBorders>
              <w:bottom w:val="single" w:sz="6" w:space="0" w:color="000000"/>
            </w:tcBorders>
          </w:tcPr>
          <w:p w14:paraId="15B7758D" w14:textId="77777777" w:rsidR="005476E4" w:rsidRPr="00CD6396" w:rsidRDefault="005476E4" w:rsidP="008C6227">
            <w:pPr>
              <w:jc w:val="center"/>
              <w:rPr>
                <w:rFonts w:cs="Arial"/>
                <w:sz w:val="16"/>
              </w:rPr>
            </w:pPr>
          </w:p>
        </w:tc>
        <w:tc>
          <w:tcPr>
            <w:tcW w:w="1275" w:type="dxa"/>
            <w:tcBorders>
              <w:bottom w:val="single" w:sz="6" w:space="0" w:color="000000"/>
            </w:tcBorders>
          </w:tcPr>
          <w:p w14:paraId="15B7758E" w14:textId="77777777" w:rsidR="005476E4" w:rsidRPr="00CD6396" w:rsidRDefault="005476E4" w:rsidP="008C6227">
            <w:pPr>
              <w:jc w:val="center"/>
              <w:rPr>
                <w:rFonts w:cs="Arial"/>
                <w:sz w:val="16"/>
              </w:rPr>
            </w:pPr>
          </w:p>
        </w:tc>
        <w:tc>
          <w:tcPr>
            <w:tcW w:w="851" w:type="dxa"/>
            <w:tcBorders>
              <w:bottom w:val="single" w:sz="6" w:space="0" w:color="000000"/>
            </w:tcBorders>
          </w:tcPr>
          <w:p w14:paraId="15B7758F" w14:textId="77777777" w:rsidR="005476E4" w:rsidRPr="00CD6396" w:rsidRDefault="005476E4" w:rsidP="008C6227">
            <w:pPr>
              <w:jc w:val="center"/>
              <w:rPr>
                <w:rFonts w:cs="Arial"/>
                <w:sz w:val="16"/>
              </w:rPr>
            </w:pPr>
          </w:p>
        </w:tc>
        <w:tc>
          <w:tcPr>
            <w:tcW w:w="992" w:type="dxa"/>
            <w:gridSpan w:val="2"/>
            <w:tcBorders>
              <w:bottom w:val="single" w:sz="6" w:space="0" w:color="000000"/>
            </w:tcBorders>
          </w:tcPr>
          <w:p w14:paraId="15B77590" w14:textId="77777777" w:rsidR="005476E4" w:rsidRPr="00CD6396" w:rsidRDefault="005476E4" w:rsidP="008C6227">
            <w:pPr>
              <w:jc w:val="center"/>
              <w:rPr>
                <w:rFonts w:cs="Arial"/>
                <w:sz w:val="16"/>
              </w:rPr>
            </w:pPr>
          </w:p>
        </w:tc>
        <w:tc>
          <w:tcPr>
            <w:tcW w:w="1181" w:type="dxa"/>
            <w:gridSpan w:val="2"/>
            <w:tcBorders>
              <w:bottom w:val="single" w:sz="6" w:space="0" w:color="000000"/>
            </w:tcBorders>
          </w:tcPr>
          <w:p w14:paraId="15B77591" w14:textId="77777777" w:rsidR="005476E4" w:rsidRPr="00CD6396" w:rsidRDefault="005476E4" w:rsidP="008C6227">
            <w:pPr>
              <w:jc w:val="center"/>
              <w:rPr>
                <w:rFonts w:cs="Arial"/>
                <w:sz w:val="16"/>
              </w:rPr>
            </w:pPr>
          </w:p>
        </w:tc>
        <w:tc>
          <w:tcPr>
            <w:tcW w:w="1229" w:type="dxa"/>
            <w:gridSpan w:val="2"/>
            <w:tcBorders>
              <w:bottom w:val="single" w:sz="6" w:space="0" w:color="000000"/>
            </w:tcBorders>
          </w:tcPr>
          <w:p w14:paraId="15B77592" w14:textId="77777777" w:rsidR="005476E4" w:rsidRPr="00CD6396" w:rsidRDefault="005476E4" w:rsidP="008C6227">
            <w:pPr>
              <w:jc w:val="center"/>
              <w:rPr>
                <w:rFonts w:cs="Arial"/>
                <w:sz w:val="16"/>
              </w:rPr>
            </w:pPr>
          </w:p>
        </w:tc>
      </w:tr>
      <w:tr w:rsidR="005476E4" w:rsidRPr="00CD6396" w14:paraId="15B77596" w14:textId="77777777" w:rsidTr="00081AD0">
        <w:trPr>
          <w:cantSplit/>
        </w:trPr>
        <w:tc>
          <w:tcPr>
            <w:tcW w:w="1985" w:type="dxa"/>
            <w:gridSpan w:val="2"/>
            <w:tcBorders>
              <w:bottom w:val="single" w:sz="6" w:space="0" w:color="000000"/>
            </w:tcBorders>
            <w:shd w:val="clear" w:color="auto" w:fill="BFBFBF"/>
          </w:tcPr>
          <w:p w14:paraId="15B77594" w14:textId="77777777" w:rsidR="005476E4" w:rsidRPr="00106D23" w:rsidRDefault="005476E4" w:rsidP="008C6227">
            <w:pPr>
              <w:jc w:val="left"/>
              <w:rPr>
                <w:rFonts w:cs="Arial"/>
                <w:sz w:val="20"/>
              </w:rPr>
            </w:pPr>
            <w:r w:rsidRPr="00106D23">
              <w:rPr>
                <w:rFonts w:cs="Arial"/>
                <w:sz w:val="20"/>
              </w:rPr>
              <w:t>Duración estimada (días)</w:t>
            </w:r>
          </w:p>
        </w:tc>
        <w:tc>
          <w:tcPr>
            <w:tcW w:w="6804" w:type="dxa"/>
            <w:gridSpan w:val="10"/>
            <w:tcBorders>
              <w:bottom w:val="single" w:sz="6" w:space="0" w:color="000000"/>
            </w:tcBorders>
          </w:tcPr>
          <w:p w14:paraId="15B77595" w14:textId="77777777" w:rsidR="005476E4" w:rsidRPr="00CD6396" w:rsidRDefault="005476E4" w:rsidP="008C6227">
            <w:pPr>
              <w:rPr>
                <w:rFonts w:cs="Arial"/>
                <w:sz w:val="18"/>
              </w:rPr>
            </w:pPr>
          </w:p>
        </w:tc>
      </w:tr>
      <w:tr w:rsidR="005476E4" w:rsidRPr="007A169C" w14:paraId="15B7759C" w14:textId="77777777" w:rsidTr="00081A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tcBorders>
              <w:bottom w:val="single" w:sz="4" w:space="0" w:color="auto"/>
            </w:tcBorders>
            <w:shd w:val="clear" w:color="auto" w:fill="BFBFBF"/>
          </w:tcPr>
          <w:p w14:paraId="15B77597" w14:textId="77777777" w:rsidR="005476E4" w:rsidRPr="007A169C" w:rsidRDefault="005476E4" w:rsidP="008C6227">
            <w:pPr>
              <w:pStyle w:val="Textodeglobo"/>
              <w:spacing w:before="40" w:after="40"/>
              <w:rPr>
                <w:rFonts w:ascii="Arial Narrow" w:hAnsi="Arial Narrow" w:cs="Arial"/>
                <w:b/>
                <w:szCs w:val="20"/>
                <w:lang w:eastAsia="es-ES"/>
              </w:rPr>
            </w:pPr>
            <w:r w:rsidRPr="007A169C">
              <w:rPr>
                <w:rFonts w:ascii="Arial Narrow" w:hAnsi="Arial Narrow" w:cs="Arial"/>
                <w:b/>
                <w:szCs w:val="20"/>
                <w:lang w:eastAsia="es-ES"/>
              </w:rPr>
              <w:t>Nro.</w:t>
            </w:r>
          </w:p>
        </w:tc>
        <w:tc>
          <w:tcPr>
            <w:tcW w:w="1418" w:type="dxa"/>
            <w:gridSpan w:val="2"/>
            <w:tcBorders>
              <w:bottom w:val="single" w:sz="4" w:space="0" w:color="auto"/>
            </w:tcBorders>
            <w:shd w:val="clear" w:color="auto" w:fill="BFBFBF"/>
          </w:tcPr>
          <w:p w14:paraId="15B77598" w14:textId="77777777" w:rsidR="005476E4" w:rsidRPr="007A169C" w:rsidRDefault="005476E4" w:rsidP="008C6227">
            <w:pPr>
              <w:pStyle w:val="Textodeglobo"/>
              <w:spacing w:before="40" w:after="40"/>
              <w:rPr>
                <w:rFonts w:ascii="Arial Narrow" w:hAnsi="Arial Narrow" w:cs="Arial"/>
                <w:b/>
                <w:szCs w:val="20"/>
                <w:lang w:eastAsia="es-ES"/>
              </w:rPr>
            </w:pPr>
            <w:r w:rsidRPr="007A169C">
              <w:rPr>
                <w:rFonts w:ascii="Arial Narrow" w:hAnsi="Arial Narrow" w:cs="Arial"/>
                <w:b/>
                <w:szCs w:val="20"/>
                <w:lang w:eastAsia="es-ES"/>
              </w:rPr>
              <w:t>Nombre de la Funcionalidad</w:t>
            </w:r>
            <w:r>
              <w:rPr>
                <w:rFonts w:ascii="Arial Narrow" w:hAnsi="Arial Narrow" w:cs="Arial"/>
                <w:b/>
                <w:szCs w:val="20"/>
                <w:lang w:eastAsia="es-ES"/>
              </w:rPr>
              <w:t xml:space="preserve"> (Actividad a automatizar)</w:t>
            </w:r>
          </w:p>
        </w:tc>
        <w:tc>
          <w:tcPr>
            <w:tcW w:w="4677" w:type="dxa"/>
            <w:gridSpan w:val="6"/>
            <w:tcBorders>
              <w:bottom w:val="single" w:sz="4" w:space="0" w:color="auto"/>
            </w:tcBorders>
            <w:shd w:val="clear" w:color="auto" w:fill="BFBFBF"/>
          </w:tcPr>
          <w:p w14:paraId="15B77599" w14:textId="77777777" w:rsidR="005476E4" w:rsidRPr="007A169C" w:rsidRDefault="005476E4" w:rsidP="008C6227">
            <w:pPr>
              <w:pStyle w:val="Textodeglobo"/>
              <w:spacing w:before="40" w:after="40"/>
              <w:rPr>
                <w:rFonts w:ascii="Arial Narrow" w:hAnsi="Arial Narrow" w:cs="Arial"/>
                <w:b/>
                <w:szCs w:val="20"/>
                <w:lang w:eastAsia="es-ES"/>
              </w:rPr>
            </w:pPr>
            <w:r w:rsidRPr="007A169C">
              <w:rPr>
                <w:rFonts w:ascii="Arial Narrow" w:hAnsi="Arial Narrow" w:cs="Arial"/>
                <w:b/>
                <w:szCs w:val="20"/>
                <w:lang w:eastAsia="es-ES"/>
              </w:rPr>
              <w:t>Descripción Detallada</w:t>
            </w:r>
          </w:p>
        </w:tc>
        <w:tc>
          <w:tcPr>
            <w:tcW w:w="1134" w:type="dxa"/>
            <w:gridSpan w:val="2"/>
            <w:tcBorders>
              <w:bottom w:val="single" w:sz="4" w:space="0" w:color="auto"/>
            </w:tcBorders>
            <w:shd w:val="clear" w:color="auto" w:fill="BFBFBF"/>
          </w:tcPr>
          <w:p w14:paraId="15B7759A" w14:textId="77777777" w:rsidR="005476E4" w:rsidRPr="007A169C" w:rsidRDefault="005476E4" w:rsidP="008C6227">
            <w:pPr>
              <w:pStyle w:val="Textodeglobo"/>
              <w:spacing w:before="40" w:after="40"/>
              <w:rPr>
                <w:rFonts w:ascii="Arial Narrow" w:hAnsi="Arial Narrow" w:cs="Arial"/>
                <w:b/>
                <w:szCs w:val="20"/>
                <w:lang w:eastAsia="es-ES"/>
              </w:rPr>
            </w:pPr>
            <w:r>
              <w:rPr>
                <w:rFonts w:ascii="Arial Narrow" w:hAnsi="Arial Narrow" w:cs="Arial"/>
                <w:b/>
                <w:szCs w:val="20"/>
                <w:lang w:eastAsia="es-ES"/>
              </w:rPr>
              <w:t>N° de</w:t>
            </w:r>
            <w:r w:rsidRPr="007A169C">
              <w:rPr>
                <w:rFonts w:ascii="Arial Narrow" w:hAnsi="Arial Narrow" w:cs="Arial"/>
                <w:b/>
                <w:szCs w:val="20"/>
                <w:lang w:eastAsia="es-ES"/>
              </w:rPr>
              <w:t xml:space="preserve"> las reglas de negocio</w:t>
            </w:r>
          </w:p>
        </w:tc>
        <w:tc>
          <w:tcPr>
            <w:tcW w:w="851" w:type="dxa"/>
            <w:tcBorders>
              <w:bottom w:val="single" w:sz="4" w:space="0" w:color="auto"/>
            </w:tcBorders>
            <w:shd w:val="clear" w:color="auto" w:fill="BFBFBF"/>
          </w:tcPr>
          <w:p w14:paraId="15B7759B" w14:textId="77777777" w:rsidR="005476E4" w:rsidRPr="007A169C" w:rsidRDefault="005476E4" w:rsidP="008C6227">
            <w:pPr>
              <w:pStyle w:val="Textodeglobo"/>
              <w:spacing w:before="40" w:after="40"/>
              <w:rPr>
                <w:rFonts w:ascii="Arial Narrow" w:hAnsi="Arial Narrow" w:cs="Arial"/>
                <w:b/>
                <w:szCs w:val="20"/>
                <w:lang w:eastAsia="es-ES"/>
              </w:rPr>
            </w:pPr>
            <w:r w:rsidRPr="007A169C">
              <w:rPr>
                <w:rFonts w:ascii="Arial Narrow" w:hAnsi="Arial Narrow" w:cs="Arial"/>
                <w:b/>
                <w:szCs w:val="20"/>
                <w:lang w:eastAsia="es-ES"/>
              </w:rPr>
              <w:t>Datos relevantes</w:t>
            </w:r>
          </w:p>
        </w:tc>
      </w:tr>
      <w:tr w:rsidR="005476E4" w:rsidRPr="00A77693" w14:paraId="15B775BB" w14:textId="77777777" w:rsidTr="00081AD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tcPr>
          <w:p w14:paraId="15B7759D" w14:textId="77777777" w:rsidR="005476E4" w:rsidRPr="0091649D" w:rsidRDefault="005476E4" w:rsidP="008C6227">
            <w:pPr>
              <w:pStyle w:val="Textodeglobo"/>
              <w:spacing w:before="40" w:after="40"/>
              <w:jc w:val="left"/>
              <w:rPr>
                <w:rFonts w:ascii="Arial Narrow" w:hAnsi="Arial Narrow" w:cs="Arial Narrow"/>
                <w:sz w:val="20"/>
                <w:szCs w:val="20"/>
                <w:lang w:eastAsia="es-ES"/>
              </w:rPr>
            </w:pPr>
            <w:r>
              <w:rPr>
                <w:rFonts w:ascii="Arial Narrow" w:hAnsi="Arial Narrow" w:cs="Arial Narrow"/>
                <w:sz w:val="20"/>
                <w:szCs w:val="20"/>
                <w:lang w:eastAsia="es-ES"/>
              </w:rPr>
              <w:t>RF01</w:t>
            </w:r>
          </w:p>
        </w:tc>
        <w:tc>
          <w:tcPr>
            <w:tcW w:w="1418" w:type="dxa"/>
            <w:gridSpan w:val="2"/>
            <w:shd w:val="clear" w:color="auto" w:fill="auto"/>
          </w:tcPr>
          <w:p w14:paraId="15B7759E" w14:textId="77777777" w:rsidR="005476E4" w:rsidRPr="000350E5" w:rsidRDefault="005476E4" w:rsidP="008C6227">
            <w:pPr>
              <w:pStyle w:val="Textodeglobo"/>
              <w:spacing w:before="40" w:after="40"/>
              <w:jc w:val="left"/>
              <w:rPr>
                <w:rFonts w:ascii="Arial Narrow" w:hAnsi="Arial Narrow" w:cs="Arial Narrow"/>
                <w:sz w:val="20"/>
                <w:szCs w:val="20"/>
                <w:lang w:eastAsia="es-ES"/>
              </w:rPr>
            </w:pPr>
            <w:r w:rsidRPr="000350E5">
              <w:rPr>
                <w:rFonts w:ascii="Arial Narrow" w:hAnsi="Arial Narrow"/>
                <w:bCs/>
                <w:sz w:val="20"/>
                <w:szCs w:val="20"/>
                <w:lang w:eastAsia="es-PE"/>
              </w:rPr>
              <w:t>Registr</w:t>
            </w:r>
            <w:r>
              <w:rPr>
                <w:rFonts w:ascii="Arial Narrow" w:hAnsi="Arial Narrow"/>
                <w:bCs/>
                <w:sz w:val="20"/>
                <w:szCs w:val="20"/>
                <w:lang w:eastAsia="es-PE"/>
              </w:rPr>
              <w:t>ar</w:t>
            </w:r>
            <w:r w:rsidRPr="000350E5">
              <w:rPr>
                <w:rFonts w:ascii="Arial Narrow" w:hAnsi="Arial Narrow"/>
                <w:bCs/>
                <w:sz w:val="20"/>
                <w:szCs w:val="20"/>
                <w:lang w:eastAsia="es-PE"/>
              </w:rPr>
              <w:t xml:space="preserve">  Diligencia</w:t>
            </w:r>
          </w:p>
        </w:tc>
        <w:tc>
          <w:tcPr>
            <w:tcW w:w="4677" w:type="dxa"/>
            <w:gridSpan w:val="6"/>
            <w:shd w:val="clear" w:color="auto" w:fill="auto"/>
          </w:tcPr>
          <w:p w14:paraId="15B7759F" w14:textId="77777777" w:rsidR="005476E4" w:rsidRDefault="005476E4" w:rsidP="008C6227">
            <w:pPr>
              <w:rPr>
                <w:rFonts w:ascii="Arial Narrow" w:hAnsi="Arial Narrow"/>
                <w:bCs/>
                <w:sz w:val="20"/>
                <w:szCs w:val="20"/>
                <w:lang w:val="es-PE" w:eastAsia="es-PE"/>
              </w:rPr>
            </w:pPr>
            <w:r>
              <w:rPr>
                <w:rFonts w:ascii="Arial Narrow" w:hAnsi="Arial Narrow"/>
                <w:bCs/>
                <w:sz w:val="20"/>
                <w:szCs w:val="20"/>
                <w:lang w:val="es-PE" w:eastAsia="es-PE"/>
              </w:rPr>
              <w:t>Referencia: RF06 de la RIN Registro y Validación de la Declaración</w:t>
            </w:r>
          </w:p>
          <w:p w14:paraId="15B775A0" w14:textId="77777777" w:rsidR="005476E4" w:rsidRDefault="005476E4" w:rsidP="008C6227">
            <w:pPr>
              <w:rPr>
                <w:rFonts w:ascii="Arial Narrow" w:hAnsi="Arial Narrow"/>
                <w:bCs/>
                <w:sz w:val="20"/>
                <w:szCs w:val="20"/>
                <w:lang w:val="es-PE" w:eastAsia="es-PE"/>
              </w:rPr>
            </w:pPr>
          </w:p>
          <w:p w14:paraId="15B775A1" w14:textId="77777777" w:rsidR="005476E4" w:rsidRDefault="005476E4" w:rsidP="008C6227">
            <w:pPr>
              <w:rPr>
                <w:rFonts w:ascii="Arial Narrow" w:hAnsi="Arial Narrow"/>
                <w:bCs/>
                <w:sz w:val="20"/>
                <w:szCs w:val="20"/>
                <w:lang w:val="es-PE" w:eastAsia="es-PE"/>
              </w:rPr>
            </w:pPr>
            <w:r>
              <w:rPr>
                <w:rFonts w:ascii="Arial Narrow" w:hAnsi="Arial Narrow"/>
                <w:bCs/>
                <w:sz w:val="20"/>
                <w:szCs w:val="20"/>
                <w:lang w:val="es-PE" w:eastAsia="es-PE"/>
              </w:rPr>
              <w:t>El sistema deberá mostrar una ventana para el registro de la diligencia del reconocimiento físico, los datos que debe ingresar el funcionario aduanero son los siguientes:</w:t>
            </w:r>
          </w:p>
          <w:p w14:paraId="15B775A2" w14:textId="77777777" w:rsidR="005476E4" w:rsidRPr="003B0677" w:rsidRDefault="005476E4" w:rsidP="008C6227">
            <w:pPr>
              <w:pStyle w:val="Prrafodelista"/>
              <w:numPr>
                <w:ilvl w:val="0"/>
                <w:numId w:val="14"/>
              </w:numPr>
              <w:rPr>
                <w:rFonts w:ascii="Arial Narrow" w:hAnsi="Arial Narrow"/>
                <w:bCs/>
                <w:sz w:val="20"/>
                <w:szCs w:val="20"/>
                <w:highlight w:val="cyan"/>
                <w:lang w:val="es-PE" w:eastAsia="es-PE"/>
              </w:rPr>
            </w:pPr>
            <w:r>
              <w:rPr>
                <w:rFonts w:ascii="Arial Narrow" w:hAnsi="Arial Narrow"/>
                <w:bCs/>
                <w:sz w:val="20"/>
                <w:szCs w:val="20"/>
                <w:lang w:val="es-PE" w:eastAsia="es-PE"/>
              </w:rPr>
              <w:t xml:space="preserve">Observaciones de la diligencia, </w:t>
            </w:r>
            <w:r w:rsidR="002821CE">
              <w:rPr>
                <w:rFonts w:ascii="Arial Narrow" w:hAnsi="Arial Narrow"/>
                <w:bCs/>
                <w:sz w:val="20"/>
                <w:szCs w:val="20"/>
                <w:lang w:val="es-PE" w:eastAsia="es-PE"/>
              </w:rPr>
              <w:t>debe permitir ingresar hasta 180</w:t>
            </w:r>
            <w:r>
              <w:rPr>
                <w:rFonts w:ascii="Arial Narrow" w:hAnsi="Arial Narrow"/>
                <w:bCs/>
                <w:sz w:val="20"/>
                <w:szCs w:val="20"/>
                <w:lang w:val="es-PE" w:eastAsia="es-PE"/>
              </w:rPr>
              <w:t xml:space="preserve"> caracteres, siendo obligatorio el ingreso de por lo menos 4 caracteres; de ingresar un número menor de caracteres el sistema deberá mostrar el mensaje “Por favor detalle su diligencia”.</w:t>
            </w:r>
            <w:r w:rsidR="00AA1308">
              <w:rPr>
                <w:rFonts w:ascii="Arial Narrow" w:hAnsi="Arial Narrow"/>
                <w:bCs/>
                <w:sz w:val="20"/>
                <w:szCs w:val="20"/>
                <w:lang w:val="es-PE" w:eastAsia="es-PE"/>
              </w:rPr>
              <w:t xml:space="preserve"> </w:t>
            </w:r>
            <w:r w:rsidR="00FC04BD">
              <w:rPr>
                <w:rStyle w:val="Refdecomentario"/>
                <w:rFonts w:cs="Arial"/>
                <w:noProof/>
                <w:lang w:eastAsia="en-US"/>
              </w:rPr>
              <w:commentReference w:id="498"/>
            </w:r>
          </w:p>
          <w:p w14:paraId="15B775A3" w14:textId="77777777" w:rsidR="005476E4" w:rsidRPr="003B0677" w:rsidRDefault="005476E4" w:rsidP="008C6227">
            <w:pPr>
              <w:pStyle w:val="Prrafodelista"/>
              <w:numPr>
                <w:ilvl w:val="0"/>
                <w:numId w:val="14"/>
              </w:numPr>
              <w:rPr>
                <w:rFonts w:ascii="Arial Narrow" w:hAnsi="Arial Narrow"/>
                <w:bCs/>
                <w:sz w:val="20"/>
                <w:szCs w:val="20"/>
                <w:lang w:val="es-PE" w:eastAsia="es-PE"/>
              </w:rPr>
            </w:pPr>
            <w:r>
              <w:rPr>
                <w:rFonts w:ascii="Arial Narrow" w:hAnsi="Arial Narrow"/>
                <w:bCs/>
                <w:sz w:val="20"/>
                <w:szCs w:val="20"/>
                <w:lang w:val="es-PE" w:eastAsia="es-PE"/>
              </w:rPr>
              <w:t xml:space="preserve">Código de funcionario de SERPOST, corresponde a un dato que debe ser ingresado de manera obligatoria, está conformado por 6 caracteres alfanuméricos, siendo los 2 primeros caracteres alfabéticos y los 4 restantes caracteres numéricos; de no ingresar este dato o no cumplir con el formato indicado, el sistema deberá mostrar el siguiente mensaje “Por favor ingresar el código del funcionario de SERPOST en </w:t>
            </w:r>
            <w:r w:rsidRPr="003B0677">
              <w:rPr>
                <w:rFonts w:ascii="Arial Narrow" w:hAnsi="Arial Narrow"/>
                <w:bCs/>
                <w:sz w:val="20"/>
                <w:szCs w:val="20"/>
                <w:lang w:val="es-PE" w:eastAsia="es-PE"/>
              </w:rPr>
              <w:t>formato válido”</w:t>
            </w:r>
          </w:p>
          <w:p w14:paraId="15B775A4" w14:textId="77777777" w:rsidR="005476E4" w:rsidRPr="00785700" w:rsidRDefault="00A13F33" w:rsidP="008C6227">
            <w:pPr>
              <w:pStyle w:val="Prrafodelista"/>
              <w:numPr>
                <w:ilvl w:val="0"/>
                <w:numId w:val="14"/>
              </w:numPr>
              <w:rPr>
                <w:rFonts w:ascii="Arial Narrow" w:hAnsi="Arial Narrow"/>
                <w:bCs/>
                <w:sz w:val="20"/>
                <w:szCs w:val="20"/>
                <w:lang w:val="es-PE" w:eastAsia="es-PE"/>
              </w:rPr>
            </w:pPr>
            <w:r w:rsidRPr="00A13F33">
              <w:rPr>
                <w:rFonts w:ascii="Arial Narrow" w:hAnsi="Arial Narrow"/>
                <w:bCs/>
                <w:sz w:val="20"/>
                <w:szCs w:val="20"/>
                <w:highlight w:val="yellow"/>
                <w:lang w:val="es-PE" w:eastAsia="es-PE"/>
                <w:rPrChange w:id="499" w:author="prueba" w:date="2013-08-22T18:17:00Z">
                  <w:rPr>
                    <w:rFonts w:ascii="Arial Narrow" w:hAnsi="Arial Narrow"/>
                    <w:bCs/>
                    <w:sz w:val="20"/>
                    <w:szCs w:val="20"/>
                    <w:highlight w:val="cyan"/>
                    <w:lang w:val="es-PE" w:eastAsia="es-PE"/>
                  </w:rPr>
                </w:rPrChange>
              </w:rPr>
              <w:t>Valor Determinado con la Cartilla de Referencia de Valores</w:t>
            </w:r>
            <w:r w:rsidR="005476E4">
              <w:rPr>
                <w:rFonts w:ascii="Arial Narrow" w:hAnsi="Arial Narrow"/>
                <w:bCs/>
                <w:sz w:val="20"/>
                <w:szCs w:val="20"/>
                <w:lang w:val="es-PE" w:eastAsia="es-PE"/>
              </w:rPr>
              <w:t xml:space="preserve"> debe encontrarse habilitado para ser marcado por el funcionario aduanero.</w:t>
            </w:r>
          </w:p>
          <w:p w14:paraId="15B775A5" w14:textId="77777777" w:rsidR="005476E4" w:rsidRPr="007C30C9" w:rsidRDefault="005476E4" w:rsidP="008C6227">
            <w:pPr>
              <w:rPr>
                <w:rFonts w:ascii="Arial Narrow" w:hAnsi="Arial Narrow"/>
                <w:bCs/>
                <w:sz w:val="20"/>
                <w:szCs w:val="20"/>
                <w:lang w:val="es-PE" w:eastAsia="es-PE"/>
              </w:rPr>
            </w:pPr>
            <w:r>
              <w:rPr>
                <w:rFonts w:ascii="Arial Narrow" w:hAnsi="Arial Narrow"/>
                <w:bCs/>
                <w:sz w:val="20"/>
                <w:szCs w:val="20"/>
                <w:lang w:val="es-PE" w:eastAsia="es-PE"/>
              </w:rPr>
              <w:t>El sistema deberá mostrar los botones Aceptar y Cancelar, al hacer click en el botón “Aceptar”, el sistema debe retornar al RF06 de la RIN Registro y Validación de la Declaración (al mismo punto desde donde se invocó a este Requerimiento), al hacer click en el botón “Cancelar”, deja sin efecto el ingreso de los datos de diligencia.</w:t>
            </w:r>
          </w:p>
        </w:tc>
        <w:tc>
          <w:tcPr>
            <w:tcW w:w="1134" w:type="dxa"/>
            <w:gridSpan w:val="2"/>
            <w:shd w:val="clear" w:color="auto" w:fill="auto"/>
          </w:tcPr>
          <w:p w14:paraId="15B775A6" w14:textId="77777777" w:rsidR="005476E4" w:rsidRPr="0091649D" w:rsidRDefault="005476E4" w:rsidP="008C6227">
            <w:pPr>
              <w:pStyle w:val="Textodeglobo"/>
              <w:spacing w:before="40" w:after="40"/>
              <w:jc w:val="center"/>
              <w:rPr>
                <w:rFonts w:ascii="Arial Narrow" w:hAnsi="Arial Narrow" w:cs="Arial Narrow"/>
                <w:sz w:val="20"/>
                <w:szCs w:val="20"/>
                <w:lang w:eastAsia="es-ES"/>
              </w:rPr>
            </w:pPr>
            <w:r>
              <w:rPr>
                <w:rFonts w:ascii="Arial Narrow" w:hAnsi="Arial Narrow" w:cs="Arial Narrow"/>
                <w:sz w:val="20"/>
                <w:szCs w:val="20"/>
                <w:lang w:eastAsia="es-ES"/>
              </w:rPr>
              <w:t>46</w:t>
            </w:r>
          </w:p>
        </w:tc>
        <w:tc>
          <w:tcPr>
            <w:tcW w:w="851" w:type="dxa"/>
            <w:shd w:val="clear" w:color="auto" w:fill="auto"/>
          </w:tcPr>
          <w:p w14:paraId="15B775A7" w14:textId="77777777" w:rsidR="005476E4" w:rsidRDefault="005476E4" w:rsidP="008C6227">
            <w:pPr>
              <w:pStyle w:val="Textodeglobo"/>
              <w:spacing w:before="40" w:after="40"/>
              <w:jc w:val="left"/>
              <w:rPr>
                <w:rFonts w:ascii="Arial Narrow" w:hAnsi="Arial Narrow" w:cs="Arial Narrow"/>
                <w:sz w:val="20"/>
                <w:szCs w:val="20"/>
                <w:lang w:eastAsia="es-ES"/>
              </w:rPr>
            </w:pPr>
          </w:p>
          <w:p w14:paraId="15B775A8" w14:textId="77777777" w:rsidR="00EB0DCC" w:rsidRDefault="00EB0DCC" w:rsidP="008C6227">
            <w:pPr>
              <w:pStyle w:val="Textodeglobo"/>
              <w:spacing w:before="40" w:after="40"/>
              <w:jc w:val="left"/>
              <w:rPr>
                <w:rFonts w:ascii="Arial Narrow" w:hAnsi="Arial Narrow" w:cs="Arial Narrow"/>
                <w:sz w:val="20"/>
                <w:szCs w:val="20"/>
                <w:lang w:eastAsia="es-ES"/>
              </w:rPr>
            </w:pPr>
          </w:p>
          <w:p w14:paraId="15B775A9" w14:textId="77777777" w:rsidR="00EB0DCC" w:rsidRDefault="00EB0DCC" w:rsidP="008C6227">
            <w:pPr>
              <w:pStyle w:val="Textodeglobo"/>
              <w:spacing w:before="40" w:after="40"/>
              <w:jc w:val="left"/>
              <w:rPr>
                <w:rFonts w:ascii="Arial Narrow" w:hAnsi="Arial Narrow" w:cs="Arial Narrow"/>
                <w:sz w:val="20"/>
                <w:szCs w:val="20"/>
                <w:lang w:eastAsia="es-ES"/>
              </w:rPr>
            </w:pPr>
          </w:p>
          <w:p w14:paraId="15B775AA" w14:textId="77777777" w:rsidR="00EB0DCC" w:rsidRDefault="00EB0DCC" w:rsidP="008C6227">
            <w:pPr>
              <w:pStyle w:val="Textodeglobo"/>
              <w:spacing w:before="40" w:after="40"/>
              <w:jc w:val="left"/>
              <w:rPr>
                <w:rFonts w:ascii="Arial Narrow" w:hAnsi="Arial Narrow" w:cs="Arial Narrow"/>
                <w:sz w:val="20"/>
                <w:szCs w:val="20"/>
                <w:lang w:eastAsia="es-ES"/>
              </w:rPr>
            </w:pPr>
          </w:p>
          <w:p w14:paraId="15B775AB" w14:textId="77777777" w:rsidR="00EB0DCC" w:rsidRDefault="00EB0DCC" w:rsidP="008C6227">
            <w:pPr>
              <w:pStyle w:val="Textodeglobo"/>
              <w:spacing w:before="40" w:after="40"/>
              <w:jc w:val="left"/>
              <w:rPr>
                <w:rFonts w:ascii="Arial Narrow" w:hAnsi="Arial Narrow" w:cs="Arial Narrow"/>
                <w:sz w:val="20"/>
                <w:szCs w:val="20"/>
                <w:lang w:eastAsia="es-ES"/>
              </w:rPr>
            </w:pPr>
          </w:p>
          <w:p w14:paraId="15B775AC" w14:textId="77777777" w:rsidR="00EB0DCC" w:rsidRDefault="00EB0DCC" w:rsidP="008C6227">
            <w:pPr>
              <w:pStyle w:val="Textodeglobo"/>
              <w:spacing w:before="40" w:after="40"/>
              <w:jc w:val="left"/>
              <w:rPr>
                <w:rFonts w:ascii="Arial Narrow" w:hAnsi="Arial Narrow" w:cs="Arial Narrow"/>
                <w:sz w:val="20"/>
                <w:szCs w:val="20"/>
                <w:lang w:eastAsia="es-ES"/>
              </w:rPr>
            </w:pPr>
          </w:p>
          <w:p w14:paraId="15B775AD" w14:textId="77777777" w:rsidR="00EB0DCC" w:rsidRDefault="00EB0DCC" w:rsidP="008C6227">
            <w:pPr>
              <w:pStyle w:val="Textodeglobo"/>
              <w:spacing w:before="40" w:after="40"/>
              <w:jc w:val="left"/>
              <w:rPr>
                <w:rFonts w:ascii="Arial Narrow" w:hAnsi="Arial Narrow" w:cs="Arial Narrow"/>
                <w:sz w:val="20"/>
                <w:szCs w:val="20"/>
                <w:lang w:eastAsia="es-ES"/>
              </w:rPr>
            </w:pPr>
          </w:p>
          <w:p w14:paraId="15B775AE" w14:textId="77777777" w:rsidR="00EB0DCC" w:rsidRDefault="00EB0DCC" w:rsidP="008C6227">
            <w:pPr>
              <w:pStyle w:val="Textodeglobo"/>
              <w:spacing w:before="40" w:after="40"/>
              <w:jc w:val="left"/>
              <w:rPr>
                <w:rFonts w:ascii="Arial Narrow" w:hAnsi="Arial Narrow" w:cs="Arial Narrow"/>
                <w:sz w:val="20"/>
                <w:szCs w:val="20"/>
                <w:lang w:eastAsia="es-ES"/>
              </w:rPr>
            </w:pPr>
          </w:p>
          <w:p w14:paraId="15B775AF" w14:textId="77777777" w:rsidR="00EB0DCC" w:rsidRDefault="00EB0DCC" w:rsidP="008C6227">
            <w:pPr>
              <w:pStyle w:val="Textodeglobo"/>
              <w:spacing w:before="40" w:after="40"/>
              <w:jc w:val="left"/>
              <w:rPr>
                <w:rFonts w:ascii="Arial Narrow" w:hAnsi="Arial Narrow" w:cs="Arial Narrow"/>
                <w:sz w:val="20"/>
                <w:szCs w:val="20"/>
                <w:lang w:eastAsia="es-ES"/>
              </w:rPr>
            </w:pPr>
          </w:p>
          <w:p w14:paraId="15B775B0" w14:textId="77777777" w:rsidR="00EB0DCC" w:rsidRDefault="00EB0DCC" w:rsidP="008C6227">
            <w:pPr>
              <w:pStyle w:val="Textodeglobo"/>
              <w:spacing w:before="40" w:after="40"/>
              <w:jc w:val="left"/>
              <w:rPr>
                <w:rFonts w:ascii="Arial Narrow" w:hAnsi="Arial Narrow" w:cs="Arial Narrow"/>
                <w:sz w:val="20"/>
                <w:szCs w:val="20"/>
                <w:lang w:eastAsia="es-ES"/>
              </w:rPr>
            </w:pPr>
          </w:p>
          <w:p w14:paraId="15B775B1" w14:textId="77777777" w:rsidR="00EB0DCC" w:rsidRDefault="00EB0DCC" w:rsidP="008C6227">
            <w:pPr>
              <w:pStyle w:val="Textodeglobo"/>
              <w:spacing w:before="40" w:after="40"/>
              <w:jc w:val="left"/>
              <w:rPr>
                <w:rFonts w:ascii="Arial Narrow" w:hAnsi="Arial Narrow" w:cs="Arial Narrow"/>
                <w:sz w:val="20"/>
                <w:szCs w:val="20"/>
                <w:lang w:eastAsia="es-ES"/>
              </w:rPr>
            </w:pPr>
          </w:p>
          <w:p w14:paraId="15B775B2" w14:textId="77777777" w:rsidR="00EB0DCC" w:rsidRDefault="00EB0DCC" w:rsidP="008C6227">
            <w:pPr>
              <w:pStyle w:val="Textodeglobo"/>
              <w:spacing w:before="40" w:after="40"/>
              <w:jc w:val="left"/>
              <w:rPr>
                <w:rFonts w:ascii="Arial Narrow" w:hAnsi="Arial Narrow" w:cs="Arial Narrow"/>
                <w:sz w:val="20"/>
                <w:szCs w:val="20"/>
                <w:lang w:eastAsia="es-ES"/>
              </w:rPr>
            </w:pPr>
          </w:p>
          <w:p w14:paraId="15B775B3" w14:textId="77777777" w:rsidR="00EB0DCC" w:rsidRDefault="00EB0DCC" w:rsidP="008C6227">
            <w:pPr>
              <w:pStyle w:val="Textodeglobo"/>
              <w:spacing w:before="40" w:after="40"/>
              <w:jc w:val="left"/>
              <w:rPr>
                <w:rFonts w:ascii="Arial Narrow" w:hAnsi="Arial Narrow" w:cs="Arial Narrow"/>
                <w:sz w:val="20"/>
                <w:szCs w:val="20"/>
                <w:lang w:eastAsia="es-ES"/>
              </w:rPr>
            </w:pPr>
          </w:p>
          <w:p w14:paraId="15B775B4" w14:textId="77777777" w:rsidR="00EB0DCC" w:rsidRDefault="00EB0DCC" w:rsidP="008C6227">
            <w:pPr>
              <w:pStyle w:val="Textodeglobo"/>
              <w:spacing w:before="40" w:after="40"/>
              <w:jc w:val="left"/>
              <w:rPr>
                <w:rFonts w:ascii="Arial Narrow" w:hAnsi="Arial Narrow" w:cs="Arial Narrow"/>
                <w:sz w:val="20"/>
                <w:szCs w:val="20"/>
                <w:lang w:eastAsia="es-ES"/>
              </w:rPr>
            </w:pPr>
          </w:p>
          <w:p w14:paraId="15B775B5" w14:textId="77777777" w:rsidR="00EB0DCC" w:rsidRDefault="00EB0DCC" w:rsidP="008C6227">
            <w:pPr>
              <w:pStyle w:val="Textodeglobo"/>
              <w:spacing w:before="40" w:after="40"/>
              <w:jc w:val="left"/>
              <w:rPr>
                <w:rFonts w:ascii="Arial Narrow" w:hAnsi="Arial Narrow" w:cs="Arial Narrow"/>
                <w:sz w:val="20"/>
                <w:szCs w:val="20"/>
                <w:lang w:eastAsia="es-ES"/>
              </w:rPr>
            </w:pPr>
          </w:p>
          <w:p w14:paraId="15B775B6" w14:textId="77777777" w:rsidR="00EB0DCC" w:rsidRDefault="00EB0DCC" w:rsidP="008C6227">
            <w:pPr>
              <w:pStyle w:val="Textodeglobo"/>
              <w:spacing w:before="40" w:after="40"/>
              <w:jc w:val="left"/>
              <w:rPr>
                <w:rFonts w:ascii="Arial Narrow" w:hAnsi="Arial Narrow" w:cs="Arial Narrow"/>
                <w:sz w:val="20"/>
                <w:szCs w:val="20"/>
                <w:lang w:eastAsia="es-ES"/>
              </w:rPr>
            </w:pPr>
          </w:p>
          <w:p w14:paraId="15B775B7" w14:textId="77777777" w:rsidR="00EB0DCC" w:rsidRDefault="00EB0DCC" w:rsidP="008C6227">
            <w:pPr>
              <w:pStyle w:val="Textodeglobo"/>
              <w:spacing w:before="40" w:after="40"/>
              <w:jc w:val="left"/>
              <w:rPr>
                <w:rFonts w:ascii="Arial Narrow" w:hAnsi="Arial Narrow" w:cs="Arial Narrow"/>
                <w:sz w:val="20"/>
                <w:szCs w:val="20"/>
                <w:lang w:eastAsia="es-ES"/>
              </w:rPr>
            </w:pPr>
          </w:p>
          <w:p w14:paraId="15B775B8" w14:textId="77777777" w:rsidR="00EB0DCC" w:rsidRDefault="00EB0DCC" w:rsidP="008C6227">
            <w:pPr>
              <w:pStyle w:val="Textodeglobo"/>
              <w:spacing w:before="40" w:after="40"/>
              <w:jc w:val="left"/>
              <w:rPr>
                <w:rFonts w:ascii="Arial Narrow" w:hAnsi="Arial Narrow" w:cs="Arial Narrow"/>
                <w:sz w:val="20"/>
                <w:szCs w:val="20"/>
                <w:lang w:eastAsia="es-ES"/>
              </w:rPr>
            </w:pPr>
          </w:p>
          <w:p w14:paraId="15B775B9" w14:textId="77777777" w:rsidR="00EB0DCC" w:rsidRDefault="00EB0DCC" w:rsidP="008C6227">
            <w:pPr>
              <w:pStyle w:val="Textodeglobo"/>
              <w:spacing w:before="40" w:after="40"/>
              <w:jc w:val="left"/>
              <w:rPr>
                <w:rFonts w:ascii="Arial Narrow" w:hAnsi="Arial Narrow" w:cs="Arial Narrow"/>
                <w:sz w:val="20"/>
                <w:szCs w:val="20"/>
                <w:lang w:eastAsia="es-ES"/>
              </w:rPr>
            </w:pPr>
          </w:p>
          <w:p w14:paraId="15B775BA" w14:textId="77777777" w:rsidR="00EB0DCC" w:rsidRPr="00A77693" w:rsidRDefault="00EB0DCC" w:rsidP="008C6227">
            <w:pPr>
              <w:pStyle w:val="Textodeglobo"/>
              <w:spacing w:before="40" w:after="40"/>
              <w:jc w:val="left"/>
              <w:rPr>
                <w:rFonts w:ascii="Arial Narrow" w:hAnsi="Arial Narrow" w:cs="Arial Narrow"/>
                <w:sz w:val="20"/>
                <w:szCs w:val="20"/>
                <w:lang w:eastAsia="es-ES"/>
              </w:rPr>
            </w:pPr>
            <w:r>
              <w:rPr>
                <w:rFonts w:ascii="Arial Narrow" w:hAnsi="Arial Narrow" w:cs="Arial Narrow"/>
                <w:sz w:val="20"/>
                <w:szCs w:val="20"/>
                <w:lang w:eastAsia="es-ES"/>
              </w:rPr>
              <w:t>Cambiar etiqueta “</w:t>
            </w:r>
            <w:r w:rsidR="007103B4" w:rsidRPr="007103B4">
              <w:rPr>
                <w:rFonts w:ascii="Arial Narrow" w:hAnsi="Arial Narrow"/>
                <w:bCs/>
                <w:sz w:val="20"/>
                <w:szCs w:val="20"/>
                <w:lang w:eastAsia="es-PE"/>
              </w:rPr>
              <w:t xml:space="preserve">Indicador </w:t>
            </w:r>
            <w:r w:rsidR="007103B4">
              <w:rPr>
                <w:rFonts w:ascii="Arial Narrow" w:hAnsi="Arial Narrow"/>
                <w:bCs/>
                <w:sz w:val="20"/>
                <w:szCs w:val="20"/>
                <w:lang w:eastAsia="es-PE"/>
              </w:rPr>
              <w:t>d</w:t>
            </w:r>
            <w:r w:rsidR="007103B4" w:rsidRPr="007103B4">
              <w:rPr>
                <w:rFonts w:ascii="Arial Narrow" w:hAnsi="Arial Narrow"/>
                <w:bCs/>
                <w:sz w:val="20"/>
                <w:szCs w:val="20"/>
                <w:lang w:eastAsia="es-PE"/>
              </w:rPr>
              <w:t>e Boletín Químico</w:t>
            </w:r>
            <w:r>
              <w:rPr>
                <w:rFonts w:ascii="Arial Narrow" w:hAnsi="Arial Narrow" w:cs="Arial Narrow"/>
                <w:sz w:val="20"/>
                <w:szCs w:val="20"/>
                <w:lang w:eastAsia="es-ES"/>
              </w:rPr>
              <w:t>”</w:t>
            </w:r>
            <w:r w:rsidR="007103B4">
              <w:rPr>
                <w:rFonts w:ascii="Arial Narrow" w:hAnsi="Arial Narrow" w:cs="Arial Narrow"/>
                <w:sz w:val="20"/>
                <w:szCs w:val="20"/>
                <w:lang w:eastAsia="es-ES"/>
              </w:rPr>
              <w:t xml:space="preserve"> por “valor…”</w:t>
            </w:r>
          </w:p>
        </w:tc>
      </w:tr>
    </w:tbl>
    <w:p w14:paraId="15B775BC" w14:textId="77777777" w:rsidR="00AC4DAA" w:rsidRPr="00752A5B" w:rsidRDefault="00AC4DAA" w:rsidP="008C6227"/>
    <w:p w14:paraId="15B775BD" w14:textId="77777777" w:rsidR="004A3650" w:rsidRPr="00752A5B" w:rsidRDefault="004A3650" w:rsidP="008C6227">
      <w:pPr>
        <w:ind w:left="567"/>
      </w:pPr>
      <w:r w:rsidRPr="00752A5B">
        <w:t>En Anexo 6.1</w:t>
      </w:r>
      <w:r w:rsidR="004E062F">
        <w:t>4</w:t>
      </w:r>
      <w:r w:rsidRPr="00752A5B">
        <w:t xml:space="preserve"> se indica el perfil de acceso que debe tener habilitada las funcionalidades solicitadas en esta RIN.</w:t>
      </w:r>
    </w:p>
    <w:p w14:paraId="15B775BE" w14:textId="77777777" w:rsidR="00864825" w:rsidRDefault="00864825" w:rsidP="008C6227"/>
    <w:p w14:paraId="15B775BF" w14:textId="77777777" w:rsidR="00F13847" w:rsidRDefault="00F13847" w:rsidP="008C6227"/>
    <w:p w14:paraId="15B775C0" w14:textId="77777777" w:rsidR="002C0D62" w:rsidRPr="00752A5B" w:rsidRDefault="00A43644" w:rsidP="008C6227">
      <w:pPr>
        <w:pStyle w:val="Ttulo4"/>
      </w:pPr>
      <w:r w:rsidRPr="00752A5B">
        <w:t>Consultas y Reportes</w:t>
      </w:r>
    </w:p>
    <w:p w14:paraId="15B775C1" w14:textId="77777777" w:rsidR="00A43644" w:rsidRPr="00752A5B" w:rsidRDefault="00A43644" w:rsidP="008C6227"/>
    <w:tbl>
      <w:tblPr>
        <w:tblW w:w="8789" w:type="dxa"/>
        <w:tblInd w:w="6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BF" w:firstRow="1" w:lastRow="0" w:firstColumn="1" w:lastColumn="0" w:noHBand="0" w:noVBand="0"/>
      </w:tblPr>
      <w:tblGrid>
        <w:gridCol w:w="709"/>
        <w:gridCol w:w="1276"/>
        <w:gridCol w:w="142"/>
        <w:gridCol w:w="1134"/>
        <w:gridCol w:w="1275"/>
        <w:gridCol w:w="851"/>
        <w:gridCol w:w="425"/>
        <w:gridCol w:w="567"/>
        <w:gridCol w:w="425"/>
        <w:gridCol w:w="756"/>
        <w:gridCol w:w="378"/>
        <w:gridCol w:w="851"/>
      </w:tblGrid>
      <w:tr w:rsidR="003F4AB4" w:rsidRPr="00752A5B" w14:paraId="15B775C3" w14:textId="77777777" w:rsidTr="00B12C9F">
        <w:trPr>
          <w:cantSplit/>
        </w:trPr>
        <w:tc>
          <w:tcPr>
            <w:tcW w:w="8789" w:type="dxa"/>
            <w:gridSpan w:val="12"/>
            <w:tcBorders>
              <w:bottom w:val="single" w:sz="6" w:space="0" w:color="000000"/>
            </w:tcBorders>
            <w:shd w:val="clear" w:color="auto" w:fill="BFBFBF"/>
          </w:tcPr>
          <w:p w14:paraId="15B775C2" w14:textId="77777777" w:rsidR="003F4AB4" w:rsidRPr="00752A5B" w:rsidRDefault="003F4AB4" w:rsidP="008C6227">
            <w:pPr>
              <w:jc w:val="center"/>
              <w:rPr>
                <w:rFonts w:cs="Arial"/>
                <w:b/>
                <w:bCs/>
              </w:rPr>
            </w:pPr>
            <w:r w:rsidRPr="00752A5B">
              <w:rPr>
                <w:rFonts w:cs="Arial"/>
                <w:b/>
                <w:bCs/>
              </w:rPr>
              <w:t>REQUERIMIENTOS INFORMÁTICOS DE NEGOCIO (RIN)</w:t>
            </w:r>
          </w:p>
        </w:tc>
      </w:tr>
      <w:tr w:rsidR="003F4AB4" w:rsidRPr="00752A5B" w14:paraId="15B775C8" w14:textId="77777777" w:rsidTr="00B12C9F">
        <w:trPr>
          <w:cantSplit/>
        </w:trPr>
        <w:tc>
          <w:tcPr>
            <w:tcW w:w="1985" w:type="dxa"/>
            <w:gridSpan w:val="2"/>
            <w:shd w:val="clear" w:color="auto" w:fill="BFBFBF"/>
          </w:tcPr>
          <w:p w14:paraId="15B775C4" w14:textId="77777777" w:rsidR="003F4AB4" w:rsidRPr="00752A5B" w:rsidRDefault="003F4AB4" w:rsidP="008C6227">
            <w:pPr>
              <w:rPr>
                <w:rFonts w:cs="Arial"/>
                <w:sz w:val="20"/>
                <w:szCs w:val="20"/>
              </w:rPr>
            </w:pPr>
            <w:r w:rsidRPr="00752A5B">
              <w:rPr>
                <w:rFonts w:cs="Arial"/>
                <w:sz w:val="20"/>
                <w:szCs w:val="20"/>
              </w:rPr>
              <w:t>N° del RIN</w:t>
            </w:r>
          </w:p>
        </w:tc>
        <w:tc>
          <w:tcPr>
            <w:tcW w:w="3827" w:type="dxa"/>
            <w:gridSpan w:val="5"/>
            <w:shd w:val="clear" w:color="auto" w:fill="FFFFFF"/>
          </w:tcPr>
          <w:p w14:paraId="15B775C5" w14:textId="77777777" w:rsidR="003F4AB4" w:rsidRPr="00752A5B" w:rsidRDefault="003F4AB4" w:rsidP="008C6227">
            <w:pPr>
              <w:ind w:left="1010" w:hanging="1010"/>
              <w:rPr>
                <w:rFonts w:cs="Arial"/>
                <w:sz w:val="18"/>
              </w:rPr>
            </w:pPr>
            <w:r>
              <w:rPr>
                <w:rFonts w:cs="Arial"/>
                <w:sz w:val="18"/>
              </w:rPr>
              <w:t>4</w:t>
            </w:r>
          </w:p>
        </w:tc>
        <w:tc>
          <w:tcPr>
            <w:tcW w:w="992" w:type="dxa"/>
            <w:gridSpan w:val="2"/>
            <w:shd w:val="clear" w:color="auto" w:fill="BFBFBF"/>
          </w:tcPr>
          <w:p w14:paraId="15B775C6" w14:textId="77777777" w:rsidR="003F4AB4" w:rsidRPr="00752A5B" w:rsidRDefault="003F4AB4" w:rsidP="008C6227">
            <w:pPr>
              <w:rPr>
                <w:rFonts w:cs="Arial"/>
                <w:sz w:val="20"/>
                <w:szCs w:val="20"/>
              </w:rPr>
            </w:pPr>
            <w:r w:rsidRPr="00752A5B">
              <w:rPr>
                <w:rFonts w:cs="Arial"/>
                <w:sz w:val="20"/>
                <w:szCs w:val="20"/>
              </w:rPr>
              <w:t>Fecha</w:t>
            </w:r>
          </w:p>
        </w:tc>
        <w:tc>
          <w:tcPr>
            <w:tcW w:w="1985" w:type="dxa"/>
            <w:gridSpan w:val="3"/>
            <w:shd w:val="clear" w:color="auto" w:fill="FFFFFF"/>
          </w:tcPr>
          <w:p w14:paraId="15B775C7" w14:textId="77777777" w:rsidR="003F4AB4" w:rsidRPr="00752A5B" w:rsidRDefault="003F4AB4" w:rsidP="008C6227">
            <w:pPr>
              <w:ind w:left="1010" w:hanging="1010"/>
              <w:rPr>
                <w:rFonts w:cs="Arial"/>
                <w:sz w:val="20"/>
                <w:szCs w:val="20"/>
              </w:rPr>
            </w:pPr>
            <w:r>
              <w:rPr>
                <w:rFonts w:ascii="Arial Narrow" w:hAnsi="Arial Narrow" w:cs="Arial Narrow"/>
                <w:sz w:val="20"/>
                <w:szCs w:val="20"/>
                <w:lang w:val="es-PE"/>
              </w:rPr>
              <w:t>19</w:t>
            </w:r>
            <w:r w:rsidRPr="00752A5B">
              <w:rPr>
                <w:rFonts w:ascii="Arial Narrow" w:hAnsi="Arial Narrow" w:cs="Arial Narrow"/>
                <w:sz w:val="20"/>
                <w:szCs w:val="20"/>
                <w:lang w:val="es-PE"/>
              </w:rPr>
              <w:t>/1</w:t>
            </w:r>
            <w:r>
              <w:rPr>
                <w:rFonts w:ascii="Arial Narrow" w:hAnsi="Arial Narrow" w:cs="Arial Narrow"/>
                <w:sz w:val="20"/>
                <w:szCs w:val="20"/>
                <w:lang w:val="es-PE"/>
              </w:rPr>
              <w:t>2</w:t>
            </w:r>
            <w:r w:rsidRPr="00752A5B">
              <w:rPr>
                <w:rFonts w:ascii="Arial Narrow" w:hAnsi="Arial Narrow" w:cs="Arial Narrow"/>
                <w:sz w:val="20"/>
                <w:szCs w:val="20"/>
                <w:lang w:val="es-PE"/>
              </w:rPr>
              <w:t>/2012</w:t>
            </w:r>
          </w:p>
        </w:tc>
      </w:tr>
      <w:tr w:rsidR="003F4AB4" w:rsidRPr="00752A5B" w14:paraId="15B775CB" w14:textId="77777777" w:rsidTr="00B12C9F">
        <w:trPr>
          <w:cantSplit/>
        </w:trPr>
        <w:tc>
          <w:tcPr>
            <w:tcW w:w="1985" w:type="dxa"/>
            <w:gridSpan w:val="2"/>
            <w:shd w:val="clear" w:color="auto" w:fill="BFBFBF"/>
          </w:tcPr>
          <w:p w14:paraId="15B775C9" w14:textId="77777777" w:rsidR="003F4AB4" w:rsidRPr="00752A5B" w:rsidRDefault="003F4AB4" w:rsidP="008C6227">
            <w:pPr>
              <w:rPr>
                <w:rFonts w:cs="Arial"/>
                <w:sz w:val="20"/>
                <w:szCs w:val="20"/>
              </w:rPr>
            </w:pPr>
            <w:r w:rsidRPr="00752A5B">
              <w:rPr>
                <w:rFonts w:cs="Arial"/>
                <w:sz w:val="20"/>
                <w:szCs w:val="20"/>
              </w:rPr>
              <w:t>Nombre del RIN</w:t>
            </w:r>
          </w:p>
        </w:tc>
        <w:tc>
          <w:tcPr>
            <w:tcW w:w="6804" w:type="dxa"/>
            <w:gridSpan w:val="10"/>
            <w:shd w:val="clear" w:color="auto" w:fill="FFFFFF"/>
          </w:tcPr>
          <w:p w14:paraId="15B775CA" w14:textId="77777777" w:rsidR="003F4AB4" w:rsidRPr="00752A5B" w:rsidRDefault="003F4AB4" w:rsidP="008C6227">
            <w:pPr>
              <w:rPr>
                <w:rFonts w:cs="Arial"/>
                <w:sz w:val="18"/>
              </w:rPr>
            </w:pPr>
            <w:r>
              <w:rPr>
                <w:rFonts w:ascii="Arial Narrow" w:hAnsi="Arial Narrow" w:cs="Arial Narrow"/>
                <w:sz w:val="20"/>
                <w:szCs w:val="20"/>
                <w:lang w:val="es-PE"/>
              </w:rPr>
              <w:t>Consultas y Reportes</w:t>
            </w:r>
            <w:r w:rsidRPr="00FB73DD">
              <w:rPr>
                <w:rFonts w:ascii="Arial Narrow" w:hAnsi="Arial Narrow" w:cs="Arial Narrow"/>
                <w:sz w:val="20"/>
                <w:szCs w:val="20"/>
              </w:rPr>
              <w:t xml:space="preserve"> - (Importa Fácil)</w:t>
            </w:r>
          </w:p>
        </w:tc>
      </w:tr>
      <w:tr w:rsidR="003F4AB4" w:rsidRPr="00752A5B" w14:paraId="15B775CE" w14:textId="77777777" w:rsidTr="00B12C9F">
        <w:trPr>
          <w:cantSplit/>
        </w:trPr>
        <w:tc>
          <w:tcPr>
            <w:tcW w:w="1985" w:type="dxa"/>
            <w:gridSpan w:val="2"/>
            <w:shd w:val="clear" w:color="auto" w:fill="BFBFBF"/>
          </w:tcPr>
          <w:p w14:paraId="15B775CC" w14:textId="77777777" w:rsidR="003F4AB4" w:rsidRPr="00752A5B" w:rsidRDefault="003F4AB4" w:rsidP="008C6227">
            <w:pPr>
              <w:rPr>
                <w:rFonts w:cs="Arial"/>
                <w:sz w:val="20"/>
                <w:szCs w:val="20"/>
              </w:rPr>
            </w:pPr>
            <w:r w:rsidRPr="00752A5B">
              <w:rPr>
                <w:rFonts w:cs="Arial"/>
                <w:sz w:val="20"/>
                <w:szCs w:val="20"/>
              </w:rPr>
              <w:t>Proyecto</w:t>
            </w:r>
          </w:p>
        </w:tc>
        <w:tc>
          <w:tcPr>
            <w:tcW w:w="6804" w:type="dxa"/>
            <w:gridSpan w:val="10"/>
            <w:shd w:val="clear" w:color="auto" w:fill="FFFFFF"/>
          </w:tcPr>
          <w:p w14:paraId="15B775CD" w14:textId="77777777" w:rsidR="003F4AB4" w:rsidRPr="00752A5B" w:rsidRDefault="003F4AB4" w:rsidP="008C6227">
            <w:pPr>
              <w:ind w:left="1010" w:hanging="1010"/>
              <w:rPr>
                <w:rFonts w:cs="Arial"/>
                <w:sz w:val="18"/>
              </w:rPr>
            </w:pPr>
            <w:r w:rsidRPr="00752A5B">
              <w:rPr>
                <w:rFonts w:ascii="Arial Narrow" w:hAnsi="Arial Narrow" w:cs="Arial Narrow"/>
                <w:sz w:val="20"/>
                <w:szCs w:val="20"/>
                <w:lang w:val="es-PE"/>
              </w:rPr>
              <w:t>Proyecto Mejora Importa Fácil</w:t>
            </w:r>
          </w:p>
        </w:tc>
      </w:tr>
      <w:tr w:rsidR="003F4AB4" w:rsidRPr="00752A5B" w14:paraId="15B775D1" w14:textId="77777777" w:rsidTr="00B12C9F">
        <w:trPr>
          <w:cantSplit/>
        </w:trPr>
        <w:tc>
          <w:tcPr>
            <w:tcW w:w="1985" w:type="dxa"/>
            <w:gridSpan w:val="2"/>
            <w:shd w:val="clear" w:color="auto" w:fill="BFBFBF"/>
          </w:tcPr>
          <w:p w14:paraId="15B775CF" w14:textId="77777777" w:rsidR="003F4AB4" w:rsidRPr="00752A5B" w:rsidRDefault="003F4AB4" w:rsidP="008C6227">
            <w:pPr>
              <w:rPr>
                <w:rFonts w:cs="Arial"/>
                <w:sz w:val="20"/>
              </w:rPr>
            </w:pPr>
            <w:r w:rsidRPr="00752A5B">
              <w:rPr>
                <w:rFonts w:cs="Arial"/>
                <w:sz w:val="20"/>
              </w:rPr>
              <w:t>Entregable del Proyecto</w:t>
            </w:r>
          </w:p>
        </w:tc>
        <w:tc>
          <w:tcPr>
            <w:tcW w:w="6804" w:type="dxa"/>
            <w:gridSpan w:val="10"/>
            <w:shd w:val="clear" w:color="auto" w:fill="FFFFFF"/>
          </w:tcPr>
          <w:p w14:paraId="15B775D0" w14:textId="77777777" w:rsidR="003F4AB4" w:rsidRPr="00752A5B" w:rsidRDefault="003F4AB4" w:rsidP="008C6227">
            <w:pPr>
              <w:rPr>
                <w:rFonts w:cs="Arial"/>
                <w:sz w:val="18"/>
              </w:rPr>
            </w:pPr>
            <w:r>
              <w:rPr>
                <w:rFonts w:ascii="Arial Narrow" w:hAnsi="Arial Narrow" w:cs="Arial Narrow"/>
                <w:sz w:val="20"/>
                <w:szCs w:val="20"/>
                <w:lang w:val="es-PE"/>
              </w:rPr>
              <w:t>Consultas y Reportes</w:t>
            </w:r>
            <w:r w:rsidRPr="00FB73DD">
              <w:rPr>
                <w:rFonts w:ascii="Arial Narrow" w:hAnsi="Arial Narrow" w:cs="Arial Narrow"/>
                <w:sz w:val="20"/>
                <w:szCs w:val="20"/>
              </w:rPr>
              <w:t xml:space="preserve"> </w:t>
            </w:r>
            <w:r>
              <w:rPr>
                <w:rFonts w:ascii="Arial Narrow" w:hAnsi="Arial Narrow" w:cs="Arial Narrow"/>
                <w:sz w:val="20"/>
                <w:szCs w:val="20"/>
              </w:rPr>
              <w:t>(del DEP y de la Declaración Simplificada Postal)</w:t>
            </w:r>
          </w:p>
        </w:tc>
      </w:tr>
      <w:tr w:rsidR="003F4AB4" w:rsidRPr="00752A5B" w14:paraId="15B775D4" w14:textId="77777777" w:rsidTr="00B12C9F">
        <w:trPr>
          <w:cantSplit/>
          <w:trHeight w:val="226"/>
        </w:trPr>
        <w:tc>
          <w:tcPr>
            <w:tcW w:w="1985" w:type="dxa"/>
            <w:gridSpan w:val="2"/>
            <w:tcBorders>
              <w:bottom w:val="single" w:sz="6" w:space="0" w:color="000000"/>
            </w:tcBorders>
            <w:shd w:val="clear" w:color="auto" w:fill="BFBFBF"/>
          </w:tcPr>
          <w:p w14:paraId="15B775D2" w14:textId="77777777" w:rsidR="003F4AB4" w:rsidRPr="00752A5B" w:rsidRDefault="003F4AB4" w:rsidP="008C6227">
            <w:pPr>
              <w:rPr>
                <w:rFonts w:cs="Arial"/>
                <w:sz w:val="20"/>
              </w:rPr>
            </w:pPr>
            <w:r w:rsidRPr="00752A5B">
              <w:rPr>
                <w:rFonts w:cs="Arial"/>
                <w:sz w:val="20"/>
              </w:rPr>
              <w:t>Responsable de la conformidad</w:t>
            </w:r>
          </w:p>
        </w:tc>
        <w:tc>
          <w:tcPr>
            <w:tcW w:w="6804" w:type="dxa"/>
            <w:gridSpan w:val="10"/>
            <w:tcBorders>
              <w:bottom w:val="single" w:sz="6" w:space="0" w:color="000000"/>
            </w:tcBorders>
          </w:tcPr>
          <w:p w14:paraId="15B775D3" w14:textId="77777777" w:rsidR="003F4AB4" w:rsidRPr="00752A5B" w:rsidRDefault="003F4AB4" w:rsidP="008C6227">
            <w:pPr>
              <w:rPr>
                <w:rFonts w:cs="Arial"/>
                <w:sz w:val="18"/>
              </w:rPr>
            </w:pPr>
            <w:r w:rsidRPr="00752A5B">
              <w:rPr>
                <w:rFonts w:ascii="Arial Narrow" w:hAnsi="Arial Narrow" w:cs="Arial Narrow"/>
                <w:sz w:val="20"/>
                <w:szCs w:val="20"/>
                <w:lang w:val="es-PE"/>
              </w:rPr>
              <w:t>Juan Vivanco / Roger Cuba</w:t>
            </w:r>
          </w:p>
        </w:tc>
      </w:tr>
      <w:tr w:rsidR="003F4AB4" w:rsidRPr="00752A5B" w14:paraId="15B775D7" w14:textId="77777777" w:rsidTr="00B12C9F">
        <w:trPr>
          <w:cantSplit/>
        </w:trPr>
        <w:tc>
          <w:tcPr>
            <w:tcW w:w="1985" w:type="dxa"/>
            <w:gridSpan w:val="2"/>
            <w:tcBorders>
              <w:bottom w:val="single" w:sz="6" w:space="0" w:color="000000"/>
            </w:tcBorders>
            <w:shd w:val="clear" w:color="auto" w:fill="BFBFBF"/>
          </w:tcPr>
          <w:p w14:paraId="15B775D5" w14:textId="77777777" w:rsidR="003F4AB4" w:rsidRPr="00752A5B" w:rsidRDefault="003F4AB4" w:rsidP="008C6227">
            <w:pPr>
              <w:rPr>
                <w:rFonts w:cs="Arial"/>
                <w:sz w:val="20"/>
              </w:rPr>
            </w:pPr>
            <w:r w:rsidRPr="00752A5B">
              <w:rPr>
                <w:rFonts w:cs="Arial"/>
                <w:sz w:val="20"/>
              </w:rPr>
              <w:t>Sistema - Módulo relacionado</w:t>
            </w:r>
          </w:p>
        </w:tc>
        <w:tc>
          <w:tcPr>
            <w:tcW w:w="6804" w:type="dxa"/>
            <w:gridSpan w:val="10"/>
            <w:tcBorders>
              <w:bottom w:val="single" w:sz="6" w:space="0" w:color="000000"/>
            </w:tcBorders>
          </w:tcPr>
          <w:p w14:paraId="15B775D6" w14:textId="77777777" w:rsidR="003F4AB4" w:rsidRPr="00752A5B" w:rsidRDefault="00685D1D" w:rsidP="008C6227">
            <w:pPr>
              <w:rPr>
                <w:rFonts w:cs="Arial"/>
                <w:sz w:val="18"/>
              </w:rPr>
            </w:pPr>
            <w:r>
              <w:rPr>
                <w:rFonts w:ascii="Arial Narrow" w:hAnsi="Arial Narrow" w:cs="Arial Narrow"/>
                <w:sz w:val="20"/>
                <w:szCs w:val="20"/>
                <w:lang w:val="es-PE"/>
              </w:rPr>
              <w:t>Portal del Funcionario Aduanero</w:t>
            </w:r>
            <w:r w:rsidR="003F4AB4">
              <w:rPr>
                <w:rFonts w:ascii="Arial Narrow" w:hAnsi="Arial Narrow" w:cs="Arial Narrow"/>
                <w:sz w:val="20"/>
                <w:szCs w:val="20"/>
                <w:lang w:val="es-PE"/>
              </w:rPr>
              <w:t xml:space="preserve"> y Portal SUNAT</w:t>
            </w:r>
          </w:p>
        </w:tc>
      </w:tr>
      <w:tr w:rsidR="003F4AB4" w:rsidRPr="00752A5B" w14:paraId="15B775DF" w14:textId="77777777" w:rsidTr="00B12C9F">
        <w:trPr>
          <w:cantSplit/>
          <w:trHeight w:val="195"/>
        </w:trPr>
        <w:tc>
          <w:tcPr>
            <w:tcW w:w="1985" w:type="dxa"/>
            <w:gridSpan w:val="2"/>
            <w:vMerge w:val="restart"/>
            <w:shd w:val="clear" w:color="auto" w:fill="BFBFBF"/>
          </w:tcPr>
          <w:p w14:paraId="15B775D8" w14:textId="77777777" w:rsidR="003F4AB4" w:rsidRPr="00752A5B" w:rsidRDefault="003F4AB4" w:rsidP="008C6227">
            <w:pPr>
              <w:rPr>
                <w:rFonts w:cs="Arial"/>
                <w:sz w:val="20"/>
              </w:rPr>
            </w:pPr>
            <w:r w:rsidRPr="00752A5B">
              <w:rPr>
                <w:rFonts w:cs="Arial"/>
                <w:sz w:val="20"/>
              </w:rPr>
              <w:t>Esfuerzo estimado (horas hombre)</w:t>
            </w:r>
          </w:p>
        </w:tc>
        <w:tc>
          <w:tcPr>
            <w:tcW w:w="1276" w:type="dxa"/>
            <w:gridSpan w:val="2"/>
            <w:tcBorders>
              <w:bottom w:val="single" w:sz="6" w:space="0" w:color="000000"/>
            </w:tcBorders>
            <w:shd w:val="clear" w:color="auto" w:fill="CCCCCC"/>
          </w:tcPr>
          <w:p w14:paraId="15B775D9" w14:textId="77777777" w:rsidR="003F4AB4" w:rsidRPr="00752A5B" w:rsidRDefault="003F4AB4" w:rsidP="008C6227">
            <w:pPr>
              <w:jc w:val="center"/>
              <w:rPr>
                <w:rFonts w:cs="Arial"/>
                <w:sz w:val="14"/>
              </w:rPr>
            </w:pPr>
            <w:r w:rsidRPr="00752A5B">
              <w:rPr>
                <w:rFonts w:cs="Arial"/>
                <w:sz w:val="14"/>
              </w:rPr>
              <w:t>Total Horas</w:t>
            </w:r>
          </w:p>
        </w:tc>
        <w:tc>
          <w:tcPr>
            <w:tcW w:w="1275" w:type="dxa"/>
            <w:tcBorders>
              <w:bottom w:val="single" w:sz="6" w:space="0" w:color="000000"/>
            </w:tcBorders>
            <w:shd w:val="clear" w:color="auto" w:fill="CCCCCC"/>
          </w:tcPr>
          <w:p w14:paraId="15B775DA" w14:textId="77777777" w:rsidR="003F4AB4" w:rsidRPr="00752A5B" w:rsidRDefault="003F4AB4" w:rsidP="008C6227">
            <w:pPr>
              <w:jc w:val="center"/>
              <w:rPr>
                <w:rFonts w:cs="Arial"/>
                <w:sz w:val="14"/>
              </w:rPr>
            </w:pPr>
            <w:r w:rsidRPr="00752A5B">
              <w:rPr>
                <w:rFonts w:cs="Arial"/>
                <w:sz w:val="14"/>
              </w:rPr>
              <w:t>A Requerimientos</w:t>
            </w:r>
          </w:p>
        </w:tc>
        <w:tc>
          <w:tcPr>
            <w:tcW w:w="851" w:type="dxa"/>
            <w:tcBorders>
              <w:bottom w:val="single" w:sz="6" w:space="0" w:color="000000"/>
            </w:tcBorders>
            <w:shd w:val="clear" w:color="auto" w:fill="CCCCCC"/>
          </w:tcPr>
          <w:p w14:paraId="15B775DB" w14:textId="77777777" w:rsidR="003F4AB4" w:rsidRPr="00752A5B" w:rsidRDefault="003F4AB4" w:rsidP="008C6227">
            <w:pPr>
              <w:jc w:val="center"/>
              <w:rPr>
                <w:rFonts w:cs="Arial"/>
                <w:sz w:val="14"/>
              </w:rPr>
            </w:pPr>
            <w:r w:rsidRPr="00752A5B">
              <w:rPr>
                <w:rFonts w:cs="Arial"/>
                <w:sz w:val="14"/>
              </w:rPr>
              <w:t>Diseño</w:t>
            </w:r>
          </w:p>
        </w:tc>
        <w:tc>
          <w:tcPr>
            <w:tcW w:w="992" w:type="dxa"/>
            <w:gridSpan w:val="2"/>
            <w:tcBorders>
              <w:bottom w:val="single" w:sz="6" w:space="0" w:color="000000"/>
            </w:tcBorders>
            <w:shd w:val="clear" w:color="auto" w:fill="CCCCCC"/>
          </w:tcPr>
          <w:p w14:paraId="15B775DC" w14:textId="77777777" w:rsidR="003F4AB4" w:rsidRPr="00752A5B" w:rsidRDefault="003F4AB4" w:rsidP="008C6227">
            <w:pPr>
              <w:jc w:val="center"/>
              <w:rPr>
                <w:rFonts w:cs="Arial"/>
                <w:sz w:val="14"/>
              </w:rPr>
            </w:pPr>
            <w:r w:rsidRPr="00752A5B">
              <w:rPr>
                <w:rFonts w:cs="Arial"/>
                <w:sz w:val="14"/>
              </w:rPr>
              <w:t>Construcción</w:t>
            </w:r>
          </w:p>
        </w:tc>
        <w:tc>
          <w:tcPr>
            <w:tcW w:w="1181" w:type="dxa"/>
            <w:gridSpan w:val="2"/>
            <w:tcBorders>
              <w:bottom w:val="single" w:sz="6" w:space="0" w:color="000000"/>
            </w:tcBorders>
            <w:shd w:val="clear" w:color="auto" w:fill="CCCCCC"/>
          </w:tcPr>
          <w:p w14:paraId="15B775DD" w14:textId="77777777" w:rsidR="003F4AB4" w:rsidRPr="00752A5B" w:rsidRDefault="003F4AB4" w:rsidP="008C6227">
            <w:pPr>
              <w:jc w:val="center"/>
              <w:rPr>
                <w:rFonts w:cs="Arial"/>
                <w:sz w:val="14"/>
              </w:rPr>
            </w:pPr>
            <w:r w:rsidRPr="00752A5B">
              <w:rPr>
                <w:rFonts w:cs="Arial"/>
                <w:sz w:val="14"/>
              </w:rPr>
              <w:t>Pruebas</w:t>
            </w:r>
          </w:p>
        </w:tc>
        <w:tc>
          <w:tcPr>
            <w:tcW w:w="1229" w:type="dxa"/>
            <w:gridSpan w:val="2"/>
            <w:tcBorders>
              <w:bottom w:val="single" w:sz="6" w:space="0" w:color="000000"/>
            </w:tcBorders>
            <w:shd w:val="clear" w:color="auto" w:fill="CCCCCC"/>
          </w:tcPr>
          <w:p w14:paraId="15B775DE" w14:textId="77777777" w:rsidR="003F4AB4" w:rsidRPr="00752A5B" w:rsidRDefault="003F4AB4" w:rsidP="008C6227">
            <w:pPr>
              <w:jc w:val="center"/>
              <w:rPr>
                <w:rFonts w:cs="Arial"/>
                <w:sz w:val="14"/>
              </w:rPr>
            </w:pPr>
            <w:r w:rsidRPr="00752A5B">
              <w:rPr>
                <w:rFonts w:cs="Arial"/>
                <w:sz w:val="14"/>
              </w:rPr>
              <w:t>Implantación</w:t>
            </w:r>
          </w:p>
        </w:tc>
      </w:tr>
      <w:tr w:rsidR="003F4AB4" w:rsidRPr="00752A5B" w14:paraId="15B775E7" w14:textId="77777777" w:rsidTr="00B12C9F">
        <w:trPr>
          <w:cantSplit/>
          <w:trHeight w:val="195"/>
        </w:trPr>
        <w:tc>
          <w:tcPr>
            <w:tcW w:w="1985" w:type="dxa"/>
            <w:gridSpan w:val="2"/>
            <w:vMerge/>
            <w:tcBorders>
              <w:bottom w:val="single" w:sz="6" w:space="0" w:color="000000"/>
            </w:tcBorders>
            <w:shd w:val="clear" w:color="auto" w:fill="BFBFBF"/>
          </w:tcPr>
          <w:p w14:paraId="15B775E0" w14:textId="77777777" w:rsidR="003F4AB4" w:rsidRPr="00752A5B" w:rsidRDefault="003F4AB4" w:rsidP="008C6227">
            <w:pPr>
              <w:rPr>
                <w:rFonts w:cs="Arial"/>
                <w:sz w:val="20"/>
              </w:rPr>
            </w:pPr>
          </w:p>
        </w:tc>
        <w:tc>
          <w:tcPr>
            <w:tcW w:w="1276" w:type="dxa"/>
            <w:gridSpan w:val="2"/>
            <w:tcBorders>
              <w:bottom w:val="single" w:sz="6" w:space="0" w:color="000000"/>
            </w:tcBorders>
          </w:tcPr>
          <w:p w14:paraId="15B775E1" w14:textId="77777777" w:rsidR="003F4AB4" w:rsidRPr="00752A5B" w:rsidRDefault="003F4AB4" w:rsidP="008C6227">
            <w:pPr>
              <w:jc w:val="center"/>
              <w:rPr>
                <w:rFonts w:cs="Arial"/>
                <w:sz w:val="16"/>
              </w:rPr>
            </w:pPr>
          </w:p>
        </w:tc>
        <w:tc>
          <w:tcPr>
            <w:tcW w:w="1275" w:type="dxa"/>
            <w:tcBorders>
              <w:bottom w:val="single" w:sz="6" w:space="0" w:color="000000"/>
            </w:tcBorders>
          </w:tcPr>
          <w:p w14:paraId="15B775E2" w14:textId="77777777" w:rsidR="003F4AB4" w:rsidRPr="00752A5B" w:rsidRDefault="003F4AB4" w:rsidP="008C6227">
            <w:pPr>
              <w:jc w:val="center"/>
              <w:rPr>
                <w:rFonts w:cs="Arial"/>
                <w:sz w:val="16"/>
              </w:rPr>
            </w:pPr>
          </w:p>
        </w:tc>
        <w:tc>
          <w:tcPr>
            <w:tcW w:w="851" w:type="dxa"/>
            <w:tcBorders>
              <w:bottom w:val="single" w:sz="6" w:space="0" w:color="000000"/>
            </w:tcBorders>
          </w:tcPr>
          <w:p w14:paraId="15B775E3" w14:textId="77777777" w:rsidR="003F4AB4" w:rsidRPr="00752A5B" w:rsidRDefault="003F4AB4" w:rsidP="008C6227">
            <w:pPr>
              <w:jc w:val="center"/>
              <w:rPr>
                <w:rFonts w:cs="Arial"/>
                <w:sz w:val="16"/>
              </w:rPr>
            </w:pPr>
          </w:p>
        </w:tc>
        <w:tc>
          <w:tcPr>
            <w:tcW w:w="992" w:type="dxa"/>
            <w:gridSpan w:val="2"/>
            <w:tcBorders>
              <w:bottom w:val="single" w:sz="6" w:space="0" w:color="000000"/>
            </w:tcBorders>
          </w:tcPr>
          <w:p w14:paraId="15B775E4" w14:textId="77777777" w:rsidR="003F4AB4" w:rsidRPr="00752A5B" w:rsidRDefault="003F4AB4" w:rsidP="008C6227">
            <w:pPr>
              <w:jc w:val="center"/>
              <w:rPr>
                <w:rFonts w:cs="Arial"/>
                <w:sz w:val="16"/>
              </w:rPr>
            </w:pPr>
          </w:p>
        </w:tc>
        <w:tc>
          <w:tcPr>
            <w:tcW w:w="1181" w:type="dxa"/>
            <w:gridSpan w:val="2"/>
            <w:tcBorders>
              <w:bottom w:val="single" w:sz="6" w:space="0" w:color="000000"/>
            </w:tcBorders>
          </w:tcPr>
          <w:p w14:paraId="15B775E5" w14:textId="77777777" w:rsidR="003F4AB4" w:rsidRPr="00752A5B" w:rsidRDefault="003F4AB4" w:rsidP="008C6227">
            <w:pPr>
              <w:jc w:val="center"/>
              <w:rPr>
                <w:rFonts w:cs="Arial"/>
                <w:sz w:val="16"/>
              </w:rPr>
            </w:pPr>
          </w:p>
        </w:tc>
        <w:tc>
          <w:tcPr>
            <w:tcW w:w="1229" w:type="dxa"/>
            <w:gridSpan w:val="2"/>
            <w:tcBorders>
              <w:bottom w:val="single" w:sz="6" w:space="0" w:color="000000"/>
            </w:tcBorders>
          </w:tcPr>
          <w:p w14:paraId="15B775E6" w14:textId="77777777" w:rsidR="003F4AB4" w:rsidRPr="00752A5B" w:rsidRDefault="003F4AB4" w:rsidP="008C6227">
            <w:pPr>
              <w:jc w:val="center"/>
              <w:rPr>
                <w:rFonts w:cs="Arial"/>
                <w:sz w:val="16"/>
              </w:rPr>
            </w:pPr>
          </w:p>
        </w:tc>
      </w:tr>
      <w:tr w:rsidR="003F4AB4" w:rsidRPr="00752A5B" w14:paraId="15B775EA" w14:textId="77777777" w:rsidTr="00B12C9F">
        <w:trPr>
          <w:cantSplit/>
        </w:trPr>
        <w:tc>
          <w:tcPr>
            <w:tcW w:w="1985" w:type="dxa"/>
            <w:gridSpan w:val="2"/>
            <w:tcBorders>
              <w:bottom w:val="single" w:sz="6" w:space="0" w:color="000000"/>
            </w:tcBorders>
            <w:shd w:val="clear" w:color="auto" w:fill="BFBFBF"/>
          </w:tcPr>
          <w:p w14:paraId="15B775E8" w14:textId="77777777" w:rsidR="003F4AB4" w:rsidRPr="00752A5B" w:rsidRDefault="003F4AB4" w:rsidP="008C6227">
            <w:pPr>
              <w:rPr>
                <w:rFonts w:cs="Arial"/>
                <w:sz w:val="20"/>
              </w:rPr>
            </w:pPr>
            <w:r w:rsidRPr="00752A5B">
              <w:rPr>
                <w:rFonts w:cs="Arial"/>
                <w:sz w:val="20"/>
              </w:rPr>
              <w:t>Duración estimada (días)</w:t>
            </w:r>
          </w:p>
        </w:tc>
        <w:tc>
          <w:tcPr>
            <w:tcW w:w="6804" w:type="dxa"/>
            <w:gridSpan w:val="10"/>
            <w:tcBorders>
              <w:bottom w:val="single" w:sz="6" w:space="0" w:color="000000"/>
            </w:tcBorders>
          </w:tcPr>
          <w:p w14:paraId="15B775E9" w14:textId="77777777" w:rsidR="003F4AB4" w:rsidRPr="00752A5B" w:rsidRDefault="003F4AB4" w:rsidP="008C6227">
            <w:pPr>
              <w:rPr>
                <w:rFonts w:cs="Arial"/>
                <w:sz w:val="18"/>
              </w:rPr>
            </w:pPr>
          </w:p>
        </w:tc>
      </w:tr>
      <w:tr w:rsidR="003F4AB4" w:rsidRPr="00752A5B" w14:paraId="15B775F0" w14:textId="77777777" w:rsidTr="00B12C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tcBorders>
              <w:bottom w:val="single" w:sz="4" w:space="0" w:color="auto"/>
            </w:tcBorders>
            <w:shd w:val="clear" w:color="auto" w:fill="BFBFBF"/>
          </w:tcPr>
          <w:p w14:paraId="15B775EB" w14:textId="77777777" w:rsidR="003F4AB4" w:rsidRPr="00752A5B" w:rsidRDefault="003F4AB4" w:rsidP="008C6227">
            <w:pPr>
              <w:pStyle w:val="Textodeglobo"/>
              <w:spacing w:before="40" w:after="40"/>
              <w:rPr>
                <w:rFonts w:ascii="Arial Narrow" w:hAnsi="Arial Narrow" w:cs="Arial"/>
                <w:b/>
                <w:szCs w:val="20"/>
                <w:lang w:eastAsia="es-ES"/>
              </w:rPr>
            </w:pPr>
            <w:r w:rsidRPr="00752A5B">
              <w:rPr>
                <w:rFonts w:ascii="Arial Narrow" w:hAnsi="Arial Narrow" w:cs="Arial"/>
                <w:b/>
                <w:szCs w:val="20"/>
                <w:lang w:eastAsia="es-ES"/>
              </w:rPr>
              <w:t>Nro.</w:t>
            </w:r>
          </w:p>
        </w:tc>
        <w:tc>
          <w:tcPr>
            <w:tcW w:w="1418" w:type="dxa"/>
            <w:gridSpan w:val="2"/>
            <w:tcBorders>
              <w:bottom w:val="single" w:sz="4" w:space="0" w:color="auto"/>
            </w:tcBorders>
            <w:shd w:val="clear" w:color="auto" w:fill="BFBFBF"/>
          </w:tcPr>
          <w:p w14:paraId="15B775EC" w14:textId="77777777" w:rsidR="003F4AB4" w:rsidRPr="00752A5B" w:rsidRDefault="003F4AB4" w:rsidP="008C6227">
            <w:pPr>
              <w:pStyle w:val="Textodeglobo"/>
              <w:spacing w:before="40" w:after="40"/>
              <w:rPr>
                <w:rFonts w:ascii="Arial Narrow" w:hAnsi="Arial Narrow" w:cs="Arial"/>
                <w:b/>
                <w:szCs w:val="20"/>
                <w:lang w:eastAsia="es-ES"/>
              </w:rPr>
            </w:pPr>
            <w:r w:rsidRPr="00752A5B">
              <w:rPr>
                <w:rFonts w:ascii="Arial Narrow" w:hAnsi="Arial Narrow" w:cs="Arial"/>
                <w:b/>
                <w:szCs w:val="20"/>
                <w:lang w:eastAsia="es-ES"/>
              </w:rPr>
              <w:t>Nombre de la Funcionalidad (Actividad a automatizar)</w:t>
            </w:r>
          </w:p>
        </w:tc>
        <w:tc>
          <w:tcPr>
            <w:tcW w:w="4677" w:type="dxa"/>
            <w:gridSpan w:val="6"/>
            <w:tcBorders>
              <w:bottom w:val="single" w:sz="4" w:space="0" w:color="auto"/>
            </w:tcBorders>
            <w:shd w:val="clear" w:color="auto" w:fill="BFBFBF"/>
          </w:tcPr>
          <w:p w14:paraId="15B775ED" w14:textId="77777777" w:rsidR="003F4AB4" w:rsidRPr="00752A5B" w:rsidRDefault="003F4AB4" w:rsidP="008C6227">
            <w:pPr>
              <w:pStyle w:val="Textodeglobo"/>
              <w:spacing w:before="40" w:after="40"/>
              <w:rPr>
                <w:rFonts w:ascii="Arial Narrow" w:hAnsi="Arial Narrow" w:cs="Arial"/>
                <w:b/>
                <w:szCs w:val="20"/>
                <w:lang w:eastAsia="es-ES"/>
              </w:rPr>
            </w:pPr>
            <w:r w:rsidRPr="00752A5B">
              <w:rPr>
                <w:rFonts w:ascii="Arial Narrow" w:hAnsi="Arial Narrow" w:cs="Arial"/>
                <w:b/>
                <w:szCs w:val="20"/>
                <w:lang w:eastAsia="es-ES"/>
              </w:rPr>
              <w:t>Descripción Detallada</w:t>
            </w:r>
          </w:p>
        </w:tc>
        <w:tc>
          <w:tcPr>
            <w:tcW w:w="1134" w:type="dxa"/>
            <w:gridSpan w:val="2"/>
            <w:tcBorders>
              <w:bottom w:val="single" w:sz="4" w:space="0" w:color="auto"/>
            </w:tcBorders>
            <w:shd w:val="clear" w:color="auto" w:fill="BFBFBF"/>
          </w:tcPr>
          <w:p w14:paraId="15B775EE" w14:textId="77777777" w:rsidR="003F4AB4" w:rsidRPr="00752A5B" w:rsidRDefault="003F4AB4" w:rsidP="008C6227">
            <w:pPr>
              <w:pStyle w:val="Textodeglobo"/>
              <w:spacing w:before="40" w:after="40"/>
              <w:rPr>
                <w:rFonts w:ascii="Arial Narrow" w:hAnsi="Arial Narrow" w:cs="Arial"/>
                <w:b/>
                <w:szCs w:val="20"/>
                <w:lang w:eastAsia="es-ES"/>
              </w:rPr>
            </w:pPr>
            <w:r w:rsidRPr="00752A5B">
              <w:rPr>
                <w:rFonts w:ascii="Arial Narrow" w:hAnsi="Arial Narrow" w:cs="Arial"/>
                <w:b/>
                <w:szCs w:val="20"/>
                <w:lang w:eastAsia="es-ES"/>
              </w:rPr>
              <w:t>N° de las reglas de negocio</w:t>
            </w:r>
          </w:p>
        </w:tc>
        <w:tc>
          <w:tcPr>
            <w:tcW w:w="851" w:type="dxa"/>
            <w:tcBorders>
              <w:bottom w:val="single" w:sz="4" w:space="0" w:color="auto"/>
            </w:tcBorders>
            <w:shd w:val="clear" w:color="auto" w:fill="BFBFBF"/>
          </w:tcPr>
          <w:p w14:paraId="15B775EF" w14:textId="77777777" w:rsidR="003F4AB4" w:rsidRPr="00752A5B" w:rsidRDefault="003F4AB4" w:rsidP="008C6227">
            <w:pPr>
              <w:pStyle w:val="Textodeglobo"/>
              <w:spacing w:before="40" w:after="40"/>
              <w:rPr>
                <w:rFonts w:ascii="Arial Narrow" w:hAnsi="Arial Narrow" w:cs="Arial"/>
                <w:b/>
                <w:szCs w:val="20"/>
                <w:lang w:eastAsia="es-ES"/>
              </w:rPr>
            </w:pPr>
            <w:r w:rsidRPr="00752A5B">
              <w:rPr>
                <w:rFonts w:ascii="Arial Narrow" w:hAnsi="Arial Narrow" w:cs="Arial"/>
                <w:b/>
                <w:szCs w:val="20"/>
                <w:lang w:eastAsia="es-ES"/>
              </w:rPr>
              <w:t>Datos relevantes</w:t>
            </w:r>
          </w:p>
        </w:tc>
      </w:tr>
      <w:tr w:rsidR="00797044" w:rsidRPr="00752A5B" w14:paraId="15B77615" w14:textId="77777777" w:rsidTr="008E20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tcPr>
          <w:p w14:paraId="15B775F1" w14:textId="77777777" w:rsidR="00797044" w:rsidRPr="00752A5B" w:rsidRDefault="00797044" w:rsidP="008C6227">
            <w:pPr>
              <w:pStyle w:val="Textodeglobo"/>
              <w:spacing w:before="40" w:after="40"/>
              <w:jc w:val="center"/>
              <w:rPr>
                <w:rFonts w:ascii="Arial Narrow" w:hAnsi="Arial Narrow" w:cs="Arial Narrow"/>
                <w:sz w:val="20"/>
                <w:szCs w:val="20"/>
                <w:lang w:eastAsia="es-ES"/>
              </w:rPr>
            </w:pPr>
            <w:r w:rsidRPr="00752A5B">
              <w:rPr>
                <w:rFonts w:ascii="Arial Narrow" w:hAnsi="Arial Narrow" w:cs="Arial Narrow"/>
                <w:sz w:val="20"/>
                <w:szCs w:val="20"/>
                <w:lang w:eastAsia="es-ES"/>
              </w:rPr>
              <w:t>RF01</w:t>
            </w:r>
          </w:p>
        </w:tc>
        <w:tc>
          <w:tcPr>
            <w:tcW w:w="1418" w:type="dxa"/>
            <w:gridSpan w:val="2"/>
            <w:shd w:val="clear" w:color="auto" w:fill="auto"/>
          </w:tcPr>
          <w:p w14:paraId="15B775F2" w14:textId="77777777" w:rsidR="00797044" w:rsidRPr="005131EA" w:rsidRDefault="00797044" w:rsidP="008C6227">
            <w:pPr>
              <w:pStyle w:val="Textodeglobo"/>
              <w:spacing w:before="40" w:after="40"/>
              <w:jc w:val="center"/>
              <w:rPr>
                <w:rFonts w:ascii="Arial Narrow" w:hAnsi="Arial Narrow" w:cs="Arial Narrow"/>
                <w:sz w:val="20"/>
                <w:szCs w:val="20"/>
              </w:rPr>
            </w:pPr>
            <w:r w:rsidRPr="005131EA">
              <w:rPr>
                <w:rFonts w:ascii="Arial Narrow" w:hAnsi="Arial Narrow" w:cs="Arial Narrow"/>
                <w:sz w:val="20"/>
                <w:szCs w:val="20"/>
              </w:rPr>
              <w:t>Consulta de Traslado de la carga postal</w:t>
            </w:r>
          </w:p>
        </w:tc>
        <w:tc>
          <w:tcPr>
            <w:tcW w:w="4677" w:type="dxa"/>
            <w:gridSpan w:val="6"/>
            <w:shd w:val="clear" w:color="auto" w:fill="auto"/>
            <w:vAlign w:val="center"/>
          </w:tcPr>
          <w:p w14:paraId="15B775F3" w14:textId="77777777" w:rsidR="00797044" w:rsidRDefault="005F4EAD" w:rsidP="008C6227">
            <w:pPr>
              <w:rPr>
                <w:rFonts w:ascii="Arial Narrow" w:hAnsi="Arial Narrow"/>
                <w:bCs/>
                <w:sz w:val="20"/>
                <w:szCs w:val="20"/>
                <w:lang w:val="es-PE" w:eastAsia="es-PE"/>
              </w:rPr>
            </w:pPr>
            <w:r>
              <w:rPr>
                <w:rFonts w:ascii="Arial Narrow" w:hAnsi="Arial Narrow"/>
                <w:bCs/>
                <w:sz w:val="20"/>
                <w:szCs w:val="20"/>
                <w:lang w:val="es-PE" w:eastAsia="es-PE"/>
              </w:rPr>
              <w:t>En la Sección de Operatividad Aduanera/Despacho del portal SUNAT se debe implementar la Consulta de Traslado de la Carga Postal bajo las siguientes especificaciones:</w:t>
            </w:r>
          </w:p>
          <w:p w14:paraId="15B775F4" w14:textId="77777777" w:rsidR="005F4EAD" w:rsidRDefault="005F4EAD" w:rsidP="008C6227">
            <w:pPr>
              <w:pStyle w:val="Prrafodelista"/>
              <w:numPr>
                <w:ilvl w:val="0"/>
                <w:numId w:val="87"/>
              </w:numPr>
              <w:ind w:left="355" w:hanging="284"/>
              <w:rPr>
                <w:rFonts w:ascii="Arial Narrow" w:hAnsi="Arial Narrow"/>
                <w:bCs/>
                <w:sz w:val="20"/>
                <w:szCs w:val="20"/>
                <w:lang w:val="es-PE" w:eastAsia="es-PE"/>
              </w:rPr>
            </w:pPr>
            <w:r>
              <w:rPr>
                <w:rFonts w:ascii="Arial Narrow" w:hAnsi="Arial Narrow"/>
                <w:bCs/>
                <w:sz w:val="20"/>
                <w:szCs w:val="20"/>
                <w:lang w:val="es-PE" w:eastAsia="es-PE"/>
              </w:rPr>
              <w:t>Deberá ser una consulta de libre acceso</w:t>
            </w:r>
          </w:p>
          <w:p w14:paraId="15B775F5" w14:textId="77777777" w:rsidR="005F4EAD" w:rsidRDefault="005F4EAD" w:rsidP="008C6227">
            <w:pPr>
              <w:pStyle w:val="Prrafodelista"/>
              <w:numPr>
                <w:ilvl w:val="0"/>
                <w:numId w:val="87"/>
              </w:numPr>
              <w:ind w:left="355" w:hanging="284"/>
              <w:rPr>
                <w:rFonts w:ascii="Arial Narrow" w:hAnsi="Arial Narrow"/>
                <w:bCs/>
                <w:sz w:val="20"/>
                <w:szCs w:val="20"/>
                <w:lang w:val="es-PE" w:eastAsia="es-PE"/>
              </w:rPr>
            </w:pPr>
            <w:r>
              <w:rPr>
                <w:rFonts w:ascii="Arial Narrow" w:hAnsi="Arial Narrow"/>
                <w:bCs/>
                <w:sz w:val="20"/>
                <w:szCs w:val="20"/>
                <w:lang w:val="es-PE" w:eastAsia="es-PE"/>
              </w:rPr>
              <w:t>Al ingresar a la opción, el sistema deberá mostrar una pantalla que permita ingresar los siguientes parámetros de consulta (parámetros excluyentes entre si):</w:t>
            </w:r>
          </w:p>
          <w:p w14:paraId="15B775F6" w14:textId="77777777" w:rsidR="005F4EAD" w:rsidRDefault="005F4EAD" w:rsidP="008C6227">
            <w:pPr>
              <w:pStyle w:val="Prrafodelista"/>
              <w:numPr>
                <w:ilvl w:val="0"/>
                <w:numId w:val="88"/>
              </w:numPr>
              <w:ind w:left="638" w:hanging="283"/>
              <w:rPr>
                <w:rFonts w:ascii="Arial Narrow" w:hAnsi="Arial Narrow"/>
                <w:bCs/>
                <w:sz w:val="20"/>
                <w:szCs w:val="20"/>
                <w:lang w:val="es-PE" w:eastAsia="es-PE"/>
              </w:rPr>
            </w:pPr>
            <w:r>
              <w:rPr>
                <w:rFonts w:ascii="Arial Narrow" w:hAnsi="Arial Narrow"/>
                <w:bCs/>
                <w:sz w:val="20"/>
                <w:szCs w:val="20"/>
                <w:lang w:val="es-PE" w:eastAsia="es-PE"/>
              </w:rPr>
              <w:t>Por rango de fechas de numeración de la DEP</w:t>
            </w:r>
            <w:r w:rsidR="00345C6A">
              <w:rPr>
                <w:rFonts w:ascii="Arial Narrow" w:hAnsi="Arial Narrow"/>
                <w:bCs/>
                <w:sz w:val="20"/>
                <w:szCs w:val="20"/>
                <w:lang w:val="es-PE" w:eastAsia="es-PE"/>
              </w:rPr>
              <w:t xml:space="preserve"> (rango máximo permitido 1 año calendario)</w:t>
            </w:r>
          </w:p>
          <w:p w14:paraId="15B775F7" w14:textId="77777777" w:rsidR="005F4EAD" w:rsidRPr="008B152C" w:rsidRDefault="005F4EAD" w:rsidP="008C6227">
            <w:pPr>
              <w:pStyle w:val="Prrafodelista"/>
              <w:numPr>
                <w:ilvl w:val="0"/>
                <w:numId w:val="88"/>
              </w:numPr>
              <w:ind w:left="638" w:hanging="283"/>
              <w:rPr>
                <w:rFonts w:ascii="Arial Narrow" w:hAnsi="Arial Narrow"/>
                <w:bCs/>
                <w:sz w:val="20"/>
                <w:szCs w:val="20"/>
                <w:lang w:val="es-PE" w:eastAsia="es-PE"/>
              </w:rPr>
            </w:pPr>
            <w:r w:rsidRPr="008B152C">
              <w:rPr>
                <w:rFonts w:ascii="Arial Narrow" w:hAnsi="Arial Narrow"/>
                <w:bCs/>
                <w:sz w:val="20"/>
                <w:szCs w:val="20"/>
                <w:lang w:val="es-PE" w:eastAsia="es-PE"/>
              </w:rPr>
              <w:t>Por Año y Número de DEP</w:t>
            </w:r>
            <w:r w:rsidR="00C071E1" w:rsidRPr="008B152C">
              <w:rPr>
                <w:rFonts w:ascii="Arial Narrow" w:hAnsi="Arial Narrow"/>
                <w:bCs/>
                <w:sz w:val="20"/>
                <w:szCs w:val="20"/>
                <w:lang w:val="es-PE" w:eastAsia="es-PE"/>
              </w:rPr>
              <w:t xml:space="preserve"> </w:t>
            </w:r>
            <w:r w:rsidR="00D43CE4" w:rsidRPr="008B152C">
              <w:rPr>
                <w:rFonts w:ascii="Arial Narrow" w:hAnsi="Arial Narrow"/>
                <w:bCs/>
                <w:sz w:val="20"/>
                <w:szCs w:val="20"/>
                <w:highlight w:val="yellow"/>
                <w:lang w:val="es-PE" w:eastAsia="es-PE"/>
              </w:rPr>
              <w:t>(por defecto el sistema mostrará el año vigente a la consulta)</w:t>
            </w:r>
          </w:p>
          <w:p w14:paraId="15B775F8" w14:textId="77777777" w:rsidR="005F4EAD" w:rsidRPr="005F4EAD" w:rsidRDefault="008275C1" w:rsidP="008C6227">
            <w:pPr>
              <w:pStyle w:val="Prrafodelista"/>
              <w:numPr>
                <w:ilvl w:val="0"/>
                <w:numId w:val="87"/>
              </w:numPr>
              <w:ind w:left="355" w:hanging="284"/>
              <w:rPr>
                <w:rFonts w:ascii="Arial Narrow" w:hAnsi="Arial Narrow"/>
                <w:bCs/>
                <w:sz w:val="20"/>
                <w:szCs w:val="20"/>
                <w:lang w:val="es-PE" w:eastAsia="es-PE"/>
              </w:rPr>
            </w:pPr>
            <w:r>
              <w:rPr>
                <w:rFonts w:ascii="Arial Narrow" w:hAnsi="Arial Narrow"/>
                <w:bCs/>
                <w:sz w:val="20"/>
                <w:szCs w:val="20"/>
                <w:lang w:val="es-PE" w:eastAsia="es-PE"/>
              </w:rPr>
              <w:t>D</w:t>
            </w:r>
            <w:r w:rsidR="00B12C9F">
              <w:rPr>
                <w:rFonts w:ascii="Arial Narrow" w:hAnsi="Arial Narrow"/>
                <w:bCs/>
                <w:sz w:val="20"/>
                <w:szCs w:val="20"/>
                <w:lang w:val="es-PE" w:eastAsia="es-PE"/>
              </w:rPr>
              <w:t>ebe mostrar los botones “Consultar” y “Salir”</w:t>
            </w:r>
          </w:p>
          <w:p w14:paraId="15B775F9" w14:textId="77777777" w:rsidR="00797044" w:rsidRDefault="008275C1" w:rsidP="008C6227">
            <w:pPr>
              <w:pStyle w:val="Prrafodelista"/>
              <w:numPr>
                <w:ilvl w:val="0"/>
                <w:numId w:val="87"/>
              </w:numPr>
              <w:ind w:left="317" w:hanging="241"/>
              <w:rPr>
                <w:rFonts w:ascii="Arial Narrow" w:hAnsi="Arial Narrow"/>
                <w:bCs/>
                <w:sz w:val="20"/>
                <w:szCs w:val="20"/>
                <w:lang w:val="es-PE" w:eastAsia="es-PE"/>
              </w:rPr>
            </w:pPr>
            <w:r>
              <w:rPr>
                <w:rFonts w:ascii="Arial Narrow" w:hAnsi="Arial Narrow"/>
                <w:bCs/>
                <w:sz w:val="20"/>
                <w:szCs w:val="20"/>
                <w:lang w:val="es-PE" w:eastAsia="es-PE"/>
              </w:rPr>
              <w:t>Al hacer click en el botón “Consultar” el sistema deberá validar que se hayan ingresado los parámetros de consulta, según lo siguiente:</w:t>
            </w:r>
          </w:p>
          <w:p w14:paraId="15B775FA" w14:textId="77777777" w:rsidR="008275C1" w:rsidRDefault="008275C1" w:rsidP="008C6227">
            <w:pPr>
              <w:pStyle w:val="Prrafodelista"/>
              <w:numPr>
                <w:ilvl w:val="0"/>
                <w:numId w:val="89"/>
              </w:numPr>
              <w:ind w:left="638" w:hanging="283"/>
              <w:rPr>
                <w:rFonts w:ascii="Arial Narrow" w:hAnsi="Arial Narrow"/>
                <w:bCs/>
                <w:sz w:val="20"/>
                <w:szCs w:val="20"/>
                <w:lang w:val="es-PE" w:eastAsia="es-PE"/>
              </w:rPr>
            </w:pPr>
            <w:r>
              <w:rPr>
                <w:rFonts w:ascii="Arial Narrow" w:hAnsi="Arial Narrow"/>
                <w:bCs/>
                <w:sz w:val="20"/>
                <w:szCs w:val="20"/>
                <w:lang w:val="es-PE" w:eastAsia="es-PE"/>
              </w:rPr>
              <w:t>Por rango de fechas de numeración de la DEP: deberá verificar que se hayan ingresado tanto la fecha de inicio como la fecha de fin, que la fecha de fin sea mayor a la fecha de inicio y que ninguna de las dos fechas sea mayor a la fecha del día.</w:t>
            </w:r>
          </w:p>
          <w:p w14:paraId="15B775FB" w14:textId="77777777" w:rsidR="008275C1" w:rsidRDefault="008275C1" w:rsidP="008C6227">
            <w:pPr>
              <w:pStyle w:val="Prrafodelista"/>
              <w:numPr>
                <w:ilvl w:val="0"/>
                <w:numId w:val="89"/>
              </w:numPr>
              <w:ind w:left="638" w:hanging="283"/>
              <w:rPr>
                <w:rFonts w:ascii="Arial Narrow" w:hAnsi="Arial Narrow"/>
                <w:bCs/>
                <w:sz w:val="20"/>
                <w:szCs w:val="20"/>
                <w:lang w:val="es-PE" w:eastAsia="es-PE"/>
              </w:rPr>
            </w:pPr>
            <w:r>
              <w:rPr>
                <w:rFonts w:ascii="Arial Narrow" w:hAnsi="Arial Narrow"/>
                <w:bCs/>
                <w:sz w:val="20"/>
                <w:szCs w:val="20"/>
                <w:lang w:val="es-PE" w:eastAsia="es-PE"/>
              </w:rPr>
              <w:t>Por Año y Número de DEP: deberá verificar que se haya ingresado un año mayor al 2012 y un número positivo mayor a 0.</w:t>
            </w:r>
          </w:p>
          <w:p w14:paraId="15B775FC" w14:textId="77777777" w:rsidR="008275C1" w:rsidRDefault="008275C1" w:rsidP="008C6227">
            <w:pPr>
              <w:pStyle w:val="Prrafodelista"/>
              <w:numPr>
                <w:ilvl w:val="0"/>
                <w:numId w:val="87"/>
              </w:numPr>
              <w:ind w:left="317" w:hanging="241"/>
              <w:rPr>
                <w:rFonts w:ascii="Arial Narrow" w:hAnsi="Arial Narrow"/>
                <w:bCs/>
                <w:sz w:val="20"/>
                <w:szCs w:val="20"/>
                <w:lang w:val="es-PE" w:eastAsia="es-PE"/>
              </w:rPr>
            </w:pPr>
            <w:r>
              <w:rPr>
                <w:rFonts w:ascii="Arial Narrow" w:hAnsi="Arial Narrow"/>
                <w:bCs/>
                <w:sz w:val="20"/>
                <w:szCs w:val="20"/>
                <w:lang w:val="es-PE" w:eastAsia="es-PE"/>
              </w:rPr>
              <w:t xml:space="preserve">De cumplirse las validaciones de los parámetros, el sistema deberá seleccionar </w:t>
            </w:r>
            <w:r w:rsidR="00385ABA">
              <w:rPr>
                <w:rFonts w:ascii="Arial Narrow" w:hAnsi="Arial Narrow"/>
                <w:bCs/>
                <w:sz w:val="20"/>
                <w:szCs w:val="20"/>
                <w:lang w:val="es-PE" w:eastAsia="es-PE"/>
              </w:rPr>
              <w:t>el</w:t>
            </w:r>
            <w:r>
              <w:rPr>
                <w:rFonts w:ascii="Arial Narrow" w:hAnsi="Arial Narrow"/>
                <w:bCs/>
                <w:sz w:val="20"/>
                <w:szCs w:val="20"/>
                <w:lang w:val="es-PE" w:eastAsia="es-PE"/>
              </w:rPr>
              <w:t>(</w:t>
            </w:r>
            <w:r w:rsidR="00385ABA">
              <w:rPr>
                <w:rFonts w:ascii="Arial Narrow" w:hAnsi="Arial Narrow"/>
                <w:bCs/>
                <w:sz w:val="20"/>
                <w:szCs w:val="20"/>
                <w:lang w:val="es-PE" w:eastAsia="es-PE"/>
              </w:rPr>
              <w:t>los</w:t>
            </w:r>
            <w:r>
              <w:rPr>
                <w:rFonts w:ascii="Arial Narrow" w:hAnsi="Arial Narrow"/>
                <w:bCs/>
                <w:sz w:val="20"/>
                <w:szCs w:val="20"/>
                <w:lang w:val="es-PE" w:eastAsia="es-PE"/>
              </w:rPr>
              <w:t>) DEP(s) según los parámetros ingresados y mostrar como resultado de la consulta los siguientes datos:</w:t>
            </w:r>
          </w:p>
          <w:p w14:paraId="15B775FD" w14:textId="77777777" w:rsidR="008275C1" w:rsidRDefault="008275C1"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DEP (Año y Número)</w:t>
            </w:r>
            <w:r w:rsidR="00953109">
              <w:rPr>
                <w:rFonts w:ascii="Arial Narrow" w:hAnsi="Arial Narrow"/>
                <w:bCs/>
                <w:sz w:val="20"/>
                <w:szCs w:val="20"/>
                <w:lang w:val="es-PE" w:eastAsia="es-PE"/>
              </w:rPr>
              <w:t xml:space="preserve">: deberá tener implementado un hipervínculo para mostrar los datos de detalle del DEP según </w:t>
            </w:r>
            <w:r w:rsidR="0081502C">
              <w:rPr>
                <w:rFonts w:ascii="Arial Narrow" w:hAnsi="Arial Narrow"/>
                <w:bCs/>
                <w:sz w:val="20"/>
                <w:szCs w:val="20"/>
                <w:lang w:val="es-PE" w:eastAsia="es-PE"/>
              </w:rPr>
              <w:t xml:space="preserve">numeral 6 del </w:t>
            </w:r>
            <w:r w:rsidR="00953109">
              <w:rPr>
                <w:rFonts w:ascii="Arial Narrow" w:hAnsi="Arial Narrow"/>
                <w:bCs/>
                <w:sz w:val="20"/>
                <w:szCs w:val="20"/>
                <w:lang w:val="es-PE" w:eastAsia="es-PE"/>
              </w:rPr>
              <w:t>RF02 de esta RIN.</w:t>
            </w:r>
          </w:p>
          <w:p w14:paraId="15B775FE" w14:textId="77777777" w:rsidR="008275C1" w:rsidRDefault="008275C1"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Fecha y hora de numeración del DEP</w:t>
            </w:r>
          </w:p>
          <w:p w14:paraId="15B775FF" w14:textId="77777777" w:rsidR="008275C1" w:rsidRDefault="008275C1"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Tipo de Medio de Transporte (código y descripción)</w:t>
            </w:r>
          </w:p>
          <w:p w14:paraId="15B77600" w14:textId="77777777" w:rsidR="008275C1" w:rsidRDefault="008275C1"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Punto de Llegada (Código y descripción)</w:t>
            </w:r>
          </w:p>
          <w:p w14:paraId="15B77601" w14:textId="77777777" w:rsidR="008275C1" w:rsidRDefault="008275C1"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manifiesto de carga</w:t>
            </w:r>
          </w:p>
          <w:p w14:paraId="15B77602" w14:textId="77777777" w:rsidR="008275C1" w:rsidRDefault="008275C1"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Fecha y hora de llegada del medio de transporte</w:t>
            </w:r>
          </w:p>
          <w:p w14:paraId="15B77603" w14:textId="77777777" w:rsidR="008275C1" w:rsidRDefault="008275C1"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Bultos manifestado</w:t>
            </w:r>
            <w:r w:rsidR="00385ABA">
              <w:rPr>
                <w:rFonts w:ascii="Arial Narrow" w:hAnsi="Arial Narrow"/>
                <w:bCs/>
                <w:sz w:val="20"/>
                <w:szCs w:val="20"/>
                <w:lang w:val="es-PE" w:eastAsia="es-PE"/>
              </w:rPr>
              <w:t>s</w:t>
            </w:r>
            <w:r>
              <w:rPr>
                <w:rFonts w:ascii="Arial Narrow" w:hAnsi="Arial Narrow"/>
                <w:bCs/>
                <w:sz w:val="20"/>
                <w:szCs w:val="20"/>
                <w:lang w:val="es-PE" w:eastAsia="es-PE"/>
              </w:rPr>
              <w:t xml:space="preserve"> en el DEP</w:t>
            </w:r>
          </w:p>
          <w:p w14:paraId="15B77604" w14:textId="77777777" w:rsidR="008275C1" w:rsidRDefault="008275C1"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Peso manifestado en el DEP</w:t>
            </w:r>
          </w:p>
          <w:p w14:paraId="15B77605" w14:textId="77777777" w:rsidR="008275C1" w:rsidRDefault="008275C1"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Bulto recibido</w:t>
            </w:r>
          </w:p>
          <w:p w14:paraId="15B77606" w14:textId="77777777" w:rsidR="008275C1" w:rsidRDefault="008275C1"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Peso recibido</w:t>
            </w:r>
          </w:p>
          <w:p w14:paraId="15B77607" w14:textId="77777777" w:rsidR="008275C1" w:rsidRDefault="008275C1"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Fecha y hora de inicio del 1er. Traslado asociado al DEP</w:t>
            </w:r>
          </w:p>
          <w:p w14:paraId="15B77608" w14:textId="77777777" w:rsidR="008275C1" w:rsidRDefault="008275C1"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 xml:space="preserve">Fecha y hora </w:t>
            </w:r>
            <w:r w:rsidR="00DC7E36">
              <w:rPr>
                <w:rFonts w:ascii="Arial Narrow" w:hAnsi="Arial Narrow"/>
                <w:bCs/>
                <w:sz w:val="20"/>
                <w:szCs w:val="20"/>
                <w:lang w:val="es-PE" w:eastAsia="es-PE"/>
              </w:rPr>
              <w:t xml:space="preserve">de termino </w:t>
            </w:r>
            <w:r>
              <w:rPr>
                <w:rFonts w:ascii="Arial Narrow" w:hAnsi="Arial Narrow"/>
                <w:bCs/>
                <w:sz w:val="20"/>
                <w:szCs w:val="20"/>
                <w:lang w:val="es-PE" w:eastAsia="es-PE"/>
              </w:rPr>
              <w:t>del último traslado asociado al DEP</w:t>
            </w:r>
          </w:p>
          <w:p w14:paraId="15B77609" w14:textId="77777777" w:rsidR="008275C1" w:rsidRDefault="008275C1"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Tiempo de traslado (en días, horas y minutos</w:t>
            </w:r>
            <w:r w:rsidR="00953109">
              <w:rPr>
                <w:rFonts w:ascii="Arial Narrow" w:hAnsi="Arial Narrow"/>
                <w:bCs/>
                <w:sz w:val="20"/>
                <w:szCs w:val="20"/>
                <w:lang w:val="es-PE" w:eastAsia="es-PE"/>
              </w:rPr>
              <w:t xml:space="preserve">): corresponde a la diferencia entre la fecha y hora </w:t>
            </w:r>
            <w:r w:rsidR="00295406">
              <w:rPr>
                <w:rFonts w:ascii="Arial Narrow" w:hAnsi="Arial Narrow"/>
                <w:bCs/>
                <w:sz w:val="20"/>
                <w:szCs w:val="20"/>
                <w:lang w:val="es-PE" w:eastAsia="es-PE"/>
              </w:rPr>
              <w:t xml:space="preserve">de termino </w:t>
            </w:r>
            <w:r w:rsidR="00953109">
              <w:rPr>
                <w:rFonts w:ascii="Arial Narrow" w:hAnsi="Arial Narrow"/>
                <w:bCs/>
                <w:sz w:val="20"/>
                <w:szCs w:val="20"/>
                <w:lang w:val="es-PE" w:eastAsia="es-PE"/>
              </w:rPr>
              <w:t>del últim</w:t>
            </w:r>
            <w:r w:rsidR="00295406">
              <w:rPr>
                <w:rFonts w:ascii="Arial Narrow" w:hAnsi="Arial Narrow"/>
                <w:bCs/>
                <w:sz w:val="20"/>
                <w:szCs w:val="20"/>
                <w:lang w:val="es-PE" w:eastAsia="es-PE"/>
              </w:rPr>
              <w:t>o traslado y la fecha y hora de inicio del</w:t>
            </w:r>
            <w:r w:rsidR="00953109">
              <w:rPr>
                <w:rFonts w:ascii="Arial Narrow" w:hAnsi="Arial Narrow"/>
                <w:bCs/>
                <w:sz w:val="20"/>
                <w:szCs w:val="20"/>
                <w:lang w:val="es-PE" w:eastAsia="es-PE"/>
              </w:rPr>
              <w:t xml:space="preserve"> 1er. Traslado)</w:t>
            </w:r>
          </w:p>
          <w:p w14:paraId="15B7760A" w14:textId="77777777" w:rsidR="00953109" w:rsidRDefault="00953109"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Saldo de bultos pendientes de traslado</w:t>
            </w:r>
          </w:p>
          <w:p w14:paraId="15B7760B" w14:textId="77777777" w:rsidR="00953109" w:rsidRDefault="00953109"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Fecha y hora 1ra. Transmisión DEP Detalle</w:t>
            </w:r>
          </w:p>
          <w:p w14:paraId="15B7760C" w14:textId="77777777" w:rsidR="00953109" w:rsidRDefault="00953109"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Fecha y hora última transmisión DEP Detalle</w:t>
            </w:r>
          </w:p>
          <w:p w14:paraId="15B7760D" w14:textId="77777777" w:rsidR="00953109" w:rsidRDefault="00953109"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Indicador Plazo de Transmisión, los posibles valores son:</w:t>
            </w:r>
          </w:p>
          <w:p w14:paraId="15B7760E" w14:textId="77777777" w:rsidR="00953109" w:rsidRDefault="00953109" w:rsidP="008C6227">
            <w:pPr>
              <w:pStyle w:val="Prrafodelista"/>
              <w:numPr>
                <w:ilvl w:val="0"/>
                <w:numId w:val="90"/>
              </w:numPr>
              <w:ind w:left="1064"/>
              <w:rPr>
                <w:rFonts w:ascii="Arial Narrow" w:hAnsi="Arial Narrow"/>
                <w:bCs/>
                <w:sz w:val="20"/>
                <w:szCs w:val="20"/>
                <w:lang w:val="es-PE" w:eastAsia="es-PE"/>
              </w:rPr>
            </w:pPr>
            <w:r>
              <w:rPr>
                <w:rFonts w:ascii="Arial Narrow" w:hAnsi="Arial Narrow"/>
                <w:bCs/>
                <w:sz w:val="20"/>
                <w:szCs w:val="20"/>
                <w:lang w:val="es-PE" w:eastAsia="es-PE"/>
              </w:rPr>
              <w:t>Fuera de plazo</w:t>
            </w:r>
          </w:p>
          <w:p w14:paraId="15B7760F" w14:textId="77777777" w:rsidR="00953109" w:rsidRDefault="00953109" w:rsidP="008C6227">
            <w:pPr>
              <w:pStyle w:val="Prrafodelista"/>
              <w:numPr>
                <w:ilvl w:val="0"/>
                <w:numId w:val="90"/>
              </w:numPr>
              <w:ind w:left="1064"/>
              <w:rPr>
                <w:rFonts w:ascii="Arial Narrow" w:hAnsi="Arial Narrow"/>
                <w:bCs/>
                <w:sz w:val="20"/>
                <w:szCs w:val="20"/>
                <w:lang w:val="es-PE" w:eastAsia="es-PE"/>
              </w:rPr>
            </w:pPr>
            <w:r>
              <w:rPr>
                <w:rFonts w:ascii="Arial Narrow" w:hAnsi="Arial Narrow"/>
                <w:bCs/>
                <w:sz w:val="20"/>
                <w:szCs w:val="20"/>
                <w:lang w:val="es-PE" w:eastAsia="es-PE"/>
              </w:rPr>
              <w:t>Dentro de plazo</w:t>
            </w:r>
          </w:p>
          <w:p w14:paraId="15B77610" w14:textId="77777777" w:rsidR="00953109" w:rsidRPr="00953109" w:rsidRDefault="00953109" w:rsidP="008C6227">
            <w:pPr>
              <w:ind w:left="704"/>
              <w:rPr>
                <w:rFonts w:ascii="Arial Narrow" w:hAnsi="Arial Narrow"/>
                <w:bCs/>
                <w:sz w:val="20"/>
                <w:szCs w:val="20"/>
                <w:lang w:val="es-PE" w:eastAsia="es-PE"/>
              </w:rPr>
            </w:pPr>
            <w:r>
              <w:rPr>
                <w:rFonts w:ascii="Arial Narrow" w:hAnsi="Arial Narrow"/>
                <w:bCs/>
                <w:sz w:val="20"/>
                <w:szCs w:val="20"/>
                <w:lang w:val="es-PE" w:eastAsia="es-PE"/>
              </w:rPr>
              <w:t xml:space="preserve">Considerando que se tiene un plazo de </w:t>
            </w:r>
            <w:r w:rsidR="00D43CE4" w:rsidRPr="00D43CE4">
              <w:rPr>
                <w:rFonts w:ascii="Arial Narrow" w:hAnsi="Arial Narrow"/>
                <w:bCs/>
                <w:sz w:val="20"/>
                <w:szCs w:val="20"/>
                <w:highlight w:val="yellow"/>
                <w:lang w:val="es-PE" w:eastAsia="es-PE"/>
              </w:rPr>
              <w:t>tres (3) días hábiles computados a partir del. día hábil siguiente de</w:t>
            </w:r>
            <w:r w:rsidR="00D43CE4" w:rsidRPr="00D43CE4">
              <w:rPr>
                <w:rFonts w:ascii="Arial Narrow" w:hAnsi="Arial Narrow"/>
                <w:sz w:val="20"/>
                <w:szCs w:val="20"/>
                <w:highlight w:val="yellow"/>
              </w:rPr>
              <w:t>l término del primer del traslado del DEP general hasta la fecha de transmisión de detalle del DEP</w:t>
            </w:r>
            <w:r w:rsidR="00F80039">
              <w:rPr>
                <w:rFonts w:ascii="Arial Narrow" w:hAnsi="Arial Narrow"/>
                <w:bCs/>
                <w:sz w:val="20"/>
                <w:szCs w:val="20"/>
                <w:lang w:val="es-PE" w:eastAsia="es-PE"/>
              </w:rPr>
              <w:t>.</w:t>
            </w:r>
          </w:p>
          <w:p w14:paraId="15B77611" w14:textId="77777777" w:rsidR="008275C1" w:rsidRPr="00D331F0" w:rsidRDefault="00834F40" w:rsidP="008C6227">
            <w:pPr>
              <w:pStyle w:val="Prrafodelista"/>
              <w:numPr>
                <w:ilvl w:val="0"/>
                <w:numId w:val="87"/>
              </w:numPr>
              <w:ind w:left="317" w:hanging="241"/>
              <w:rPr>
                <w:rFonts w:ascii="Arial Narrow" w:hAnsi="Arial Narrow"/>
                <w:bCs/>
                <w:sz w:val="20"/>
                <w:szCs w:val="20"/>
                <w:lang w:val="es-PE" w:eastAsia="es-PE"/>
              </w:rPr>
            </w:pPr>
            <w:r>
              <w:rPr>
                <w:rFonts w:ascii="Arial Narrow" w:hAnsi="Arial Narrow"/>
                <w:bCs/>
                <w:sz w:val="20"/>
                <w:szCs w:val="20"/>
                <w:lang w:val="es-PE" w:eastAsia="es-PE"/>
              </w:rPr>
              <w:t xml:space="preserve">Al hacer click en el botón “Salir” </w:t>
            </w:r>
            <w:r w:rsidR="000C1AF8">
              <w:rPr>
                <w:rFonts w:ascii="Arial Narrow" w:hAnsi="Arial Narrow"/>
                <w:bCs/>
                <w:sz w:val="20"/>
                <w:szCs w:val="20"/>
                <w:lang w:val="es-PE" w:eastAsia="es-PE"/>
              </w:rPr>
              <w:t>el sistema deberá abandonar esta opción.</w:t>
            </w:r>
          </w:p>
          <w:p w14:paraId="15B77612" w14:textId="77777777" w:rsidR="00797044" w:rsidRPr="008E3378" w:rsidRDefault="00834F40" w:rsidP="008C6227">
            <w:pPr>
              <w:ind w:left="76"/>
              <w:rPr>
                <w:rFonts w:ascii="Arial Narrow" w:hAnsi="Arial Narrow"/>
                <w:bCs/>
                <w:sz w:val="20"/>
                <w:szCs w:val="20"/>
                <w:lang w:val="es-PE" w:eastAsia="es-PE"/>
              </w:rPr>
            </w:pPr>
            <w:r>
              <w:rPr>
                <w:rFonts w:ascii="Arial Narrow" w:hAnsi="Arial Narrow"/>
                <w:bCs/>
                <w:sz w:val="20"/>
                <w:szCs w:val="20"/>
                <w:lang w:val="es-PE" w:eastAsia="es-PE"/>
              </w:rPr>
              <w:t xml:space="preserve">En </w:t>
            </w:r>
            <w:hyperlink w:anchor="_Resultado_de_Consulta" w:history="1">
              <w:r w:rsidRPr="005131EA">
                <w:rPr>
                  <w:rStyle w:val="Hipervnculo"/>
                  <w:rFonts w:ascii="Arial Narrow" w:hAnsi="Arial Narrow"/>
                  <w:bCs/>
                  <w:szCs w:val="20"/>
                  <w:lang w:val="es-PE" w:eastAsia="es-PE"/>
                </w:rPr>
                <w:t>Anexo 6.1</w:t>
              </w:r>
              <w:r w:rsidR="005131EA" w:rsidRPr="005131EA">
                <w:rPr>
                  <w:rStyle w:val="Hipervnculo"/>
                  <w:rFonts w:ascii="Arial Narrow" w:hAnsi="Arial Narrow"/>
                  <w:bCs/>
                  <w:szCs w:val="20"/>
                  <w:lang w:val="es-PE" w:eastAsia="es-PE"/>
                </w:rPr>
                <w:t>0</w:t>
              </w:r>
            </w:hyperlink>
            <w:r>
              <w:rPr>
                <w:rFonts w:ascii="Arial Narrow" w:hAnsi="Arial Narrow"/>
                <w:bCs/>
                <w:sz w:val="20"/>
                <w:szCs w:val="20"/>
                <w:lang w:val="es-PE" w:eastAsia="es-PE"/>
              </w:rPr>
              <w:t xml:space="preserve"> se indica formato de presentación del resultado de la consulta.</w:t>
            </w:r>
          </w:p>
        </w:tc>
        <w:tc>
          <w:tcPr>
            <w:tcW w:w="1134" w:type="dxa"/>
            <w:gridSpan w:val="2"/>
            <w:shd w:val="clear" w:color="auto" w:fill="auto"/>
          </w:tcPr>
          <w:p w14:paraId="15B77613" w14:textId="77777777" w:rsidR="00797044" w:rsidRPr="00752A5B" w:rsidRDefault="00797044" w:rsidP="008C6227">
            <w:pPr>
              <w:pStyle w:val="Textodeglobo"/>
              <w:spacing w:before="40" w:after="40"/>
              <w:jc w:val="center"/>
              <w:rPr>
                <w:rFonts w:ascii="Arial Narrow" w:hAnsi="Arial Narrow" w:cs="Arial Narrow"/>
                <w:sz w:val="20"/>
                <w:szCs w:val="20"/>
                <w:lang w:eastAsia="es-ES"/>
              </w:rPr>
            </w:pPr>
          </w:p>
        </w:tc>
        <w:tc>
          <w:tcPr>
            <w:tcW w:w="851" w:type="dxa"/>
            <w:shd w:val="clear" w:color="auto" w:fill="auto"/>
          </w:tcPr>
          <w:p w14:paraId="15B77614" w14:textId="77777777" w:rsidR="00797044" w:rsidRPr="00752A5B" w:rsidRDefault="00797044" w:rsidP="008C6227">
            <w:pPr>
              <w:pStyle w:val="Textodeglobo"/>
              <w:spacing w:before="40" w:after="40"/>
              <w:jc w:val="left"/>
              <w:rPr>
                <w:rFonts w:ascii="Arial Narrow" w:hAnsi="Arial Narrow" w:cs="Arial Narrow"/>
                <w:sz w:val="20"/>
                <w:szCs w:val="20"/>
                <w:lang w:eastAsia="es-ES"/>
              </w:rPr>
            </w:pPr>
          </w:p>
        </w:tc>
      </w:tr>
      <w:tr w:rsidR="005131EA" w:rsidRPr="00752A5B" w14:paraId="15B7765C" w14:textId="77777777" w:rsidTr="00F1155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tcPr>
          <w:p w14:paraId="15B77616" w14:textId="77777777" w:rsidR="005131EA" w:rsidRPr="00752A5B" w:rsidRDefault="005131EA" w:rsidP="008C6227">
            <w:pPr>
              <w:pStyle w:val="Textodeglobo"/>
              <w:spacing w:before="40" w:after="40"/>
              <w:jc w:val="center"/>
              <w:rPr>
                <w:rFonts w:ascii="Arial Narrow" w:hAnsi="Arial Narrow" w:cs="Arial Narrow"/>
                <w:sz w:val="20"/>
                <w:szCs w:val="20"/>
                <w:lang w:eastAsia="es-ES"/>
              </w:rPr>
            </w:pPr>
            <w:r w:rsidRPr="00752A5B">
              <w:rPr>
                <w:rFonts w:ascii="Arial Narrow" w:hAnsi="Arial Narrow" w:cs="Arial Narrow"/>
                <w:sz w:val="20"/>
                <w:szCs w:val="20"/>
                <w:lang w:eastAsia="es-ES"/>
              </w:rPr>
              <w:t>RF0</w:t>
            </w:r>
            <w:r>
              <w:rPr>
                <w:rFonts w:ascii="Arial Narrow" w:hAnsi="Arial Narrow" w:cs="Arial Narrow"/>
                <w:sz w:val="20"/>
                <w:szCs w:val="20"/>
                <w:lang w:eastAsia="es-ES"/>
              </w:rPr>
              <w:t>2</w:t>
            </w:r>
          </w:p>
        </w:tc>
        <w:tc>
          <w:tcPr>
            <w:tcW w:w="1418" w:type="dxa"/>
            <w:gridSpan w:val="2"/>
            <w:shd w:val="clear" w:color="auto" w:fill="auto"/>
          </w:tcPr>
          <w:p w14:paraId="15B77617" w14:textId="77777777" w:rsidR="005131EA" w:rsidRPr="005131EA" w:rsidRDefault="005131EA" w:rsidP="008C6227">
            <w:pPr>
              <w:pStyle w:val="Textodeglobo"/>
              <w:spacing w:before="40" w:after="40"/>
              <w:jc w:val="center"/>
              <w:rPr>
                <w:rFonts w:ascii="Arial Narrow" w:hAnsi="Arial Narrow" w:cs="Arial Narrow"/>
                <w:sz w:val="20"/>
                <w:szCs w:val="20"/>
              </w:rPr>
            </w:pPr>
            <w:r w:rsidRPr="005131EA">
              <w:rPr>
                <w:rFonts w:ascii="Arial Narrow" w:hAnsi="Arial Narrow" w:cs="Arial Narrow"/>
                <w:sz w:val="20"/>
                <w:szCs w:val="20"/>
              </w:rPr>
              <w:t>Consulta DEP</w:t>
            </w:r>
          </w:p>
          <w:p w14:paraId="15B77618" w14:textId="77777777" w:rsidR="005131EA" w:rsidRPr="00C8383E" w:rsidRDefault="005131EA" w:rsidP="008C6227">
            <w:pPr>
              <w:pStyle w:val="Textodeglobo"/>
              <w:spacing w:before="40" w:after="40"/>
              <w:jc w:val="center"/>
              <w:rPr>
                <w:rFonts w:ascii="Arial Narrow" w:hAnsi="Arial Narrow" w:cs="Arial Narrow"/>
                <w:sz w:val="20"/>
                <w:szCs w:val="20"/>
              </w:rPr>
            </w:pPr>
          </w:p>
        </w:tc>
        <w:tc>
          <w:tcPr>
            <w:tcW w:w="4677" w:type="dxa"/>
            <w:gridSpan w:val="6"/>
            <w:shd w:val="clear" w:color="auto" w:fill="auto"/>
            <w:vAlign w:val="center"/>
          </w:tcPr>
          <w:p w14:paraId="15B77619" w14:textId="77777777" w:rsidR="005131EA" w:rsidRDefault="005131EA" w:rsidP="008C6227">
            <w:pPr>
              <w:rPr>
                <w:rFonts w:ascii="Arial Narrow" w:hAnsi="Arial Narrow"/>
                <w:bCs/>
                <w:sz w:val="20"/>
                <w:szCs w:val="20"/>
                <w:lang w:val="es-PE" w:eastAsia="es-PE"/>
              </w:rPr>
            </w:pPr>
            <w:r>
              <w:rPr>
                <w:rFonts w:ascii="Arial Narrow" w:hAnsi="Arial Narrow"/>
                <w:bCs/>
                <w:sz w:val="20"/>
                <w:szCs w:val="20"/>
                <w:lang w:val="es-PE" w:eastAsia="es-PE"/>
              </w:rPr>
              <w:t xml:space="preserve">En la Sección de Operatividad Aduanera/Despacho del portal SUNAT </w:t>
            </w:r>
            <w:r w:rsidR="00B217F9">
              <w:rPr>
                <w:rFonts w:ascii="Arial Narrow" w:hAnsi="Arial Narrow"/>
                <w:bCs/>
                <w:sz w:val="20"/>
                <w:szCs w:val="20"/>
                <w:lang w:val="es-PE" w:eastAsia="es-PE"/>
              </w:rPr>
              <w:t xml:space="preserve">y </w:t>
            </w:r>
            <w:r w:rsidR="00D43CE4" w:rsidRPr="004F4EA1">
              <w:rPr>
                <w:rFonts w:ascii="Arial Narrow" w:hAnsi="Arial Narrow"/>
                <w:bCs/>
                <w:sz w:val="20"/>
                <w:szCs w:val="20"/>
                <w:highlight w:val="yellow"/>
                <w:lang w:val="es-PE" w:eastAsia="es-PE"/>
              </w:rPr>
              <w:t>en el portal del funcionario aduanero</w:t>
            </w:r>
            <w:r w:rsidR="004F4EA1" w:rsidRPr="004F4EA1">
              <w:rPr>
                <w:rFonts w:ascii="Arial Narrow" w:hAnsi="Arial Narrow"/>
                <w:bCs/>
                <w:sz w:val="20"/>
                <w:szCs w:val="20"/>
                <w:highlight w:val="yellow"/>
                <w:lang w:val="es-PE" w:eastAsia="es-PE"/>
              </w:rPr>
              <w:t xml:space="preserve"> (consultas diversas)</w:t>
            </w:r>
            <w:r w:rsidR="00B217F9">
              <w:rPr>
                <w:rFonts w:ascii="Arial Narrow" w:hAnsi="Arial Narrow"/>
                <w:bCs/>
                <w:sz w:val="20"/>
                <w:szCs w:val="20"/>
                <w:lang w:val="es-PE" w:eastAsia="es-PE"/>
              </w:rPr>
              <w:t xml:space="preserve"> </w:t>
            </w:r>
            <w:r>
              <w:rPr>
                <w:rFonts w:ascii="Arial Narrow" w:hAnsi="Arial Narrow"/>
                <w:bCs/>
                <w:sz w:val="20"/>
                <w:szCs w:val="20"/>
                <w:lang w:val="es-PE" w:eastAsia="es-PE"/>
              </w:rPr>
              <w:t xml:space="preserve">se debe implementar la Consulta de </w:t>
            </w:r>
            <w:r w:rsidR="0096497A">
              <w:rPr>
                <w:rFonts w:ascii="Arial Narrow" w:hAnsi="Arial Narrow"/>
                <w:bCs/>
                <w:sz w:val="20"/>
                <w:szCs w:val="20"/>
                <w:lang w:val="es-PE" w:eastAsia="es-PE"/>
              </w:rPr>
              <w:t>DEP</w:t>
            </w:r>
            <w:r>
              <w:rPr>
                <w:rFonts w:ascii="Arial Narrow" w:hAnsi="Arial Narrow"/>
                <w:bCs/>
                <w:sz w:val="20"/>
                <w:szCs w:val="20"/>
                <w:lang w:val="es-PE" w:eastAsia="es-PE"/>
              </w:rPr>
              <w:t xml:space="preserve"> bajo las siguientes especificaciones:</w:t>
            </w:r>
          </w:p>
          <w:p w14:paraId="15B7761A" w14:textId="77777777" w:rsidR="005131EA" w:rsidRDefault="005131EA" w:rsidP="008C6227">
            <w:pPr>
              <w:pStyle w:val="Prrafodelista"/>
              <w:numPr>
                <w:ilvl w:val="0"/>
                <w:numId w:val="91"/>
              </w:numPr>
              <w:ind w:left="355" w:hanging="284"/>
              <w:rPr>
                <w:rFonts w:ascii="Arial Narrow" w:hAnsi="Arial Narrow"/>
                <w:bCs/>
                <w:sz w:val="20"/>
                <w:szCs w:val="20"/>
                <w:lang w:val="es-PE" w:eastAsia="es-PE"/>
              </w:rPr>
            </w:pPr>
            <w:r>
              <w:rPr>
                <w:rFonts w:ascii="Arial Narrow" w:hAnsi="Arial Narrow"/>
                <w:bCs/>
                <w:sz w:val="20"/>
                <w:szCs w:val="20"/>
                <w:lang w:val="es-PE" w:eastAsia="es-PE"/>
              </w:rPr>
              <w:t>Deberá ser una consulta de libre acceso</w:t>
            </w:r>
          </w:p>
          <w:p w14:paraId="15B7761B" w14:textId="77777777" w:rsidR="005131EA" w:rsidRDefault="005131EA" w:rsidP="008C6227">
            <w:pPr>
              <w:pStyle w:val="Prrafodelista"/>
              <w:numPr>
                <w:ilvl w:val="0"/>
                <w:numId w:val="91"/>
              </w:numPr>
              <w:ind w:left="355" w:hanging="284"/>
              <w:rPr>
                <w:rFonts w:ascii="Arial Narrow" w:hAnsi="Arial Narrow"/>
                <w:bCs/>
                <w:sz w:val="20"/>
                <w:szCs w:val="20"/>
                <w:lang w:val="es-PE" w:eastAsia="es-PE"/>
              </w:rPr>
            </w:pPr>
            <w:r>
              <w:rPr>
                <w:rFonts w:ascii="Arial Narrow" w:hAnsi="Arial Narrow"/>
                <w:bCs/>
                <w:sz w:val="20"/>
                <w:szCs w:val="20"/>
                <w:lang w:val="es-PE" w:eastAsia="es-PE"/>
              </w:rPr>
              <w:t>Al ingresar a la opción, el sistema deberá mostrar una pantalla que permita ingresar los siguientes parámetros de consulta (parámetros excluyentes entre si):</w:t>
            </w:r>
          </w:p>
          <w:p w14:paraId="15B7761C" w14:textId="77777777" w:rsidR="005131EA" w:rsidRDefault="005131EA" w:rsidP="008C6227">
            <w:pPr>
              <w:pStyle w:val="Prrafodelista"/>
              <w:numPr>
                <w:ilvl w:val="0"/>
                <w:numId w:val="92"/>
              </w:numPr>
              <w:ind w:left="638" w:hanging="283"/>
              <w:rPr>
                <w:rFonts w:ascii="Arial Narrow" w:hAnsi="Arial Narrow"/>
                <w:bCs/>
                <w:sz w:val="20"/>
                <w:szCs w:val="20"/>
                <w:lang w:val="es-PE" w:eastAsia="es-PE"/>
              </w:rPr>
            </w:pPr>
            <w:r>
              <w:rPr>
                <w:rFonts w:ascii="Arial Narrow" w:hAnsi="Arial Narrow"/>
                <w:bCs/>
                <w:sz w:val="20"/>
                <w:szCs w:val="20"/>
                <w:lang w:val="es-PE" w:eastAsia="es-PE"/>
              </w:rPr>
              <w:t>Por rango de fechas de numeración de la DEP</w:t>
            </w:r>
            <w:r w:rsidR="00345C6A">
              <w:rPr>
                <w:rFonts w:ascii="Arial Narrow" w:hAnsi="Arial Narrow"/>
                <w:bCs/>
                <w:sz w:val="20"/>
                <w:szCs w:val="20"/>
                <w:lang w:val="es-PE" w:eastAsia="es-PE"/>
              </w:rPr>
              <w:t xml:space="preserve"> (rango máximo permitido 1 año calendario)</w:t>
            </w:r>
          </w:p>
          <w:p w14:paraId="15B7761D" w14:textId="77777777" w:rsidR="00F11554" w:rsidRPr="00C071E1" w:rsidRDefault="005131EA" w:rsidP="008C6227">
            <w:pPr>
              <w:pStyle w:val="Prrafodelista"/>
              <w:numPr>
                <w:ilvl w:val="0"/>
                <w:numId w:val="88"/>
              </w:numPr>
              <w:ind w:left="638" w:hanging="283"/>
              <w:rPr>
                <w:rFonts w:ascii="Arial Narrow" w:hAnsi="Arial Narrow"/>
                <w:bCs/>
                <w:sz w:val="20"/>
                <w:szCs w:val="20"/>
                <w:highlight w:val="cyan"/>
                <w:lang w:val="es-PE" w:eastAsia="es-PE"/>
              </w:rPr>
            </w:pPr>
            <w:r>
              <w:rPr>
                <w:rFonts w:ascii="Arial Narrow" w:hAnsi="Arial Narrow"/>
                <w:bCs/>
                <w:sz w:val="20"/>
                <w:szCs w:val="20"/>
                <w:lang w:val="es-PE" w:eastAsia="es-PE"/>
              </w:rPr>
              <w:t>Por Año y Número de DEP</w:t>
            </w:r>
            <w:r w:rsidR="00F11554">
              <w:rPr>
                <w:rFonts w:ascii="Arial Narrow" w:hAnsi="Arial Narrow"/>
                <w:bCs/>
                <w:sz w:val="20"/>
                <w:szCs w:val="20"/>
                <w:lang w:val="es-PE" w:eastAsia="es-PE"/>
              </w:rPr>
              <w:t xml:space="preserve"> </w:t>
            </w:r>
            <w:r w:rsidR="00A13F33" w:rsidRPr="00A13F33">
              <w:rPr>
                <w:rFonts w:ascii="Arial Narrow" w:hAnsi="Arial Narrow"/>
                <w:bCs/>
                <w:sz w:val="20"/>
                <w:szCs w:val="20"/>
                <w:highlight w:val="yellow"/>
                <w:lang w:val="es-PE" w:eastAsia="es-PE"/>
                <w:rPrChange w:id="500" w:author="prueba" w:date="2013-08-22T18:17:00Z">
                  <w:rPr>
                    <w:rFonts w:ascii="Arial Narrow" w:hAnsi="Arial Narrow"/>
                    <w:bCs/>
                    <w:sz w:val="20"/>
                    <w:szCs w:val="20"/>
                    <w:highlight w:val="cyan"/>
                    <w:lang w:val="es-PE" w:eastAsia="es-PE"/>
                  </w:rPr>
                </w:rPrChange>
              </w:rPr>
              <w:t>(por defecto el sistema mostrará el año vigente a la consulta)</w:t>
            </w:r>
          </w:p>
          <w:p w14:paraId="15B7761E" w14:textId="77777777" w:rsidR="005131EA" w:rsidRDefault="005131EA" w:rsidP="008C6227">
            <w:pPr>
              <w:pStyle w:val="Prrafodelista"/>
              <w:numPr>
                <w:ilvl w:val="0"/>
                <w:numId w:val="92"/>
              </w:numPr>
              <w:ind w:left="638" w:hanging="283"/>
              <w:rPr>
                <w:rFonts w:ascii="Arial Narrow" w:hAnsi="Arial Narrow"/>
                <w:bCs/>
                <w:sz w:val="20"/>
                <w:szCs w:val="20"/>
                <w:lang w:val="es-PE" w:eastAsia="es-PE"/>
              </w:rPr>
            </w:pPr>
            <w:r>
              <w:rPr>
                <w:rFonts w:ascii="Arial Narrow" w:hAnsi="Arial Narrow"/>
                <w:bCs/>
                <w:sz w:val="20"/>
                <w:szCs w:val="20"/>
                <w:lang w:val="es-PE" w:eastAsia="es-PE"/>
              </w:rPr>
              <w:t>Por documento postal de origen</w:t>
            </w:r>
            <w:r w:rsidR="005D4BD6">
              <w:rPr>
                <w:rFonts w:ascii="Arial Narrow" w:hAnsi="Arial Narrow"/>
                <w:bCs/>
                <w:sz w:val="20"/>
                <w:szCs w:val="20"/>
                <w:lang w:val="es-PE" w:eastAsia="es-PE"/>
              </w:rPr>
              <w:t xml:space="preserve"> -DPO</w:t>
            </w:r>
          </w:p>
          <w:p w14:paraId="15B7761F" w14:textId="77777777" w:rsidR="005131EA" w:rsidRDefault="005131EA" w:rsidP="008C6227">
            <w:pPr>
              <w:pStyle w:val="Prrafodelista"/>
              <w:numPr>
                <w:ilvl w:val="0"/>
                <w:numId w:val="92"/>
              </w:numPr>
              <w:ind w:left="638" w:hanging="283"/>
              <w:rPr>
                <w:rFonts w:ascii="Arial Narrow" w:hAnsi="Arial Narrow"/>
                <w:bCs/>
                <w:sz w:val="20"/>
                <w:szCs w:val="20"/>
                <w:lang w:val="es-PE" w:eastAsia="es-PE"/>
              </w:rPr>
            </w:pPr>
            <w:r>
              <w:rPr>
                <w:rFonts w:ascii="Arial Narrow" w:hAnsi="Arial Narrow"/>
                <w:bCs/>
                <w:sz w:val="20"/>
                <w:szCs w:val="20"/>
                <w:lang w:val="es-PE" w:eastAsia="es-PE"/>
              </w:rPr>
              <w:t>Por</w:t>
            </w:r>
            <w:r w:rsidR="00521E6D">
              <w:rPr>
                <w:rFonts w:ascii="Arial Narrow" w:hAnsi="Arial Narrow"/>
                <w:bCs/>
                <w:sz w:val="20"/>
                <w:szCs w:val="20"/>
                <w:lang w:val="es-PE" w:eastAsia="es-PE"/>
              </w:rPr>
              <w:t xml:space="preserve"> </w:t>
            </w:r>
            <w:r w:rsidR="00DE3606">
              <w:rPr>
                <w:rFonts w:ascii="Arial Narrow" w:hAnsi="Arial Narrow"/>
                <w:bCs/>
                <w:sz w:val="20"/>
                <w:szCs w:val="20"/>
                <w:lang w:val="es-PE" w:eastAsia="es-PE"/>
              </w:rPr>
              <w:t>Año</w:t>
            </w:r>
            <w:r w:rsidR="00A13F33" w:rsidRPr="00A13F33">
              <w:rPr>
                <w:rFonts w:ascii="Arial Narrow" w:hAnsi="Arial Narrow"/>
                <w:bCs/>
                <w:sz w:val="20"/>
                <w:szCs w:val="20"/>
                <w:highlight w:val="yellow"/>
                <w:lang w:val="es-PE" w:eastAsia="es-PE"/>
                <w:rPrChange w:id="501" w:author="prueba" w:date="2013-08-22T18:17:00Z">
                  <w:rPr>
                    <w:rFonts w:ascii="Arial Narrow" w:hAnsi="Arial Narrow"/>
                    <w:bCs/>
                    <w:sz w:val="20"/>
                    <w:szCs w:val="20"/>
                    <w:highlight w:val="cyan"/>
                    <w:lang w:val="es-PE" w:eastAsia="es-PE"/>
                  </w:rPr>
                </w:rPrChange>
              </w:rPr>
              <w:t>, tipo</w:t>
            </w:r>
            <w:r w:rsidR="00DE3606">
              <w:rPr>
                <w:rFonts w:ascii="Arial Narrow" w:hAnsi="Arial Narrow"/>
                <w:bCs/>
                <w:sz w:val="20"/>
                <w:szCs w:val="20"/>
                <w:lang w:val="es-PE" w:eastAsia="es-PE"/>
              </w:rPr>
              <w:t xml:space="preserve"> y Número de aviso de llegada</w:t>
            </w:r>
            <w:r w:rsidR="00F11554">
              <w:rPr>
                <w:rFonts w:ascii="Arial Narrow" w:hAnsi="Arial Narrow"/>
                <w:bCs/>
                <w:sz w:val="20"/>
                <w:szCs w:val="20"/>
                <w:lang w:val="es-PE" w:eastAsia="es-PE"/>
              </w:rPr>
              <w:t xml:space="preserve"> </w:t>
            </w:r>
            <w:r w:rsidR="00A13F33" w:rsidRPr="00A13F33">
              <w:rPr>
                <w:rFonts w:ascii="Arial Narrow" w:hAnsi="Arial Narrow"/>
                <w:bCs/>
                <w:sz w:val="20"/>
                <w:szCs w:val="20"/>
                <w:highlight w:val="yellow"/>
                <w:lang w:val="es-PE" w:eastAsia="es-PE"/>
                <w:rPrChange w:id="502" w:author="prueba" w:date="2013-08-22T18:17:00Z">
                  <w:rPr>
                    <w:rFonts w:ascii="Arial Narrow" w:hAnsi="Arial Narrow"/>
                    <w:bCs/>
                    <w:sz w:val="20"/>
                    <w:szCs w:val="20"/>
                    <w:highlight w:val="cyan"/>
                    <w:lang w:val="es-PE" w:eastAsia="es-PE"/>
                  </w:rPr>
                </w:rPrChange>
              </w:rPr>
              <w:t>(por defecto el sistema motrará el año vigente a la consulta)</w:t>
            </w:r>
          </w:p>
          <w:p w14:paraId="15B77620" w14:textId="77777777" w:rsidR="005131EA" w:rsidRDefault="005131EA" w:rsidP="008C6227">
            <w:pPr>
              <w:pStyle w:val="Prrafodelista"/>
              <w:numPr>
                <w:ilvl w:val="0"/>
                <w:numId w:val="91"/>
              </w:numPr>
              <w:ind w:left="355" w:hanging="284"/>
              <w:rPr>
                <w:rFonts w:ascii="Arial Narrow" w:hAnsi="Arial Narrow"/>
                <w:bCs/>
                <w:sz w:val="20"/>
                <w:szCs w:val="20"/>
                <w:lang w:val="es-PE" w:eastAsia="es-PE"/>
              </w:rPr>
            </w:pPr>
            <w:r>
              <w:rPr>
                <w:rFonts w:ascii="Arial Narrow" w:hAnsi="Arial Narrow"/>
                <w:bCs/>
                <w:sz w:val="20"/>
                <w:szCs w:val="20"/>
                <w:lang w:val="es-PE" w:eastAsia="es-PE"/>
              </w:rPr>
              <w:t>Debe mostrar los botones “Consultar” y “Salir”</w:t>
            </w:r>
          </w:p>
          <w:p w14:paraId="15B77621" w14:textId="77777777" w:rsidR="000C1AF8" w:rsidRDefault="000C1AF8" w:rsidP="008C6227">
            <w:pPr>
              <w:pStyle w:val="Prrafodelista"/>
              <w:numPr>
                <w:ilvl w:val="0"/>
                <w:numId w:val="91"/>
              </w:numPr>
              <w:ind w:left="355" w:hanging="284"/>
              <w:rPr>
                <w:rFonts w:ascii="Arial Narrow" w:hAnsi="Arial Narrow"/>
                <w:bCs/>
                <w:sz w:val="20"/>
                <w:szCs w:val="20"/>
                <w:lang w:val="es-PE" w:eastAsia="es-PE"/>
              </w:rPr>
            </w:pPr>
            <w:r>
              <w:rPr>
                <w:rFonts w:ascii="Arial Narrow" w:hAnsi="Arial Narrow"/>
                <w:bCs/>
                <w:sz w:val="20"/>
                <w:szCs w:val="20"/>
                <w:lang w:val="es-PE" w:eastAsia="es-PE"/>
              </w:rPr>
              <w:t>Al hacer click en el botón “Consultar”, el sistema deberá validar que se hayan ingresado los parámetros de consulta según lo siguiente:</w:t>
            </w:r>
          </w:p>
          <w:p w14:paraId="15B77622" w14:textId="77777777" w:rsidR="000C1AF8" w:rsidRDefault="000C1AF8" w:rsidP="008C6227">
            <w:pPr>
              <w:pStyle w:val="Prrafodelista"/>
              <w:numPr>
                <w:ilvl w:val="0"/>
                <w:numId w:val="93"/>
              </w:numPr>
              <w:ind w:left="638" w:hanging="283"/>
              <w:rPr>
                <w:rFonts w:ascii="Arial Narrow" w:hAnsi="Arial Narrow"/>
                <w:bCs/>
                <w:sz w:val="20"/>
                <w:szCs w:val="20"/>
                <w:lang w:val="es-PE" w:eastAsia="es-PE"/>
              </w:rPr>
            </w:pPr>
            <w:r>
              <w:rPr>
                <w:rFonts w:ascii="Arial Narrow" w:hAnsi="Arial Narrow"/>
                <w:bCs/>
                <w:sz w:val="20"/>
                <w:szCs w:val="20"/>
                <w:lang w:val="es-PE" w:eastAsia="es-PE"/>
              </w:rPr>
              <w:t>Por rango de fechas de numeración de la DEP: deberá verificar que se hayan ingresado tanto la fecha de inicio como la fecha de fin, que la fecha de fin sea mayor a la fecha de inicio y que ninguna de las dos fechas sea mayor a la fecha del día.</w:t>
            </w:r>
          </w:p>
          <w:p w14:paraId="15B77623" w14:textId="77777777" w:rsidR="000C1AF8" w:rsidRDefault="000C1AF8" w:rsidP="008C6227">
            <w:pPr>
              <w:pStyle w:val="Prrafodelista"/>
              <w:numPr>
                <w:ilvl w:val="0"/>
                <w:numId w:val="93"/>
              </w:numPr>
              <w:ind w:left="638" w:hanging="283"/>
              <w:rPr>
                <w:rFonts w:ascii="Arial Narrow" w:hAnsi="Arial Narrow"/>
                <w:bCs/>
                <w:sz w:val="20"/>
                <w:szCs w:val="20"/>
                <w:lang w:val="es-PE" w:eastAsia="es-PE"/>
              </w:rPr>
            </w:pPr>
            <w:r>
              <w:rPr>
                <w:rFonts w:ascii="Arial Narrow" w:hAnsi="Arial Narrow"/>
                <w:bCs/>
                <w:sz w:val="20"/>
                <w:szCs w:val="20"/>
                <w:lang w:val="es-PE" w:eastAsia="es-PE"/>
              </w:rPr>
              <w:t>Por Año y Número de DEP: deberá verificar que se haya ingresado un año mayor al 2012 y un número positivo mayor a 0.</w:t>
            </w:r>
          </w:p>
          <w:p w14:paraId="15B77624" w14:textId="77777777" w:rsidR="000C1AF8" w:rsidRDefault="000C1AF8" w:rsidP="008C6227">
            <w:pPr>
              <w:pStyle w:val="Prrafodelista"/>
              <w:numPr>
                <w:ilvl w:val="0"/>
                <w:numId w:val="93"/>
              </w:numPr>
              <w:ind w:left="638" w:hanging="283"/>
              <w:rPr>
                <w:rFonts w:ascii="Arial Narrow" w:hAnsi="Arial Narrow"/>
                <w:bCs/>
                <w:sz w:val="20"/>
                <w:szCs w:val="20"/>
                <w:lang w:val="es-PE" w:eastAsia="es-PE"/>
              </w:rPr>
            </w:pPr>
            <w:r>
              <w:rPr>
                <w:rFonts w:ascii="Arial Narrow" w:hAnsi="Arial Narrow"/>
                <w:bCs/>
                <w:sz w:val="20"/>
                <w:szCs w:val="20"/>
                <w:lang w:val="es-PE" w:eastAsia="es-PE"/>
              </w:rPr>
              <w:t>Por documento postal de origen: Se debe haber ingresado un dato de 25 caracteres.</w:t>
            </w:r>
          </w:p>
          <w:p w14:paraId="15B77625" w14:textId="77777777" w:rsidR="000C1AF8" w:rsidRDefault="000C1AF8" w:rsidP="008C6227">
            <w:pPr>
              <w:pStyle w:val="Prrafodelista"/>
              <w:numPr>
                <w:ilvl w:val="0"/>
                <w:numId w:val="93"/>
              </w:numPr>
              <w:ind w:left="638" w:hanging="283"/>
              <w:rPr>
                <w:rFonts w:ascii="Arial Narrow" w:hAnsi="Arial Narrow"/>
                <w:bCs/>
                <w:sz w:val="20"/>
                <w:szCs w:val="20"/>
                <w:lang w:val="es-PE" w:eastAsia="es-PE"/>
              </w:rPr>
            </w:pPr>
            <w:r>
              <w:rPr>
                <w:rFonts w:ascii="Arial Narrow" w:hAnsi="Arial Narrow"/>
                <w:bCs/>
                <w:sz w:val="20"/>
                <w:szCs w:val="20"/>
                <w:lang w:val="es-PE" w:eastAsia="es-PE"/>
              </w:rPr>
              <w:t xml:space="preserve">Por </w:t>
            </w:r>
            <w:r w:rsidR="00DE3606">
              <w:rPr>
                <w:rFonts w:ascii="Arial Narrow" w:hAnsi="Arial Narrow"/>
                <w:bCs/>
                <w:sz w:val="20"/>
                <w:szCs w:val="20"/>
                <w:lang w:val="es-PE" w:eastAsia="es-PE"/>
              </w:rPr>
              <w:t>Año</w:t>
            </w:r>
            <w:r w:rsidR="00A13F33" w:rsidRPr="00A13F33">
              <w:rPr>
                <w:rFonts w:ascii="Arial Narrow" w:hAnsi="Arial Narrow"/>
                <w:bCs/>
                <w:sz w:val="20"/>
                <w:szCs w:val="20"/>
                <w:highlight w:val="yellow"/>
                <w:lang w:val="es-PE" w:eastAsia="es-PE"/>
                <w:rPrChange w:id="503" w:author="prueba" w:date="2013-08-22T18:17:00Z">
                  <w:rPr>
                    <w:rFonts w:ascii="Arial Narrow" w:hAnsi="Arial Narrow"/>
                    <w:bCs/>
                    <w:sz w:val="20"/>
                    <w:szCs w:val="20"/>
                    <w:highlight w:val="cyan"/>
                    <w:lang w:val="es-PE" w:eastAsia="es-PE"/>
                  </w:rPr>
                </w:rPrChange>
              </w:rPr>
              <w:t>, tipo</w:t>
            </w:r>
            <w:r w:rsidR="00DE3606">
              <w:rPr>
                <w:rFonts w:ascii="Arial Narrow" w:hAnsi="Arial Narrow"/>
                <w:bCs/>
                <w:sz w:val="20"/>
                <w:szCs w:val="20"/>
                <w:lang w:val="es-PE" w:eastAsia="es-PE"/>
              </w:rPr>
              <w:t xml:space="preserve"> y Número de aviso de llegada</w:t>
            </w:r>
            <w:r>
              <w:rPr>
                <w:rFonts w:ascii="Arial Narrow" w:hAnsi="Arial Narrow"/>
                <w:bCs/>
                <w:sz w:val="20"/>
                <w:szCs w:val="20"/>
                <w:lang w:val="es-PE" w:eastAsia="es-PE"/>
              </w:rPr>
              <w:t xml:space="preserve">: Se debe haber ingresado un dato de </w:t>
            </w:r>
            <w:r w:rsidR="00385ABA">
              <w:rPr>
                <w:rFonts w:ascii="Arial Narrow" w:hAnsi="Arial Narrow"/>
                <w:bCs/>
                <w:sz w:val="20"/>
                <w:szCs w:val="20"/>
                <w:lang w:val="es-PE" w:eastAsia="es-PE"/>
              </w:rPr>
              <w:t>6 caracteres.</w:t>
            </w:r>
          </w:p>
          <w:p w14:paraId="15B77626" w14:textId="77777777" w:rsidR="000C1AF8" w:rsidRDefault="00385ABA" w:rsidP="008C6227">
            <w:pPr>
              <w:pStyle w:val="Prrafodelista"/>
              <w:numPr>
                <w:ilvl w:val="0"/>
                <w:numId w:val="91"/>
              </w:numPr>
              <w:ind w:left="355" w:hanging="284"/>
              <w:rPr>
                <w:rFonts w:ascii="Arial Narrow" w:hAnsi="Arial Narrow"/>
                <w:bCs/>
                <w:sz w:val="20"/>
                <w:szCs w:val="20"/>
                <w:lang w:val="es-PE" w:eastAsia="es-PE"/>
              </w:rPr>
            </w:pPr>
            <w:r>
              <w:rPr>
                <w:rFonts w:ascii="Arial Narrow" w:hAnsi="Arial Narrow"/>
                <w:bCs/>
                <w:sz w:val="20"/>
                <w:szCs w:val="20"/>
                <w:lang w:val="es-PE" w:eastAsia="es-PE"/>
              </w:rPr>
              <w:t>De cumplirse las validaciones de los parámetros, el sistema deberá selecciona</w:t>
            </w:r>
            <w:r w:rsidR="006B79D1">
              <w:rPr>
                <w:rFonts w:ascii="Arial Narrow" w:hAnsi="Arial Narrow"/>
                <w:bCs/>
                <w:sz w:val="20"/>
                <w:szCs w:val="20"/>
                <w:lang w:val="es-PE" w:eastAsia="es-PE"/>
              </w:rPr>
              <w:t>r</w:t>
            </w:r>
            <w:r>
              <w:rPr>
                <w:rFonts w:ascii="Arial Narrow" w:hAnsi="Arial Narrow"/>
                <w:bCs/>
                <w:sz w:val="20"/>
                <w:szCs w:val="20"/>
                <w:lang w:val="es-PE" w:eastAsia="es-PE"/>
              </w:rPr>
              <w:t xml:space="preserve"> el(loss) DEP(s) según los parámetros ingresados y mostrar como resultado de la consulta los siguientes datos:</w:t>
            </w:r>
          </w:p>
          <w:p w14:paraId="15B77627" w14:textId="77777777" w:rsidR="00385ABA" w:rsidRDefault="00385ABA"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DEP</w:t>
            </w:r>
            <w:r w:rsidR="0081502C">
              <w:rPr>
                <w:rFonts w:ascii="Arial Narrow" w:hAnsi="Arial Narrow"/>
                <w:bCs/>
                <w:sz w:val="20"/>
                <w:szCs w:val="20"/>
                <w:lang w:val="es-PE" w:eastAsia="es-PE"/>
              </w:rPr>
              <w:t xml:space="preserve"> (Año y Número): deberá tener implementado un vínculo para mostrar los datos de detalle del DEP según lo especificado en el numeral 6 de este requerimiento.</w:t>
            </w:r>
          </w:p>
          <w:p w14:paraId="15B77628" w14:textId="77777777" w:rsidR="00385ABA" w:rsidRDefault="00385ABA"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Fecha y hora de numeración del DEP</w:t>
            </w:r>
          </w:p>
          <w:p w14:paraId="15B77629" w14:textId="77777777" w:rsidR="00385ABA" w:rsidRDefault="00385ABA"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Medio de transporte (código y descripción)</w:t>
            </w:r>
          </w:p>
          <w:p w14:paraId="15B7762A" w14:textId="77777777" w:rsidR="00385ABA" w:rsidRDefault="00385ABA"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Punto de Llegada (código y descripción)</w:t>
            </w:r>
          </w:p>
          <w:p w14:paraId="15B7762B" w14:textId="77777777" w:rsidR="00385ABA" w:rsidRDefault="00385ABA"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manifiesto de carga</w:t>
            </w:r>
          </w:p>
          <w:p w14:paraId="15B7762C" w14:textId="77777777" w:rsidR="00385ABA" w:rsidRDefault="00385ABA"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Fecha y hora de llegada del medio de transporte</w:t>
            </w:r>
          </w:p>
          <w:p w14:paraId="15B7762D" w14:textId="77777777" w:rsidR="00385ABA" w:rsidRDefault="00385ABA"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Bultos manifestados en el DEP</w:t>
            </w:r>
          </w:p>
          <w:p w14:paraId="15B7762E" w14:textId="77777777" w:rsidR="00385ABA" w:rsidRDefault="00385ABA"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Peso manifestado en el DEP</w:t>
            </w:r>
          </w:p>
          <w:p w14:paraId="15B7762F" w14:textId="77777777" w:rsidR="00385ABA" w:rsidRDefault="00385ABA"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Bultos recibidos</w:t>
            </w:r>
          </w:p>
          <w:p w14:paraId="15B77630" w14:textId="77777777" w:rsidR="00385ABA" w:rsidRDefault="00385ABA"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Peso recibido</w:t>
            </w:r>
          </w:p>
          <w:p w14:paraId="15B77631" w14:textId="77777777" w:rsidR="00385ABA" w:rsidRDefault="00A27B56" w:rsidP="008C6227">
            <w:pPr>
              <w:pStyle w:val="Prrafodelista"/>
              <w:numPr>
                <w:ilvl w:val="0"/>
                <w:numId w:val="91"/>
              </w:numPr>
              <w:ind w:left="355" w:hanging="284"/>
              <w:rPr>
                <w:rFonts w:ascii="Arial Narrow" w:hAnsi="Arial Narrow"/>
                <w:bCs/>
                <w:sz w:val="20"/>
                <w:szCs w:val="20"/>
                <w:lang w:val="es-PE" w:eastAsia="es-PE"/>
              </w:rPr>
            </w:pPr>
            <w:r>
              <w:rPr>
                <w:rFonts w:ascii="Arial Narrow" w:hAnsi="Arial Narrow"/>
                <w:bCs/>
                <w:sz w:val="20"/>
                <w:szCs w:val="20"/>
                <w:lang w:val="es-PE" w:eastAsia="es-PE"/>
              </w:rPr>
              <w:t>Al hacer click en el número de DEP, el sistema deberá mostrar los siguientes datos del DEP:</w:t>
            </w:r>
          </w:p>
          <w:p w14:paraId="15B77632" w14:textId="77777777" w:rsidR="000C1046" w:rsidRDefault="000C1046" w:rsidP="008C6227">
            <w:pPr>
              <w:pStyle w:val="Prrafodelista"/>
              <w:ind w:left="355"/>
              <w:rPr>
                <w:rFonts w:ascii="Arial Narrow" w:hAnsi="Arial Narrow"/>
                <w:bCs/>
                <w:sz w:val="20"/>
                <w:szCs w:val="20"/>
                <w:lang w:val="es-PE" w:eastAsia="es-PE"/>
              </w:rPr>
            </w:pPr>
            <w:r w:rsidRPr="00A27B56">
              <w:rPr>
                <w:rFonts w:ascii="Arial Narrow" w:hAnsi="Arial Narrow"/>
                <w:bCs/>
                <w:sz w:val="20"/>
                <w:szCs w:val="20"/>
                <w:u w:val="single"/>
                <w:lang w:val="es-PE" w:eastAsia="es-PE"/>
              </w:rPr>
              <w:t>Datos Generales</w:t>
            </w:r>
            <w:r>
              <w:rPr>
                <w:rFonts w:ascii="Arial Narrow" w:hAnsi="Arial Narrow"/>
                <w:bCs/>
                <w:sz w:val="20"/>
                <w:szCs w:val="20"/>
                <w:lang w:val="es-PE" w:eastAsia="es-PE"/>
              </w:rPr>
              <w:t>:</w:t>
            </w:r>
          </w:p>
          <w:p w14:paraId="15B77633" w14:textId="77777777" w:rsidR="000C1046" w:rsidRDefault="000C1046"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DEP (Año y Número)</w:t>
            </w:r>
          </w:p>
          <w:p w14:paraId="15B77634" w14:textId="77777777" w:rsidR="000C1046" w:rsidRDefault="000C1046"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Fecha y hora de numeración del DEP</w:t>
            </w:r>
          </w:p>
          <w:p w14:paraId="15B77635" w14:textId="77777777" w:rsidR="000C1046" w:rsidRDefault="000C1046"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Medio de transporte (código y descripción)</w:t>
            </w:r>
          </w:p>
          <w:p w14:paraId="15B77636" w14:textId="77777777" w:rsidR="000C1046" w:rsidRPr="00657E4A" w:rsidRDefault="000C1046" w:rsidP="008C6227">
            <w:pPr>
              <w:pStyle w:val="Prrafodelista"/>
              <w:numPr>
                <w:ilvl w:val="0"/>
                <w:numId w:val="14"/>
              </w:numPr>
              <w:ind w:left="638" w:hanging="283"/>
              <w:rPr>
                <w:rFonts w:ascii="Arial Narrow" w:hAnsi="Arial Narrow"/>
                <w:bCs/>
                <w:sz w:val="20"/>
                <w:szCs w:val="20"/>
                <w:lang w:val="es-PE" w:eastAsia="es-PE"/>
              </w:rPr>
            </w:pPr>
            <w:r w:rsidRPr="00657E4A">
              <w:rPr>
                <w:rFonts w:ascii="Arial Narrow" w:hAnsi="Arial Narrow"/>
                <w:bCs/>
                <w:sz w:val="20"/>
                <w:szCs w:val="20"/>
                <w:lang w:val="es-PE" w:eastAsia="es-PE"/>
              </w:rPr>
              <w:t>Punto de llegada (código y descripción)</w:t>
            </w:r>
          </w:p>
          <w:p w14:paraId="15B77637" w14:textId="77777777" w:rsidR="000C1046" w:rsidRDefault="000C1046"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Empresa de transporte (código y nombre)</w:t>
            </w:r>
          </w:p>
          <w:p w14:paraId="15B77638" w14:textId="77777777" w:rsidR="000C1046" w:rsidRDefault="000C1046"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Vuelo/Nave</w:t>
            </w:r>
          </w:p>
          <w:p w14:paraId="15B77639" w14:textId="77777777" w:rsidR="000C1046" w:rsidRDefault="000C1046"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Total de bultos (sacas) manifestados</w:t>
            </w:r>
          </w:p>
          <w:p w14:paraId="15B7763A" w14:textId="77777777" w:rsidR="000C1046" w:rsidRDefault="000C1046"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Total de peso manifestado</w:t>
            </w:r>
          </w:p>
          <w:p w14:paraId="15B7763B" w14:textId="77777777" w:rsidR="000C1046" w:rsidRDefault="000C1046"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Total de bultos (sacas) recibidos</w:t>
            </w:r>
          </w:p>
          <w:p w14:paraId="15B7763C" w14:textId="77777777" w:rsidR="004F4EA1" w:rsidRPr="004F4EA1" w:rsidRDefault="000C1046" w:rsidP="008C6227">
            <w:pPr>
              <w:pStyle w:val="Prrafodelista"/>
              <w:numPr>
                <w:ilvl w:val="0"/>
                <w:numId w:val="14"/>
              </w:numPr>
              <w:ind w:left="638" w:hanging="283"/>
              <w:rPr>
                <w:rFonts w:ascii="Arial Narrow" w:hAnsi="Arial Narrow"/>
                <w:bCs/>
                <w:sz w:val="20"/>
                <w:szCs w:val="20"/>
                <w:lang w:val="es-PE" w:eastAsia="es-PE"/>
              </w:rPr>
            </w:pPr>
            <w:r w:rsidRPr="004F4EA1">
              <w:rPr>
                <w:rFonts w:ascii="Arial Narrow" w:hAnsi="Arial Narrow"/>
                <w:bCs/>
                <w:sz w:val="20"/>
                <w:szCs w:val="20"/>
                <w:lang w:val="es-PE" w:eastAsia="es-PE"/>
              </w:rPr>
              <w:t>Total de peso recibido</w:t>
            </w:r>
          </w:p>
          <w:p w14:paraId="15B7763D" w14:textId="77777777" w:rsidR="004F4EA1" w:rsidRDefault="004F4EA1" w:rsidP="008C6227">
            <w:pPr>
              <w:pStyle w:val="Prrafodelista"/>
              <w:numPr>
                <w:ilvl w:val="0"/>
                <w:numId w:val="14"/>
              </w:numPr>
              <w:ind w:left="638" w:hanging="283"/>
              <w:rPr>
                <w:rFonts w:ascii="Arial Narrow" w:hAnsi="Arial Narrow"/>
                <w:bCs/>
                <w:sz w:val="20"/>
                <w:szCs w:val="20"/>
                <w:lang w:val="es-PE" w:eastAsia="es-PE"/>
              </w:rPr>
            </w:pPr>
            <w:r w:rsidRPr="004F4EA1">
              <w:rPr>
                <w:rFonts w:ascii="Arial Narrow" w:hAnsi="Arial Narrow"/>
                <w:bCs/>
                <w:sz w:val="20"/>
                <w:szCs w:val="20"/>
                <w:highlight w:val="yellow"/>
                <w:lang w:val="es-PE" w:eastAsia="es-PE"/>
              </w:rPr>
              <w:t>Total de peso recibido sin DEP detalle</w:t>
            </w:r>
            <w:r>
              <w:rPr>
                <w:rFonts w:ascii="Arial Narrow" w:hAnsi="Arial Narrow"/>
                <w:bCs/>
                <w:sz w:val="20"/>
                <w:szCs w:val="20"/>
                <w:lang w:val="es-PE" w:eastAsia="es-PE"/>
              </w:rPr>
              <w:t>.</w:t>
            </w:r>
          </w:p>
          <w:p w14:paraId="15B7763E" w14:textId="77777777" w:rsidR="000C1046" w:rsidRDefault="000C1046"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Datos del Manifiesto de Carga</w:t>
            </w:r>
            <w:r w:rsidR="00F04887">
              <w:rPr>
                <w:rFonts w:ascii="Arial Narrow" w:hAnsi="Arial Narrow"/>
                <w:bCs/>
                <w:sz w:val="20"/>
                <w:szCs w:val="20"/>
                <w:lang w:val="es-PE" w:eastAsia="es-PE"/>
              </w:rPr>
              <w:t xml:space="preserve"> (Aplica solo para Maritima)</w:t>
            </w:r>
          </w:p>
          <w:p w14:paraId="15B7763F" w14:textId="77777777" w:rsidR="000C1046" w:rsidRPr="004E07F1" w:rsidRDefault="000C1046" w:rsidP="008C6227">
            <w:pPr>
              <w:pStyle w:val="Prrafodelista"/>
              <w:numPr>
                <w:ilvl w:val="1"/>
                <w:numId w:val="14"/>
              </w:numPr>
              <w:rPr>
                <w:rFonts w:ascii="Arial Narrow" w:hAnsi="Arial Narrow"/>
                <w:bCs/>
                <w:sz w:val="20"/>
                <w:szCs w:val="20"/>
                <w:lang w:val="es-PE" w:eastAsia="es-PE"/>
              </w:rPr>
            </w:pPr>
            <w:r w:rsidRPr="004E07F1">
              <w:rPr>
                <w:rFonts w:ascii="Arial Narrow" w:hAnsi="Arial Narrow"/>
                <w:bCs/>
                <w:sz w:val="20"/>
                <w:szCs w:val="20"/>
                <w:lang w:val="es-PE" w:eastAsia="es-PE"/>
              </w:rPr>
              <w:t>Número de manifiesto de carga</w:t>
            </w:r>
          </w:p>
          <w:p w14:paraId="15B77640" w14:textId="77777777" w:rsidR="000C1046" w:rsidRDefault="000C1046" w:rsidP="008C6227">
            <w:pPr>
              <w:pStyle w:val="Prrafodelista"/>
              <w:numPr>
                <w:ilvl w:val="1"/>
                <w:numId w:val="14"/>
              </w:numPr>
              <w:rPr>
                <w:rFonts w:ascii="Arial Narrow" w:hAnsi="Arial Narrow"/>
                <w:bCs/>
                <w:sz w:val="20"/>
                <w:szCs w:val="20"/>
                <w:lang w:val="es-PE" w:eastAsia="es-PE"/>
              </w:rPr>
            </w:pPr>
            <w:r w:rsidRPr="004E07F1">
              <w:rPr>
                <w:rFonts w:ascii="Arial Narrow" w:hAnsi="Arial Narrow"/>
                <w:bCs/>
                <w:sz w:val="20"/>
                <w:szCs w:val="20"/>
                <w:lang w:val="es-PE" w:eastAsia="es-PE"/>
              </w:rPr>
              <w:t xml:space="preserve">Fecha y hora de </w:t>
            </w:r>
            <w:r>
              <w:rPr>
                <w:rFonts w:ascii="Arial Narrow" w:hAnsi="Arial Narrow"/>
                <w:bCs/>
                <w:sz w:val="20"/>
                <w:szCs w:val="20"/>
                <w:lang w:val="es-PE" w:eastAsia="es-PE"/>
              </w:rPr>
              <w:t>llegada</w:t>
            </w:r>
            <w:r w:rsidRPr="004E07F1">
              <w:rPr>
                <w:rFonts w:ascii="Arial Narrow" w:hAnsi="Arial Narrow"/>
                <w:bCs/>
                <w:sz w:val="20"/>
                <w:szCs w:val="20"/>
                <w:lang w:val="es-PE" w:eastAsia="es-PE"/>
              </w:rPr>
              <w:t xml:space="preserve"> del medio de transporte</w:t>
            </w:r>
          </w:p>
          <w:p w14:paraId="15B77641" w14:textId="77777777" w:rsidR="00F04887" w:rsidRPr="004E07F1" w:rsidRDefault="00F04887" w:rsidP="008C6227">
            <w:pPr>
              <w:pStyle w:val="Prrafodelista"/>
              <w:numPr>
                <w:ilvl w:val="1"/>
                <w:numId w:val="14"/>
              </w:numPr>
              <w:rPr>
                <w:rFonts w:ascii="Arial Narrow" w:hAnsi="Arial Narrow"/>
                <w:bCs/>
                <w:sz w:val="20"/>
                <w:szCs w:val="20"/>
                <w:lang w:val="es-PE" w:eastAsia="es-PE"/>
              </w:rPr>
            </w:pPr>
            <w:r>
              <w:rPr>
                <w:rFonts w:ascii="Arial Narrow" w:hAnsi="Arial Narrow"/>
                <w:bCs/>
                <w:sz w:val="20"/>
                <w:szCs w:val="20"/>
                <w:lang w:val="es-PE" w:eastAsia="es-PE"/>
              </w:rPr>
              <w:t xml:space="preserve">Codigo del deposito temporal del documento de transporte de carga. </w:t>
            </w:r>
          </w:p>
          <w:p w14:paraId="15B77642" w14:textId="77777777" w:rsidR="000C1046" w:rsidRPr="004E07F1" w:rsidRDefault="000C1046" w:rsidP="008C6227">
            <w:pPr>
              <w:pStyle w:val="Prrafodelista"/>
              <w:numPr>
                <w:ilvl w:val="1"/>
                <w:numId w:val="14"/>
              </w:numPr>
              <w:rPr>
                <w:rFonts w:ascii="Arial Narrow" w:hAnsi="Arial Narrow"/>
                <w:bCs/>
                <w:sz w:val="20"/>
                <w:szCs w:val="20"/>
                <w:lang w:val="es-PE" w:eastAsia="es-PE"/>
              </w:rPr>
            </w:pPr>
            <w:r w:rsidRPr="004E07F1">
              <w:rPr>
                <w:rFonts w:ascii="Arial Narrow" w:hAnsi="Arial Narrow"/>
                <w:bCs/>
                <w:sz w:val="20"/>
                <w:szCs w:val="20"/>
                <w:lang w:val="es-PE" w:eastAsia="es-PE"/>
              </w:rPr>
              <w:t>Número de documento de transporte de carga</w:t>
            </w:r>
            <w:r w:rsidR="00F04887">
              <w:rPr>
                <w:rFonts w:ascii="Arial Narrow" w:hAnsi="Arial Narrow"/>
                <w:bCs/>
                <w:sz w:val="20"/>
                <w:szCs w:val="20"/>
                <w:lang w:val="es-PE" w:eastAsia="es-PE"/>
              </w:rPr>
              <w:t xml:space="preserve">. </w:t>
            </w:r>
          </w:p>
          <w:p w14:paraId="15B77643" w14:textId="77777777" w:rsidR="000C1046" w:rsidRPr="004E07F1" w:rsidRDefault="000C1046" w:rsidP="008C6227">
            <w:pPr>
              <w:pStyle w:val="Prrafodelista"/>
              <w:numPr>
                <w:ilvl w:val="1"/>
                <w:numId w:val="14"/>
              </w:numPr>
              <w:rPr>
                <w:rFonts w:ascii="Arial Narrow" w:hAnsi="Arial Narrow"/>
                <w:bCs/>
                <w:sz w:val="20"/>
                <w:szCs w:val="20"/>
                <w:lang w:val="es-PE" w:eastAsia="es-PE"/>
              </w:rPr>
            </w:pPr>
            <w:r w:rsidRPr="004E07F1">
              <w:rPr>
                <w:rFonts w:ascii="Arial Narrow" w:hAnsi="Arial Narrow"/>
                <w:bCs/>
                <w:sz w:val="20"/>
                <w:szCs w:val="20"/>
                <w:lang w:val="es-PE" w:eastAsia="es-PE"/>
              </w:rPr>
              <w:t>Bultos y pesos recibidos en doc. de transp de carga</w:t>
            </w:r>
          </w:p>
          <w:p w14:paraId="15B77644" w14:textId="77777777" w:rsidR="00A27B56" w:rsidRPr="00A27B56" w:rsidRDefault="00A27B56" w:rsidP="008C6227">
            <w:pPr>
              <w:ind w:left="355"/>
              <w:rPr>
                <w:rFonts w:ascii="Arial Narrow" w:hAnsi="Arial Narrow"/>
                <w:bCs/>
                <w:sz w:val="20"/>
                <w:szCs w:val="20"/>
                <w:lang w:val="es-PE" w:eastAsia="es-PE"/>
              </w:rPr>
            </w:pPr>
            <w:r w:rsidRPr="00A27B56">
              <w:rPr>
                <w:rFonts w:ascii="Arial Narrow" w:hAnsi="Arial Narrow"/>
                <w:bCs/>
                <w:sz w:val="20"/>
                <w:szCs w:val="20"/>
                <w:u w:val="single"/>
                <w:lang w:val="es-PE" w:eastAsia="es-PE"/>
              </w:rPr>
              <w:t>Datos de Detalle</w:t>
            </w:r>
            <w:r>
              <w:rPr>
                <w:rFonts w:ascii="Arial Narrow" w:hAnsi="Arial Narrow"/>
                <w:bCs/>
                <w:sz w:val="20"/>
                <w:szCs w:val="20"/>
                <w:lang w:val="es-PE" w:eastAsia="es-PE"/>
              </w:rPr>
              <w:t>:</w:t>
            </w:r>
          </w:p>
          <w:p w14:paraId="15B77645" w14:textId="77777777" w:rsidR="00A27B56" w:rsidRDefault="00E6766F"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documento postal de origen</w:t>
            </w:r>
          </w:p>
          <w:p w14:paraId="15B77646" w14:textId="77777777" w:rsidR="00E6766F" w:rsidRDefault="00E6766F"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 xml:space="preserve">Tipo de </w:t>
            </w:r>
            <w:r w:rsidR="00761897">
              <w:rPr>
                <w:rFonts w:ascii="Arial Narrow" w:hAnsi="Arial Narrow"/>
                <w:bCs/>
                <w:sz w:val="20"/>
                <w:szCs w:val="20"/>
                <w:lang w:val="es-PE" w:eastAsia="es-PE"/>
              </w:rPr>
              <w:t>servicio</w:t>
            </w:r>
            <w:r>
              <w:rPr>
                <w:rFonts w:ascii="Arial Narrow" w:hAnsi="Arial Narrow"/>
                <w:bCs/>
                <w:sz w:val="20"/>
                <w:szCs w:val="20"/>
                <w:lang w:val="es-PE" w:eastAsia="es-PE"/>
              </w:rPr>
              <w:t xml:space="preserve"> (Código y descripción)</w:t>
            </w:r>
          </w:p>
          <w:p w14:paraId="15B77647" w14:textId="77777777" w:rsidR="00E6766F" w:rsidRDefault="00521E6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 xml:space="preserve">Año y </w:t>
            </w:r>
            <w:r w:rsidR="00E6766F">
              <w:rPr>
                <w:rFonts w:ascii="Arial Narrow" w:hAnsi="Arial Narrow"/>
                <w:bCs/>
                <w:sz w:val="20"/>
                <w:szCs w:val="20"/>
                <w:lang w:val="es-PE" w:eastAsia="es-PE"/>
              </w:rPr>
              <w:t>Número de aviso</w:t>
            </w:r>
          </w:p>
          <w:p w14:paraId="15B77648" w14:textId="77777777" w:rsidR="00E6766F" w:rsidRDefault="00E6766F"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Puerto de embarque (Código y descripción)</w:t>
            </w:r>
          </w:p>
          <w:p w14:paraId="15B77649" w14:textId="77777777" w:rsidR="00E6766F" w:rsidRDefault="00E6766F"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 xml:space="preserve">Código de Aduana de destino </w:t>
            </w:r>
          </w:p>
          <w:p w14:paraId="15B7764A" w14:textId="77777777" w:rsidR="00E6766F" w:rsidRDefault="00E6766F"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Código de puerto de descarga</w:t>
            </w:r>
          </w:p>
          <w:p w14:paraId="15B7764B" w14:textId="77777777" w:rsidR="00E6766F" w:rsidRDefault="00E6766F"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Remitente</w:t>
            </w:r>
          </w:p>
          <w:p w14:paraId="15B7764C" w14:textId="77777777" w:rsidR="00E6766F" w:rsidRDefault="00E6766F"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Consignatario o destinatario</w:t>
            </w:r>
          </w:p>
          <w:p w14:paraId="15B7764D" w14:textId="77777777" w:rsidR="00E6766F" w:rsidRDefault="00E6766F"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Dirección</w:t>
            </w:r>
          </w:p>
          <w:p w14:paraId="15B7764E" w14:textId="77777777" w:rsidR="00E6766F" w:rsidRDefault="00E6766F"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Ubigeo</w:t>
            </w:r>
          </w:p>
          <w:p w14:paraId="15B7764F" w14:textId="77777777" w:rsidR="00E6766F" w:rsidRDefault="00E6766F"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Descripción de la mercancía</w:t>
            </w:r>
          </w:p>
          <w:p w14:paraId="15B77650" w14:textId="77777777" w:rsidR="00E6766F" w:rsidRDefault="00E6766F"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Valor FOB manifestado</w:t>
            </w:r>
          </w:p>
          <w:p w14:paraId="15B77651" w14:textId="77777777" w:rsidR="00E6766F" w:rsidRDefault="00E6766F"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Bultos manifestados</w:t>
            </w:r>
          </w:p>
          <w:p w14:paraId="15B77652" w14:textId="77777777" w:rsidR="00E6766F" w:rsidRDefault="00E6766F"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Peso manifestado</w:t>
            </w:r>
          </w:p>
          <w:p w14:paraId="15B77653" w14:textId="77777777" w:rsidR="00E6766F" w:rsidRDefault="00E6766F"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Bultos recibidos</w:t>
            </w:r>
          </w:p>
          <w:p w14:paraId="15B77654" w14:textId="77777777" w:rsidR="00E6766F" w:rsidRDefault="00E6766F"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Peso recibido</w:t>
            </w:r>
          </w:p>
          <w:p w14:paraId="15B77655" w14:textId="77777777" w:rsidR="000E6EC9" w:rsidRDefault="00E6766F"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Declaración Aduanera (DUA, DS o Solicitud de Dev./Reex.)</w:t>
            </w:r>
            <w:r w:rsidR="009066D6">
              <w:rPr>
                <w:rFonts w:ascii="Arial Narrow" w:hAnsi="Arial Narrow"/>
                <w:bCs/>
                <w:sz w:val="20"/>
                <w:szCs w:val="20"/>
                <w:lang w:val="es-PE" w:eastAsia="es-PE"/>
              </w:rPr>
              <w:t xml:space="preserve">: </w:t>
            </w:r>
            <w:r w:rsidR="000E6EC9">
              <w:rPr>
                <w:rFonts w:ascii="Arial Narrow" w:hAnsi="Arial Narrow"/>
                <w:bCs/>
                <w:sz w:val="20"/>
                <w:szCs w:val="20"/>
                <w:lang w:val="es-PE" w:eastAsia="es-PE"/>
              </w:rPr>
              <w:t xml:space="preserve">Si la declaración aduanera de destinación corresponde a los regímenes: 10, 20 y 21 deberá tener implementado un vínculo a la consulta de la declaración que se tiene en el Portal SUNAT (link actual: </w:t>
            </w:r>
            <w:hyperlink r:id="rId29" w:history="1">
              <w:r w:rsidR="000E6EC9" w:rsidRPr="00227075">
                <w:rPr>
                  <w:rStyle w:val="Hipervnculo"/>
                  <w:rFonts w:ascii="Arial Narrow" w:hAnsi="Arial Narrow"/>
                  <w:bCs/>
                  <w:szCs w:val="20"/>
                  <w:lang w:val="es-PE" w:eastAsia="es-PE"/>
                </w:rPr>
                <w:t>http://www.aduanet.gob.pe/servlet/SgCDUI2</w:t>
              </w:r>
            </w:hyperlink>
            <w:r w:rsidR="000E6EC9">
              <w:rPr>
                <w:rFonts w:ascii="Arial Narrow" w:hAnsi="Arial Narrow"/>
                <w:bCs/>
                <w:sz w:val="20"/>
                <w:szCs w:val="20"/>
                <w:lang w:val="es-PE" w:eastAsia="es-PE"/>
              </w:rPr>
              <w:t>)</w:t>
            </w:r>
          </w:p>
          <w:p w14:paraId="15B77656" w14:textId="77777777" w:rsidR="00E6766F" w:rsidRDefault="00B9642E" w:rsidP="008C6227">
            <w:pPr>
              <w:pStyle w:val="Prrafodelista"/>
              <w:ind w:left="638"/>
              <w:rPr>
                <w:rFonts w:ascii="Arial Narrow" w:hAnsi="Arial Narrow"/>
                <w:bCs/>
                <w:sz w:val="20"/>
                <w:szCs w:val="20"/>
                <w:lang w:val="es-PE" w:eastAsia="es-PE"/>
              </w:rPr>
            </w:pPr>
            <w:r>
              <w:rPr>
                <w:rFonts w:ascii="Arial Narrow" w:hAnsi="Arial Narrow"/>
                <w:bCs/>
                <w:sz w:val="20"/>
                <w:szCs w:val="20"/>
                <w:lang w:val="es-PE" w:eastAsia="es-PE"/>
              </w:rPr>
              <w:t>Si la declaración aduanera corresponde al régimen 18, se deberá implementar un hipervínculo a la consulta definida en el RF06 de esta RIN.</w:t>
            </w:r>
          </w:p>
          <w:p w14:paraId="15B77657" w14:textId="77777777" w:rsidR="00E6766F" w:rsidRDefault="00E6766F"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Observaciones</w:t>
            </w:r>
          </w:p>
          <w:p w14:paraId="15B77658" w14:textId="77777777" w:rsidR="00E6766F" w:rsidRPr="00A6274B" w:rsidRDefault="00E6766F" w:rsidP="008C6227">
            <w:pPr>
              <w:ind w:left="355"/>
              <w:rPr>
                <w:rFonts w:ascii="Arial Narrow" w:hAnsi="Arial Narrow"/>
                <w:bCs/>
                <w:sz w:val="20"/>
                <w:szCs w:val="20"/>
                <w:lang w:val="es-PE" w:eastAsia="es-PE"/>
              </w:rPr>
            </w:pPr>
            <w:r>
              <w:rPr>
                <w:rFonts w:ascii="Arial Narrow" w:hAnsi="Arial Narrow"/>
                <w:bCs/>
                <w:sz w:val="20"/>
                <w:szCs w:val="20"/>
                <w:lang w:val="es-PE" w:eastAsia="es-PE"/>
              </w:rPr>
              <w:t xml:space="preserve">En </w:t>
            </w:r>
            <w:hyperlink w:anchor="_/" w:history="1">
              <w:r w:rsidRPr="00E6766F">
                <w:rPr>
                  <w:rStyle w:val="Hipervnculo"/>
                  <w:rFonts w:ascii="Arial Narrow" w:hAnsi="Arial Narrow"/>
                  <w:bCs/>
                  <w:szCs w:val="20"/>
                  <w:lang w:val="es-PE" w:eastAsia="es-PE"/>
                </w:rPr>
                <w:t>Anexo 6.11</w:t>
              </w:r>
            </w:hyperlink>
            <w:r>
              <w:rPr>
                <w:rFonts w:ascii="Arial Narrow" w:hAnsi="Arial Narrow"/>
                <w:bCs/>
                <w:sz w:val="20"/>
                <w:szCs w:val="20"/>
                <w:lang w:val="es-PE" w:eastAsia="es-PE"/>
              </w:rPr>
              <w:t xml:space="preserve"> se indica formato de presentación del resultado de la consulta.</w:t>
            </w:r>
          </w:p>
          <w:p w14:paraId="15B77659" w14:textId="77777777" w:rsidR="005131EA" w:rsidRPr="00B9642E" w:rsidRDefault="000C1AF8" w:rsidP="008C6227">
            <w:pPr>
              <w:pStyle w:val="Prrafodelista"/>
              <w:numPr>
                <w:ilvl w:val="0"/>
                <w:numId w:val="87"/>
              </w:numPr>
              <w:ind w:left="317" w:hanging="241"/>
              <w:rPr>
                <w:rFonts w:ascii="Arial Narrow" w:hAnsi="Arial Narrow"/>
                <w:bCs/>
                <w:sz w:val="20"/>
                <w:szCs w:val="20"/>
                <w:lang w:val="es-PE" w:eastAsia="es-PE"/>
              </w:rPr>
            </w:pPr>
            <w:r>
              <w:rPr>
                <w:rFonts w:ascii="Arial Narrow" w:hAnsi="Arial Narrow"/>
                <w:bCs/>
                <w:sz w:val="20"/>
                <w:szCs w:val="20"/>
                <w:lang w:val="es-PE" w:eastAsia="es-PE"/>
              </w:rPr>
              <w:t>Al hacer click en el botón “S</w:t>
            </w:r>
            <w:r w:rsidR="00B81C33">
              <w:rPr>
                <w:rFonts w:ascii="Arial Narrow" w:hAnsi="Arial Narrow"/>
                <w:bCs/>
                <w:sz w:val="20"/>
                <w:szCs w:val="20"/>
                <w:lang w:val="es-PE" w:eastAsia="es-PE"/>
              </w:rPr>
              <w:t>alir</w:t>
            </w:r>
            <w:r>
              <w:rPr>
                <w:rFonts w:ascii="Arial Narrow" w:hAnsi="Arial Narrow"/>
                <w:bCs/>
                <w:sz w:val="20"/>
                <w:szCs w:val="20"/>
                <w:lang w:val="es-PE" w:eastAsia="es-PE"/>
              </w:rPr>
              <w:t>, se debe abandonar la opción de consulta.</w:t>
            </w:r>
          </w:p>
        </w:tc>
        <w:tc>
          <w:tcPr>
            <w:tcW w:w="1134" w:type="dxa"/>
            <w:gridSpan w:val="2"/>
            <w:shd w:val="clear" w:color="auto" w:fill="auto"/>
          </w:tcPr>
          <w:p w14:paraId="15B7765A" w14:textId="77777777" w:rsidR="005131EA" w:rsidRPr="00752A5B" w:rsidRDefault="005131EA" w:rsidP="008C6227">
            <w:pPr>
              <w:pStyle w:val="Textodeglobo"/>
              <w:spacing w:before="40" w:after="40"/>
              <w:jc w:val="center"/>
              <w:rPr>
                <w:rFonts w:ascii="Arial Narrow" w:hAnsi="Arial Narrow" w:cs="Arial Narrow"/>
                <w:sz w:val="20"/>
                <w:szCs w:val="20"/>
                <w:lang w:eastAsia="es-ES"/>
              </w:rPr>
            </w:pPr>
          </w:p>
        </w:tc>
        <w:tc>
          <w:tcPr>
            <w:tcW w:w="851" w:type="dxa"/>
            <w:shd w:val="clear" w:color="auto" w:fill="auto"/>
          </w:tcPr>
          <w:p w14:paraId="15B7765B" w14:textId="77777777" w:rsidR="005131EA" w:rsidRPr="00752A5B" w:rsidRDefault="005131EA" w:rsidP="008C6227">
            <w:pPr>
              <w:pStyle w:val="Textodeglobo"/>
              <w:spacing w:before="40" w:after="40"/>
              <w:jc w:val="left"/>
              <w:rPr>
                <w:rFonts w:ascii="Arial Narrow" w:hAnsi="Arial Narrow" w:cs="Arial Narrow"/>
                <w:sz w:val="20"/>
                <w:szCs w:val="20"/>
                <w:lang w:eastAsia="es-ES"/>
              </w:rPr>
            </w:pPr>
          </w:p>
        </w:tc>
      </w:tr>
      <w:tr w:rsidR="00707597" w:rsidRPr="00752A5B" w14:paraId="15B77679" w14:textId="77777777" w:rsidTr="00B12C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vAlign w:val="center"/>
          </w:tcPr>
          <w:p w14:paraId="15B7765D" w14:textId="77777777" w:rsidR="00707597" w:rsidRPr="00752A5B" w:rsidRDefault="00707597" w:rsidP="008C6227">
            <w:pPr>
              <w:pStyle w:val="Textodeglobo"/>
              <w:spacing w:before="40" w:after="40"/>
              <w:jc w:val="center"/>
              <w:rPr>
                <w:rFonts w:ascii="Arial Narrow" w:hAnsi="Arial Narrow" w:cs="Arial Narrow"/>
                <w:sz w:val="20"/>
                <w:szCs w:val="20"/>
                <w:lang w:eastAsia="es-ES"/>
              </w:rPr>
            </w:pPr>
            <w:r w:rsidRPr="00752A5B">
              <w:rPr>
                <w:rFonts w:ascii="Arial Narrow" w:hAnsi="Arial Narrow" w:cs="Arial Narrow"/>
                <w:sz w:val="20"/>
                <w:szCs w:val="20"/>
                <w:lang w:eastAsia="es-ES"/>
              </w:rPr>
              <w:t>RF0</w:t>
            </w:r>
            <w:r>
              <w:rPr>
                <w:rFonts w:ascii="Arial Narrow" w:hAnsi="Arial Narrow" w:cs="Arial Narrow"/>
                <w:sz w:val="20"/>
                <w:szCs w:val="20"/>
                <w:lang w:eastAsia="es-ES"/>
              </w:rPr>
              <w:t>3</w:t>
            </w:r>
          </w:p>
        </w:tc>
        <w:tc>
          <w:tcPr>
            <w:tcW w:w="1418" w:type="dxa"/>
            <w:gridSpan w:val="2"/>
            <w:shd w:val="clear" w:color="auto" w:fill="auto"/>
            <w:vAlign w:val="center"/>
          </w:tcPr>
          <w:p w14:paraId="15B7765E" w14:textId="77777777" w:rsidR="00707597" w:rsidRPr="00707597" w:rsidRDefault="00707597" w:rsidP="008C6227">
            <w:pPr>
              <w:pStyle w:val="Textodeglobo"/>
              <w:spacing w:before="40" w:after="40"/>
              <w:jc w:val="left"/>
              <w:rPr>
                <w:rFonts w:ascii="Arial Narrow" w:hAnsi="Arial Narrow" w:cs="Arial Narrow"/>
                <w:sz w:val="20"/>
                <w:szCs w:val="20"/>
              </w:rPr>
            </w:pPr>
            <w:r w:rsidRPr="00707597">
              <w:rPr>
                <w:rFonts w:ascii="Arial Narrow" w:hAnsi="Arial Narrow" w:cs="Arial Narrow"/>
                <w:sz w:val="20"/>
                <w:szCs w:val="20"/>
              </w:rPr>
              <w:t>Consulta de DEP rectificadas</w:t>
            </w:r>
          </w:p>
        </w:tc>
        <w:tc>
          <w:tcPr>
            <w:tcW w:w="4677" w:type="dxa"/>
            <w:gridSpan w:val="6"/>
            <w:shd w:val="clear" w:color="auto" w:fill="auto"/>
            <w:vAlign w:val="center"/>
          </w:tcPr>
          <w:p w14:paraId="15B7765F" w14:textId="77777777" w:rsidR="00707597" w:rsidRDefault="00707597" w:rsidP="008C6227">
            <w:pPr>
              <w:rPr>
                <w:rFonts w:ascii="Arial Narrow" w:hAnsi="Arial Narrow"/>
                <w:bCs/>
                <w:sz w:val="20"/>
                <w:szCs w:val="20"/>
                <w:lang w:val="es-PE" w:eastAsia="es-PE"/>
              </w:rPr>
            </w:pPr>
            <w:r>
              <w:rPr>
                <w:rFonts w:ascii="Arial Narrow" w:hAnsi="Arial Narrow"/>
                <w:bCs/>
                <w:sz w:val="20"/>
                <w:szCs w:val="20"/>
                <w:lang w:val="es-PE" w:eastAsia="es-PE"/>
              </w:rPr>
              <w:t xml:space="preserve">En la Sección de Operatividad Aduanera/Despacho del portal SUNAT se debe implementar la Consulta de </w:t>
            </w:r>
            <w:r w:rsidR="0096497A">
              <w:rPr>
                <w:rFonts w:ascii="Arial Narrow" w:hAnsi="Arial Narrow"/>
                <w:bCs/>
                <w:sz w:val="20"/>
                <w:szCs w:val="20"/>
                <w:lang w:val="es-PE" w:eastAsia="es-PE"/>
              </w:rPr>
              <w:t>DEP Rectificadas</w:t>
            </w:r>
            <w:r>
              <w:rPr>
                <w:rFonts w:ascii="Arial Narrow" w:hAnsi="Arial Narrow"/>
                <w:bCs/>
                <w:sz w:val="20"/>
                <w:szCs w:val="20"/>
                <w:lang w:val="es-PE" w:eastAsia="es-PE"/>
              </w:rPr>
              <w:t xml:space="preserve"> bajo las siguientes especificaciones:</w:t>
            </w:r>
          </w:p>
          <w:p w14:paraId="15B77660" w14:textId="77777777" w:rsidR="00707597" w:rsidRDefault="00707597" w:rsidP="008C6227">
            <w:pPr>
              <w:pStyle w:val="Prrafodelista"/>
              <w:numPr>
                <w:ilvl w:val="0"/>
                <w:numId w:val="94"/>
              </w:numPr>
              <w:ind w:left="355" w:hanging="284"/>
              <w:rPr>
                <w:rFonts w:ascii="Arial Narrow" w:hAnsi="Arial Narrow"/>
                <w:bCs/>
                <w:sz w:val="20"/>
                <w:szCs w:val="20"/>
                <w:lang w:val="es-PE" w:eastAsia="es-PE"/>
              </w:rPr>
            </w:pPr>
            <w:r>
              <w:rPr>
                <w:rFonts w:ascii="Arial Narrow" w:hAnsi="Arial Narrow"/>
                <w:bCs/>
                <w:sz w:val="20"/>
                <w:szCs w:val="20"/>
                <w:lang w:val="es-PE" w:eastAsia="es-PE"/>
              </w:rPr>
              <w:t>Deberá ser una consulta de libre acceso</w:t>
            </w:r>
          </w:p>
          <w:p w14:paraId="15B77661" w14:textId="77777777" w:rsidR="00707597" w:rsidRDefault="00707597" w:rsidP="008C6227">
            <w:pPr>
              <w:pStyle w:val="Prrafodelista"/>
              <w:numPr>
                <w:ilvl w:val="0"/>
                <w:numId w:val="94"/>
              </w:numPr>
              <w:ind w:left="355" w:hanging="284"/>
              <w:rPr>
                <w:rFonts w:ascii="Arial Narrow" w:hAnsi="Arial Narrow"/>
                <w:bCs/>
                <w:sz w:val="20"/>
                <w:szCs w:val="20"/>
                <w:lang w:val="es-PE" w:eastAsia="es-PE"/>
              </w:rPr>
            </w:pPr>
            <w:r>
              <w:rPr>
                <w:rFonts w:ascii="Arial Narrow" w:hAnsi="Arial Narrow"/>
                <w:bCs/>
                <w:sz w:val="20"/>
                <w:szCs w:val="20"/>
                <w:lang w:val="es-PE" w:eastAsia="es-PE"/>
              </w:rPr>
              <w:t>Al ingresar a la opción, el sistema deberá mostrar una pantalla que permita ingresar los siguientes parámetros de consulta (parámetros excluyentes entre si):</w:t>
            </w:r>
          </w:p>
          <w:p w14:paraId="15B77662" w14:textId="77777777" w:rsidR="00707597" w:rsidRDefault="00707597" w:rsidP="008C6227">
            <w:pPr>
              <w:pStyle w:val="Prrafodelista"/>
              <w:numPr>
                <w:ilvl w:val="0"/>
                <w:numId w:val="95"/>
              </w:numPr>
              <w:ind w:left="638" w:hanging="283"/>
              <w:rPr>
                <w:rFonts w:ascii="Arial Narrow" w:hAnsi="Arial Narrow"/>
                <w:bCs/>
                <w:sz w:val="20"/>
                <w:szCs w:val="20"/>
                <w:lang w:val="es-PE" w:eastAsia="es-PE"/>
              </w:rPr>
            </w:pPr>
            <w:r>
              <w:rPr>
                <w:rFonts w:ascii="Arial Narrow" w:hAnsi="Arial Narrow"/>
                <w:bCs/>
                <w:sz w:val="20"/>
                <w:szCs w:val="20"/>
                <w:lang w:val="es-PE" w:eastAsia="es-PE"/>
              </w:rPr>
              <w:t>Por Año y Número de DEP</w:t>
            </w:r>
          </w:p>
          <w:p w14:paraId="15B77663" w14:textId="77777777" w:rsidR="00707597" w:rsidRDefault="00707597" w:rsidP="008C6227">
            <w:pPr>
              <w:pStyle w:val="Prrafodelista"/>
              <w:numPr>
                <w:ilvl w:val="0"/>
                <w:numId w:val="95"/>
              </w:numPr>
              <w:ind w:left="638" w:hanging="283"/>
              <w:rPr>
                <w:rFonts w:ascii="Arial Narrow" w:hAnsi="Arial Narrow"/>
                <w:bCs/>
                <w:sz w:val="20"/>
                <w:szCs w:val="20"/>
                <w:lang w:val="es-PE" w:eastAsia="es-PE"/>
              </w:rPr>
            </w:pPr>
            <w:r>
              <w:rPr>
                <w:rFonts w:ascii="Arial Narrow" w:hAnsi="Arial Narrow"/>
                <w:bCs/>
                <w:sz w:val="20"/>
                <w:szCs w:val="20"/>
                <w:lang w:val="es-PE" w:eastAsia="es-PE"/>
              </w:rPr>
              <w:t>Por documento postal de origen</w:t>
            </w:r>
          </w:p>
          <w:p w14:paraId="15B77664" w14:textId="77777777" w:rsidR="00707597" w:rsidRDefault="00707597" w:rsidP="008C6227">
            <w:pPr>
              <w:pStyle w:val="Prrafodelista"/>
              <w:numPr>
                <w:ilvl w:val="0"/>
                <w:numId w:val="95"/>
              </w:numPr>
              <w:ind w:left="638" w:hanging="283"/>
              <w:rPr>
                <w:rFonts w:ascii="Arial Narrow" w:hAnsi="Arial Narrow"/>
                <w:bCs/>
                <w:sz w:val="20"/>
                <w:szCs w:val="20"/>
                <w:lang w:val="es-PE" w:eastAsia="es-PE"/>
              </w:rPr>
            </w:pPr>
            <w:r>
              <w:rPr>
                <w:rFonts w:ascii="Arial Narrow" w:hAnsi="Arial Narrow"/>
                <w:bCs/>
                <w:sz w:val="20"/>
                <w:szCs w:val="20"/>
                <w:lang w:val="es-PE" w:eastAsia="es-PE"/>
              </w:rPr>
              <w:t xml:space="preserve">Por </w:t>
            </w:r>
            <w:r w:rsidR="00DE3606">
              <w:rPr>
                <w:rFonts w:ascii="Arial Narrow" w:hAnsi="Arial Narrow"/>
                <w:bCs/>
                <w:sz w:val="20"/>
                <w:szCs w:val="20"/>
                <w:lang w:val="es-PE" w:eastAsia="es-PE"/>
              </w:rPr>
              <w:t>Año</w:t>
            </w:r>
            <w:r w:rsidR="00A13F33" w:rsidRPr="00A13F33">
              <w:rPr>
                <w:rFonts w:ascii="Arial Narrow" w:hAnsi="Arial Narrow"/>
                <w:bCs/>
                <w:sz w:val="20"/>
                <w:szCs w:val="20"/>
                <w:highlight w:val="yellow"/>
                <w:lang w:val="es-PE" w:eastAsia="es-PE"/>
                <w:rPrChange w:id="504" w:author="prueba" w:date="2013-08-22T18:18:00Z">
                  <w:rPr>
                    <w:rFonts w:ascii="Arial Narrow" w:hAnsi="Arial Narrow"/>
                    <w:bCs/>
                    <w:sz w:val="20"/>
                    <w:szCs w:val="20"/>
                    <w:highlight w:val="cyan"/>
                    <w:lang w:val="es-PE" w:eastAsia="es-PE"/>
                  </w:rPr>
                </w:rPrChange>
              </w:rPr>
              <w:t>, tipo</w:t>
            </w:r>
            <w:r w:rsidR="00DE3606">
              <w:rPr>
                <w:rFonts w:ascii="Arial Narrow" w:hAnsi="Arial Narrow"/>
                <w:bCs/>
                <w:sz w:val="20"/>
                <w:szCs w:val="20"/>
                <w:lang w:val="es-PE" w:eastAsia="es-PE"/>
              </w:rPr>
              <w:t xml:space="preserve"> y Número de aviso de llegada</w:t>
            </w:r>
          </w:p>
          <w:p w14:paraId="15B77665" w14:textId="77777777" w:rsidR="00707597" w:rsidRDefault="00707597" w:rsidP="008C6227">
            <w:pPr>
              <w:pStyle w:val="Prrafodelista"/>
              <w:numPr>
                <w:ilvl w:val="0"/>
                <w:numId w:val="94"/>
              </w:numPr>
              <w:ind w:left="355" w:hanging="284"/>
              <w:rPr>
                <w:rFonts w:ascii="Arial Narrow" w:hAnsi="Arial Narrow"/>
                <w:bCs/>
                <w:sz w:val="20"/>
                <w:szCs w:val="20"/>
                <w:lang w:val="es-PE" w:eastAsia="es-PE"/>
              </w:rPr>
            </w:pPr>
            <w:r>
              <w:rPr>
                <w:rFonts w:ascii="Arial Narrow" w:hAnsi="Arial Narrow"/>
                <w:bCs/>
                <w:sz w:val="20"/>
                <w:szCs w:val="20"/>
                <w:lang w:val="es-PE" w:eastAsia="es-PE"/>
              </w:rPr>
              <w:t>Debe mostrar los botones “Consultar” y “Salir”</w:t>
            </w:r>
          </w:p>
          <w:p w14:paraId="15B77666" w14:textId="77777777" w:rsidR="00707597" w:rsidRDefault="00707597" w:rsidP="008C6227">
            <w:pPr>
              <w:pStyle w:val="Prrafodelista"/>
              <w:numPr>
                <w:ilvl w:val="0"/>
                <w:numId w:val="94"/>
              </w:numPr>
              <w:ind w:left="355" w:hanging="284"/>
              <w:rPr>
                <w:rFonts w:ascii="Arial Narrow" w:hAnsi="Arial Narrow"/>
                <w:bCs/>
                <w:sz w:val="20"/>
                <w:szCs w:val="20"/>
                <w:lang w:val="es-PE" w:eastAsia="es-PE"/>
              </w:rPr>
            </w:pPr>
            <w:r>
              <w:rPr>
                <w:rFonts w:ascii="Arial Narrow" w:hAnsi="Arial Narrow"/>
                <w:bCs/>
                <w:sz w:val="20"/>
                <w:szCs w:val="20"/>
                <w:lang w:val="es-PE" w:eastAsia="es-PE"/>
              </w:rPr>
              <w:t>Al hacer click en el botón “Consultar”, el sistema deberá validar que se hayan ingresado los parámetros de consulta según lo siguiente:</w:t>
            </w:r>
          </w:p>
          <w:p w14:paraId="15B77667" w14:textId="77777777" w:rsidR="00707597" w:rsidRDefault="00707597" w:rsidP="008C6227">
            <w:pPr>
              <w:pStyle w:val="Prrafodelista"/>
              <w:numPr>
                <w:ilvl w:val="0"/>
                <w:numId w:val="96"/>
              </w:numPr>
              <w:ind w:left="638" w:hanging="283"/>
              <w:rPr>
                <w:rFonts w:ascii="Arial Narrow" w:hAnsi="Arial Narrow"/>
                <w:bCs/>
                <w:sz w:val="20"/>
                <w:szCs w:val="20"/>
                <w:lang w:val="es-PE" w:eastAsia="es-PE"/>
              </w:rPr>
            </w:pPr>
            <w:r>
              <w:rPr>
                <w:rFonts w:ascii="Arial Narrow" w:hAnsi="Arial Narrow"/>
                <w:bCs/>
                <w:sz w:val="20"/>
                <w:szCs w:val="20"/>
                <w:lang w:val="es-PE" w:eastAsia="es-PE"/>
              </w:rPr>
              <w:t>Por Año y Número de DEP: deberá verificar que se haya ingresado un año mayor al 2012 y un número positivo mayor a 0.</w:t>
            </w:r>
          </w:p>
          <w:p w14:paraId="15B77668" w14:textId="77777777" w:rsidR="00707597" w:rsidRDefault="00707597" w:rsidP="008C6227">
            <w:pPr>
              <w:pStyle w:val="Prrafodelista"/>
              <w:numPr>
                <w:ilvl w:val="0"/>
                <w:numId w:val="96"/>
              </w:numPr>
              <w:ind w:left="638" w:hanging="283"/>
              <w:rPr>
                <w:rFonts w:ascii="Arial Narrow" w:hAnsi="Arial Narrow"/>
                <w:bCs/>
                <w:sz w:val="20"/>
                <w:szCs w:val="20"/>
                <w:lang w:val="es-PE" w:eastAsia="es-PE"/>
              </w:rPr>
            </w:pPr>
            <w:r>
              <w:rPr>
                <w:rFonts w:ascii="Arial Narrow" w:hAnsi="Arial Narrow"/>
                <w:bCs/>
                <w:sz w:val="20"/>
                <w:szCs w:val="20"/>
                <w:lang w:val="es-PE" w:eastAsia="es-PE"/>
              </w:rPr>
              <w:t>Por documento postal de origen: Se debe haber ingresado un dato de 25 caracteres.</w:t>
            </w:r>
          </w:p>
          <w:p w14:paraId="15B77669" w14:textId="77777777" w:rsidR="00707597" w:rsidRDefault="00707597" w:rsidP="008C6227">
            <w:pPr>
              <w:pStyle w:val="Prrafodelista"/>
              <w:numPr>
                <w:ilvl w:val="0"/>
                <w:numId w:val="96"/>
              </w:numPr>
              <w:ind w:left="638" w:hanging="283"/>
              <w:rPr>
                <w:rFonts w:ascii="Arial Narrow" w:hAnsi="Arial Narrow"/>
                <w:bCs/>
                <w:sz w:val="20"/>
                <w:szCs w:val="20"/>
                <w:lang w:val="es-PE" w:eastAsia="es-PE"/>
              </w:rPr>
            </w:pPr>
            <w:r>
              <w:rPr>
                <w:rFonts w:ascii="Arial Narrow" w:hAnsi="Arial Narrow"/>
                <w:bCs/>
                <w:sz w:val="20"/>
                <w:szCs w:val="20"/>
                <w:lang w:val="es-PE" w:eastAsia="es-PE"/>
              </w:rPr>
              <w:t xml:space="preserve">Por </w:t>
            </w:r>
            <w:r w:rsidR="00DE3606">
              <w:rPr>
                <w:rFonts w:ascii="Arial Narrow" w:hAnsi="Arial Narrow"/>
                <w:bCs/>
                <w:sz w:val="20"/>
                <w:szCs w:val="20"/>
                <w:lang w:val="es-PE" w:eastAsia="es-PE"/>
              </w:rPr>
              <w:t>Año</w:t>
            </w:r>
            <w:r w:rsidR="00A13F33" w:rsidRPr="00A13F33">
              <w:rPr>
                <w:rFonts w:ascii="Arial Narrow" w:hAnsi="Arial Narrow"/>
                <w:bCs/>
                <w:sz w:val="20"/>
                <w:szCs w:val="20"/>
                <w:highlight w:val="yellow"/>
                <w:lang w:val="es-PE" w:eastAsia="es-PE"/>
                <w:rPrChange w:id="505" w:author="prueba" w:date="2013-08-22T18:18:00Z">
                  <w:rPr>
                    <w:rFonts w:ascii="Arial Narrow" w:hAnsi="Arial Narrow"/>
                    <w:bCs/>
                    <w:sz w:val="20"/>
                    <w:szCs w:val="20"/>
                    <w:highlight w:val="cyan"/>
                    <w:lang w:val="es-PE" w:eastAsia="es-PE"/>
                  </w:rPr>
                </w:rPrChange>
              </w:rPr>
              <w:t>, tipo</w:t>
            </w:r>
            <w:r w:rsidR="00DE3606">
              <w:rPr>
                <w:rFonts w:ascii="Arial Narrow" w:hAnsi="Arial Narrow"/>
                <w:bCs/>
                <w:sz w:val="20"/>
                <w:szCs w:val="20"/>
                <w:lang w:val="es-PE" w:eastAsia="es-PE"/>
              </w:rPr>
              <w:t xml:space="preserve"> y Número de aviso de llegada</w:t>
            </w:r>
            <w:r>
              <w:rPr>
                <w:rFonts w:ascii="Arial Narrow" w:hAnsi="Arial Narrow"/>
                <w:bCs/>
                <w:sz w:val="20"/>
                <w:szCs w:val="20"/>
                <w:lang w:val="es-PE" w:eastAsia="es-PE"/>
              </w:rPr>
              <w:t>: Se debe haber ingresado un dato de 6 caracteres.</w:t>
            </w:r>
          </w:p>
          <w:p w14:paraId="15B7766A" w14:textId="77777777" w:rsidR="00781354" w:rsidRDefault="00781354" w:rsidP="008C6227">
            <w:pPr>
              <w:pStyle w:val="Prrafodelista"/>
              <w:numPr>
                <w:ilvl w:val="0"/>
                <w:numId w:val="97"/>
              </w:numPr>
              <w:ind w:left="355" w:hanging="284"/>
              <w:rPr>
                <w:rFonts w:ascii="Arial Narrow" w:hAnsi="Arial Narrow"/>
                <w:bCs/>
                <w:sz w:val="20"/>
                <w:szCs w:val="20"/>
                <w:lang w:val="es-PE" w:eastAsia="es-PE"/>
              </w:rPr>
            </w:pPr>
            <w:r>
              <w:rPr>
                <w:rFonts w:ascii="Arial Narrow" w:hAnsi="Arial Narrow"/>
                <w:bCs/>
                <w:sz w:val="20"/>
                <w:szCs w:val="20"/>
                <w:lang w:val="es-PE" w:eastAsia="es-PE"/>
              </w:rPr>
              <w:t>De cumplirse las validaciones de los parámetros, el sistema deberá selecciona</w:t>
            </w:r>
            <w:r w:rsidR="006B79D1">
              <w:rPr>
                <w:rFonts w:ascii="Arial Narrow" w:hAnsi="Arial Narrow"/>
                <w:bCs/>
                <w:sz w:val="20"/>
                <w:szCs w:val="20"/>
                <w:lang w:val="es-PE" w:eastAsia="es-PE"/>
              </w:rPr>
              <w:t>r</w:t>
            </w:r>
            <w:r>
              <w:rPr>
                <w:rFonts w:ascii="Arial Narrow" w:hAnsi="Arial Narrow"/>
                <w:bCs/>
                <w:sz w:val="20"/>
                <w:szCs w:val="20"/>
                <w:lang w:val="es-PE" w:eastAsia="es-PE"/>
              </w:rPr>
              <w:t xml:space="preserve"> el(loss) DEP(s) según los parámetros ingresados y mostrar como resultado de la consulta los siguientes datos:</w:t>
            </w:r>
          </w:p>
          <w:p w14:paraId="15B7766B" w14:textId="77777777" w:rsidR="00781354" w:rsidRDefault="00781354"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Dato rectificado</w:t>
            </w:r>
          </w:p>
          <w:p w14:paraId="15B7766C" w14:textId="77777777" w:rsidR="00781354" w:rsidRDefault="00781354"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Valor nuevo del dato</w:t>
            </w:r>
          </w:p>
          <w:p w14:paraId="15B7766D" w14:textId="77777777" w:rsidR="00781354" w:rsidRDefault="00781354"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Valor anterior del dato</w:t>
            </w:r>
          </w:p>
          <w:p w14:paraId="15B7766E" w14:textId="77777777" w:rsidR="00781354" w:rsidRDefault="00781354"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Fecha y hora de rectificación</w:t>
            </w:r>
          </w:p>
          <w:p w14:paraId="15B7766F" w14:textId="77777777" w:rsidR="00781354" w:rsidRDefault="00781354"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Funcionario aduanero que efectúo la rectificación (número de registro y nombre)</w:t>
            </w:r>
          </w:p>
          <w:p w14:paraId="15B77670" w14:textId="77777777" w:rsidR="00781354" w:rsidRDefault="00781354" w:rsidP="008C6227">
            <w:pPr>
              <w:pStyle w:val="Prrafodelista"/>
              <w:numPr>
                <w:ilvl w:val="0"/>
                <w:numId w:val="97"/>
              </w:numPr>
              <w:ind w:left="355" w:hanging="284"/>
              <w:rPr>
                <w:rFonts w:ascii="Arial Narrow" w:hAnsi="Arial Narrow"/>
                <w:bCs/>
                <w:sz w:val="20"/>
                <w:szCs w:val="20"/>
                <w:lang w:val="es-PE" w:eastAsia="es-PE"/>
              </w:rPr>
            </w:pPr>
            <w:r>
              <w:rPr>
                <w:rFonts w:ascii="Arial Narrow" w:hAnsi="Arial Narrow"/>
                <w:bCs/>
                <w:sz w:val="20"/>
                <w:szCs w:val="20"/>
                <w:lang w:val="es-PE" w:eastAsia="es-PE"/>
              </w:rPr>
              <w:t>Los datos a mostrar dependerán del parámetro de consulta:</w:t>
            </w:r>
          </w:p>
          <w:p w14:paraId="15B77671" w14:textId="77777777" w:rsidR="00781354" w:rsidRDefault="00781354" w:rsidP="008C6227">
            <w:pPr>
              <w:pStyle w:val="Prrafodelista"/>
              <w:numPr>
                <w:ilvl w:val="0"/>
                <w:numId w:val="98"/>
              </w:numPr>
              <w:ind w:left="780"/>
              <w:rPr>
                <w:rFonts w:ascii="Arial Narrow" w:hAnsi="Arial Narrow"/>
                <w:bCs/>
                <w:sz w:val="20"/>
                <w:szCs w:val="20"/>
                <w:lang w:val="es-PE" w:eastAsia="es-PE"/>
              </w:rPr>
            </w:pPr>
            <w:r>
              <w:rPr>
                <w:rFonts w:ascii="Arial Narrow" w:hAnsi="Arial Narrow"/>
                <w:bCs/>
                <w:sz w:val="20"/>
                <w:szCs w:val="20"/>
                <w:lang w:val="es-PE" w:eastAsia="es-PE"/>
              </w:rPr>
              <w:t xml:space="preserve">Si se consultó por número de DEP, el sistema mostrará la fecha de numeración del DEP e información sobre la rectificación de los datos </w:t>
            </w:r>
            <w:r w:rsidR="009D5EB6">
              <w:rPr>
                <w:rFonts w:ascii="Arial Narrow" w:hAnsi="Arial Narrow"/>
                <w:bCs/>
                <w:sz w:val="20"/>
                <w:szCs w:val="20"/>
                <w:lang w:val="es-PE" w:eastAsia="es-PE"/>
              </w:rPr>
              <w:t>del detalle</w:t>
            </w:r>
            <w:r>
              <w:rPr>
                <w:rFonts w:ascii="Arial Narrow" w:hAnsi="Arial Narrow"/>
                <w:bCs/>
                <w:sz w:val="20"/>
                <w:szCs w:val="20"/>
                <w:lang w:val="es-PE" w:eastAsia="es-PE"/>
              </w:rPr>
              <w:t>.</w:t>
            </w:r>
          </w:p>
          <w:p w14:paraId="15B77672" w14:textId="77777777" w:rsidR="00781354" w:rsidRDefault="00781354" w:rsidP="008C6227">
            <w:pPr>
              <w:pStyle w:val="Prrafodelista"/>
              <w:numPr>
                <w:ilvl w:val="0"/>
                <w:numId w:val="98"/>
              </w:numPr>
              <w:ind w:left="780"/>
              <w:rPr>
                <w:rFonts w:ascii="Arial Narrow" w:hAnsi="Arial Narrow"/>
                <w:bCs/>
                <w:sz w:val="20"/>
                <w:szCs w:val="20"/>
                <w:lang w:val="es-PE" w:eastAsia="es-PE"/>
              </w:rPr>
            </w:pPr>
            <w:r>
              <w:rPr>
                <w:rFonts w:ascii="Arial Narrow" w:hAnsi="Arial Narrow"/>
                <w:bCs/>
                <w:sz w:val="20"/>
                <w:szCs w:val="20"/>
                <w:lang w:val="es-PE" w:eastAsia="es-PE"/>
              </w:rPr>
              <w:t>Si se consultó por Número de Documento Postal de Origen o por Número de Aviso de Llegada, el sistema mostrará el número de DEP y su fecha de numeración en el que se encuentra consignado el documento postal de origen o el aviso de llegada e información sobre la rectificación de dicho documento.</w:t>
            </w:r>
          </w:p>
          <w:p w14:paraId="15B77673" w14:textId="77777777" w:rsidR="00781354" w:rsidRDefault="00781354" w:rsidP="008C6227">
            <w:pPr>
              <w:ind w:left="420"/>
              <w:rPr>
                <w:rFonts w:ascii="Arial Narrow" w:hAnsi="Arial Narrow"/>
                <w:bCs/>
                <w:sz w:val="20"/>
                <w:szCs w:val="20"/>
                <w:lang w:val="es-PE" w:eastAsia="es-PE"/>
              </w:rPr>
            </w:pPr>
            <w:r>
              <w:rPr>
                <w:rFonts w:ascii="Arial Narrow" w:hAnsi="Arial Narrow"/>
                <w:bCs/>
                <w:sz w:val="20"/>
                <w:szCs w:val="20"/>
                <w:lang w:val="es-PE" w:eastAsia="es-PE"/>
              </w:rPr>
              <w:t xml:space="preserve">El sistema debe tener implementado en el número del DEP </w:t>
            </w:r>
            <w:r w:rsidR="00D301B5">
              <w:rPr>
                <w:rFonts w:ascii="Arial Narrow" w:hAnsi="Arial Narrow"/>
                <w:bCs/>
                <w:sz w:val="20"/>
                <w:szCs w:val="20"/>
                <w:lang w:val="es-PE" w:eastAsia="es-PE"/>
              </w:rPr>
              <w:t>deberá tener implementado un hipervínculo para mostrar los datos de detalle del DEP según numeral 6 del RF02 de esta RIN</w:t>
            </w:r>
          </w:p>
          <w:p w14:paraId="15B77674" w14:textId="77777777" w:rsidR="00781354" w:rsidRDefault="00781354" w:rsidP="008C6227">
            <w:pPr>
              <w:ind w:left="355"/>
              <w:rPr>
                <w:rFonts w:ascii="Arial Narrow" w:hAnsi="Arial Narrow"/>
                <w:bCs/>
                <w:sz w:val="20"/>
                <w:szCs w:val="20"/>
                <w:lang w:val="es-PE" w:eastAsia="es-PE"/>
              </w:rPr>
            </w:pPr>
            <w:r>
              <w:rPr>
                <w:rFonts w:ascii="Arial Narrow" w:hAnsi="Arial Narrow"/>
                <w:bCs/>
                <w:sz w:val="20"/>
                <w:szCs w:val="20"/>
                <w:lang w:val="es-PE" w:eastAsia="es-PE"/>
              </w:rPr>
              <w:t xml:space="preserve">En </w:t>
            </w:r>
            <w:hyperlink w:anchor="_Detalle_de_Perfiles" w:history="1">
              <w:r w:rsidRPr="00781354">
                <w:rPr>
                  <w:rStyle w:val="Hipervnculo"/>
                  <w:rFonts w:ascii="Arial Narrow" w:hAnsi="Arial Narrow"/>
                  <w:bCs/>
                  <w:szCs w:val="20"/>
                  <w:lang w:val="es-PE" w:eastAsia="es-PE"/>
                </w:rPr>
                <w:t>Anexo 6.12</w:t>
              </w:r>
            </w:hyperlink>
            <w:r>
              <w:rPr>
                <w:rFonts w:ascii="Arial Narrow" w:hAnsi="Arial Narrow"/>
                <w:bCs/>
                <w:sz w:val="20"/>
                <w:szCs w:val="20"/>
                <w:lang w:val="es-PE" w:eastAsia="es-PE"/>
              </w:rPr>
              <w:t xml:space="preserve"> se indica formato de presentación del resultado de la consulta.</w:t>
            </w:r>
          </w:p>
          <w:p w14:paraId="15B77675" w14:textId="77777777" w:rsidR="00D301B5" w:rsidRPr="00A6274B" w:rsidRDefault="00D301B5" w:rsidP="008C6227">
            <w:pPr>
              <w:ind w:left="355"/>
              <w:rPr>
                <w:rFonts w:ascii="Arial Narrow" w:hAnsi="Arial Narrow"/>
                <w:bCs/>
                <w:sz w:val="20"/>
                <w:szCs w:val="20"/>
                <w:lang w:val="es-PE" w:eastAsia="es-PE"/>
              </w:rPr>
            </w:pPr>
          </w:p>
          <w:p w14:paraId="15B77676" w14:textId="77777777" w:rsidR="00707597" w:rsidRPr="0007214A" w:rsidRDefault="00781354" w:rsidP="008C6227">
            <w:pPr>
              <w:pStyle w:val="Prrafodelista"/>
              <w:numPr>
                <w:ilvl w:val="0"/>
                <w:numId w:val="97"/>
              </w:numPr>
              <w:ind w:left="355" w:hanging="284"/>
              <w:rPr>
                <w:rFonts w:ascii="Arial Narrow" w:hAnsi="Arial Narrow"/>
                <w:bCs/>
                <w:sz w:val="20"/>
                <w:szCs w:val="20"/>
                <w:lang w:val="es-PE" w:eastAsia="es-PE"/>
              </w:rPr>
            </w:pPr>
            <w:r>
              <w:rPr>
                <w:rFonts w:ascii="Arial Narrow" w:hAnsi="Arial Narrow"/>
                <w:bCs/>
                <w:sz w:val="20"/>
                <w:szCs w:val="20"/>
                <w:lang w:val="es-PE" w:eastAsia="es-PE"/>
              </w:rPr>
              <w:t xml:space="preserve">Al </w:t>
            </w:r>
            <w:r w:rsidR="00B81C33">
              <w:rPr>
                <w:rFonts w:ascii="Arial Narrow" w:hAnsi="Arial Narrow"/>
                <w:bCs/>
                <w:sz w:val="20"/>
                <w:szCs w:val="20"/>
                <w:lang w:val="es-PE" w:eastAsia="es-PE"/>
              </w:rPr>
              <w:t>hacer click en el botón “Salir”</w:t>
            </w:r>
            <w:r>
              <w:rPr>
                <w:rFonts w:ascii="Arial Narrow" w:hAnsi="Arial Narrow"/>
                <w:bCs/>
                <w:sz w:val="20"/>
                <w:szCs w:val="20"/>
                <w:lang w:val="es-PE" w:eastAsia="es-PE"/>
              </w:rPr>
              <w:t xml:space="preserve"> se debe abandonar la opción de consulta.</w:t>
            </w:r>
          </w:p>
        </w:tc>
        <w:tc>
          <w:tcPr>
            <w:tcW w:w="1134" w:type="dxa"/>
            <w:gridSpan w:val="2"/>
            <w:shd w:val="clear" w:color="auto" w:fill="auto"/>
          </w:tcPr>
          <w:p w14:paraId="15B77677" w14:textId="77777777" w:rsidR="00707597" w:rsidRPr="00752A5B" w:rsidRDefault="00707597" w:rsidP="008C6227">
            <w:pPr>
              <w:pStyle w:val="Textodeglobo"/>
              <w:spacing w:before="40" w:after="40"/>
              <w:jc w:val="center"/>
              <w:rPr>
                <w:rFonts w:ascii="Arial Narrow" w:hAnsi="Arial Narrow" w:cs="Arial Narrow"/>
                <w:sz w:val="20"/>
                <w:szCs w:val="20"/>
                <w:lang w:eastAsia="es-ES"/>
              </w:rPr>
            </w:pPr>
          </w:p>
        </w:tc>
        <w:tc>
          <w:tcPr>
            <w:tcW w:w="851" w:type="dxa"/>
            <w:shd w:val="clear" w:color="auto" w:fill="auto"/>
          </w:tcPr>
          <w:p w14:paraId="15B77678" w14:textId="77777777" w:rsidR="00707597" w:rsidRPr="00752A5B" w:rsidRDefault="00707597" w:rsidP="008C6227">
            <w:pPr>
              <w:pStyle w:val="Textodeglobo"/>
              <w:spacing w:before="40" w:after="40"/>
              <w:jc w:val="left"/>
              <w:rPr>
                <w:rFonts w:ascii="Arial Narrow" w:hAnsi="Arial Narrow" w:cs="Arial Narrow"/>
                <w:sz w:val="20"/>
                <w:szCs w:val="20"/>
                <w:lang w:eastAsia="es-ES"/>
              </w:rPr>
            </w:pPr>
          </w:p>
        </w:tc>
      </w:tr>
      <w:tr w:rsidR="00E758A3" w:rsidRPr="00752A5B" w14:paraId="15B7768F" w14:textId="77777777" w:rsidTr="00CB36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tcPr>
          <w:p w14:paraId="15B7767A" w14:textId="77777777" w:rsidR="00E758A3" w:rsidRPr="00752A5B" w:rsidRDefault="00E758A3" w:rsidP="008C6227">
            <w:pPr>
              <w:pStyle w:val="Textodeglobo"/>
              <w:spacing w:before="40" w:after="40"/>
              <w:jc w:val="center"/>
              <w:rPr>
                <w:rFonts w:ascii="Arial Narrow" w:hAnsi="Arial Narrow" w:cs="Arial Narrow"/>
                <w:sz w:val="20"/>
                <w:szCs w:val="20"/>
                <w:lang w:eastAsia="es-ES"/>
              </w:rPr>
            </w:pPr>
            <w:r w:rsidRPr="00752A5B">
              <w:rPr>
                <w:rFonts w:ascii="Arial Narrow" w:hAnsi="Arial Narrow" w:cs="Arial Narrow"/>
                <w:sz w:val="20"/>
                <w:szCs w:val="20"/>
                <w:lang w:eastAsia="es-ES"/>
              </w:rPr>
              <w:t>RF0</w:t>
            </w:r>
            <w:r>
              <w:rPr>
                <w:rFonts w:ascii="Arial Narrow" w:hAnsi="Arial Narrow" w:cs="Arial Narrow"/>
                <w:sz w:val="20"/>
                <w:szCs w:val="20"/>
                <w:lang w:eastAsia="es-ES"/>
              </w:rPr>
              <w:t>4</w:t>
            </w:r>
          </w:p>
        </w:tc>
        <w:tc>
          <w:tcPr>
            <w:tcW w:w="1418" w:type="dxa"/>
            <w:gridSpan w:val="2"/>
            <w:shd w:val="clear" w:color="auto" w:fill="auto"/>
          </w:tcPr>
          <w:p w14:paraId="15B7767B" w14:textId="77777777" w:rsidR="00E758A3" w:rsidRPr="00E758A3" w:rsidRDefault="00E758A3" w:rsidP="008C6227">
            <w:pPr>
              <w:pStyle w:val="Textodeglobo"/>
              <w:spacing w:before="40" w:after="40"/>
              <w:jc w:val="center"/>
              <w:rPr>
                <w:rFonts w:ascii="Arial Narrow" w:hAnsi="Arial Narrow" w:cs="Arial Narrow"/>
                <w:sz w:val="20"/>
                <w:szCs w:val="20"/>
              </w:rPr>
            </w:pPr>
            <w:r w:rsidRPr="00E758A3">
              <w:rPr>
                <w:rFonts w:ascii="Arial Narrow" w:hAnsi="Arial Narrow" w:cs="Arial Narrow"/>
                <w:sz w:val="20"/>
                <w:szCs w:val="20"/>
              </w:rPr>
              <w:t xml:space="preserve">Consulta de </w:t>
            </w:r>
            <w:r w:rsidR="00855A43">
              <w:rPr>
                <w:rFonts w:ascii="Arial Narrow" w:hAnsi="Arial Narrow" w:cs="Arial Narrow"/>
                <w:sz w:val="20"/>
                <w:szCs w:val="20"/>
              </w:rPr>
              <w:t>DPOs</w:t>
            </w:r>
            <w:r w:rsidRPr="00E758A3">
              <w:rPr>
                <w:rFonts w:ascii="Arial Narrow" w:hAnsi="Arial Narrow" w:cs="Arial Narrow"/>
                <w:sz w:val="20"/>
                <w:szCs w:val="20"/>
              </w:rPr>
              <w:t xml:space="preserve"> Seleccionadas</w:t>
            </w:r>
          </w:p>
        </w:tc>
        <w:tc>
          <w:tcPr>
            <w:tcW w:w="4677" w:type="dxa"/>
            <w:gridSpan w:val="6"/>
            <w:shd w:val="clear" w:color="auto" w:fill="auto"/>
            <w:vAlign w:val="center"/>
          </w:tcPr>
          <w:p w14:paraId="15B7767C" w14:textId="77777777" w:rsidR="0096497A" w:rsidRDefault="0096497A" w:rsidP="008C6227">
            <w:pPr>
              <w:rPr>
                <w:rFonts w:ascii="Arial Narrow" w:hAnsi="Arial Narrow"/>
                <w:bCs/>
                <w:sz w:val="20"/>
                <w:szCs w:val="20"/>
                <w:lang w:val="es-PE" w:eastAsia="es-PE"/>
              </w:rPr>
            </w:pPr>
            <w:r>
              <w:rPr>
                <w:rFonts w:ascii="Arial Narrow" w:hAnsi="Arial Narrow"/>
                <w:bCs/>
                <w:sz w:val="20"/>
                <w:szCs w:val="20"/>
                <w:lang w:val="es-PE" w:eastAsia="es-PE"/>
              </w:rPr>
              <w:t xml:space="preserve">En el </w:t>
            </w:r>
            <w:r w:rsidR="00685D1D">
              <w:rPr>
                <w:rFonts w:ascii="Arial Narrow" w:hAnsi="Arial Narrow"/>
                <w:bCs/>
                <w:sz w:val="20"/>
                <w:szCs w:val="20"/>
                <w:lang w:val="es-PE" w:eastAsia="es-PE"/>
              </w:rPr>
              <w:t>Portal del Funcionario Aduanero</w:t>
            </w:r>
            <w:r>
              <w:rPr>
                <w:rFonts w:ascii="Arial Narrow" w:hAnsi="Arial Narrow"/>
                <w:bCs/>
                <w:sz w:val="20"/>
                <w:szCs w:val="20"/>
                <w:lang w:val="es-PE" w:eastAsia="es-PE"/>
              </w:rPr>
              <w:t>, se debe implementar la Consulta  de Guías Seleccionadas bajo las siguientes especificaciones:</w:t>
            </w:r>
          </w:p>
          <w:p w14:paraId="15B7767D" w14:textId="77777777" w:rsidR="0096497A" w:rsidRDefault="0096497A" w:rsidP="008C6227">
            <w:pPr>
              <w:pStyle w:val="Prrafodelista"/>
              <w:numPr>
                <w:ilvl w:val="0"/>
                <w:numId w:val="99"/>
              </w:numPr>
              <w:ind w:left="355" w:hanging="284"/>
              <w:rPr>
                <w:rFonts w:ascii="Arial Narrow" w:hAnsi="Arial Narrow"/>
                <w:bCs/>
                <w:sz w:val="20"/>
                <w:szCs w:val="20"/>
                <w:lang w:val="es-PE" w:eastAsia="es-PE"/>
              </w:rPr>
            </w:pPr>
            <w:r>
              <w:rPr>
                <w:rFonts w:ascii="Arial Narrow" w:hAnsi="Arial Narrow"/>
                <w:bCs/>
                <w:sz w:val="20"/>
                <w:szCs w:val="20"/>
                <w:lang w:val="es-PE" w:eastAsia="es-PE"/>
              </w:rPr>
              <w:t>Al ingresar a la opción, el sistema deberá mostrar una pantalla que permita ingresar los siguientes parámetros de consulta (parámetros excluyentes entre si):</w:t>
            </w:r>
          </w:p>
          <w:p w14:paraId="15B7767E" w14:textId="77777777" w:rsidR="0096497A" w:rsidRDefault="00855A43" w:rsidP="008C6227">
            <w:pPr>
              <w:pStyle w:val="Prrafodelista"/>
              <w:numPr>
                <w:ilvl w:val="0"/>
                <w:numId w:val="100"/>
              </w:numPr>
              <w:ind w:left="638" w:hanging="283"/>
              <w:rPr>
                <w:rFonts w:ascii="Arial Narrow" w:hAnsi="Arial Narrow"/>
                <w:bCs/>
                <w:sz w:val="20"/>
                <w:szCs w:val="20"/>
                <w:lang w:val="es-PE" w:eastAsia="es-PE"/>
              </w:rPr>
            </w:pPr>
            <w:r>
              <w:rPr>
                <w:rFonts w:ascii="Arial Narrow" w:hAnsi="Arial Narrow"/>
                <w:bCs/>
                <w:sz w:val="20"/>
                <w:szCs w:val="20"/>
                <w:lang w:val="es-PE" w:eastAsia="es-PE"/>
              </w:rPr>
              <w:t>Por rango de fechas de registro</w:t>
            </w:r>
            <w:r w:rsidR="007D2A62">
              <w:rPr>
                <w:rFonts w:ascii="Arial Narrow" w:hAnsi="Arial Narrow"/>
                <w:bCs/>
                <w:sz w:val="20"/>
                <w:szCs w:val="20"/>
                <w:lang w:val="es-PE" w:eastAsia="es-PE"/>
              </w:rPr>
              <w:t xml:space="preserve"> de se</w:t>
            </w:r>
            <w:r w:rsidR="00345C6A">
              <w:rPr>
                <w:rFonts w:ascii="Arial Narrow" w:hAnsi="Arial Narrow"/>
                <w:bCs/>
                <w:sz w:val="20"/>
                <w:szCs w:val="20"/>
                <w:lang w:val="es-PE" w:eastAsia="es-PE"/>
              </w:rPr>
              <w:t>lección del documento postal (rango máximo permitido 1 año calendario)</w:t>
            </w:r>
          </w:p>
          <w:p w14:paraId="15B7767F" w14:textId="77777777" w:rsidR="0096497A" w:rsidRDefault="0096497A" w:rsidP="008C6227">
            <w:pPr>
              <w:pStyle w:val="Prrafodelista"/>
              <w:numPr>
                <w:ilvl w:val="0"/>
                <w:numId w:val="99"/>
              </w:numPr>
              <w:ind w:left="355" w:hanging="284"/>
              <w:rPr>
                <w:rFonts w:ascii="Arial Narrow" w:hAnsi="Arial Narrow"/>
                <w:bCs/>
                <w:sz w:val="20"/>
                <w:szCs w:val="20"/>
                <w:lang w:val="es-PE" w:eastAsia="es-PE"/>
              </w:rPr>
            </w:pPr>
            <w:r>
              <w:rPr>
                <w:rFonts w:ascii="Arial Narrow" w:hAnsi="Arial Narrow"/>
                <w:bCs/>
                <w:sz w:val="20"/>
                <w:szCs w:val="20"/>
                <w:lang w:val="es-PE" w:eastAsia="es-PE"/>
              </w:rPr>
              <w:t>Debe mostrar los botones “Consultar” y “Salir”</w:t>
            </w:r>
          </w:p>
          <w:p w14:paraId="15B77680" w14:textId="77777777" w:rsidR="0096497A" w:rsidRDefault="0096497A" w:rsidP="008C6227">
            <w:pPr>
              <w:pStyle w:val="Prrafodelista"/>
              <w:numPr>
                <w:ilvl w:val="0"/>
                <w:numId w:val="99"/>
              </w:numPr>
              <w:ind w:left="355" w:hanging="284"/>
              <w:rPr>
                <w:rFonts w:ascii="Arial Narrow" w:hAnsi="Arial Narrow"/>
                <w:bCs/>
                <w:sz w:val="20"/>
                <w:szCs w:val="20"/>
                <w:lang w:val="es-PE" w:eastAsia="es-PE"/>
              </w:rPr>
            </w:pPr>
            <w:r>
              <w:rPr>
                <w:rFonts w:ascii="Arial Narrow" w:hAnsi="Arial Narrow"/>
                <w:bCs/>
                <w:sz w:val="20"/>
                <w:szCs w:val="20"/>
                <w:lang w:val="es-PE" w:eastAsia="es-PE"/>
              </w:rPr>
              <w:t>Al hacer click en el botón “Consultar”, el sistema deberá validar que se hayan ingresado los parámetros de consulta según lo siguiente:</w:t>
            </w:r>
          </w:p>
          <w:p w14:paraId="15B77681" w14:textId="77777777" w:rsidR="007D2A62" w:rsidRPr="007D2A62" w:rsidRDefault="007D2A62" w:rsidP="008C6227">
            <w:pPr>
              <w:pStyle w:val="Prrafodelista"/>
              <w:numPr>
                <w:ilvl w:val="0"/>
                <w:numId w:val="101"/>
              </w:numPr>
              <w:ind w:left="638" w:hanging="283"/>
              <w:rPr>
                <w:rFonts w:ascii="Arial Narrow" w:hAnsi="Arial Narrow"/>
                <w:bCs/>
                <w:sz w:val="20"/>
                <w:szCs w:val="20"/>
                <w:lang w:val="es-PE" w:eastAsia="es-PE"/>
              </w:rPr>
            </w:pPr>
            <w:r w:rsidRPr="007D2A62">
              <w:rPr>
                <w:rFonts w:ascii="Arial Narrow" w:hAnsi="Arial Narrow"/>
                <w:bCs/>
                <w:sz w:val="20"/>
                <w:szCs w:val="20"/>
                <w:lang w:val="es-PE" w:eastAsia="es-PE"/>
              </w:rPr>
              <w:t>Se hayan ingresado tanto la fecha de inicio como la fecha de fin, que la fecha de fin sea mayor a la fecha de inicio y que ninguna de las dos fechas sea mayor a la fecha del día</w:t>
            </w:r>
          </w:p>
          <w:p w14:paraId="15B77682" w14:textId="77777777" w:rsidR="0096497A" w:rsidRDefault="0096497A" w:rsidP="008C6227">
            <w:pPr>
              <w:pStyle w:val="Prrafodelista"/>
              <w:numPr>
                <w:ilvl w:val="0"/>
                <w:numId w:val="102"/>
              </w:numPr>
              <w:ind w:left="355" w:hanging="284"/>
              <w:rPr>
                <w:rFonts w:ascii="Arial Narrow" w:hAnsi="Arial Narrow"/>
                <w:bCs/>
                <w:sz w:val="20"/>
                <w:szCs w:val="20"/>
                <w:lang w:val="es-PE" w:eastAsia="es-PE"/>
              </w:rPr>
            </w:pPr>
            <w:r>
              <w:rPr>
                <w:rFonts w:ascii="Arial Narrow" w:hAnsi="Arial Narrow"/>
                <w:bCs/>
                <w:sz w:val="20"/>
                <w:szCs w:val="20"/>
                <w:lang w:val="es-PE" w:eastAsia="es-PE"/>
              </w:rPr>
              <w:t>De cumplirse las validaciones de los parámetros, el sistema deberá selecciona</w:t>
            </w:r>
            <w:r w:rsidR="006B79D1">
              <w:rPr>
                <w:rFonts w:ascii="Arial Narrow" w:hAnsi="Arial Narrow"/>
                <w:bCs/>
                <w:sz w:val="20"/>
                <w:szCs w:val="20"/>
                <w:lang w:val="es-PE" w:eastAsia="es-PE"/>
              </w:rPr>
              <w:t>r</w:t>
            </w:r>
            <w:r>
              <w:rPr>
                <w:rFonts w:ascii="Arial Narrow" w:hAnsi="Arial Narrow"/>
                <w:bCs/>
                <w:sz w:val="20"/>
                <w:szCs w:val="20"/>
                <w:lang w:val="es-PE" w:eastAsia="es-PE"/>
              </w:rPr>
              <w:t xml:space="preserve"> el(l</w:t>
            </w:r>
            <w:r w:rsidR="006B79D1">
              <w:rPr>
                <w:rFonts w:ascii="Arial Narrow" w:hAnsi="Arial Narrow"/>
                <w:bCs/>
                <w:sz w:val="20"/>
                <w:szCs w:val="20"/>
                <w:lang w:val="es-PE" w:eastAsia="es-PE"/>
              </w:rPr>
              <w:t>o</w:t>
            </w:r>
            <w:r>
              <w:rPr>
                <w:rFonts w:ascii="Arial Narrow" w:hAnsi="Arial Narrow"/>
                <w:bCs/>
                <w:sz w:val="20"/>
                <w:szCs w:val="20"/>
                <w:lang w:val="es-PE" w:eastAsia="es-PE"/>
              </w:rPr>
              <w:t xml:space="preserve">s) </w:t>
            </w:r>
            <w:r w:rsidR="006B79D1">
              <w:rPr>
                <w:rFonts w:ascii="Arial Narrow" w:hAnsi="Arial Narrow"/>
                <w:bCs/>
                <w:sz w:val="20"/>
                <w:szCs w:val="20"/>
                <w:lang w:val="es-PE" w:eastAsia="es-PE"/>
              </w:rPr>
              <w:t>Documento(s) Postal(es)</w:t>
            </w:r>
            <w:r>
              <w:rPr>
                <w:rFonts w:ascii="Arial Narrow" w:hAnsi="Arial Narrow"/>
                <w:bCs/>
                <w:sz w:val="20"/>
                <w:szCs w:val="20"/>
                <w:lang w:val="es-PE" w:eastAsia="es-PE"/>
              </w:rPr>
              <w:t xml:space="preserve"> </w:t>
            </w:r>
            <w:r w:rsidR="006B79D1">
              <w:rPr>
                <w:rFonts w:ascii="Arial Narrow" w:hAnsi="Arial Narrow"/>
                <w:bCs/>
                <w:sz w:val="20"/>
                <w:szCs w:val="20"/>
                <w:lang w:val="es-PE" w:eastAsia="es-PE"/>
              </w:rPr>
              <w:t>de Origen que hayan sido seleccionados en el rango de fechas ingresado</w:t>
            </w:r>
            <w:r>
              <w:rPr>
                <w:rFonts w:ascii="Arial Narrow" w:hAnsi="Arial Narrow"/>
                <w:bCs/>
                <w:sz w:val="20"/>
                <w:szCs w:val="20"/>
                <w:lang w:val="es-PE" w:eastAsia="es-PE"/>
              </w:rPr>
              <w:t xml:space="preserve"> y mostrar como resultado de la consulta los siguientes datos:</w:t>
            </w:r>
          </w:p>
          <w:p w14:paraId="15B77683" w14:textId="77777777" w:rsidR="006B79D1" w:rsidRDefault="006B79D1"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DEP (Año y Número)</w:t>
            </w:r>
          </w:p>
          <w:p w14:paraId="15B77684" w14:textId="77777777" w:rsidR="006B79D1" w:rsidRDefault="006B79D1"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Fecha y hora de numeración del DEP</w:t>
            </w:r>
          </w:p>
          <w:p w14:paraId="15B77685" w14:textId="77777777" w:rsidR="006B79D1" w:rsidRDefault="006B79D1"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documento postal de origen</w:t>
            </w:r>
          </w:p>
          <w:p w14:paraId="15B77686" w14:textId="77777777" w:rsidR="006B79D1" w:rsidRDefault="006B79D1"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Tipo de servicio (código y descripción)</w:t>
            </w:r>
          </w:p>
          <w:p w14:paraId="15B77687" w14:textId="77777777" w:rsidR="006B79D1" w:rsidRDefault="00DE3606"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Año</w:t>
            </w:r>
            <w:r w:rsidR="00A13F33" w:rsidRPr="00A13F33">
              <w:rPr>
                <w:rFonts w:ascii="Arial Narrow" w:hAnsi="Arial Narrow"/>
                <w:bCs/>
                <w:sz w:val="20"/>
                <w:szCs w:val="20"/>
                <w:highlight w:val="yellow"/>
                <w:lang w:val="es-PE" w:eastAsia="es-PE"/>
                <w:rPrChange w:id="506" w:author="prueba" w:date="2013-08-22T18:18:00Z">
                  <w:rPr>
                    <w:rFonts w:ascii="Arial Narrow" w:hAnsi="Arial Narrow"/>
                    <w:bCs/>
                    <w:sz w:val="20"/>
                    <w:szCs w:val="20"/>
                    <w:highlight w:val="cyan"/>
                    <w:lang w:val="es-PE" w:eastAsia="es-PE"/>
                  </w:rPr>
                </w:rPrChange>
              </w:rPr>
              <w:t>, tipo</w:t>
            </w:r>
            <w:r>
              <w:rPr>
                <w:rFonts w:ascii="Arial Narrow" w:hAnsi="Arial Narrow"/>
                <w:bCs/>
                <w:sz w:val="20"/>
                <w:szCs w:val="20"/>
                <w:lang w:val="es-PE" w:eastAsia="es-PE"/>
              </w:rPr>
              <w:t xml:space="preserve"> y Número de aviso de llegada</w:t>
            </w:r>
          </w:p>
          <w:p w14:paraId="15B77688" w14:textId="77777777" w:rsidR="006B79D1" w:rsidRDefault="006B79D1"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Alerta (de corresponder)</w:t>
            </w:r>
          </w:p>
          <w:p w14:paraId="15B77689" w14:textId="77777777" w:rsidR="0073184A" w:rsidRDefault="0073184A" w:rsidP="008C6227">
            <w:pPr>
              <w:ind w:left="420"/>
              <w:rPr>
                <w:rFonts w:ascii="Arial Narrow" w:hAnsi="Arial Narrow"/>
                <w:bCs/>
                <w:sz w:val="20"/>
                <w:szCs w:val="20"/>
                <w:lang w:val="es-PE" w:eastAsia="es-PE"/>
              </w:rPr>
            </w:pPr>
            <w:r>
              <w:rPr>
                <w:rFonts w:ascii="Arial Narrow" w:hAnsi="Arial Narrow"/>
                <w:bCs/>
                <w:sz w:val="20"/>
                <w:szCs w:val="20"/>
                <w:lang w:val="es-PE" w:eastAsia="es-PE"/>
              </w:rPr>
              <w:t>El sistema debe tener implementado en el número del DEP deberá tener implementado un hipervínculo para mostrar los datos de detalle del DEP según numeral 6 del RF02 de esta RIN</w:t>
            </w:r>
          </w:p>
          <w:p w14:paraId="15B7768A" w14:textId="77777777" w:rsidR="006B79D1" w:rsidRPr="006B79D1" w:rsidRDefault="006B79D1" w:rsidP="008C6227">
            <w:pPr>
              <w:ind w:left="355"/>
              <w:rPr>
                <w:rFonts w:ascii="Arial Narrow" w:hAnsi="Arial Narrow"/>
                <w:bCs/>
                <w:sz w:val="20"/>
                <w:szCs w:val="20"/>
                <w:lang w:val="es-PE" w:eastAsia="es-PE"/>
              </w:rPr>
            </w:pPr>
            <w:r>
              <w:rPr>
                <w:rFonts w:ascii="Arial Narrow" w:hAnsi="Arial Narrow"/>
                <w:bCs/>
                <w:sz w:val="20"/>
                <w:szCs w:val="20"/>
                <w:lang w:val="es-PE" w:eastAsia="es-PE"/>
              </w:rPr>
              <w:t xml:space="preserve">En </w:t>
            </w:r>
            <w:hyperlink w:anchor="_Resultado_de_Consulta_1" w:history="1">
              <w:r w:rsidRPr="00FA0C6A">
                <w:rPr>
                  <w:rStyle w:val="Hipervnculo"/>
                  <w:rFonts w:ascii="Arial Narrow" w:hAnsi="Arial Narrow"/>
                  <w:bCs/>
                  <w:szCs w:val="20"/>
                  <w:lang w:val="es-PE" w:eastAsia="es-PE"/>
                </w:rPr>
                <w:t>Anexo 6.13</w:t>
              </w:r>
            </w:hyperlink>
            <w:r>
              <w:rPr>
                <w:rFonts w:ascii="Arial Narrow" w:hAnsi="Arial Narrow"/>
                <w:bCs/>
                <w:sz w:val="20"/>
                <w:szCs w:val="20"/>
                <w:lang w:val="es-PE" w:eastAsia="es-PE"/>
              </w:rPr>
              <w:t xml:space="preserve"> se indica formato de presentación del resultado de la consulta.</w:t>
            </w:r>
          </w:p>
          <w:p w14:paraId="15B7768B" w14:textId="77777777" w:rsidR="006B79D1" w:rsidRDefault="006B79D1" w:rsidP="008C6227">
            <w:pPr>
              <w:pStyle w:val="Prrafodelista"/>
              <w:numPr>
                <w:ilvl w:val="0"/>
                <w:numId w:val="102"/>
              </w:numPr>
              <w:ind w:left="355" w:hanging="284"/>
              <w:rPr>
                <w:rFonts w:ascii="Arial Narrow" w:hAnsi="Arial Narrow"/>
                <w:bCs/>
                <w:sz w:val="20"/>
                <w:szCs w:val="20"/>
                <w:lang w:val="es-PE" w:eastAsia="es-PE"/>
              </w:rPr>
            </w:pPr>
            <w:r>
              <w:rPr>
                <w:rFonts w:ascii="Arial Narrow" w:hAnsi="Arial Narrow"/>
                <w:bCs/>
                <w:sz w:val="20"/>
                <w:szCs w:val="20"/>
                <w:lang w:val="es-PE" w:eastAsia="es-PE"/>
              </w:rPr>
              <w:t xml:space="preserve">Al </w:t>
            </w:r>
            <w:r w:rsidR="00B81C33">
              <w:rPr>
                <w:rFonts w:ascii="Arial Narrow" w:hAnsi="Arial Narrow"/>
                <w:bCs/>
                <w:sz w:val="20"/>
                <w:szCs w:val="20"/>
                <w:lang w:val="es-PE" w:eastAsia="es-PE"/>
              </w:rPr>
              <w:t>hacer click en el botón “Salir”</w:t>
            </w:r>
            <w:r>
              <w:rPr>
                <w:rFonts w:ascii="Arial Narrow" w:hAnsi="Arial Narrow"/>
                <w:bCs/>
                <w:sz w:val="20"/>
                <w:szCs w:val="20"/>
                <w:lang w:val="es-PE" w:eastAsia="es-PE"/>
              </w:rPr>
              <w:t xml:space="preserve"> se debe abandonar la opción de consulta.</w:t>
            </w:r>
          </w:p>
          <w:p w14:paraId="15B7768C" w14:textId="77777777" w:rsidR="00E758A3" w:rsidRDefault="00E758A3" w:rsidP="008C6227">
            <w:pPr>
              <w:rPr>
                <w:rFonts w:ascii="Arial Narrow" w:hAnsi="Arial Narrow"/>
                <w:bCs/>
                <w:sz w:val="20"/>
                <w:szCs w:val="20"/>
                <w:lang w:val="es-PE" w:eastAsia="es-PE"/>
              </w:rPr>
            </w:pPr>
          </w:p>
        </w:tc>
        <w:tc>
          <w:tcPr>
            <w:tcW w:w="1134" w:type="dxa"/>
            <w:gridSpan w:val="2"/>
            <w:shd w:val="clear" w:color="auto" w:fill="auto"/>
          </w:tcPr>
          <w:p w14:paraId="15B7768D" w14:textId="77777777" w:rsidR="00E758A3" w:rsidRPr="00752A5B" w:rsidRDefault="00E758A3" w:rsidP="008C6227">
            <w:pPr>
              <w:pStyle w:val="Textodeglobo"/>
              <w:spacing w:before="40" w:after="40"/>
              <w:jc w:val="center"/>
              <w:rPr>
                <w:rFonts w:ascii="Arial Narrow" w:hAnsi="Arial Narrow" w:cs="Arial Narrow"/>
                <w:sz w:val="20"/>
                <w:szCs w:val="20"/>
                <w:lang w:eastAsia="es-ES"/>
              </w:rPr>
            </w:pPr>
          </w:p>
        </w:tc>
        <w:tc>
          <w:tcPr>
            <w:tcW w:w="851" w:type="dxa"/>
            <w:shd w:val="clear" w:color="auto" w:fill="auto"/>
          </w:tcPr>
          <w:p w14:paraId="15B7768E" w14:textId="77777777" w:rsidR="00E758A3" w:rsidRPr="00752A5B" w:rsidRDefault="00E758A3" w:rsidP="008C6227">
            <w:pPr>
              <w:pStyle w:val="Textodeglobo"/>
              <w:spacing w:before="40" w:after="40"/>
              <w:jc w:val="left"/>
              <w:rPr>
                <w:rFonts w:ascii="Arial Narrow" w:hAnsi="Arial Narrow" w:cs="Arial Narrow"/>
                <w:sz w:val="20"/>
                <w:szCs w:val="20"/>
                <w:lang w:eastAsia="es-ES"/>
              </w:rPr>
            </w:pPr>
          </w:p>
        </w:tc>
      </w:tr>
      <w:tr w:rsidR="00E87D62" w:rsidRPr="00752A5B" w14:paraId="15B776B1" w14:textId="77777777" w:rsidTr="000541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tcPr>
          <w:p w14:paraId="15B77690" w14:textId="77777777" w:rsidR="00E87D62" w:rsidRPr="00752A5B" w:rsidRDefault="00E87D62" w:rsidP="008C6227">
            <w:pPr>
              <w:pStyle w:val="Textodeglobo"/>
              <w:spacing w:before="40" w:after="40"/>
              <w:jc w:val="center"/>
              <w:rPr>
                <w:rFonts w:ascii="Arial Narrow" w:hAnsi="Arial Narrow" w:cs="Arial Narrow"/>
                <w:sz w:val="20"/>
                <w:szCs w:val="20"/>
                <w:lang w:eastAsia="es-ES"/>
              </w:rPr>
            </w:pPr>
            <w:r w:rsidRPr="00752A5B">
              <w:rPr>
                <w:rFonts w:ascii="Arial Narrow" w:hAnsi="Arial Narrow" w:cs="Arial Narrow"/>
                <w:sz w:val="20"/>
                <w:szCs w:val="20"/>
                <w:lang w:eastAsia="es-ES"/>
              </w:rPr>
              <w:t>RF0</w:t>
            </w:r>
            <w:r>
              <w:rPr>
                <w:rFonts w:ascii="Arial Narrow" w:hAnsi="Arial Narrow" w:cs="Arial Narrow"/>
                <w:sz w:val="20"/>
                <w:szCs w:val="20"/>
                <w:lang w:eastAsia="es-ES"/>
              </w:rPr>
              <w:t>5</w:t>
            </w:r>
          </w:p>
        </w:tc>
        <w:tc>
          <w:tcPr>
            <w:tcW w:w="1418" w:type="dxa"/>
            <w:gridSpan w:val="2"/>
            <w:shd w:val="clear" w:color="auto" w:fill="auto"/>
          </w:tcPr>
          <w:p w14:paraId="15B77691" w14:textId="77777777" w:rsidR="00E87D62" w:rsidRPr="00921376" w:rsidRDefault="00E87D62" w:rsidP="008C6227">
            <w:pPr>
              <w:pStyle w:val="Textodeglobo"/>
              <w:spacing w:before="40" w:after="40"/>
              <w:jc w:val="center"/>
              <w:rPr>
                <w:rFonts w:ascii="Arial Narrow" w:hAnsi="Arial Narrow" w:cs="Arial Narrow"/>
                <w:sz w:val="20"/>
                <w:szCs w:val="20"/>
              </w:rPr>
            </w:pPr>
            <w:r w:rsidRPr="00921376">
              <w:rPr>
                <w:rFonts w:ascii="Arial Narrow" w:hAnsi="Arial Narrow" w:cs="Arial Narrow"/>
                <w:sz w:val="20"/>
                <w:szCs w:val="20"/>
              </w:rPr>
              <w:t xml:space="preserve">Consulta de </w:t>
            </w:r>
            <w:r w:rsidR="00CA7BE4">
              <w:rPr>
                <w:rFonts w:ascii="Arial Narrow" w:hAnsi="Arial Narrow" w:cs="Arial Narrow"/>
                <w:sz w:val="20"/>
                <w:szCs w:val="20"/>
              </w:rPr>
              <w:t>DPOs</w:t>
            </w:r>
            <w:r w:rsidRPr="00921376">
              <w:rPr>
                <w:rFonts w:ascii="Arial Narrow" w:hAnsi="Arial Narrow" w:cs="Arial Narrow"/>
                <w:sz w:val="20"/>
                <w:szCs w:val="20"/>
              </w:rPr>
              <w:t xml:space="preserve"> en abandono</w:t>
            </w:r>
          </w:p>
        </w:tc>
        <w:tc>
          <w:tcPr>
            <w:tcW w:w="4677" w:type="dxa"/>
            <w:gridSpan w:val="6"/>
            <w:shd w:val="clear" w:color="auto" w:fill="auto"/>
            <w:vAlign w:val="center"/>
          </w:tcPr>
          <w:p w14:paraId="15B77692" w14:textId="77777777" w:rsidR="00FA0C6A" w:rsidRDefault="00D43CE4" w:rsidP="008C6227">
            <w:pPr>
              <w:rPr>
                <w:rFonts w:ascii="Arial Narrow" w:hAnsi="Arial Narrow"/>
                <w:bCs/>
                <w:sz w:val="20"/>
                <w:szCs w:val="20"/>
                <w:lang w:val="es-PE" w:eastAsia="es-PE"/>
              </w:rPr>
            </w:pPr>
            <w:r w:rsidRPr="00D43CE4">
              <w:rPr>
                <w:rFonts w:ascii="Arial Narrow" w:hAnsi="Arial Narrow"/>
                <w:bCs/>
                <w:sz w:val="20"/>
                <w:szCs w:val="20"/>
                <w:highlight w:val="yellow"/>
                <w:lang w:val="es-PE" w:eastAsia="es-PE"/>
              </w:rPr>
              <w:t xml:space="preserve">En la Sección de Operatividad Aduanera/Despacho del portal SUNAT </w:t>
            </w:r>
            <w:r w:rsidRPr="00D43CE4">
              <w:rPr>
                <w:rFonts w:ascii="Arial Narrow" w:hAnsi="Arial Narrow"/>
                <w:bCs/>
                <w:sz w:val="20"/>
                <w:szCs w:val="20"/>
                <w:lang w:val="es-PE" w:eastAsia="es-PE"/>
              </w:rPr>
              <w:t xml:space="preserve">y </w:t>
            </w:r>
            <w:r>
              <w:rPr>
                <w:rFonts w:ascii="Arial Narrow" w:hAnsi="Arial Narrow"/>
                <w:bCs/>
                <w:sz w:val="20"/>
                <w:szCs w:val="20"/>
                <w:lang w:val="es-PE" w:eastAsia="es-PE"/>
              </w:rPr>
              <w:t>En el Portal del Funcionario Aduanero</w:t>
            </w:r>
            <w:r w:rsidR="00FA0C6A">
              <w:rPr>
                <w:rFonts w:ascii="Arial Narrow" w:hAnsi="Arial Narrow"/>
                <w:bCs/>
                <w:sz w:val="20"/>
                <w:szCs w:val="20"/>
                <w:lang w:val="es-PE" w:eastAsia="es-PE"/>
              </w:rPr>
              <w:t>, se debe implementar la Consulta</w:t>
            </w:r>
            <w:r w:rsidR="009329C2">
              <w:rPr>
                <w:rFonts w:ascii="Arial Narrow" w:hAnsi="Arial Narrow"/>
                <w:bCs/>
                <w:sz w:val="20"/>
                <w:szCs w:val="20"/>
                <w:lang w:val="es-PE" w:eastAsia="es-PE"/>
              </w:rPr>
              <w:t xml:space="preserve"> </w:t>
            </w:r>
            <w:r w:rsidR="00FA0C6A">
              <w:rPr>
                <w:rFonts w:ascii="Arial Narrow" w:hAnsi="Arial Narrow"/>
                <w:bCs/>
                <w:sz w:val="20"/>
                <w:szCs w:val="20"/>
                <w:lang w:val="es-PE" w:eastAsia="es-PE"/>
              </w:rPr>
              <w:t>de</w:t>
            </w:r>
            <w:r w:rsidR="008B29F5">
              <w:rPr>
                <w:rFonts w:ascii="Arial Narrow" w:hAnsi="Arial Narrow"/>
                <w:bCs/>
                <w:sz w:val="20"/>
                <w:szCs w:val="20"/>
                <w:lang w:val="es-PE" w:eastAsia="es-PE"/>
              </w:rPr>
              <w:t xml:space="preserve"> los</w:t>
            </w:r>
            <w:r w:rsidR="00FA0C6A">
              <w:rPr>
                <w:rFonts w:ascii="Arial Narrow" w:hAnsi="Arial Narrow"/>
                <w:bCs/>
                <w:sz w:val="20"/>
                <w:szCs w:val="20"/>
                <w:lang w:val="es-PE" w:eastAsia="es-PE"/>
              </w:rPr>
              <w:t xml:space="preserve"> Envíos en </w:t>
            </w:r>
            <w:r w:rsidR="008B29F5">
              <w:rPr>
                <w:rFonts w:ascii="Arial Narrow" w:hAnsi="Arial Narrow"/>
                <w:bCs/>
                <w:sz w:val="20"/>
                <w:szCs w:val="20"/>
                <w:lang w:val="es-PE" w:eastAsia="es-PE"/>
              </w:rPr>
              <w:t>a</w:t>
            </w:r>
            <w:r w:rsidR="00FA0C6A">
              <w:rPr>
                <w:rFonts w:ascii="Arial Narrow" w:hAnsi="Arial Narrow"/>
                <w:bCs/>
                <w:sz w:val="20"/>
                <w:szCs w:val="20"/>
                <w:lang w:val="es-PE" w:eastAsia="es-PE"/>
              </w:rPr>
              <w:t>bandono</w:t>
            </w:r>
            <w:r w:rsidR="008B29F5">
              <w:rPr>
                <w:rFonts w:ascii="Arial Narrow" w:hAnsi="Arial Narrow"/>
                <w:bCs/>
                <w:sz w:val="20"/>
                <w:szCs w:val="20"/>
                <w:lang w:val="es-PE" w:eastAsia="es-PE"/>
              </w:rPr>
              <w:t xml:space="preserve"> legal</w:t>
            </w:r>
            <w:r w:rsidR="00FA0C6A">
              <w:rPr>
                <w:rFonts w:ascii="Arial Narrow" w:hAnsi="Arial Narrow"/>
                <w:bCs/>
                <w:sz w:val="20"/>
                <w:szCs w:val="20"/>
                <w:lang w:val="es-PE" w:eastAsia="es-PE"/>
              </w:rPr>
              <w:t>, bajo las siguientes especificaciones:</w:t>
            </w:r>
          </w:p>
          <w:p w14:paraId="15B77693" w14:textId="77777777" w:rsidR="00DB06A9" w:rsidRPr="008B29F5" w:rsidRDefault="00CA7BE4" w:rsidP="008C6227">
            <w:pPr>
              <w:pStyle w:val="Prrafodelista"/>
              <w:numPr>
                <w:ilvl w:val="0"/>
                <w:numId w:val="103"/>
              </w:numPr>
              <w:ind w:left="355" w:hanging="284"/>
              <w:rPr>
                <w:rFonts w:ascii="Arial Narrow" w:hAnsi="Arial Narrow"/>
                <w:bCs/>
                <w:sz w:val="20"/>
                <w:szCs w:val="20"/>
                <w:lang w:val="es-PE" w:eastAsia="es-PE"/>
              </w:rPr>
            </w:pPr>
            <w:r>
              <w:rPr>
                <w:rFonts w:ascii="Arial Narrow" w:hAnsi="Arial Narrow"/>
                <w:bCs/>
                <w:sz w:val="20"/>
                <w:szCs w:val="20"/>
                <w:lang w:val="es-PE" w:eastAsia="es-PE"/>
              </w:rPr>
              <w:t>Al ingresar a la opción, el sistema deberá mostrar una pantalla que permita</w:t>
            </w:r>
            <w:r w:rsidR="008B29F5">
              <w:rPr>
                <w:rFonts w:ascii="Arial Narrow" w:hAnsi="Arial Narrow"/>
                <w:bCs/>
                <w:sz w:val="20"/>
                <w:szCs w:val="20"/>
                <w:lang w:val="es-PE" w:eastAsia="es-PE"/>
              </w:rPr>
              <w:t xml:space="preserve"> i</w:t>
            </w:r>
            <w:r w:rsidRPr="008B29F5">
              <w:rPr>
                <w:rFonts w:ascii="Arial Narrow" w:hAnsi="Arial Narrow"/>
                <w:bCs/>
                <w:sz w:val="20"/>
                <w:szCs w:val="20"/>
                <w:lang w:val="es-PE" w:eastAsia="es-PE"/>
              </w:rPr>
              <w:t>ngresar un rango de fechas correspondientes a la fecha de registro del DPO</w:t>
            </w:r>
            <w:r w:rsidR="008B29F5">
              <w:rPr>
                <w:rFonts w:ascii="Arial Narrow" w:hAnsi="Arial Narrow"/>
                <w:bCs/>
                <w:sz w:val="20"/>
                <w:szCs w:val="20"/>
                <w:lang w:val="es-PE" w:eastAsia="es-PE"/>
              </w:rPr>
              <w:t xml:space="preserve">, </w:t>
            </w:r>
            <w:r w:rsidR="008B29F5" w:rsidRPr="008B29F5">
              <w:rPr>
                <w:rFonts w:ascii="Arial Narrow" w:hAnsi="Arial Narrow"/>
                <w:bCs/>
                <w:sz w:val="20"/>
                <w:szCs w:val="20"/>
                <w:lang w:val="es-PE" w:eastAsia="es-PE"/>
              </w:rPr>
              <w:t>(rángo máximo permitido 1 año calendario)</w:t>
            </w:r>
            <w:r w:rsidR="001A1A12">
              <w:rPr>
                <w:rFonts w:ascii="Arial Narrow" w:hAnsi="Arial Narrow"/>
                <w:bCs/>
                <w:sz w:val="20"/>
                <w:szCs w:val="20"/>
                <w:lang w:val="es-PE" w:eastAsia="es-PE"/>
              </w:rPr>
              <w:t>.</w:t>
            </w:r>
          </w:p>
          <w:p w14:paraId="15B77694" w14:textId="77777777" w:rsidR="00FA0C6A" w:rsidRDefault="00FA0C6A" w:rsidP="008C6227">
            <w:pPr>
              <w:pStyle w:val="Prrafodelista"/>
              <w:numPr>
                <w:ilvl w:val="0"/>
                <w:numId w:val="103"/>
              </w:numPr>
              <w:ind w:left="355" w:hanging="284"/>
              <w:rPr>
                <w:rFonts w:ascii="Arial Narrow" w:hAnsi="Arial Narrow"/>
                <w:bCs/>
                <w:sz w:val="20"/>
                <w:szCs w:val="20"/>
                <w:lang w:val="es-PE" w:eastAsia="es-PE"/>
              </w:rPr>
            </w:pPr>
            <w:r>
              <w:rPr>
                <w:rFonts w:ascii="Arial Narrow" w:hAnsi="Arial Narrow"/>
                <w:bCs/>
                <w:sz w:val="20"/>
                <w:szCs w:val="20"/>
                <w:lang w:val="es-PE" w:eastAsia="es-PE"/>
              </w:rPr>
              <w:t>Debe mostrar los botones “Consultar” y “Salir”</w:t>
            </w:r>
          </w:p>
          <w:p w14:paraId="15B77695" w14:textId="77777777" w:rsidR="00FA0C6A" w:rsidRDefault="00FA0C6A" w:rsidP="008C6227">
            <w:pPr>
              <w:pStyle w:val="Prrafodelista"/>
              <w:numPr>
                <w:ilvl w:val="0"/>
                <w:numId w:val="103"/>
              </w:numPr>
              <w:ind w:left="355" w:hanging="284"/>
              <w:rPr>
                <w:rFonts w:ascii="Arial Narrow" w:hAnsi="Arial Narrow"/>
                <w:bCs/>
                <w:sz w:val="20"/>
                <w:szCs w:val="20"/>
                <w:lang w:val="es-PE" w:eastAsia="es-PE"/>
              </w:rPr>
            </w:pPr>
            <w:r>
              <w:rPr>
                <w:rFonts w:ascii="Arial Narrow" w:hAnsi="Arial Narrow"/>
                <w:bCs/>
                <w:sz w:val="20"/>
                <w:szCs w:val="20"/>
                <w:lang w:val="es-PE" w:eastAsia="es-PE"/>
              </w:rPr>
              <w:t>Al hacer click en el botón “Consultar”, el sistema deberá validar que se hayan ingresado los parámetros de consulta según lo siguiente:</w:t>
            </w:r>
          </w:p>
          <w:p w14:paraId="15B77696" w14:textId="77777777" w:rsidR="00FA0C6A" w:rsidRPr="007D2A62" w:rsidRDefault="00FA0C6A" w:rsidP="008C6227">
            <w:pPr>
              <w:pStyle w:val="Prrafodelista"/>
              <w:numPr>
                <w:ilvl w:val="0"/>
                <w:numId w:val="104"/>
              </w:numPr>
              <w:ind w:left="638" w:hanging="283"/>
              <w:rPr>
                <w:rFonts w:ascii="Arial Narrow" w:hAnsi="Arial Narrow"/>
                <w:bCs/>
                <w:sz w:val="20"/>
                <w:szCs w:val="20"/>
                <w:lang w:val="es-PE" w:eastAsia="es-PE"/>
              </w:rPr>
            </w:pPr>
            <w:r w:rsidRPr="007D2A62">
              <w:rPr>
                <w:rFonts w:ascii="Arial Narrow" w:hAnsi="Arial Narrow"/>
                <w:bCs/>
                <w:sz w:val="20"/>
                <w:szCs w:val="20"/>
                <w:lang w:val="es-PE" w:eastAsia="es-PE"/>
              </w:rPr>
              <w:t>Se hayan ingresado tanto la fecha de inicio como la fecha de fin, que la fecha de fin sea mayor a la fecha de inicio y que ninguna de las dos fechas sea mayor a la fecha del día</w:t>
            </w:r>
            <w:r w:rsidR="00B17A4F">
              <w:rPr>
                <w:rFonts w:ascii="Arial Narrow" w:hAnsi="Arial Narrow"/>
                <w:bCs/>
                <w:sz w:val="20"/>
                <w:szCs w:val="20"/>
                <w:lang w:val="es-PE" w:eastAsia="es-PE"/>
              </w:rPr>
              <w:t>.</w:t>
            </w:r>
          </w:p>
          <w:p w14:paraId="15B77697" w14:textId="77777777" w:rsidR="00B17A4F" w:rsidRPr="007002D7" w:rsidRDefault="00FA0C6A" w:rsidP="007002D7">
            <w:pPr>
              <w:pStyle w:val="Prrafodelista"/>
              <w:numPr>
                <w:ilvl w:val="0"/>
                <w:numId w:val="102"/>
              </w:numPr>
              <w:ind w:left="355" w:hanging="284"/>
              <w:rPr>
                <w:rFonts w:ascii="Arial Narrow" w:hAnsi="Arial Narrow"/>
                <w:bCs/>
                <w:sz w:val="20"/>
                <w:szCs w:val="20"/>
                <w:lang w:val="es-PE" w:eastAsia="es-PE"/>
              </w:rPr>
            </w:pPr>
            <w:r>
              <w:rPr>
                <w:rFonts w:ascii="Arial Narrow" w:hAnsi="Arial Narrow"/>
                <w:bCs/>
                <w:sz w:val="20"/>
                <w:szCs w:val="20"/>
                <w:lang w:val="es-PE" w:eastAsia="es-PE"/>
              </w:rPr>
              <w:t xml:space="preserve">De cumplirse las validaciones de los parámetros, el sistema deberá seleccionar el(los) Documento(s) Postal(es) de Origen que </w:t>
            </w:r>
            <w:r w:rsidR="00A7344A">
              <w:rPr>
                <w:rFonts w:ascii="Arial Narrow" w:hAnsi="Arial Narrow"/>
                <w:bCs/>
                <w:sz w:val="20"/>
                <w:szCs w:val="20"/>
                <w:lang w:val="es-PE" w:eastAsia="es-PE"/>
              </w:rPr>
              <w:t>se encuentre</w:t>
            </w:r>
            <w:r w:rsidR="00A13F33" w:rsidRPr="00A13F33">
              <w:rPr>
                <w:rFonts w:ascii="Arial Narrow" w:hAnsi="Arial Narrow"/>
                <w:bCs/>
                <w:sz w:val="20"/>
                <w:szCs w:val="20"/>
                <w:highlight w:val="yellow"/>
                <w:lang w:val="es-PE" w:eastAsia="es-PE"/>
                <w:rPrChange w:id="507" w:author="prueba" w:date="2013-08-22T18:18:00Z">
                  <w:rPr>
                    <w:rFonts w:ascii="Arial Narrow" w:hAnsi="Arial Narrow"/>
                    <w:bCs/>
                    <w:sz w:val="20"/>
                    <w:szCs w:val="20"/>
                    <w:highlight w:val="cyan"/>
                    <w:lang w:val="es-PE" w:eastAsia="es-PE"/>
                  </w:rPr>
                </w:rPrChange>
              </w:rPr>
              <w:t>(n)</w:t>
            </w:r>
            <w:r w:rsidR="00A7344A">
              <w:rPr>
                <w:rFonts w:ascii="Arial Narrow" w:hAnsi="Arial Narrow"/>
                <w:bCs/>
                <w:sz w:val="20"/>
                <w:szCs w:val="20"/>
                <w:lang w:val="es-PE" w:eastAsia="es-PE"/>
              </w:rPr>
              <w:t xml:space="preserve"> en abandono</w:t>
            </w:r>
            <w:r w:rsidR="00D9732C">
              <w:rPr>
                <w:rFonts w:ascii="Arial Narrow" w:hAnsi="Arial Narrow"/>
                <w:bCs/>
                <w:sz w:val="20"/>
                <w:szCs w:val="20"/>
                <w:lang w:val="es-PE" w:eastAsia="es-PE"/>
              </w:rPr>
              <w:t>.</w:t>
            </w:r>
            <w:r w:rsidR="00A7344A">
              <w:rPr>
                <w:rFonts w:ascii="Arial Narrow" w:hAnsi="Arial Narrow"/>
                <w:bCs/>
                <w:sz w:val="20"/>
                <w:szCs w:val="20"/>
                <w:lang w:val="es-PE" w:eastAsia="es-PE"/>
              </w:rPr>
              <w:t xml:space="preserve">  </w:t>
            </w:r>
            <w:r w:rsidR="008C77A9">
              <w:rPr>
                <w:rFonts w:ascii="Arial Narrow" w:hAnsi="Arial Narrow"/>
                <w:bCs/>
                <w:sz w:val="20"/>
                <w:szCs w:val="20"/>
                <w:lang w:val="es-PE" w:eastAsia="es-PE"/>
              </w:rPr>
              <w:t>Para identificar cuá</w:t>
            </w:r>
            <w:r w:rsidR="00D9732C">
              <w:rPr>
                <w:rFonts w:ascii="Arial Narrow" w:hAnsi="Arial Narrow"/>
                <w:bCs/>
                <w:sz w:val="20"/>
                <w:szCs w:val="20"/>
                <w:lang w:val="es-PE" w:eastAsia="es-PE"/>
              </w:rPr>
              <w:t>ndo una</w:t>
            </w:r>
            <w:r w:rsidR="00A7344A">
              <w:rPr>
                <w:rFonts w:ascii="Arial Narrow" w:hAnsi="Arial Narrow"/>
                <w:bCs/>
                <w:sz w:val="20"/>
                <w:szCs w:val="20"/>
                <w:lang w:val="es-PE" w:eastAsia="es-PE"/>
              </w:rPr>
              <w:t xml:space="preserve"> </w:t>
            </w:r>
            <w:r w:rsidR="00207461">
              <w:rPr>
                <w:rFonts w:ascii="Arial Narrow" w:hAnsi="Arial Narrow"/>
                <w:bCs/>
                <w:sz w:val="20"/>
                <w:szCs w:val="20"/>
                <w:lang w:val="es-PE" w:eastAsia="es-PE"/>
              </w:rPr>
              <w:t>DPO</w:t>
            </w:r>
            <w:r w:rsidR="00A7344A">
              <w:rPr>
                <w:rFonts w:ascii="Arial Narrow" w:hAnsi="Arial Narrow"/>
                <w:bCs/>
                <w:sz w:val="20"/>
                <w:szCs w:val="20"/>
                <w:lang w:val="es-PE" w:eastAsia="es-PE"/>
              </w:rPr>
              <w:t xml:space="preserve"> </w:t>
            </w:r>
            <w:r w:rsidR="00D9732C">
              <w:rPr>
                <w:rFonts w:ascii="Arial Narrow" w:hAnsi="Arial Narrow"/>
                <w:bCs/>
                <w:sz w:val="20"/>
                <w:szCs w:val="20"/>
                <w:lang w:val="es-PE" w:eastAsia="es-PE"/>
              </w:rPr>
              <w:t>se encuentra en abandono, se debe tener en cuenta lo siguiente</w:t>
            </w:r>
            <w:r w:rsidR="0073184A">
              <w:rPr>
                <w:rFonts w:ascii="Arial Narrow" w:hAnsi="Arial Narrow"/>
                <w:bCs/>
                <w:sz w:val="20"/>
                <w:szCs w:val="20"/>
                <w:lang w:val="es-PE" w:eastAsia="es-PE"/>
              </w:rPr>
              <w:t>:</w:t>
            </w:r>
          </w:p>
          <w:p w14:paraId="15B77698" w14:textId="77777777" w:rsidR="000B7AD6" w:rsidRPr="00222755" w:rsidRDefault="00D43CE4" w:rsidP="008C6227">
            <w:pPr>
              <w:pStyle w:val="Prrafodelista"/>
              <w:numPr>
                <w:ilvl w:val="0"/>
                <w:numId w:val="127"/>
              </w:numPr>
              <w:ind w:left="638" w:hanging="141"/>
              <w:rPr>
                <w:rFonts w:ascii="Arial Narrow" w:hAnsi="Arial Narrow" w:cs="Arial"/>
                <w:bCs/>
                <w:sz w:val="20"/>
                <w:szCs w:val="20"/>
              </w:rPr>
            </w:pPr>
            <w:r w:rsidRPr="00D43CE4">
              <w:rPr>
                <w:rFonts w:ascii="Arial Narrow" w:hAnsi="Arial Narrow" w:cs="Arial"/>
                <w:bCs/>
                <w:sz w:val="20"/>
                <w:szCs w:val="20"/>
                <w:lang w:val="es-PE"/>
              </w:rPr>
              <w:t>D</w:t>
            </w:r>
            <w:r w:rsidRPr="00D43CE4">
              <w:rPr>
                <w:rFonts w:ascii="Arial Narrow" w:hAnsi="Arial Narrow" w:cs="Arial"/>
                <w:bCs/>
                <w:sz w:val="20"/>
                <w:szCs w:val="20"/>
              </w:rPr>
              <w:t xml:space="preserve">PO no cuenta con Declaración, Solicitud de Devolución/Reexpedición o Distribución Directa, </w:t>
            </w:r>
            <w:r w:rsidRPr="00D43CE4">
              <w:rPr>
                <w:rFonts w:ascii="Arial Narrow" w:hAnsi="Arial Narrow" w:cs="Arial"/>
                <w:bCs/>
                <w:sz w:val="20"/>
                <w:szCs w:val="20"/>
                <w:highlight w:val="yellow"/>
              </w:rPr>
              <w:t>vencido el plazo de 2 meses contado desde la fecha de transmisión del DPO en el DEP desconsolidado</w:t>
            </w:r>
            <w:r w:rsidRPr="00D43CE4">
              <w:rPr>
                <w:rFonts w:ascii="Arial Narrow" w:hAnsi="Arial Narrow" w:cs="Arial"/>
                <w:bCs/>
                <w:sz w:val="20"/>
                <w:szCs w:val="20"/>
              </w:rPr>
              <w:t>.</w:t>
            </w:r>
          </w:p>
          <w:p w14:paraId="15B77699" w14:textId="77777777" w:rsidR="00505A61" w:rsidRPr="00745BC5" w:rsidRDefault="00D43CE4" w:rsidP="008C6227">
            <w:pPr>
              <w:pStyle w:val="Prrafodelista"/>
              <w:numPr>
                <w:ilvl w:val="0"/>
                <w:numId w:val="127"/>
              </w:numPr>
              <w:ind w:left="638" w:hanging="141"/>
              <w:rPr>
                <w:rFonts w:ascii="Arial Narrow" w:hAnsi="Arial Narrow" w:cs="Arial"/>
                <w:bCs/>
                <w:sz w:val="20"/>
                <w:szCs w:val="20"/>
                <w:highlight w:val="yellow"/>
              </w:rPr>
            </w:pPr>
            <w:r w:rsidRPr="00D43CE4">
              <w:rPr>
                <w:rFonts w:ascii="Arial Narrow" w:hAnsi="Arial Narrow" w:cs="Arial"/>
                <w:bCs/>
                <w:sz w:val="20"/>
                <w:szCs w:val="20"/>
                <w:highlight w:val="yellow"/>
              </w:rPr>
              <w:t>DPO no registre “Levante Autorizado” (para declaración) o “autorización de embarque” (para devolución/reexpedición), a partir del plazo que venza último: al vencimiento del plazo de 30 días calendario contado a partir de la fecha de numerada la Declaración (DIF, DC, DQ, 10, 18) o Solicitud de Devolución/Reexpedición (85), o al vencimiento del plazo de 2 meses contado desde la fecha de transmisión del DPO en el DEP desconsolidado (</w:t>
            </w:r>
            <w:r w:rsidRPr="00D43CE4">
              <w:rPr>
                <w:rFonts w:ascii="Arial Narrow" w:hAnsi="Arial Narrow" w:cs="Arial"/>
                <w:bCs/>
                <w:i/>
                <w:sz w:val="20"/>
                <w:szCs w:val="20"/>
                <w:highlight w:val="yellow"/>
              </w:rPr>
              <w:t>Por ejemplo: Una DIF numerada el día 5 en el plazo de conservación, no operará su abandono vencido los 30 días calenadrios de numera la DIF, sino vencido los 2 meses del plazo de conservación</w:t>
            </w:r>
            <w:r w:rsidRPr="00D43CE4">
              <w:rPr>
                <w:rFonts w:ascii="Arial Narrow" w:hAnsi="Arial Narrow" w:cs="Arial"/>
                <w:bCs/>
                <w:sz w:val="20"/>
                <w:szCs w:val="20"/>
                <w:highlight w:val="yellow"/>
              </w:rPr>
              <w:t>).</w:t>
            </w:r>
          </w:p>
          <w:p w14:paraId="15B7769A" w14:textId="77777777" w:rsidR="009C6762" w:rsidRDefault="009C6762" w:rsidP="008C6227">
            <w:pPr>
              <w:pStyle w:val="Prrafodelista"/>
              <w:ind w:left="355"/>
              <w:rPr>
                <w:rFonts w:ascii="Arial Narrow" w:hAnsi="Arial Narrow"/>
                <w:bCs/>
                <w:sz w:val="20"/>
                <w:szCs w:val="20"/>
                <w:lang w:val="es-PE" w:eastAsia="es-PE"/>
              </w:rPr>
            </w:pPr>
          </w:p>
          <w:p w14:paraId="15B7769B" w14:textId="77777777" w:rsidR="00FA0C6A" w:rsidRDefault="0073184A" w:rsidP="008C6227">
            <w:pPr>
              <w:pStyle w:val="Prrafodelista"/>
              <w:ind w:left="355"/>
              <w:rPr>
                <w:rFonts w:ascii="Arial Narrow" w:hAnsi="Arial Narrow"/>
                <w:bCs/>
                <w:sz w:val="20"/>
                <w:szCs w:val="20"/>
                <w:lang w:val="es-PE" w:eastAsia="es-PE"/>
              </w:rPr>
            </w:pPr>
            <w:r w:rsidRPr="004D2AEC">
              <w:rPr>
                <w:rFonts w:ascii="Arial Narrow" w:hAnsi="Arial Narrow"/>
                <w:bCs/>
                <w:sz w:val="20"/>
                <w:szCs w:val="20"/>
                <w:lang w:val="es-PE" w:eastAsia="es-PE"/>
              </w:rPr>
              <w:t>C</w:t>
            </w:r>
            <w:r w:rsidR="00FA0C6A" w:rsidRPr="004D2AEC">
              <w:rPr>
                <w:rFonts w:ascii="Arial Narrow" w:hAnsi="Arial Narrow"/>
                <w:bCs/>
                <w:sz w:val="20"/>
                <w:szCs w:val="20"/>
                <w:lang w:val="es-PE" w:eastAsia="es-PE"/>
              </w:rPr>
              <w:t xml:space="preserve">omo resultado de la consulta </w:t>
            </w:r>
            <w:r w:rsidR="00A7344A" w:rsidRPr="004D2AEC">
              <w:rPr>
                <w:rFonts w:ascii="Arial Narrow" w:hAnsi="Arial Narrow"/>
                <w:bCs/>
                <w:sz w:val="20"/>
                <w:szCs w:val="20"/>
                <w:lang w:val="es-PE" w:eastAsia="es-PE"/>
              </w:rPr>
              <w:t>deberá mostrar los</w:t>
            </w:r>
            <w:r w:rsidR="00A7344A">
              <w:rPr>
                <w:rFonts w:ascii="Arial Narrow" w:hAnsi="Arial Narrow"/>
                <w:bCs/>
                <w:sz w:val="20"/>
                <w:szCs w:val="20"/>
                <w:lang w:val="es-PE" w:eastAsia="es-PE"/>
              </w:rPr>
              <w:t xml:space="preserve"> </w:t>
            </w:r>
            <w:r w:rsidR="00FA0C6A">
              <w:rPr>
                <w:rFonts w:ascii="Arial Narrow" w:hAnsi="Arial Narrow"/>
                <w:bCs/>
                <w:sz w:val="20"/>
                <w:szCs w:val="20"/>
                <w:lang w:val="es-PE" w:eastAsia="es-PE"/>
              </w:rPr>
              <w:t>siguientes datos:</w:t>
            </w:r>
          </w:p>
          <w:p w14:paraId="15B7769C" w14:textId="77777777" w:rsidR="009329C2" w:rsidRPr="009C6762" w:rsidRDefault="00D43CE4" w:rsidP="008C6227">
            <w:pPr>
              <w:pStyle w:val="Prrafodelista"/>
              <w:numPr>
                <w:ilvl w:val="0"/>
                <w:numId w:val="14"/>
              </w:numPr>
              <w:ind w:left="638" w:hanging="283"/>
              <w:rPr>
                <w:rFonts w:ascii="Arial Narrow" w:hAnsi="Arial Narrow"/>
                <w:bCs/>
                <w:sz w:val="20"/>
                <w:szCs w:val="20"/>
                <w:highlight w:val="yellow"/>
                <w:lang w:val="es-PE" w:eastAsia="es-PE"/>
              </w:rPr>
            </w:pPr>
            <w:r w:rsidRPr="009C6762">
              <w:rPr>
                <w:rFonts w:ascii="Arial Narrow" w:hAnsi="Arial Narrow"/>
                <w:bCs/>
                <w:sz w:val="20"/>
                <w:szCs w:val="20"/>
                <w:highlight w:val="yellow"/>
                <w:lang w:val="es-PE" w:eastAsia="es-PE"/>
              </w:rPr>
              <w:t xml:space="preserve">Fecha del abandono legal </w:t>
            </w:r>
          </w:p>
          <w:p w14:paraId="15B7769D" w14:textId="77777777" w:rsidR="00FA0C6A" w:rsidRDefault="00FA0C6A"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DEP (Año y Número)</w:t>
            </w:r>
          </w:p>
          <w:p w14:paraId="15B7769E" w14:textId="77777777" w:rsidR="00FA0C6A" w:rsidRDefault="00FA0C6A"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Fecha y hora de numeración del DEP</w:t>
            </w:r>
          </w:p>
          <w:p w14:paraId="15B7769F" w14:textId="77777777" w:rsidR="00FA0C6A" w:rsidRDefault="00FA0C6A"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documento postal de origen</w:t>
            </w:r>
          </w:p>
          <w:p w14:paraId="15B776A0" w14:textId="77777777" w:rsidR="00FA0C6A" w:rsidRDefault="00FA0C6A"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Tipo de servicio (código y descripción)</w:t>
            </w:r>
          </w:p>
          <w:p w14:paraId="15B776A1" w14:textId="77777777" w:rsidR="00FA0C6A" w:rsidRDefault="00521E6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Año</w:t>
            </w:r>
            <w:r w:rsidR="00A13F33" w:rsidRPr="00A13F33">
              <w:rPr>
                <w:rFonts w:ascii="Arial Narrow" w:hAnsi="Arial Narrow"/>
                <w:bCs/>
                <w:sz w:val="20"/>
                <w:szCs w:val="20"/>
                <w:highlight w:val="yellow"/>
                <w:lang w:val="es-PE" w:eastAsia="es-PE"/>
                <w:rPrChange w:id="508" w:author="prueba" w:date="2013-08-22T18:18:00Z">
                  <w:rPr>
                    <w:rFonts w:ascii="Arial Narrow" w:hAnsi="Arial Narrow"/>
                    <w:bCs/>
                    <w:sz w:val="20"/>
                    <w:szCs w:val="20"/>
                    <w:highlight w:val="cyan"/>
                    <w:lang w:val="es-PE" w:eastAsia="es-PE"/>
                  </w:rPr>
                </w:rPrChange>
              </w:rPr>
              <w:t xml:space="preserve">, </w:t>
            </w:r>
            <w:r w:rsidR="00B460BF">
              <w:rPr>
                <w:rFonts w:ascii="Arial Narrow" w:hAnsi="Arial Narrow"/>
                <w:bCs/>
                <w:sz w:val="20"/>
                <w:szCs w:val="20"/>
                <w:highlight w:val="yellow"/>
                <w:lang w:val="es-PE" w:eastAsia="es-PE"/>
              </w:rPr>
              <w:t>tipo</w:t>
            </w:r>
            <w:r>
              <w:rPr>
                <w:rFonts w:ascii="Arial Narrow" w:hAnsi="Arial Narrow"/>
                <w:bCs/>
                <w:sz w:val="20"/>
                <w:szCs w:val="20"/>
                <w:lang w:val="es-PE" w:eastAsia="es-PE"/>
              </w:rPr>
              <w:t xml:space="preserve"> y </w:t>
            </w:r>
            <w:r w:rsidR="00FA0C6A">
              <w:rPr>
                <w:rFonts w:ascii="Arial Narrow" w:hAnsi="Arial Narrow"/>
                <w:bCs/>
                <w:sz w:val="20"/>
                <w:szCs w:val="20"/>
                <w:lang w:val="es-PE" w:eastAsia="es-PE"/>
              </w:rPr>
              <w:t>Número de aviso de llegada</w:t>
            </w:r>
          </w:p>
          <w:p w14:paraId="15B776A2" w14:textId="77777777" w:rsidR="00A7344A" w:rsidRDefault="00A7344A"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Código de Puerto de Embarque</w:t>
            </w:r>
          </w:p>
          <w:p w14:paraId="15B776A3" w14:textId="77777777" w:rsidR="00A7344A" w:rsidRDefault="00A7344A"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Cantidad de bultos del envío</w:t>
            </w:r>
          </w:p>
          <w:p w14:paraId="15B776A4" w14:textId="77777777" w:rsidR="00A7344A" w:rsidRDefault="00A7344A"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Peso recibido (enviado en el detalle del DEP)</w:t>
            </w:r>
          </w:p>
          <w:p w14:paraId="15B776A5" w14:textId="77777777" w:rsidR="00A7344A" w:rsidRDefault="00A7344A"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Descripción de la mercancía</w:t>
            </w:r>
          </w:p>
          <w:p w14:paraId="15B776A6" w14:textId="77777777" w:rsidR="00FA0C6A" w:rsidRDefault="00FA0C6A"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Alerta (de corresponder)</w:t>
            </w:r>
          </w:p>
          <w:p w14:paraId="15B776A7" w14:textId="77777777" w:rsidR="00A7344A" w:rsidRDefault="00A7344A"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notificación de observaciones</w:t>
            </w:r>
          </w:p>
          <w:p w14:paraId="15B776A8" w14:textId="77777777" w:rsidR="00A7344A" w:rsidRDefault="00A7344A"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declaración aduanera</w:t>
            </w:r>
          </w:p>
          <w:p w14:paraId="15B776A9" w14:textId="77777777" w:rsidR="00A7344A" w:rsidRDefault="00A7344A"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Fecha de numeración de la declaración</w:t>
            </w:r>
          </w:p>
          <w:p w14:paraId="15B776AA" w14:textId="77777777" w:rsidR="00A7344A" w:rsidRDefault="00A7344A" w:rsidP="008C6227">
            <w:pPr>
              <w:pStyle w:val="Prrafodelista"/>
              <w:numPr>
                <w:ilvl w:val="0"/>
                <w:numId w:val="14"/>
              </w:numPr>
              <w:ind w:left="638" w:hanging="283"/>
              <w:rPr>
                <w:rFonts w:ascii="Arial Narrow" w:hAnsi="Arial Narrow"/>
                <w:bCs/>
                <w:sz w:val="20"/>
                <w:szCs w:val="20"/>
                <w:lang w:val="es-PE" w:eastAsia="es-PE"/>
              </w:rPr>
            </w:pPr>
            <w:r w:rsidRPr="002C667B">
              <w:rPr>
                <w:rFonts w:ascii="Arial Narrow" w:hAnsi="Arial Narrow"/>
                <w:bCs/>
                <w:sz w:val="20"/>
                <w:szCs w:val="20"/>
                <w:lang w:val="es-PE" w:eastAsia="es-PE"/>
              </w:rPr>
              <w:t>Peso del envío en la declaración</w:t>
            </w:r>
          </w:p>
          <w:p w14:paraId="15B776AB" w14:textId="77777777" w:rsidR="00DC56C4" w:rsidRPr="00DC56C4" w:rsidRDefault="00D43CE4" w:rsidP="008C6227">
            <w:pPr>
              <w:ind w:left="355"/>
              <w:rPr>
                <w:rFonts w:ascii="Arial Narrow" w:hAnsi="Arial Narrow"/>
                <w:bCs/>
                <w:sz w:val="20"/>
                <w:szCs w:val="20"/>
                <w:lang w:val="es-PE" w:eastAsia="es-PE"/>
              </w:rPr>
            </w:pPr>
            <w:r w:rsidRPr="00D43CE4">
              <w:rPr>
                <w:rFonts w:ascii="Arial Narrow" w:hAnsi="Arial Narrow"/>
                <w:bCs/>
                <w:sz w:val="20"/>
                <w:szCs w:val="20"/>
                <w:highlight w:val="yellow"/>
                <w:lang w:val="es-PE" w:eastAsia="es-PE"/>
              </w:rPr>
              <w:t xml:space="preserve">El sistema no mostrarán en abandono legal los DPO que registren </w:t>
            </w:r>
            <w:r w:rsidR="00511403" w:rsidRPr="00511403">
              <w:rPr>
                <w:rFonts w:ascii="Arial Narrow" w:hAnsi="Arial Narrow"/>
                <w:bCs/>
                <w:color w:val="000099"/>
                <w:sz w:val="20"/>
                <w:szCs w:val="20"/>
                <w:highlight w:val="yellow"/>
                <w:lang w:val="es-PE" w:eastAsia="es-PE"/>
              </w:rPr>
              <w:t>DIF con</w:t>
            </w:r>
            <w:r w:rsidR="00511403">
              <w:rPr>
                <w:rFonts w:ascii="Arial Narrow" w:hAnsi="Arial Narrow"/>
                <w:bCs/>
                <w:sz w:val="20"/>
                <w:szCs w:val="20"/>
                <w:highlight w:val="yellow"/>
                <w:lang w:val="es-PE" w:eastAsia="es-PE"/>
              </w:rPr>
              <w:t xml:space="preserve"> </w:t>
            </w:r>
            <w:r w:rsidRPr="00D43CE4">
              <w:rPr>
                <w:rFonts w:ascii="Arial Narrow" w:hAnsi="Arial Narrow"/>
                <w:bCs/>
                <w:sz w:val="20"/>
                <w:szCs w:val="20"/>
                <w:highlight w:val="yellow"/>
                <w:lang w:val="es-PE" w:eastAsia="es-PE"/>
              </w:rPr>
              <w:t xml:space="preserve">“Levante Autorizado” </w:t>
            </w:r>
            <w:r>
              <w:rPr>
                <w:rFonts w:ascii="Arial Narrow" w:hAnsi="Arial Narrow" w:cs="Arial"/>
                <w:bCs/>
                <w:sz w:val="20"/>
                <w:szCs w:val="20"/>
                <w:highlight w:val="yellow"/>
              </w:rPr>
              <w:t>con posterioridad a su registro como DPO en abandono lega</w:t>
            </w:r>
            <w:r w:rsidRPr="00D43CE4">
              <w:rPr>
                <w:rFonts w:ascii="Arial Narrow" w:hAnsi="Arial Narrow"/>
                <w:bCs/>
                <w:sz w:val="20"/>
                <w:szCs w:val="20"/>
                <w:highlight w:val="yellow"/>
                <w:lang w:val="es-PE" w:eastAsia="es-PE"/>
              </w:rPr>
              <w:t>l</w:t>
            </w:r>
            <w:r w:rsidR="00F82772">
              <w:rPr>
                <w:rFonts w:ascii="Arial Narrow" w:hAnsi="Arial Narrow"/>
                <w:bCs/>
                <w:sz w:val="20"/>
                <w:szCs w:val="20"/>
                <w:lang w:val="es-PE" w:eastAsia="es-PE"/>
              </w:rPr>
              <w:t>.</w:t>
            </w:r>
          </w:p>
          <w:p w14:paraId="15B776AC" w14:textId="77777777" w:rsidR="0073184A" w:rsidRDefault="0073184A" w:rsidP="009C6762">
            <w:pPr>
              <w:ind w:left="355"/>
              <w:rPr>
                <w:rFonts w:ascii="Arial Narrow" w:hAnsi="Arial Narrow"/>
                <w:bCs/>
                <w:sz w:val="20"/>
                <w:szCs w:val="20"/>
                <w:lang w:val="es-PE" w:eastAsia="es-PE"/>
              </w:rPr>
            </w:pPr>
            <w:r>
              <w:rPr>
                <w:rFonts w:ascii="Arial Narrow" w:hAnsi="Arial Narrow"/>
                <w:bCs/>
                <w:sz w:val="20"/>
                <w:szCs w:val="20"/>
                <w:lang w:val="es-PE" w:eastAsia="es-PE"/>
              </w:rPr>
              <w:t>El sistema debe tener implementado en el número del DEP deberá tener implementado un hipervínculo para mostrar los datos de detalle del DEP según numeral 6 del RF02 de esta RIN</w:t>
            </w:r>
            <w:r w:rsidR="006A3892">
              <w:rPr>
                <w:rFonts w:ascii="Arial Narrow" w:hAnsi="Arial Narrow"/>
                <w:bCs/>
                <w:sz w:val="20"/>
                <w:szCs w:val="20"/>
                <w:lang w:val="es-PE" w:eastAsia="es-PE"/>
              </w:rPr>
              <w:t>.</w:t>
            </w:r>
          </w:p>
          <w:p w14:paraId="15B776AD" w14:textId="77777777" w:rsidR="00E05330" w:rsidRDefault="00E05330" w:rsidP="008C6227">
            <w:pPr>
              <w:pStyle w:val="Prrafodelista"/>
              <w:numPr>
                <w:ilvl w:val="0"/>
                <w:numId w:val="102"/>
              </w:numPr>
              <w:ind w:left="355" w:hanging="284"/>
              <w:rPr>
                <w:rFonts w:ascii="Arial Narrow" w:hAnsi="Arial Narrow"/>
                <w:bCs/>
                <w:sz w:val="20"/>
                <w:szCs w:val="20"/>
                <w:lang w:val="es-PE" w:eastAsia="es-PE"/>
              </w:rPr>
            </w:pPr>
            <w:r>
              <w:rPr>
                <w:rFonts w:ascii="Arial Narrow" w:hAnsi="Arial Narrow"/>
                <w:bCs/>
                <w:sz w:val="20"/>
                <w:szCs w:val="20"/>
                <w:lang w:val="es-PE" w:eastAsia="es-PE"/>
              </w:rPr>
              <w:t>El sistema debe permitir exportar el resultado de la consulta a un archivo Excel o Pdf.</w:t>
            </w:r>
          </w:p>
          <w:p w14:paraId="15B776AE" w14:textId="77777777" w:rsidR="00E87D62" w:rsidRPr="002C667B" w:rsidRDefault="00FA0C6A" w:rsidP="008C6227">
            <w:pPr>
              <w:pStyle w:val="Prrafodelista"/>
              <w:numPr>
                <w:ilvl w:val="0"/>
                <w:numId w:val="102"/>
              </w:numPr>
              <w:ind w:left="355" w:hanging="284"/>
              <w:rPr>
                <w:rFonts w:ascii="Arial Narrow" w:hAnsi="Arial Narrow"/>
                <w:bCs/>
                <w:sz w:val="20"/>
                <w:szCs w:val="20"/>
                <w:lang w:val="es-PE" w:eastAsia="es-PE"/>
              </w:rPr>
            </w:pPr>
            <w:r>
              <w:rPr>
                <w:rFonts w:ascii="Arial Narrow" w:hAnsi="Arial Narrow"/>
                <w:bCs/>
                <w:sz w:val="20"/>
                <w:szCs w:val="20"/>
                <w:lang w:val="es-PE" w:eastAsia="es-PE"/>
              </w:rPr>
              <w:t xml:space="preserve">Al </w:t>
            </w:r>
            <w:r w:rsidR="00B81C33">
              <w:rPr>
                <w:rFonts w:ascii="Arial Narrow" w:hAnsi="Arial Narrow"/>
                <w:bCs/>
                <w:sz w:val="20"/>
                <w:szCs w:val="20"/>
                <w:lang w:val="es-PE" w:eastAsia="es-PE"/>
              </w:rPr>
              <w:t>hacer click en el botón “Salir”</w:t>
            </w:r>
            <w:r>
              <w:rPr>
                <w:rFonts w:ascii="Arial Narrow" w:hAnsi="Arial Narrow"/>
                <w:bCs/>
                <w:sz w:val="20"/>
                <w:szCs w:val="20"/>
                <w:lang w:val="es-PE" w:eastAsia="es-PE"/>
              </w:rPr>
              <w:t xml:space="preserve"> se debe abandonar la opción de consulta.</w:t>
            </w:r>
          </w:p>
        </w:tc>
        <w:tc>
          <w:tcPr>
            <w:tcW w:w="1134" w:type="dxa"/>
            <w:gridSpan w:val="2"/>
            <w:shd w:val="clear" w:color="auto" w:fill="auto"/>
          </w:tcPr>
          <w:p w14:paraId="15B776AF" w14:textId="77777777" w:rsidR="00E87D62" w:rsidRPr="00752A5B" w:rsidRDefault="00207461" w:rsidP="008C6227">
            <w:pPr>
              <w:pStyle w:val="Textodeglobo"/>
              <w:spacing w:before="40" w:after="40"/>
              <w:jc w:val="center"/>
              <w:rPr>
                <w:rFonts w:ascii="Arial Narrow" w:hAnsi="Arial Narrow" w:cs="Arial Narrow"/>
                <w:sz w:val="20"/>
                <w:szCs w:val="20"/>
                <w:lang w:eastAsia="es-ES"/>
              </w:rPr>
            </w:pPr>
            <w:r w:rsidRPr="00B3582B">
              <w:rPr>
                <w:rFonts w:ascii="Arial Narrow" w:hAnsi="Arial Narrow"/>
                <w:bCs/>
                <w:sz w:val="20"/>
                <w:szCs w:val="20"/>
                <w:lang w:eastAsia="es-PE"/>
              </w:rPr>
              <w:t xml:space="preserve">El sistema debe </w:t>
            </w:r>
            <w:r w:rsidRPr="00B3582B">
              <w:rPr>
                <w:rFonts w:ascii="Arial Narrow" w:hAnsi="Arial Narrow"/>
                <w:bCs/>
                <w:color w:val="000000" w:themeColor="text1"/>
                <w:sz w:val="20"/>
                <w:szCs w:val="20"/>
                <w:lang w:eastAsia="es-PE"/>
              </w:rPr>
              <w:t xml:space="preserve">validar </w:t>
            </w:r>
          </w:p>
        </w:tc>
        <w:tc>
          <w:tcPr>
            <w:tcW w:w="851" w:type="dxa"/>
            <w:shd w:val="clear" w:color="auto" w:fill="auto"/>
          </w:tcPr>
          <w:p w14:paraId="15B776B0" w14:textId="77777777" w:rsidR="00E87D62" w:rsidRPr="00752A5B" w:rsidRDefault="00E87D62" w:rsidP="008C6227">
            <w:pPr>
              <w:pStyle w:val="Textodeglobo"/>
              <w:spacing w:before="40" w:after="40"/>
              <w:jc w:val="left"/>
              <w:rPr>
                <w:rFonts w:ascii="Arial Narrow" w:hAnsi="Arial Narrow" w:cs="Arial Narrow"/>
                <w:sz w:val="20"/>
                <w:szCs w:val="20"/>
                <w:lang w:eastAsia="es-ES"/>
              </w:rPr>
            </w:pPr>
          </w:p>
        </w:tc>
      </w:tr>
      <w:tr w:rsidR="00E87D62" w:rsidRPr="00752A5B" w14:paraId="15B776C5" w14:textId="77777777" w:rsidTr="00B12C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vAlign w:val="center"/>
          </w:tcPr>
          <w:p w14:paraId="15B776B2" w14:textId="77777777" w:rsidR="00E87D62" w:rsidRPr="00752A5B" w:rsidRDefault="00E87D62" w:rsidP="008C6227">
            <w:pPr>
              <w:pStyle w:val="Textodeglobo"/>
              <w:spacing w:before="40" w:after="40"/>
              <w:jc w:val="center"/>
              <w:rPr>
                <w:rFonts w:ascii="Arial Narrow" w:hAnsi="Arial Narrow" w:cs="Arial Narrow"/>
                <w:sz w:val="20"/>
                <w:szCs w:val="20"/>
                <w:lang w:eastAsia="es-ES"/>
              </w:rPr>
            </w:pPr>
            <w:r w:rsidRPr="00752A5B">
              <w:rPr>
                <w:rFonts w:ascii="Arial Narrow" w:hAnsi="Arial Narrow" w:cs="Arial Narrow"/>
                <w:sz w:val="20"/>
                <w:szCs w:val="20"/>
                <w:lang w:eastAsia="es-ES"/>
              </w:rPr>
              <w:t>RF0</w:t>
            </w:r>
            <w:r>
              <w:rPr>
                <w:rFonts w:ascii="Arial Narrow" w:hAnsi="Arial Narrow" w:cs="Arial Narrow"/>
                <w:sz w:val="20"/>
                <w:szCs w:val="20"/>
                <w:lang w:eastAsia="es-ES"/>
              </w:rPr>
              <w:t>6</w:t>
            </w:r>
          </w:p>
        </w:tc>
        <w:tc>
          <w:tcPr>
            <w:tcW w:w="1418" w:type="dxa"/>
            <w:gridSpan w:val="2"/>
            <w:shd w:val="clear" w:color="auto" w:fill="auto"/>
            <w:vAlign w:val="center"/>
          </w:tcPr>
          <w:p w14:paraId="15B776B3" w14:textId="77777777" w:rsidR="00E87D62" w:rsidRPr="00921376" w:rsidRDefault="00E87D62" w:rsidP="008C6227">
            <w:pPr>
              <w:pStyle w:val="Textodeglobo"/>
              <w:spacing w:before="40" w:after="40"/>
              <w:jc w:val="left"/>
              <w:rPr>
                <w:rFonts w:ascii="Arial Narrow" w:hAnsi="Arial Narrow" w:cs="Arial Narrow"/>
                <w:sz w:val="20"/>
                <w:szCs w:val="20"/>
              </w:rPr>
            </w:pPr>
            <w:r w:rsidRPr="00921376">
              <w:rPr>
                <w:rFonts w:ascii="Arial Narrow" w:hAnsi="Arial Narrow" w:cs="Arial Narrow"/>
                <w:sz w:val="20"/>
                <w:szCs w:val="20"/>
              </w:rPr>
              <w:t>Consulta de envíos conciliados</w:t>
            </w:r>
          </w:p>
          <w:p w14:paraId="15B776B4" w14:textId="77777777" w:rsidR="00E87D62" w:rsidRPr="00252517" w:rsidRDefault="00E87D62" w:rsidP="008C6227">
            <w:pPr>
              <w:pStyle w:val="Textodeglobo"/>
              <w:spacing w:before="40" w:after="40"/>
              <w:jc w:val="left"/>
              <w:rPr>
                <w:rFonts w:ascii="Arial Narrow" w:hAnsi="Arial Narrow" w:cs="Arial Narrow"/>
                <w:strike/>
                <w:sz w:val="20"/>
                <w:szCs w:val="20"/>
              </w:rPr>
            </w:pPr>
          </w:p>
        </w:tc>
        <w:tc>
          <w:tcPr>
            <w:tcW w:w="4677" w:type="dxa"/>
            <w:gridSpan w:val="6"/>
            <w:shd w:val="clear" w:color="auto" w:fill="auto"/>
            <w:vAlign w:val="center"/>
          </w:tcPr>
          <w:p w14:paraId="15B776B5" w14:textId="77777777" w:rsidR="002C667B" w:rsidRDefault="002C667B" w:rsidP="008C6227">
            <w:pPr>
              <w:rPr>
                <w:rFonts w:ascii="Arial Narrow" w:hAnsi="Arial Narrow"/>
                <w:bCs/>
                <w:sz w:val="20"/>
                <w:szCs w:val="20"/>
                <w:lang w:val="es-PE" w:eastAsia="es-PE"/>
              </w:rPr>
            </w:pPr>
            <w:r>
              <w:rPr>
                <w:rFonts w:ascii="Arial Narrow" w:hAnsi="Arial Narrow"/>
                <w:bCs/>
                <w:sz w:val="20"/>
                <w:szCs w:val="20"/>
                <w:lang w:val="es-PE" w:eastAsia="es-PE"/>
              </w:rPr>
              <w:t xml:space="preserve">En el </w:t>
            </w:r>
            <w:r w:rsidR="00685D1D" w:rsidRPr="00025073">
              <w:rPr>
                <w:rFonts w:ascii="Arial Narrow" w:hAnsi="Arial Narrow"/>
                <w:bCs/>
                <w:sz w:val="20"/>
                <w:szCs w:val="20"/>
                <w:lang w:val="es-PE" w:eastAsia="es-PE"/>
              </w:rPr>
              <w:t>Portal del Funcionario</w:t>
            </w:r>
            <w:r w:rsidR="00685D1D">
              <w:rPr>
                <w:rFonts w:ascii="Arial Narrow" w:hAnsi="Arial Narrow"/>
                <w:bCs/>
                <w:sz w:val="20"/>
                <w:szCs w:val="20"/>
                <w:lang w:val="es-PE" w:eastAsia="es-PE"/>
              </w:rPr>
              <w:t xml:space="preserve"> Aduanero</w:t>
            </w:r>
            <w:r>
              <w:rPr>
                <w:rFonts w:ascii="Arial Narrow" w:hAnsi="Arial Narrow"/>
                <w:bCs/>
                <w:sz w:val="20"/>
                <w:szCs w:val="20"/>
                <w:lang w:val="es-PE" w:eastAsia="es-PE"/>
              </w:rPr>
              <w:t>, se debe implementar la Consulta de Envíos Conciliados,  bajo las siguientes especificaciones:</w:t>
            </w:r>
          </w:p>
          <w:p w14:paraId="15B776B6" w14:textId="77777777" w:rsidR="002C667B" w:rsidRDefault="002C667B" w:rsidP="008C6227">
            <w:pPr>
              <w:pStyle w:val="Prrafodelista"/>
              <w:numPr>
                <w:ilvl w:val="0"/>
                <w:numId w:val="105"/>
              </w:numPr>
              <w:ind w:left="355" w:hanging="284"/>
              <w:rPr>
                <w:rFonts w:ascii="Arial Narrow" w:hAnsi="Arial Narrow"/>
                <w:bCs/>
                <w:sz w:val="20"/>
                <w:szCs w:val="20"/>
                <w:lang w:val="es-PE" w:eastAsia="es-PE"/>
              </w:rPr>
            </w:pPr>
            <w:r>
              <w:rPr>
                <w:rFonts w:ascii="Arial Narrow" w:hAnsi="Arial Narrow"/>
                <w:bCs/>
                <w:sz w:val="20"/>
                <w:szCs w:val="20"/>
                <w:lang w:val="es-PE" w:eastAsia="es-PE"/>
              </w:rPr>
              <w:t>Al ingresar a la opción, el sistema deberá mostrar una pantalla que permita ingresar un rango de fechas, correspondiente</w:t>
            </w:r>
            <w:r w:rsidR="00345C6A">
              <w:rPr>
                <w:rFonts w:ascii="Arial Narrow" w:hAnsi="Arial Narrow"/>
                <w:bCs/>
                <w:sz w:val="20"/>
                <w:szCs w:val="20"/>
                <w:lang w:val="es-PE" w:eastAsia="es-PE"/>
              </w:rPr>
              <w:t>s a fecha de numeración del DEP (rango máximo permitido 1 año calendario).</w:t>
            </w:r>
          </w:p>
          <w:p w14:paraId="15B776B7" w14:textId="77777777" w:rsidR="002C667B" w:rsidRDefault="002C667B" w:rsidP="008C6227">
            <w:pPr>
              <w:pStyle w:val="Prrafodelista"/>
              <w:numPr>
                <w:ilvl w:val="0"/>
                <w:numId w:val="105"/>
              </w:numPr>
              <w:ind w:left="355" w:hanging="284"/>
              <w:rPr>
                <w:rFonts w:ascii="Arial Narrow" w:hAnsi="Arial Narrow"/>
                <w:bCs/>
                <w:sz w:val="20"/>
                <w:szCs w:val="20"/>
                <w:lang w:val="es-PE" w:eastAsia="es-PE"/>
              </w:rPr>
            </w:pPr>
            <w:r>
              <w:rPr>
                <w:rFonts w:ascii="Arial Narrow" w:hAnsi="Arial Narrow"/>
                <w:bCs/>
                <w:sz w:val="20"/>
                <w:szCs w:val="20"/>
                <w:lang w:val="es-PE" w:eastAsia="es-PE"/>
              </w:rPr>
              <w:t>Debe mostrar los botones “Consultar” y “Salir”</w:t>
            </w:r>
          </w:p>
          <w:p w14:paraId="15B776B8" w14:textId="77777777" w:rsidR="002C667B" w:rsidRDefault="00EC1BF6" w:rsidP="008C6227">
            <w:pPr>
              <w:pStyle w:val="Prrafodelista"/>
              <w:numPr>
                <w:ilvl w:val="0"/>
                <w:numId w:val="105"/>
              </w:numPr>
              <w:ind w:left="355" w:hanging="284"/>
              <w:rPr>
                <w:rFonts w:ascii="Arial Narrow" w:hAnsi="Arial Narrow"/>
                <w:bCs/>
                <w:sz w:val="20"/>
                <w:szCs w:val="20"/>
                <w:lang w:val="es-PE" w:eastAsia="es-PE"/>
              </w:rPr>
            </w:pPr>
            <w:r>
              <w:rPr>
                <w:rFonts w:ascii="Arial Narrow" w:hAnsi="Arial Narrow"/>
                <w:bCs/>
                <w:sz w:val="20"/>
                <w:szCs w:val="20"/>
                <w:lang w:val="es-PE" w:eastAsia="es-PE"/>
              </w:rPr>
              <w:t>Al hacer click en el botón “Consultar”, el sistema deberá validar que se haya ingresado tanto la fecha inicio como la fecha de fin, que la fecha de fin sea mayor a la fecha de inicio y que ninguna de las dos fechas sea mayor a la fecha del día.</w:t>
            </w:r>
          </w:p>
          <w:p w14:paraId="15B776B9" w14:textId="77777777" w:rsidR="00EC1BF6" w:rsidRDefault="00A54D6D" w:rsidP="008C6227">
            <w:pPr>
              <w:pStyle w:val="Prrafodelista"/>
              <w:numPr>
                <w:ilvl w:val="0"/>
                <w:numId w:val="105"/>
              </w:numPr>
              <w:ind w:left="355" w:hanging="284"/>
              <w:rPr>
                <w:rFonts w:ascii="Arial Narrow" w:hAnsi="Arial Narrow"/>
                <w:bCs/>
                <w:sz w:val="20"/>
                <w:szCs w:val="20"/>
                <w:lang w:val="es-PE" w:eastAsia="es-PE"/>
              </w:rPr>
            </w:pPr>
            <w:r>
              <w:rPr>
                <w:rFonts w:ascii="Arial Narrow" w:hAnsi="Arial Narrow"/>
                <w:bCs/>
                <w:sz w:val="20"/>
                <w:szCs w:val="20"/>
                <w:lang w:val="es-PE" w:eastAsia="es-PE"/>
              </w:rPr>
              <w:t>De cumplirse la validación de los parámetros, el sistema deberá seleccionar el(los) Documento(s) Postal(es) de Origen que pertenezcan a DEPs numeradas en el rango de fechas ingresados y mostrar como resultado de la consulta los siguientes datos:</w:t>
            </w:r>
          </w:p>
          <w:p w14:paraId="15B776BA" w14:textId="77777777" w:rsidR="00A54D6D" w:rsidRDefault="00A54D6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DEP (Año y Número)</w:t>
            </w:r>
          </w:p>
          <w:p w14:paraId="15B776BB" w14:textId="77777777" w:rsidR="00A54D6D" w:rsidRDefault="00A54D6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Fecha y hora de numeración del DEP</w:t>
            </w:r>
          </w:p>
          <w:p w14:paraId="15B776BC" w14:textId="77777777" w:rsidR="00A54D6D" w:rsidRDefault="00A54D6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documento postal de origen</w:t>
            </w:r>
          </w:p>
          <w:p w14:paraId="15B776BD" w14:textId="77777777" w:rsidR="00A54D6D" w:rsidRDefault="00A54D6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Tipo de servicio (código y descripción)</w:t>
            </w:r>
          </w:p>
          <w:p w14:paraId="15B776BE" w14:textId="77777777" w:rsidR="00A54D6D" w:rsidRDefault="00521E6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Año</w:t>
            </w:r>
            <w:r w:rsidR="00D43CE4" w:rsidRPr="00D43CE4">
              <w:rPr>
                <w:rFonts w:ascii="Arial Narrow" w:hAnsi="Arial Narrow"/>
                <w:bCs/>
                <w:sz w:val="20"/>
                <w:szCs w:val="20"/>
                <w:highlight w:val="yellow"/>
                <w:lang w:val="es-PE" w:eastAsia="es-PE"/>
              </w:rPr>
              <w:t>, tipo</w:t>
            </w:r>
            <w:r w:rsidR="00D96928">
              <w:rPr>
                <w:rFonts w:ascii="Arial Narrow" w:hAnsi="Arial Narrow"/>
                <w:bCs/>
                <w:sz w:val="20"/>
                <w:szCs w:val="20"/>
                <w:lang w:val="es-PE" w:eastAsia="es-PE"/>
              </w:rPr>
              <w:t xml:space="preserve"> </w:t>
            </w:r>
            <w:r>
              <w:rPr>
                <w:rFonts w:ascii="Arial Narrow" w:hAnsi="Arial Narrow"/>
                <w:bCs/>
                <w:sz w:val="20"/>
                <w:szCs w:val="20"/>
                <w:lang w:val="es-PE" w:eastAsia="es-PE"/>
              </w:rPr>
              <w:t xml:space="preserve">y </w:t>
            </w:r>
            <w:r w:rsidR="00A54D6D">
              <w:rPr>
                <w:rFonts w:ascii="Arial Narrow" w:hAnsi="Arial Narrow"/>
                <w:bCs/>
                <w:sz w:val="20"/>
                <w:szCs w:val="20"/>
                <w:lang w:val="es-PE" w:eastAsia="es-PE"/>
              </w:rPr>
              <w:t>Número de aviso de llegada</w:t>
            </w:r>
          </w:p>
          <w:p w14:paraId="15B776BF" w14:textId="77777777" w:rsidR="00A54D6D" w:rsidRDefault="00A54D6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Estado de la conciliación</w:t>
            </w:r>
          </w:p>
          <w:p w14:paraId="15B776C0" w14:textId="77777777" w:rsidR="0073184A" w:rsidRDefault="0073184A" w:rsidP="008C6227">
            <w:pPr>
              <w:ind w:left="420"/>
              <w:rPr>
                <w:rFonts w:ascii="Arial Narrow" w:hAnsi="Arial Narrow"/>
                <w:bCs/>
                <w:sz w:val="20"/>
                <w:szCs w:val="20"/>
                <w:lang w:val="es-PE" w:eastAsia="es-PE"/>
              </w:rPr>
            </w:pPr>
            <w:r>
              <w:rPr>
                <w:rFonts w:ascii="Arial Narrow" w:hAnsi="Arial Narrow"/>
                <w:bCs/>
                <w:sz w:val="20"/>
                <w:szCs w:val="20"/>
                <w:lang w:val="es-PE" w:eastAsia="es-PE"/>
              </w:rPr>
              <w:t>El sistema debe tener implementado en el número del DEP deberá tener implementado un hipervínculo para mostrar los datos de detalle del DEP según numeral 6 del RF02 de esta RIN</w:t>
            </w:r>
          </w:p>
          <w:p w14:paraId="15B776C1" w14:textId="77777777" w:rsidR="00A54D6D" w:rsidRDefault="00A54D6D" w:rsidP="008C6227">
            <w:pPr>
              <w:pStyle w:val="Prrafodelista"/>
              <w:numPr>
                <w:ilvl w:val="0"/>
                <w:numId w:val="105"/>
              </w:numPr>
              <w:ind w:left="355" w:hanging="284"/>
              <w:rPr>
                <w:rFonts w:ascii="Arial Narrow" w:hAnsi="Arial Narrow"/>
                <w:bCs/>
                <w:sz w:val="20"/>
                <w:szCs w:val="20"/>
                <w:lang w:val="es-PE" w:eastAsia="es-PE"/>
              </w:rPr>
            </w:pPr>
            <w:r>
              <w:rPr>
                <w:rFonts w:ascii="Arial Narrow" w:hAnsi="Arial Narrow"/>
                <w:bCs/>
                <w:sz w:val="20"/>
                <w:szCs w:val="20"/>
                <w:lang w:val="es-PE" w:eastAsia="es-PE"/>
              </w:rPr>
              <w:t>El sistema debe permitir exportat el resultado de la consulta a un archivo Excel o pdf.</w:t>
            </w:r>
          </w:p>
          <w:p w14:paraId="15B776C2" w14:textId="77777777" w:rsidR="00E87D62" w:rsidRPr="00A54D6D" w:rsidRDefault="00A54D6D" w:rsidP="008C6227">
            <w:pPr>
              <w:pStyle w:val="Prrafodelista"/>
              <w:numPr>
                <w:ilvl w:val="0"/>
                <w:numId w:val="105"/>
              </w:numPr>
              <w:ind w:left="355" w:hanging="284"/>
              <w:rPr>
                <w:rFonts w:ascii="Arial Narrow" w:hAnsi="Arial Narrow"/>
                <w:bCs/>
                <w:sz w:val="20"/>
                <w:szCs w:val="20"/>
                <w:lang w:val="es-PE" w:eastAsia="es-PE"/>
              </w:rPr>
            </w:pPr>
            <w:r>
              <w:rPr>
                <w:rFonts w:ascii="Arial Narrow" w:hAnsi="Arial Narrow"/>
                <w:bCs/>
                <w:sz w:val="20"/>
                <w:szCs w:val="20"/>
                <w:lang w:val="es-PE" w:eastAsia="es-PE"/>
              </w:rPr>
              <w:t xml:space="preserve">Al hacer click en el botón “Salir” se debe abandonar la opción de consulta. </w:t>
            </w:r>
          </w:p>
        </w:tc>
        <w:tc>
          <w:tcPr>
            <w:tcW w:w="1134" w:type="dxa"/>
            <w:gridSpan w:val="2"/>
            <w:shd w:val="clear" w:color="auto" w:fill="auto"/>
          </w:tcPr>
          <w:p w14:paraId="15B776C3" w14:textId="77777777" w:rsidR="00E87D62" w:rsidRPr="00752A5B" w:rsidRDefault="00E87D62" w:rsidP="008C6227">
            <w:pPr>
              <w:pStyle w:val="Textodeglobo"/>
              <w:spacing w:before="40" w:after="40"/>
              <w:jc w:val="center"/>
              <w:rPr>
                <w:rFonts w:ascii="Arial Narrow" w:hAnsi="Arial Narrow" w:cs="Arial Narrow"/>
                <w:sz w:val="20"/>
                <w:szCs w:val="20"/>
                <w:lang w:eastAsia="es-ES"/>
              </w:rPr>
            </w:pPr>
          </w:p>
        </w:tc>
        <w:tc>
          <w:tcPr>
            <w:tcW w:w="851" w:type="dxa"/>
            <w:shd w:val="clear" w:color="auto" w:fill="auto"/>
          </w:tcPr>
          <w:p w14:paraId="15B776C4" w14:textId="77777777" w:rsidR="00E87D62" w:rsidRPr="00752A5B" w:rsidRDefault="00E87D62" w:rsidP="008C6227">
            <w:pPr>
              <w:pStyle w:val="Textodeglobo"/>
              <w:spacing w:before="40" w:after="40"/>
              <w:jc w:val="left"/>
              <w:rPr>
                <w:rFonts w:ascii="Arial Narrow" w:hAnsi="Arial Narrow" w:cs="Arial Narrow"/>
                <w:sz w:val="20"/>
                <w:szCs w:val="20"/>
                <w:lang w:eastAsia="es-ES"/>
              </w:rPr>
            </w:pPr>
          </w:p>
        </w:tc>
      </w:tr>
      <w:tr w:rsidR="00E87D62" w:rsidRPr="00752A5B" w14:paraId="15B77709" w14:textId="77777777" w:rsidTr="00B12C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vAlign w:val="center"/>
          </w:tcPr>
          <w:p w14:paraId="15B776C6" w14:textId="77777777" w:rsidR="00E87D62" w:rsidRPr="00752A5B" w:rsidRDefault="00E87D62" w:rsidP="008C6227">
            <w:pPr>
              <w:pStyle w:val="Textodeglobo"/>
              <w:spacing w:before="40" w:after="40"/>
              <w:jc w:val="center"/>
              <w:rPr>
                <w:rFonts w:ascii="Arial Narrow" w:hAnsi="Arial Narrow" w:cs="Arial Narrow"/>
                <w:sz w:val="20"/>
                <w:szCs w:val="20"/>
                <w:lang w:eastAsia="es-ES"/>
              </w:rPr>
            </w:pPr>
            <w:r w:rsidRPr="00752A5B">
              <w:rPr>
                <w:rFonts w:ascii="Arial Narrow" w:hAnsi="Arial Narrow" w:cs="Arial Narrow"/>
                <w:sz w:val="20"/>
                <w:szCs w:val="20"/>
                <w:lang w:eastAsia="es-ES"/>
              </w:rPr>
              <w:t>RF0</w:t>
            </w:r>
            <w:r>
              <w:rPr>
                <w:rFonts w:ascii="Arial Narrow" w:hAnsi="Arial Narrow" w:cs="Arial Narrow"/>
                <w:sz w:val="20"/>
                <w:szCs w:val="20"/>
                <w:lang w:eastAsia="es-ES"/>
              </w:rPr>
              <w:t>7</w:t>
            </w:r>
          </w:p>
        </w:tc>
        <w:tc>
          <w:tcPr>
            <w:tcW w:w="1418" w:type="dxa"/>
            <w:gridSpan w:val="2"/>
            <w:shd w:val="clear" w:color="auto" w:fill="auto"/>
            <w:vAlign w:val="center"/>
          </w:tcPr>
          <w:p w14:paraId="15B776C7" w14:textId="77777777" w:rsidR="00E87D62" w:rsidRPr="00921376" w:rsidRDefault="00E87D62" w:rsidP="008C6227">
            <w:pPr>
              <w:pStyle w:val="Textodeglobo"/>
              <w:spacing w:before="40" w:after="40"/>
              <w:jc w:val="left"/>
              <w:rPr>
                <w:rFonts w:ascii="Arial Narrow" w:hAnsi="Arial Narrow" w:cs="Arial Narrow"/>
                <w:sz w:val="20"/>
                <w:szCs w:val="20"/>
              </w:rPr>
            </w:pPr>
            <w:r w:rsidRPr="00921376">
              <w:rPr>
                <w:rFonts w:ascii="Arial Narrow" w:hAnsi="Arial Narrow" w:cs="Arial Narrow"/>
                <w:sz w:val="20"/>
                <w:szCs w:val="20"/>
              </w:rPr>
              <w:t xml:space="preserve">Consulta </w:t>
            </w:r>
            <w:r w:rsidR="00506532">
              <w:rPr>
                <w:rFonts w:ascii="Arial Narrow" w:hAnsi="Arial Narrow" w:cs="Arial Narrow"/>
                <w:sz w:val="20"/>
                <w:szCs w:val="20"/>
              </w:rPr>
              <w:t>Declaraci</w:t>
            </w:r>
            <w:r w:rsidR="006E3AD7">
              <w:rPr>
                <w:rFonts w:ascii="Arial Narrow" w:hAnsi="Arial Narrow" w:cs="Arial Narrow"/>
                <w:sz w:val="20"/>
                <w:szCs w:val="20"/>
              </w:rPr>
              <w:t>ón Simplificada</w:t>
            </w:r>
            <w:r w:rsidR="00506532">
              <w:rPr>
                <w:rFonts w:ascii="Arial Narrow" w:hAnsi="Arial Narrow" w:cs="Arial Narrow"/>
                <w:sz w:val="20"/>
                <w:szCs w:val="20"/>
              </w:rPr>
              <w:t xml:space="preserve"> Postal</w:t>
            </w:r>
          </w:p>
        </w:tc>
        <w:tc>
          <w:tcPr>
            <w:tcW w:w="4677" w:type="dxa"/>
            <w:gridSpan w:val="6"/>
            <w:shd w:val="clear" w:color="auto" w:fill="auto"/>
            <w:vAlign w:val="center"/>
          </w:tcPr>
          <w:p w14:paraId="15B776C8" w14:textId="77777777" w:rsidR="00E87D62" w:rsidRDefault="00506532" w:rsidP="008C6227">
            <w:pPr>
              <w:rPr>
                <w:rFonts w:ascii="Arial Narrow" w:hAnsi="Arial Narrow"/>
                <w:bCs/>
                <w:sz w:val="20"/>
                <w:szCs w:val="20"/>
                <w:lang w:val="es-PE" w:eastAsia="es-PE"/>
              </w:rPr>
            </w:pPr>
            <w:r>
              <w:rPr>
                <w:rFonts w:ascii="Arial Narrow" w:hAnsi="Arial Narrow"/>
                <w:bCs/>
                <w:sz w:val="20"/>
                <w:szCs w:val="20"/>
                <w:lang w:val="es-PE" w:eastAsia="es-PE"/>
              </w:rPr>
              <w:t xml:space="preserve">En el Portal SUNAT </w:t>
            </w:r>
            <w:r w:rsidR="00D43CE4" w:rsidRPr="00D43CE4">
              <w:rPr>
                <w:rFonts w:ascii="Arial Narrow" w:hAnsi="Arial Narrow"/>
                <w:bCs/>
                <w:sz w:val="20"/>
                <w:szCs w:val="20"/>
                <w:lang w:val="es-PE" w:eastAsia="es-PE"/>
              </w:rPr>
              <w:t>(Operatividad Aduanera)</w:t>
            </w:r>
            <w:r w:rsidR="008E28E8">
              <w:rPr>
                <w:rFonts w:ascii="Arial Narrow" w:hAnsi="Arial Narrow"/>
                <w:bCs/>
                <w:sz w:val="20"/>
                <w:szCs w:val="20"/>
                <w:lang w:val="es-PE" w:eastAsia="es-PE"/>
              </w:rPr>
              <w:t xml:space="preserve"> </w:t>
            </w:r>
            <w:r>
              <w:rPr>
                <w:rFonts w:ascii="Arial Narrow" w:hAnsi="Arial Narrow"/>
                <w:bCs/>
                <w:sz w:val="20"/>
                <w:szCs w:val="20"/>
                <w:lang w:val="es-PE" w:eastAsia="es-PE"/>
              </w:rPr>
              <w:t xml:space="preserve">y </w:t>
            </w:r>
            <w:r w:rsidR="00D43CE4" w:rsidRPr="00D43CE4">
              <w:rPr>
                <w:rFonts w:ascii="Arial Narrow" w:hAnsi="Arial Narrow"/>
                <w:bCs/>
                <w:sz w:val="20"/>
                <w:szCs w:val="20"/>
                <w:lang w:val="es-PE" w:eastAsia="es-PE"/>
              </w:rPr>
              <w:t>Portal del Funcionario Aduanero,</w:t>
            </w:r>
            <w:r>
              <w:rPr>
                <w:rFonts w:ascii="Arial Narrow" w:hAnsi="Arial Narrow"/>
                <w:bCs/>
                <w:sz w:val="20"/>
                <w:szCs w:val="20"/>
                <w:lang w:val="es-PE" w:eastAsia="es-PE"/>
              </w:rPr>
              <w:t xml:space="preserve"> se debe implementar la Consulta de Declaraciones Simplificadas Postal,  bajo las siguientes especificaciones:</w:t>
            </w:r>
          </w:p>
          <w:p w14:paraId="15B776C9" w14:textId="77777777" w:rsidR="003F354B" w:rsidRPr="00CE630D" w:rsidRDefault="005D3294" w:rsidP="008C6227">
            <w:pPr>
              <w:pStyle w:val="Prrafodelista"/>
              <w:numPr>
                <w:ilvl w:val="0"/>
                <w:numId w:val="106"/>
              </w:numPr>
              <w:ind w:left="355" w:hanging="284"/>
              <w:rPr>
                <w:rFonts w:ascii="Arial Narrow" w:hAnsi="Arial Narrow"/>
                <w:bCs/>
                <w:sz w:val="20"/>
                <w:szCs w:val="20"/>
                <w:lang w:val="es-PE" w:eastAsia="es-PE"/>
              </w:rPr>
            </w:pPr>
            <w:r>
              <w:rPr>
                <w:rFonts w:ascii="Arial Narrow" w:hAnsi="Arial Narrow"/>
                <w:bCs/>
                <w:sz w:val="20"/>
                <w:szCs w:val="20"/>
                <w:lang w:val="es-PE" w:eastAsia="es-PE"/>
              </w:rPr>
              <w:t xml:space="preserve">Al ingresar a la opción, el sistema deberá mostrar una </w:t>
            </w:r>
            <w:r w:rsidR="00D43CE4">
              <w:rPr>
                <w:rFonts w:ascii="Arial Narrow" w:hAnsi="Arial Narrow"/>
                <w:bCs/>
                <w:sz w:val="20"/>
                <w:szCs w:val="20"/>
                <w:lang w:val="es-PE" w:eastAsia="es-PE"/>
              </w:rPr>
              <w:t>pantalla que permita ingresar de forma excluyente:</w:t>
            </w:r>
          </w:p>
          <w:p w14:paraId="15B776CA" w14:textId="77777777" w:rsidR="003F354B" w:rsidRDefault="00D43CE4" w:rsidP="008C6227">
            <w:pPr>
              <w:pStyle w:val="Prrafodelista"/>
              <w:numPr>
                <w:ilvl w:val="0"/>
                <w:numId w:val="14"/>
              </w:numPr>
              <w:rPr>
                <w:rFonts w:ascii="Arial Narrow" w:hAnsi="Arial Narrow"/>
                <w:bCs/>
                <w:sz w:val="20"/>
                <w:szCs w:val="20"/>
                <w:lang w:val="es-PE" w:eastAsia="es-PE"/>
              </w:rPr>
            </w:pPr>
            <w:r w:rsidRPr="00D43CE4">
              <w:rPr>
                <w:rFonts w:ascii="Arial Narrow" w:hAnsi="Arial Narrow"/>
                <w:bCs/>
                <w:sz w:val="20"/>
                <w:szCs w:val="20"/>
                <w:lang w:val="es-PE" w:eastAsia="es-PE"/>
              </w:rPr>
              <w:t>El año y número de Declaración,</w:t>
            </w:r>
          </w:p>
          <w:p w14:paraId="15B776CB" w14:textId="77777777" w:rsidR="00CE630D" w:rsidRDefault="00CE630D" w:rsidP="008C6227">
            <w:pPr>
              <w:pStyle w:val="Prrafodelista"/>
              <w:numPr>
                <w:ilvl w:val="0"/>
                <w:numId w:val="14"/>
              </w:numPr>
              <w:rPr>
                <w:rFonts w:ascii="Arial Narrow" w:hAnsi="Arial Narrow"/>
                <w:bCs/>
                <w:sz w:val="20"/>
                <w:szCs w:val="20"/>
                <w:lang w:val="es-PE" w:eastAsia="es-PE"/>
              </w:rPr>
            </w:pPr>
            <w:r>
              <w:rPr>
                <w:rFonts w:ascii="Arial Narrow" w:hAnsi="Arial Narrow"/>
                <w:bCs/>
                <w:sz w:val="20"/>
                <w:szCs w:val="20"/>
                <w:lang w:val="es-PE" w:eastAsia="es-PE"/>
              </w:rPr>
              <w:t>Por rango de fecha de numeración DIF</w:t>
            </w:r>
          </w:p>
          <w:p w14:paraId="15B776CC" w14:textId="77777777" w:rsidR="003F354B" w:rsidRPr="00B217F9" w:rsidRDefault="00D43CE4" w:rsidP="008C6227">
            <w:pPr>
              <w:pStyle w:val="Prrafodelista"/>
              <w:numPr>
                <w:ilvl w:val="0"/>
                <w:numId w:val="14"/>
              </w:numPr>
              <w:rPr>
                <w:rFonts w:ascii="Arial Narrow" w:hAnsi="Arial Narrow"/>
                <w:bCs/>
                <w:sz w:val="20"/>
                <w:szCs w:val="20"/>
                <w:lang w:val="es-PE" w:eastAsia="es-PE"/>
              </w:rPr>
            </w:pPr>
            <w:r>
              <w:rPr>
                <w:rFonts w:ascii="Arial Narrow" w:hAnsi="Arial Narrow"/>
                <w:bCs/>
                <w:sz w:val="20"/>
                <w:szCs w:val="20"/>
                <w:lang w:val="es-PE" w:eastAsia="es-PE"/>
              </w:rPr>
              <w:t>Por rango de número de DIF</w:t>
            </w:r>
          </w:p>
          <w:p w14:paraId="15B776CD" w14:textId="77777777" w:rsidR="005D3294" w:rsidRDefault="00D43CE4" w:rsidP="008C6227">
            <w:pPr>
              <w:pStyle w:val="Prrafodelista"/>
              <w:ind w:left="517"/>
              <w:rPr>
                <w:rFonts w:ascii="Arial Narrow" w:hAnsi="Arial Narrow"/>
                <w:bCs/>
                <w:sz w:val="20"/>
                <w:szCs w:val="20"/>
                <w:lang w:val="es-PE" w:eastAsia="es-PE"/>
              </w:rPr>
            </w:pPr>
            <w:r>
              <w:rPr>
                <w:rFonts w:ascii="Arial Narrow" w:hAnsi="Arial Narrow"/>
                <w:bCs/>
                <w:sz w:val="20"/>
                <w:szCs w:val="20"/>
                <w:lang w:val="es-PE" w:eastAsia="es-PE"/>
              </w:rPr>
              <w:t>En lo que</w:t>
            </w:r>
            <w:r w:rsidR="00DA09ED">
              <w:rPr>
                <w:rFonts w:ascii="Arial Narrow" w:hAnsi="Arial Narrow"/>
                <w:bCs/>
                <w:sz w:val="20"/>
                <w:szCs w:val="20"/>
                <w:lang w:val="es-PE" w:eastAsia="es-PE"/>
              </w:rPr>
              <w:t xml:space="preserve"> respecta a año, como valor por defecto se debe mostrar el año en curso.</w:t>
            </w:r>
          </w:p>
          <w:p w14:paraId="15B776CE" w14:textId="77777777" w:rsidR="005D3294" w:rsidRDefault="005D3294" w:rsidP="008C6227">
            <w:pPr>
              <w:pStyle w:val="Prrafodelista"/>
              <w:numPr>
                <w:ilvl w:val="0"/>
                <w:numId w:val="106"/>
              </w:numPr>
              <w:ind w:left="355" w:hanging="284"/>
              <w:rPr>
                <w:rFonts w:ascii="Arial Narrow" w:hAnsi="Arial Narrow"/>
                <w:bCs/>
                <w:sz w:val="20"/>
                <w:szCs w:val="20"/>
                <w:lang w:val="es-PE" w:eastAsia="es-PE"/>
              </w:rPr>
            </w:pPr>
            <w:r>
              <w:rPr>
                <w:rFonts w:ascii="Arial Narrow" w:hAnsi="Arial Narrow"/>
                <w:bCs/>
                <w:sz w:val="20"/>
                <w:szCs w:val="20"/>
                <w:lang w:val="es-PE" w:eastAsia="es-PE"/>
              </w:rPr>
              <w:t>Debe mostrar los botones “Consultar” y “Salir”</w:t>
            </w:r>
          </w:p>
          <w:p w14:paraId="15B776CF" w14:textId="77777777" w:rsidR="005D3294" w:rsidRDefault="00DA09ED" w:rsidP="008C6227">
            <w:pPr>
              <w:pStyle w:val="Prrafodelista"/>
              <w:numPr>
                <w:ilvl w:val="0"/>
                <w:numId w:val="106"/>
              </w:numPr>
              <w:ind w:left="355" w:hanging="284"/>
              <w:rPr>
                <w:rFonts w:ascii="Arial Narrow" w:hAnsi="Arial Narrow"/>
                <w:bCs/>
                <w:sz w:val="20"/>
                <w:szCs w:val="20"/>
                <w:lang w:val="es-PE" w:eastAsia="es-PE"/>
              </w:rPr>
            </w:pPr>
            <w:r>
              <w:rPr>
                <w:rFonts w:ascii="Arial Narrow" w:hAnsi="Arial Narrow"/>
                <w:bCs/>
                <w:sz w:val="20"/>
                <w:szCs w:val="20"/>
                <w:lang w:val="es-PE" w:eastAsia="es-PE"/>
              </w:rPr>
              <w:t>Al hacer click en el botón “Consultar”, el sistema deberá verificar que el año ingresado sea mayor al 2012 y el número de declaración sea mayor a 0.</w:t>
            </w:r>
          </w:p>
          <w:p w14:paraId="15B776D0" w14:textId="77777777" w:rsidR="00DA09ED" w:rsidRDefault="00DA09ED" w:rsidP="008C6227">
            <w:pPr>
              <w:pStyle w:val="Prrafodelista"/>
              <w:numPr>
                <w:ilvl w:val="0"/>
                <w:numId w:val="106"/>
              </w:numPr>
              <w:ind w:left="355" w:hanging="284"/>
              <w:rPr>
                <w:rFonts w:ascii="Arial Narrow" w:hAnsi="Arial Narrow"/>
                <w:bCs/>
                <w:sz w:val="20"/>
                <w:szCs w:val="20"/>
                <w:lang w:val="es-PE" w:eastAsia="es-PE"/>
              </w:rPr>
            </w:pPr>
            <w:r>
              <w:rPr>
                <w:rFonts w:ascii="Arial Narrow" w:hAnsi="Arial Narrow"/>
                <w:bCs/>
                <w:sz w:val="20"/>
                <w:szCs w:val="20"/>
                <w:lang w:val="es-PE" w:eastAsia="es-PE"/>
              </w:rPr>
              <w:t xml:space="preserve">Cumplidas las validaciones el sistema deberá mostrar </w:t>
            </w:r>
            <w:r w:rsidR="00F97624">
              <w:rPr>
                <w:rFonts w:ascii="Arial Narrow" w:hAnsi="Arial Narrow"/>
                <w:bCs/>
                <w:sz w:val="20"/>
                <w:szCs w:val="20"/>
                <w:lang w:val="es-PE" w:eastAsia="es-PE"/>
              </w:rPr>
              <w:t xml:space="preserve">como resultado de la consulta </w:t>
            </w:r>
            <w:r>
              <w:rPr>
                <w:rFonts w:ascii="Arial Narrow" w:hAnsi="Arial Narrow"/>
                <w:bCs/>
                <w:sz w:val="20"/>
                <w:szCs w:val="20"/>
                <w:lang w:val="es-PE" w:eastAsia="es-PE"/>
              </w:rPr>
              <w:t>los siguientes datos de la Declaración:</w:t>
            </w:r>
          </w:p>
          <w:p w14:paraId="15B776D1" w14:textId="77777777" w:rsidR="00DA09ED" w:rsidRPr="00345C6A" w:rsidRDefault="00DA09ED" w:rsidP="008C6227">
            <w:pPr>
              <w:pStyle w:val="Prrafodelista"/>
              <w:ind w:left="355"/>
              <w:rPr>
                <w:rFonts w:ascii="Arial Narrow" w:hAnsi="Arial Narrow"/>
                <w:bCs/>
                <w:sz w:val="20"/>
                <w:szCs w:val="20"/>
                <w:u w:val="single"/>
                <w:lang w:val="es-PE" w:eastAsia="es-PE"/>
              </w:rPr>
            </w:pPr>
            <w:r w:rsidRPr="00345C6A">
              <w:rPr>
                <w:rFonts w:ascii="Arial Narrow" w:hAnsi="Arial Narrow"/>
                <w:bCs/>
                <w:sz w:val="20"/>
                <w:szCs w:val="20"/>
                <w:u w:val="single"/>
                <w:lang w:val="es-PE" w:eastAsia="es-PE"/>
              </w:rPr>
              <w:t>Datos Generales</w:t>
            </w:r>
          </w:p>
          <w:p w14:paraId="15B776D2" w14:textId="77777777" w:rsidR="00DA09ED" w:rsidRDefault="00DA09E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la Declaración Simplificada Postal</w:t>
            </w:r>
          </w:p>
          <w:p w14:paraId="15B776D3" w14:textId="77777777" w:rsidR="00DA09ED" w:rsidRDefault="00DA09E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CDA asociado a la  declaración</w:t>
            </w:r>
          </w:p>
          <w:p w14:paraId="15B776D4" w14:textId="77777777" w:rsidR="00DA09ED" w:rsidRDefault="00DA09E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Fecha y hora de numeración de la declaración</w:t>
            </w:r>
          </w:p>
          <w:p w14:paraId="15B776D5" w14:textId="77777777" w:rsidR="00DA09ED" w:rsidRDefault="00DA09E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Tipo de Operación</w:t>
            </w:r>
          </w:p>
          <w:p w14:paraId="15B776D6" w14:textId="77777777" w:rsidR="00DA09ED" w:rsidRDefault="00DA09E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Forma de Atención (Importa Fácil o Ventanilla)</w:t>
            </w:r>
          </w:p>
          <w:p w14:paraId="15B776D7" w14:textId="77777777" w:rsidR="00DA09ED" w:rsidRDefault="00DA09E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Tipo de documento de identidad del destinatario</w:t>
            </w:r>
          </w:p>
          <w:p w14:paraId="15B776D8" w14:textId="77777777" w:rsidR="00DA09ED" w:rsidRDefault="00DA09E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documento de identidad del destinatario</w:t>
            </w:r>
          </w:p>
          <w:p w14:paraId="15B776D9" w14:textId="77777777" w:rsidR="00DA09ED" w:rsidRDefault="00DA09E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Nombre o Razón social del destinatario</w:t>
            </w:r>
          </w:p>
          <w:p w14:paraId="15B776DA" w14:textId="77777777" w:rsidR="00DA09ED" w:rsidRDefault="00DA09E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Dirección del destinatario</w:t>
            </w:r>
          </w:p>
          <w:p w14:paraId="15B776DB" w14:textId="77777777" w:rsidR="00DA09ED" w:rsidRDefault="00DA09E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Valor FOB de la declaración</w:t>
            </w:r>
          </w:p>
          <w:p w14:paraId="15B776DC" w14:textId="77777777" w:rsidR="00DA09ED" w:rsidRDefault="00DA09E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Valor de Flete de la declaración</w:t>
            </w:r>
          </w:p>
          <w:p w14:paraId="15B776DD" w14:textId="77777777" w:rsidR="00DA09ED" w:rsidRDefault="00DA09E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Valor de Seguro de la declaración</w:t>
            </w:r>
          </w:p>
          <w:p w14:paraId="15B776DE" w14:textId="77777777" w:rsidR="00DA09ED" w:rsidRDefault="00DA09E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Valor CIF de la declaración</w:t>
            </w:r>
          </w:p>
          <w:p w14:paraId="15B776DF" w14:textId="77777777" w:rsidR="00DA09ED" w:rsidRDefault="00DA09E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Año y número de DEP asociado a la declación</w:t>
            </w:r>
          </w:p>
          <w:p w14:paraId="15B776E0" w14:textId="77777777" w:rsidR="00DA09ED" w:rsidRDefault="00DA09E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Fecha y hora de término de primer traslado del DEP</w:t>
            </w:r>
          </w:p>
          <w:p w14:paraId="15B776E1" w14:textId="77777777" w:rsidR="00DA09ED" w:rsidRDefault="00DA09E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Cantidad de series de la declaración</w:t>
            </w:r>
          </w:p>
          <w:p w14:paraId="15B776E2" w14:textId="77777777" w:rsidR="00DA09ED" w:rsidRDefault="00DA09E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Cantidad de bultos de la declaración</w:t>
            </w:r>
          </w:p>
          <w:p w14:paraId="15B776E3" w14:textId="77777777" w:rsidR="00DA09ED" w:rsidRDefault="00DA09E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Peso bruto de la declaración</w:t>
            </w:r>
          </w:p>
          <w:p w14:paraId="15B776E4" w14:textId="77777777" w:rsidR="00DA09ED" w:rsidRDefault="003F354B"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registro de</w:t>
            </w:r>
            <w:r w:rsidR="00DA09ED">
              <w:rPr>
                <w:rFonts w:ascii="Arial Narrow" w:hAnsi="Arial Narrow"/>
                <w:bCs/>
                <w:sz w:val="20"/>
                <w:szCs w:val="20"/>
                <w:lang w:val="es-PE" w:eastAsia="es-PE"/>
              </w:rPr>
              <w:t xml:space="preserve"> funcionario aduanero que numeró la declaración</w:t>
            </w:r>
          </w:p>
          <w:p w14:paraId="15B776E5" w14:textId="77777777" w:rsidR="00DA09ED" w:rsidRDefault="00DA09E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Código de funcionario de SERPOST que participó en la diligencia</w:t>
            </w:r>
          </w:p>
          <w:p w14:paraId="15B776E6" w14:textId="77777777" w:rsidR="00DA09ED" w:rsidRDefault="00DA09ED"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Alerta (de corresponder)</w:t>
            </w:r>
          </w:p>
          <w:p w14:paraId="15B776E7" w14:textId="77777777" w:rsidR="00DA09ED" w:rsidRPr="00DA09ED" w:rsidRDefault="00DA09ED" w:rsidP="008C6227">
            <w:pPr>
              <w:ind w:left="355"/>
              <w:rPr>
                <w:rFonts w:ascii="Arial Narrow" w:hAnsi="Arial Narrow"/>
                <w:bCs/>
                <w:sz w:val="20"/>
                <w:szCs w:val="20"/>
                <w:u w:val="single"/>
                <w:lang w:val="es-PE" w:eastAsia="es-PE"/>
              </w:rPr>
            </w:pPr>
            <w:r w:rsidRPr="00DA09ED">
              <w:rPr>
                <w:rFonts w:ascii="Arial Narrow" w:hAnsi="Arial Narrow"/>
                <w:bCs/>
                <w:sz w:val="20"/>
                <w:szCs w:val="20"/>
                <w:u w:val="single"/>
                <w:lang w:val="es-PE" w:eastAsia="es-PE"/>
              </w:rPr>
              <w:t>Datos de Detalle</w:t>
            </w:r>
          </w:p>
          <w:p w14:paraId="15B776E8" w14:textId="77777777" w:rsidR="00DA09ED" w:rsidRDefault="007A4ABE"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serie de la DIF</w:t>
            </w:r>
          </w:p>
          <w:p w14:paraId="15B776E9" w14:textId="77777777" w:rsidR="007A4ABE" w:rsidRDefault="007A4ABE"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documento postal de origen</w:t>
            </w:r>
          </w:p>
          <w:p w14:paraId="15B776EA" w14:textId="77777777" w:rsidR="007A4ABE" w:rsidRDefault="00DE3606"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Año</w:t>
            </w:r>
            <w:r w:rsidR="00D43CE4" w:rsidRPr="00D43CE4">
              <w:rPr>
                <w:rFonts w:ascii="Arial Narrow" w:hAnsi="Arial Narrow"/>
                <w:bCs/>
                <w:sz w:val="20"/>
                <w:szCs w:val="20"/>
                <w:highlight w:val="yellow"/>
                <w:lang w:val="es-PE" w:eastAsia="es-PE"/>
              </w:rPr>
              <w:t>, tipo</w:t>
            </w:r>
            <w:r>
              <w:rPr>
                <w:rFonts w:ascii="Arial Narrow" w:hAnsi="Arial Narrow"/>
                <w:bCs/>
                <w:sz w:val="20"/>
                <w:szCs w:val="20"/>
                <w:lang w:val="es-PE" w:eastAsia="es-PE"/>
              </w:rPr>
              <w:t xml:space="preserve"> y Número de aviso de llegada</w:t>
            </w:r>
          </w:p>
          <w:p w14:paraId="15B776EB" w14:textId="77777777" w:rsidR="007A4ABE" w:rsidRDefault="007A4ABE"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Peso bruto del envío (en la declaración)</w:t>
            </w:r>
          </w:p>
          <w:p w14:paraId="15B776EC" w14:textId="77777777" w:rsidR="007A4ABE" w:rsidRDefault="007A4ABE"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Partida Arancelaria</w:t>
            </w:r>
          </w:p>
          <w:p w14:paraId="15B776ED" w14:textId="77777777" w:rsidR="007A4ABE" w:rsidRDefault="007A4ABE"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Unidad física</w:t>
            </w:r>
          </w:p>
          <w:p w14:paraId="15B776EE" w14:textId="77777777" w:rsidR="007A4ABE" w:rsidRDefault="007A4ABE"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Tipo de unidad física</w:t>
            </w:r>
          </w:p>
          <w:p w14:paraId="15B776EF" w14:textId="77777777" w:rsidR="007A4ABE" w:rsidRDefault="007A4ABE"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Código liberatorio (de corresponder)</w:t>
            </w:r>
          </w:p>
          <w:p w14:paraId="15B776F0" w14:textId="77777777" w:rsidR="007A4ABE" w:rsidRDefault="007A4ABE"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Trato Preferencial Nacional (de corresponder)</w:t>
            </w:r>
          </w:p>
          <w:p w14:paraId="15B776F1" w14:textId="77777777" w:rsidR="007A4ABE" w:rsidRDefault="007A4ABE"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Trato Preferencial Internacional (de corresponder)</w:t>
            </w:r>
          </w:p>
          <w:p w14:paraId="15B776F2" w14:textId="77777777" w:rsidR="007A4ABE" w:rsidRDefault="007A4ABE"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Valor FOB de la serie</w:t>
            </w:r>
          </w:p>
          <w:p w14:paraId="15B776F3" w14:textId="77777777" w:rsidR="007A4ABE" w:rsidRDefault="007A4ABE"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Flete de la serie</w:t>
            </w:r>
          </w:p>
          <w:p w14:paraId="15B776F4" w14:textId="77777777" w:rsidR="007A4ABE" w:rsidRDefault="007A4ABE"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Seguro de la serie</w:t>
            </w:r>
          </w:p>
          <w:p w14:paraId="15B776F5" w14:textId="77777777" w:rsidR="007A4ABE" w:rsidRDefault="007A4ABE"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CIF de la serie</w:t>
            </w:r>
          </w:p>
          <w:p w14:paraId="15B776F6" w14:textId="77777777" w:rsidR="007A4ABE" w:rsidRDefault="007A4ABE"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Cantidad de bultos de la serie</w:t>
            </w:r>
          </w:p>
          <w:p w14:paraId="15B776F7" w14:textId="77777777" w:rsidR="007A4ABE" w:rsidRDefault="007A4ABE"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Descripción de la mercancía</w:t>
            </w:r>
          </w:p>
          <w:p w14:paraId="15B776F8" w14:textId="77777777" w:rsidR="007A4ABE" w:rsidRDefault="007A4ABE"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factura (de corresponder)</w:t>
            </w:r>
          </w:p>
          <w:p w14:paraId="15B776F9" w14:textId="77777777" w:rsidR="007A4ABE" w:rsidRDefault="007A4ABE"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Fecha de factura (de corresponder)</w:t>
            </w:r>
          </w:p>
          <w:p w14:paraId="15B776FA" w14:textId="77777777" w:rsidR="007A4ABE" w:rsidRDefault="007A4ABE"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documento de control (de corresponder)</w:t>
            </w:r>
          </w:p>
          <w:p w14:paraId="15B776FB" w14:textId="77777777" w:rsidR="007A4ABE" w:rsidRDefault="007A4ABE"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Número de certificado de origen (de corresponder)</w:t>
            </w:r>
          </w:p>
          <w:p w14:paraId="15B776FC" w14:textId="77777777" w:rsidR="007A4ABE" w:rsidRDefault="007A4ABE" w:rsidP="008C6227">
            <w:pPr>
              <w:pStyle w:val="Prrafodelista"/>
              <w:numPr>
                <w:ilvl w:val="0"/>
                <w:numId w:val="14"/>
              </w:numPr>
              <w:ind w:left="638" w:hanging="283"/>
              <w:rPr>
                <w:rFonts w:ascii="Arial Narrow" w:hAnsi="Arial Narrow"/>
                <w:bCs/>
                <w:sz w:val="20"/>
                <w:szCs w:val="20"/>
                <w:lang w:val="es-PE" w:eastAsia="es-PE"/>
              </w:rPr>
            </w:pPr>
            <w:r>
              <w:rPr>
                <w:rFonts w:ascii="Arial Narrow" w:hAnsi="Arial Narrow"/>
                <w:bCs/>
                <w:sz w:val="20"/>
                <w:szCs w:val="20"/>
                <w:lang w:val="es-PE" w:eastAsia="es-PE"/>
              </w:rPr>
              <w:t>Fecha de certificado de origen (de corresponder)</w:t>
            </w:r>
          </w:p>
          <w:p w14:paraId="15B776FD" w14:textId="77777777" w:rsidR="00FD31DB" w:rsidRPr="00CE630D" w:rsidRDefault="00D43CE4" w:rsidP="008C6227">
            <w:pPr>
              <w:pStyle w:val="Prrafodelista"/>
              <w:numPr>
                <w:ilvl w:val="0"/>
                <w:numId w:val="86"/>
              </w:numPr>
              <w:ind w:left="638" w:hanging="283"/>
              <w:rPr>
                <w:rFonts w:ascii="Arial Narrow" w:hAnsi="Arial Narrow" w:cs="Arial"/>
                <w:bCs/>
                <w:sz w:val="20"/>
                <w:szCs w:val="20"/>
                <w:highlight w:val="yellow"/>
              </w:rPr>
            </w:pPr>
            <w:r w:rsidRPr="00D43CE4">
              <w:rPr>
                <w:rFonts w:ascii="Arial Narrow" w:hAnsi="Arial Narrow"/>
                <w:bCs/>
                <w:sz w:val="20"/>
                <w:szCs w:val="20"/>
                <w:highlight w:val="yellow"/>
                <w:lang w:val="es-PE" w:eastAsia="es-PE"/>
              </w:rPr>
              <w:t xml:space="preserve">La DIF solo podrá tener cualquiera de los siguientes estados: </w:t>
            </w:r>
          </w:p>
          <w:p w14:paraId="15B776FE" w14:textId="77777777" w:rsidR="00A13251" w:rsidRPr="00CE630D" w:rsidRDefault="00D43CE4" w:rsidP="008C6227">
            <w:pPr>
              <w:pStyle w:val="Prrafodelista"/>
              <w:numPr>
                <w:ilvl w:val="0"/>
                <w:numId w:val="157"/>
              </w:numPr>
              <w:ind w:left="1064" w:hanging="426"/>
              <w:rPr>
                <w:rFonts w:ascii="Arial Narrow" w:hAnsi="Arial Narrow" w:cs="Arial"/>
                <w:bCs/>
                <w:sz w:val="20"/>
                <w:szCs w:val="20"/>
                <w:highlight w:val="yellow"/>
              </w:rPr>
            </w:pPr>
            <w:r>
              <w:rPr>
                <w:rFonts w:ascii="Arial Narrow" w:hAnsi="Arial Narrow" w:cs="Arial"/>
                <w:bCs/>
                <w:sz w:val="20"/>
                <w:szCs w:val="20"/>
                <w:highlight w:val="yellow"/>
              </w:rPr>
              <w:t xml:space="preserve">Pendiente pago de tributos, </w:t>
            </w:r>
          </w:p>
          <w:p w14:paraId="15B776FF" w14:textId="77777777" w:rsidR="00A13251" w:rsidRPr="00CE630D" w:rsidRDefault="00D43CE4" w:rsidP="008C6227">
            <w:pPr>
              <w:pStyle w:val="Prrafodelista"/>
              <w:numPr>
                <w:ilvl w:val="0"/>
                <w:numId w:val="157"/>
              </w:numPr>
              <w:ind w:left="1064" w:hanging="426"/>
              <w:rPr>
                <w:rFonts w:ascii="Arial Narrow" w:hAnsi="Arial Narrow" w:cs="Arial"/>
                <w:bCs/>
                <w:sz w:val="20"/>
                <w:szCs w:val="20"/>
                <w:highlight w:val="yellow"/>
              </w:rPr>
            </w:pPr>
            <w:r>
              <w:rPr>
                <w:rFonts w:ascii="Arial Narrow" w:hAnsi="Arial Narrow" w:cs="Arial"/>
                <w:bCs/>
                <w:sz w:val="20"/>
                <w:szCs w:val="20"/>
                <w:highlight w:val="yellow"/>
              </w:rPr>
              <w:t xml:space="preserve">Levante autorizado, </w:t>
            </w:r>
          </w:p>
          <w:p w14:paraId="15B77700" w14:textId="77777777" w:rsidR="00A13251" w:rsidRPr="00CE630D" w:rsidRDefault="00D43CE4" w:rsidP="008C6227">
            <w:pPr>
              <w:pStyle w:val="Prrafodelista"/>
              <w:numPr>
                <w:ilvl w:val="0"/>
                <w:numId w:val="157"/>
              </w:numPr>
              <w:ind w:left="1064" w:hanging="426"/>
              <w:rPr>
                <w:rFonts w:ascii="Arial Narrow" w:hAnsi="Arial Narrow" w:cs="Arial"/>
                <w:bCs/>
                <w:sz w:val="20"/>
                <w:szCs w:val="20"/>
                <w:highlight w:val="yellow"/>
              </w:rPr>
            </w:pPr>
            <w:r>
              <w:rPr>
                <w:rFonts w:ascii="Arial Narrow" w:hAnsi="Arial Narrow" w:cs="Arial"/>
                <w:bCs/>
                <w:sz w:val="20"/>
                <w:szCs w:val="20"/>
                <w:highlight w:val="yellow"/>
              </w:rPr>
              <w:t>Legajada,</w:t>
            </w:r>
          </w:p>
          <w:p w14:paraId="15B77701" w14:textId="77777777" w:rsidR="00A13251" w:rsidRPr="00CE630D" w:rsidRDefault="00D43CE4" w:rsidP="008C6227">
            <w:pPr>
              <w:pStyle w:val="Prrafodelista"/>
              <w:numPr>
                <w:ilvl w:val="0"/>
                <w:numId w:val="157"/>
              </w:numPr>
              <w:ind w:left="1064" w:hanging="426"/>
              <w:rPr>
                <w:rFonts w:ascii="Arial Narrow" w:hAnsi="Arial Narrow" w:cs="Arial"/>
                <w:bCs/>
                <w:sz w:val="20"/>
                <w:szCs w:val="20"/>
                <w:highlight w:val="yellow"/>
              </w:rPr>
            </w:pPr>
            <w:r>
              <w:rPr>
                <w:rFonts w:ascii="Arial Narrow" w:hAnsi="Arial Narrow" w:cs="Arial"/>
                <w:bCs/>
                <w:sz w:val="20"/>
                <w:szCs w:val="20"/>
                <w:highlight w:val="yellow"/>
              </w:rPr>
              <w:t>Legajamiento automático, o</w:t>
            </w:r>
          </w:p>
          <w:p w14:paraId="15B77702" w14:textId="77777777" w:rsidR="00A13251" w:rsidRPr="00CE630D" w:rsidRDefault="00D43CE4" w:rsidP="008C6227">
            <w:pPr>
              <w:pStyle w:val="Prrafodelista"/>
              <w:numPr>
                <w:ilvl w:val="0"/>
                <w:numId w:val="157"/>
              </w:numPr>
              <w:ind w:left="1064" w:hanging="426"/>
              <w:rPr>
                <w:rFonts w:ascii="Arial Narrow" w:hAnsi="Arial Narrow"/>
                <w:bCs/>
                <w:sz w:val="20"/>
                <w:szCs w:val="20"/>
                <w:highlight w:val="yellow"/>
                <w:lang w:val="es-PE" w:eastAsia="es-PE"/>
              </w:rPr>
            </w:pPr>
            <w:r>
              <w:rPr>
                <w:rFonts w:ascii="Arial Narrow" w:hAnsi="Arial Narrow" w:cs="Arial"/>
                <w:bCs/>
                <w:sz w:val="20"/>
                <w:szCs w:val="20"/>
                <w:highlight w:val="yellow"/>
              </w:rPr>
              <w:t>Abandono legal</w:t>
            </w:r>
          </w:p>
          <w:p w14:paraId="15B77703" w14:textId="77777777" w:rsidR="0073184A" w:rsidRDefault="0073184A" w:rsidP="008C6227">
            <w:pPr>
              <w:ind w:left="420"/>
              <w:rPr>
                <w:rFonts w:ascii="Arial Narrow" w:hAnsi="Arial Narrow"/>
                <w:bCs/>
                <w:sz w:val="20"/>
                <w:szCs w:val="20"/>
                <w:lang w:val="es-PE" w:eastAsia="es-PE"/>
              </w:rPr>
            </w:pPr>
            <w:r>
              <w:rPr>
                <w:rFonts w:ascii="Arial Narrow" w:hAnsi="Arial Narrow"/>
                <w:bCs/>
                <w:sz w:val="20"/>
                <w:szCs w:val="20"/>
                <w:lang w:val="es-PE" w:eastAsia="es-PE"/>
              </w:rPr>
              <w:t xml:space="preserve">El sistema debe tener implementado en el número del DEP un hipervínculo para mostrar los datos de detalle </w:t>
            </w:r>
            <w:r w:rsidR="00D43CE4" w:rsidRPr="00D43CE4">
              <w:rPr>
                <w:rFonts w:ascii="Arial Narrow" w:hAnsi="Arial Narrow"/>
                <w:bCs/>
                <w:sz w:val="20"/>
                <w:szCs w:val="20"/>
                <w:lang w:val="es-PE" w:eastAsia="es-PE"/>
              </w:rPr>
              <w:t>del DEP según numeral 6 del RF02 de esta RIN</w:t>
            </w:r>
            <w:r w:rsidR="00AF0B8A" w:rsidRPr="00AF0B8A">
              <w:rPr>
                <w:rFonts w:ascii="Arial Narrow" w:hAnsi="Arial Narrow"/>
                <w:bCs/>
                <w:sz w:val="20"/>
                <w:szCs w:val="20"/>
                <w:lang w:val="es-PE" w:eastAsia="es-PE"/>
              </w:rPr>
              <w:t xml:space="preserve"> </w:t>
            </w:r>
          </w:p>
          <w:p w14:paraId="15B77704" w14:textId="77777777" w:rsidR="00DA09ED" w:rsidRDefault="008334F6" w:rsidP="008C6227">
            <w:pPr>
              <w:ind w:left="355"/>
              <w:rPr>
                <w:rFonts w:ascii="Arial Narrow" w:hAnsi="Arial Narrow"/>
                <w:bCs/>
                <w:sz w:val="20"/>
                <w:szCs w:val="20"/>
                <w:lang w:val="es-PE" w:eastAsia="es-PE"/>
              </w:rPr>
            </w:pPr>
            <w:r>
              <w:rPr>
                <w:rFonts w:ascii="Arial Narrow" w:hAnsi="Arial Narrow"/>
                <w:bCs/>
                <w:sz w:val="20"/>
                <w:szCs w:val="20"/>
                <w:lang w:val="es-PE" w:eastAsia="es-PE"/>
              </w:rPr>
              <w:t>Deberá mostrar además el botón “Imprimir”, al hacer click en ese botón se debe imprimir la Declaración en formato PDF según lo especificado en el RF14 de la RIN 2.</w:t>
            </w:r>
          </w:p>
          <w:p w14:paraId="15B77705" w14:textId="77777777" w:rsidR="00E87D62" w:rsidRDefault="008334F6" w:rsidP="008C6227">
            <w:pPr>
              <w:pStyle w:val="Prrafodelista"/>
              <w:numPr>
                <w:ilvl w:val="0"/>
                <w:numId w:val="106"/>
              </w:numPr>
              <w:ind w:left="355" w:hanging="284"/>
              <w:rPr>
                <w:rFonts w:ascii="Arial Narrow" w:hAnsi="Arial Narrow"/>
                <w:bCs/>
                <w:sz w:val="20"/>
                <w:szCs w:val="20"/>
                <w:lang w:val="es-PE" w:eastAsia="es-PE"/>
              </w:rPr>
            </w:pPr>
            <w:r>
              <w:rPr>
                <w:rFonts w:ascii="Arial Narrow" w:hAnsi="Arial Narrow"/>
                <w:bCs/>
                <w:sz w:val="20"/>
                <w:szCs w:val="20"/>
                <w:lang w:val="es-PE" w:eastAsia="es-PE"/>
              </w:rPr>
              <w:t xml:space="preserve">Al </w:t>
            </w:r>
            <w:r w:rsidR="00B81C33">
              <w:rPr>
                <w:rFonts w:ascii="Arial Narrow" w:hAnsi="Arial Narrow"/>
                <w:bCs/>
                <w:sz w:val="20"/>
                <w:szCs w:val="20"/>
                <w:lang w:val="es-PE" w:eastAsia="es-PE"/>
              </w:rPr>
              <w:t>hacer click en el botón “Salir”</w:t>
            </w:r>
            <w:r>
              <w:rPr>
                <w:rFonts w:ascii="Arial Narrow" w:hAnsi="Arial Narrow"/>
                <w:bCs/>
                <w:sz w:val="20"/>
                <w:szCs w:val="20"/>
                <w:lang w:val="es-PE" w:eastAsia="es-PE"/>
              </w:rPr>
              <w:t xml:space="preserve"> se debe abandonar la opción de consulta.</w:t>
            </w:r>
          </w:p>
          <w:p w14:paraId="15B77706" w14:textId="77777777" w:rsidR="004D59A0" w:rsidRDefault="004D59A0">
            <w:pPr>
              <w:rPr>
                <w:rFonts w:ascii="Arial Narrow" w:hAnsi="Arial Narrow"/>
                <w:bCs/>
                <w:sz w:val="20"/>
                <w:szCs w:val="20"/>
                <w:lang w:val="es-PE" w:eastAsia="es-PE"/>
              </w:rPr>
            </w:pPr>
          </w:p>
        </w:tc>
        <w:tc>
          <w:tcPr>
            <w:tcW w:w="1134" w:type="dxa"/>
            <w:gridSpan w:val="2"/>
            <w:shd w:val="clear" w:color="auto" w:fill="auto"/>
          </w:tcPr>
          <w:p w14:paraId="15B77707" w14:textId="77777777" w:rsidR="00E87D62" w:rsidRPr="00752A5B" w:rsidRDefault="00E87D62" w:rsidP="008C6227">
            <w:pPr>
              <w:pStyle w:val="Textodeglobo"/>
              <w:spacing w:before="40" w:after="40"/>
              <w:jc w:val="center"/>
              <w:rPr>
                <w:rFonts w:ascii="Arial Narrow" w:hAnsi="Arial Narrow" w:cs="Arial Narrow"/>
                <w:sz w:val="20"/>
                <w:szCs w:val="20"/>
                <w:lang w:eastAsia="es-ES"/>
              </w:rPr>
            </w:pPr>
          </w:p>
        </w:tc>
        <w:tc>
          <w:tcPr>
            <w:tcW w:w="851" w:type="dxa"/>
            <w:shd w:val="clear" w:color="auto" w:fill="auto"/>
          </w:tcPr>
          <w:p w14:paraId="15B77708" w14:textId="77777777" w:rsidR="00E87D62" w:rsidRPr="00752A5B" w:rsidRDefault="00E87D62" w:rsidP="008C6227">
            <w:pPr>
              <w:pStyle w:val="Textodeglobo"/>
              <w:spacing w:before="40" w:after="40"/>
              <w:jc w:val="left"/>
              <w:rPr>
                <w:rFonts w:ascii="Arial Narrow" w:hAnsi="Arial Narrow" w:cs="Arial Narrow"/>
                <w:sz w:val="20"/>
                <w:szCs w:val="20"/>
                <w:lang w:eastAsia="es-ES"/>
              </w:rPr>
            </w:pPr>
          </w:p>
        </w:tc>
      </w:tr>
      <w:tr w:rsidR="00E87D62" w:rsidRPr="00752A5B" w14:paraId="15B77724" w14:textId="77777777" w:rsidTr="00B12C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vAlign w:val="center"/>
          </w:tcPr>
          <w:p w14:paraId="15B7770A" w14:textId="77777777" w:rsidR="00E87D62" w:rsidRPr="00752A5B" w:rsidRDefault="00E87D62" w:rsidP="008C6227">
            <w:pPr>
              <w:pStyle w:val="Textodeglobo"/>
              <w:spacing w:before="40" w:after="40"/>
              <w:jc w:val="center"/>
              <w:rPr>
                <w:rFonts w:ascii="Arial Narrow" w:hAnsi="Arial Narrow" w:cs="Arial Narrow"/>
                <w:sz w:val="20"/>
                <w:szCs w:val="20"/>
                <w:lang w:eastAsia="es-ES"/>
              </w:rPr>
            </w:pPr>
            <w:r w:rsidRPr="00752A5B">
              <w:rPr>
                <w:rFonts w:ascii="Arial Narrow" w:hAnsi="Arial Narrow" w:cs="Arial Narrow"/>
                <w:sz w:val="20"/>
                <w:szCs w:val="20"/>
                <w:lang w:eastAsia="es-ES"/>
              </w:rPr>
              <w:t>RF0</w:t>
            </w:r>
            <w:r>
              <w:rPr>
                <w:rFonts w:ascii="Arial Narrow" w:hAnsi="Arial Narrow" w:cs="Arial Narrow"/>
                <w:sz w:val="20"/>
                <w:szCs w:val="20"/>
                <w:lang w:eastAsia="es-ES"/>
              </w:rPr>
              <w:t>8</w:t>
            </w:r>
          </w:p>
        </w:tc>
        <w:tc>
          <w:tcPr>
            <w:tcW w:w="1418" w:type="dxa"/>
            <w:gridSpan w:val="2"/>
            <w:shd w:val="clear" w:color="auto" w:fill="auto"/>
            <w:vAlign w:val="center"/>
          </w:tcPr>
          <w:p w14:paraId="15B7770B" w14:textId="77777777" w:rsidR="00E87D62" w:rsidRPr="00345C6A" w:rsidRDefault="00E87D62" w:rsidP="008C6227">
            <w:pPr>
              <w:pStyle w:val="Textodeglobo"/>
              <w:spacing w:before="40" w:after="40"/>
              <w:jc w:val="left"/>
              <w:rPr>
                <w:rFonts w:ascii="Arial Narrow" w:hAnsi="Arial Narrow" w:cs="Arial Narrow"/>
                <w:sz w:val="20"/>
                <w:szCs w:val="20"/>
              </w:rPr>
            </w:pPr>
            <w:r w:rsidRPr="00345C6A">
              <w:rPr>
                <w:rFonts w:ascii="Arial Narrow" w:hAnsi="Arial Narrow" w:cs="Arial Narrow"/>
                <w:sz w:val="20"/>
                <w:szCs w:val="20"/>
              </w:rPr>
              <w:t xml:space="preserve">Consulta de varias </w:t>
            </w:r>
            <w:r w:rsidR="00345C6A">
              <w:rPr>
                <w:rFonts w:ascii="Arial Narrow" w:hAnsi="Arial Narrow" w:cs="Arial Narrow"/>
                <w:sz w:val="20"/>
                <w:szCs w:val="20"/>
              </w:rPr>
              <w:t>Declaraciones Simplificadas Postal</w:t>
            </w:r>
          </w:p>
        </w:tc>
        <w:tc>
          <w:tcPr>
            <w:tcW w:w="4677" w:type="dxa"/>
            <w:gridSpan w:val="6"/>
            <w:shd w:val="clear" w:color="auto" w:fill="auto"/>
            <w:vAlign w:val="center"/>
          </w:tcPr>
          <w:p w14:paraId="15B7770C" w14:textId="77777777" w:rsidR="00345C6A" w:rsidRPr="00345C6A" w:rsidRDefault="00345C6A" w:rsidP="008C6227">
            <w:pPr>
              <w:rPr>
                <w:rFonts w:ascii="Arial Narrow" w:hAnsi="Arial Narrow"/>
                <w:bCs/>
                <w:sz w:val="20"/>
                <w:szCs w:val="20"/>
                <w:lang w:val="es-PE" w:eastAsia="es-PE"/>
              </w:rPr>
            </w:pPr>
            <w:r>
              <w:rPr>
                <w:rFonts w:ascii="Arial Narrow" w:hAnsi="Arial Narrow"/>
                <w:bCs/>
                <w:sz w:val="20"/>
                <w:szCs w:val="20"/>
                <w:lang w:val="es-PE" w:eastAsia="es-PE"/>
              </w:rPr>
              <w:t xml:space="preserve">En el Portal </w:t>
            </w:r>
            <w:r w:rsidR="00D43CE4">
              <w:rPr>
                <w:rFonts w:ascii="Arial Narrow" w:hAnsi="Arial Narrow"/>
                <w:bCs/>
                <w:sz w:val="20"/>
                <w:szCs w:val="20"/>
                <w:lang w:val="es-PE" w:eastAsia="es-PE"/>
              </w:rPr>
              <w:t xml:space="preserve">SUNAT </w:t>
            </w:r>
            <w:r w:rsidR="00D43CE4" w:rsidRPr="00D43CE4">
              <w:rPr>
                <w:rFonts w:ascii="Arial Narrow" w:hAnsi="Arial Narrow"/>
                <w:bCs/>
                <w:sz w:val="20"/>
                <w:szCs w:val="20"/>
                <w:lang w:val="es-PE" w:eastAsia="es-PE"/>
              </w:rPr>
              <w:t>(Operatividad Aduanera)</w:t>
            </w:r>
            <w:r w:rsidR="008E28E8">
              <w:rPr>
                <w:rFonts w:ascii="Arial Narrow" w:hAnsi="Arial Narrow"/>
                <w:bCs/>
                <w:sz w:val="20"/>
                <w:szCs w:val="20"/>
                <w:lang w:val="es-PE" w:eastAsia="es-PE"/>
              </w:rPr>
              <w:t xml:space="preserve"> </w:t>
            </w:r>
            <w:r>
              <w:rPr>
                <w:rFonts w:ascii="Arial Narrow" w:hAnsi="Arial Narrow"/>
                <w:bCs/>
                <w:sz w:val="20"/>
                <w:szCs w:val="20"/>
                <w:lang w:val="es-PE" w:eastAsia="es-PE"/>
              </w:rPr>
              <w:t xml:space="preserve">y </w:t>
            </w:r>
            <w:r w:rsidR="00685D1D">
              <w:rPr>
                <w:rFonts w:ascii="Arial Narrow" w:hAnsi="Arial Narrow"/>
                <w:bCs/>
                <w:sz w:val="20"/>
                <w:szCs w:val="20"/>
                <w:lang w:val="es-PE" w:eastAsia="es-PE"/>
              </w:rPr>
              <w:t>Portal del Funcionario Aduanero</w:t>
            </w:r>
            <w:r>
              <w:rPr>
                <w:rFonts w:ascii="Arial Narrow" w:hAnsi="Arial Narrow"/>
                <w:bCs/>
                <w:sz w:val="20"/>
                <w:szCs w:val="20"/>
                <w:lang w:val="es-PE" w:eastAsia="es-PE"/>
              </w:rPr>
              <w:t>, se debe implementar la Consulta de Varias Declaraciones Simplificadas Postal,  bajo las siguientes especificaciones:</w:t>
            </w:r>
          </w:p>
          <w:p w14:paraId="15B7770D" w14:textId="77777777" w:rsidR="00345C6A" w:rsidRDefault="00345C6A" w:rsidP="008C6227">
            <w:pPr>
              <w:pStyle w:val="Prrafodelista"/>
              <w:numPr>
                <w:ilvl w:val="0"/>
                <w:numId w:val="107"/>
              </w:numPr>
              <w:ind w:left="355"/>
              <w:rPr>
                <w:rFonts w:ascii="Arial Narrow" w:hAnsi="Arial Narrow"/>
                <w:bCs/>
                <w:sz w:val="20"/>
                <w:szCs w:val="20"/>
                <w:lang w:val="es-PE" w:eastAsia="es-PE"/>
              </w:rPr>
            </w:pPr>
            <w:r>
              <w:rPr>
                <w:rFonts w:ascii="Arial Narrow" w:hAnsi="Arial Narrow"/>
                <w:bCs/>
                <w:sz w:val="20"/>
                <w:szCs w:val="20"/>
                <w:lang w:val="es-PE" w:eastAsia="es-PE"/>
              </w:rPr>
              <w:t>Al ingresar a la opción, el sistema deberá mostrar una pantalla que permita ingresar los siguientes parámetros (excluyentes entre si):</w:t>
            </w:r>
          </w:p>
          <w:p w14:paraId="15B7770E" w14:textId="77777777" w:rsidR="00345C6A" w:rsidRDefault="00345C6A" w:rsidP="008C6227">
            <w:pPr>
              <w:pStyle w:val="Prrafodelista"/>
              <w:numPr>
                <w:ilvl w:val="0"/>
                <w:numId w:val="108"/>
              </w:numPr>
              <w:ind w:left="638" w:hanging="283"/>
              <w:rPr>
                <w:rFonts w:ascii="Arial Narrow" w:hAnsi="Arial Narrow"/>
                <w:bCs/>
                <w:sz w:val="20"/>
                <w:szCs w:val="20"/>
                <w:lang w:val="es-PE" w:eastAsia="es-PE"/>
              </w:rPr>
            </w:pPr>
            <w:r>
              <w:rPr>
                <w:rFonts w:ascii="Arial Narrow" w:hAnsi="Arial Narrow"/>
                <w:bCs/>
                <w:sz w:val="20"/>
                <w:szCs w:val="20"/>
                <w:lang w:val="es-PE" w:eastAsia="es-PE"/>
              </w:rPr>
              <w:t>Rango de fechas correspondiente a la fecha de numeración de la declaración. El rango máximo permitido es de 1 año calendario.</w:t>
            </w:r>
          </w:p>
          <w:p w14:paraId="15B7770F" w14:textId="77777777" w:rsidR="00345C6A" w:rsidRDefault="00345C6A" w:rsidP="008C6227">
            <w:pPr>
              <w:pStyle w:val="Prrafodelista"/>
              <w:numPr>
                <w:ilvl w:val="0"/>
                <w:numId w:val="108"/>
              </w:numPr>
              <w:ind w:left="638" w:hanging="283"/>
              <w:rPr>
                <w:rFonts w:ascii="Arial Narrow" w:hAnsi="Arial Narrow"/>
                <w:bCs/>
                <w:sz w:val="20"/>
                <w:szCs w:val="20"/>
                <w:lang w:val="es-PE" w:eastAsia="es-PE"/>
              </w:rPr>
            </w:pPr>
            <w:r>
              <w:rPr>
                <w:rFonts w:ascii="Arial Narrow" w:hAnsi="Arial Narrow"/>
                <w:bCs/>
                <w:sz w:val="20"/>
                <w:szCs w:val="20"/>
                <w:lang w:val="es-PE" w:eastAsia="es-PE"/>
              </w:rPr>
              <w:t>Rango de números de declaración; los números de DIF deben corresponder a un mismo año.</w:t>
            </w:r>
          </w:p>
          <w:p w14:paraId="15B77710" w14:textId="77777777" w:rsidR="00345C6A" w:rsidRDefault="00345C6A" w:rsidP="008C6227">
            <w:pPr>
              <w:pStyle w:val="Prrafodelista"/>
              <w:numPr>
                <w:ilvl w:val="0"/>
                <w:numId w:val="107"/>
              </w:numPr>
              <w:ind w:left="355" w:hanging="284"/>
              <w:rPr>
                <w:rFonts w:ascii="Arial Narrow" w:hAnsi="Arial Narrow"/>
                <w:bCs/>
                <w:sz w:val="20"/>
                <w:szCs w:val="20"/>
                <w:lang w:val="es-PE" w:eastAsia="es-PE"/>
              </w:rPr>
            </w:pPr>
            <w:r>
              <w:rPr>
                <w:rFonts w:ascii="Arial Narrow" w:hAnsi="Arial Narrow"/>
                <w:bCs/>
                <w:sz w:val="20"/>
                <w:szCs w:val="20"/>
                <w:lang w:val="es-PE" w:eastAsia="es-PE"/>
              </w:rPr>
              <w:t>Debe mostrar los botones “Consultar” y “Salir”</w:t>
            </w:r>
          </w:p>
          <w:p w14:paraId="15B77711" w14:textId="77777777" w:rsidR="00345C6A" w:rsidRDefault="00345C6A" w:rsidP="008C6227">
            <w:pPr>
              <w:pStyle w:val="Prrafodelista"/>
              <w:numPr>
                <w:ilvl w:val="0"/>
                <w:numId w:val="107"/>
              </w:numPr>
              <w:ind w:left="355" w:hanging="284"/>
              <w:rPr>
                <w:rFonts w:ascii="Arial Narrow" w:hAnsi="Arial Narrow"/>
                <w:bCs/>
                <w:sz w:val="20"/>
                <w:szCs w:val="20"/>
                <w:lang w:val="es-PE" w:eastAsia="es-PE"/>
              </w:rPr>
            </w:pPr>
            <w:r>
              <w:rPr>
                <w:rFonts w:ascii="Arial Narrow" w:hAnsi="Arial Narrow"/>
                <w:bCs/>
                <w:sz w:val="20"/>
                <w:szCs w:val="20"/>
                <w:lang w:val="es-PE" w:eastAsia="es-PE"/>
              </w:rPr>
              <w:t>Al hacer click en el botón “Consultar”, el sistema deberá verificar:</w:t>
            </w:r>
          </w:p>
          <w:p w14:paraId="15B77712" w14:textId="77777777" w:rsidR="00345C6A" w:rsidRDefault="00345C6A" w:rsidP="008C6227">
            <w:pPr>
              <w:pStyle w:val="Prrafodelista"/>
              <w:numPr>
                <w:ilvl w:val="0"/>
                <w:numId w:val="109"/>
              </w:numPr>
              <w:ind w:left="638"/>
              <w:rPr>
                <w:rFonts w:ascii="Arial Narrow" w:hAnsi="Arial Narrow"/>
                <w:bCs/>
                <w:sz w:val="20"/>
                <w:szCs w:val="20"/>
                <w:lang w:val="es-PE" w:eastAsia="es-PE"/>
              </w:rPr>
            </w:pPr>
            <w:r>
              <w:rPr>
                <w:rFonts w:ascii="Arial Narrow" w:hAnsi="Arial Narrow"/>
                <w:bCs/>
                <w:sz w:val="20"/>
                <w:szCs w:val="20"/>
                <w:lang w:val="es-PE" w:eastAsia="es-PE"/>
              </w:rPr>
              <w:t>Si la consulta es por rango de fechas, que se haya ingresado tanto la fecha inicio como la fecha de fin, que la fecha de fin sea mayor a la fecha de inicio y que ninguna de las dos fechas sea mayor a la fecha del día.</w:t>
            </w:r>
          </w:p>
          <w:p w14:paraId="15B77713" w14:textId="77777777" w:rsidR="00345C6A" w:rsidRDefault="00345C6A" w:rsidP="008C6227">
            <w:pPr>
              <w:pStyle w:val="Prrafodelista"/>
              <w:numPr>
                <w:ilvl w:val="0"/>
                <w:numId w:val="109"/>
              </w:numPr>
              <w:ind w:left="638"/>
              <w:rPr>
                <w:rFonts w:ascii="Arial Narrow" w:hAnsi="Arial Narrow"/>
                <w:bCs/>
                <w:sz w:val="20"/>
                <w:szCs w:val="20"/>
                <w:lang w:val="es-PE" w:eastAsia="es-PE"/>
              </w:rPr>
            </w:pPr>
            <w:r>
              <w:rPr>
                <w:rFonts w:ascii="Arial Narrow" w:hAnsi="Arial Narrow"/>
                <w:bCs/>
                <w:sz w:val="20"/>
                <w:szCs w:val="20"/>
                <w:lang w:val="es-PE" w:eastAsia="es-PE"/>
              </w:rPr>
              <w:t>Si la consulta es por rango de números, que se haya ingresado un año mayor al 2012 y que se hayan ingresado valores mayores a 0 en el rango de números de declaración, teniendo en cuenta que el número final debe ser mayor oigual al número inicial.</w:t>
            </w:r>
          </w:p>
          <w:p w14:paraId="15B77714" w14:textId="77777777" w:rsidR="00345C6A" w:rsidRDefault="00345C6A" w:rsidP="008C6227">
            <w:pPr>
              <w:pStyle w:val="Prrafodelista"/>
              <w:numPr>
                <w:ilvl w:val="0"/>
                <w:numId w:val="107"/>
              </w:numPr>
              <w:ind w:left="355" w:hanging="284"/>
              <w:rPr>
                <w:rFonts w:ascii="Arial Narrow" w:hAnsi="Arial Narrow"/>
                <w:bCs/>
                <w:sz w:val="20"/>
                <w:szCs w:val="20"/>
                <w:lang w:val="es-PE" w:eastAsia="es-PE"/>
              </w:rPr>
            </w:pPr>
            <w:r>
              <w:rPr>
                <w:rFonts w:ascii="Arial Narrow" w:hAnsi="Arial Narrow"/>
                <w:bCs/>
                <w:sz w:val="20"/>
                <w:szCs w:val="20"/>
                <w:lang w:val="es-PE" w:eastAsia="es-PE"/>
              </w:rPr>
              <w:t>Cumplidas las validaciones el sistema deberá seleccionar las declaraciones que cumplan las condiciones según el parámetro de consultar y mostrar</w:t>
            </w:r>
            <w:r w:rsidR="00F97624">
              <w:rPr>
                <w:rFonts w:ascii="Arial Narrow" w:hAnsi="Arial Narrow"/>
                <w:bCs/>
                <w:sz w:val="20"/>
                <w:szCs w:val="20"/>
                <w:lang w:val="es-PE" w:eastAsia="es-PE"/>
              </w:rPr>
              <w:t xml:space="preserve"> como resultado de la consulta</w:t>
            </w:r>
            <w:r>
              <w:rPr>
                <w:rFonts w:ascii="Arial Narrow" w:hAnsi="Arial Narrow"/>
                <w:bCs/>
                <w:sz w:val="20"/>
                <w:szCs w:val="20"/>
                <w:lang w:val="es-PE" w:eastAsia="es-PE"/>
              </w:rPr>
              <w:t xml:space="preserve"> los siguientes datos de la Declaración:</w:t>
            </w:r>
          </w:p>
          <w:p w14:paraId="15B77715" w14:textId="77777777" w:rsidR="00345C6A" w:rsidRDefault="00957773"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Año y número de la declaración</w:t>
            </w:r>
          </w:p>
          <w:p w14:paraId="15B77716" w14:textId="77777777" w:rsidR="00957773" w:rsidRDefault="00957773"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Fecha de numeración de la declaració´n</w:t>
            </w:r>
          </w:p>
          <w:p w14:paraId="15B77717" w14:textId="77777777" w:rsidR="00957773" w:rsidRDefault="00957773"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Tipo de operación</w:t>
            </w:r>
          </w:p>
          <w:p w14:paraId="15B77718" w14:textId="77777777" w:rsidR="00957773" w:rsidRDefault="00957773"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Destinatario</w:t>
            </w:r>
          </w:p>
          <w:p w14:paraId="15B77719" w14:textId="77777777" w:rsidR="00957773" w:rsidRDefault="00957773"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Dirección del destinatario</w:t>
            </w:r>
          </w:p>
          <w:p w14:paraId="15B7771A" w14:textId="77777777" w:rsidR="00957773" w:rsidRDefault="00957773"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Fecha de Liquidación</w:t>
            </w:r>
          </w:p>
          <w:p w14:paraId="15B7771B" w14:textId="77777777" w:rsidR="00957773" w:rsidRDefault="00957773"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Monto Liquidado</w:t>
            </w:r>
          </w:p>
          <w:p w14:paraId="15B7771C" w14:textId="77777777" w:rsidR="00957773" w:rsidRDefault="00957773"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Fecha de Cancelación</w:t>
            </w:r>
          </w:p>
          <w:p w14:paraId="15B7771D" w14:textId="77777777" w:rsidR="00957773" w:rsidRDefault="00957773"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Año y Número de DEP asociada a la declaración</w:t>
            </w:r>
          </w:p>
          <w:p w14:paraId="15B7771E" w14:textId="77777777" w:rsidR="00957773" w:rsidRPr="00957773" w:rsidRDefault="0073184A" w:rsidP="008C6227">
            <w:pPr>
              <w:ind w:left="420"/>
              <w:rPr>
                <w:rFonts w:ascii="Arial Narrow" w:hAnsi="Arial Narrow"/>
                <w:bCs/>
                <w:sz w:val="20"/>
                <w:szCs w:val="20"/>
                <w:lang w:val="es-PE" w:eastAsia="es-PE"/>
              </w:rPr>
            </w:pPr>
            <w:r>
              <w:rPr>
                <w:rFonts w:ascii="Arial Narrow" w:hAnsi="Arial Narrow"/>
                <w:bCs/>
                <w:sz w:val="20"/>
                <w:szCs w:val="20"/>
                <w:lang w:val="es-PE" w:eastAsia="es-PE"/>
              </w:rPr>
              <w:t>El sistema debe tener implementado en el número del DEP deberá tener implementado un hipervínculo para mostrar los datos de detalle del DEP según numeral 6 del RF02 de esta RIN</w:t>
            </w:r>
            <w:r w:rsidR="00957773">
              <w:rPr>
                <w:rFonts w:ascii="Arial Narrow" w:hAnsi="Arial Narrow"/>
                <w:bCs/>
                <w:sz w:val="20"/>
                <w:szCs w:val="20"/>
                <w:lang w:val="es-PE" w:eastAsia="es-PE"/>
              </w:rPr>
              <w:t>, además deberá tener implementado un hipervínculo en el número de declaración para invocar a la consulta especificada en el RF07 de esta RIN.</w:t>
            </w:r>
          </w:p>
          <w:p w14:paraId="15B7771F" w14:textId="77777777" w:rsidR="00345C6A" w:rsidRDefault="00345C6A" w:rsidP="008C6227">
            <w:pPr>
              <w:pStyle w:val="Prrafodelista"/>
              <w:numPr>
                <w:ilvl w:val="0"/>
                <w:numId w:val="107"/>
              </w:numPr>
              <w:ind w:left="355" w:hanging="284"/>
              <w:rPr>
                <w:rFonts w:ascii="Arial Narrow" w:hAnsi="Arial Narrow"/>
                <w:bCs/>
                <w:sz w:val="20"/>
                <w:szCs w:val="20"/>
                <w:lang w:val="es-PE" w:eastAsia="es-PE"/>
              </w:rPr>
            </w:pPr>
            <w:r>
              <w:rPr>
                <w:rFonts w:ascii="Arial Narrow" w:hAnsi="Arial Narrow"/>
                <w:bCs/>
                <w:sz w:val="20"/>
                <w:szCs w:val="20"/>
                <w:lang w:val="es-PE" w:eastAsia="es-PE"/>
              </w:rPr>
              <w:t>El sistema debe permitir exportar el resultado de la consulta a un archivo Excel o PDF.</w:t>
            </w:r>
          </w:p>
          <w:p w14:paraId="15B77720" w14:textId="77777777" w:rsidR="00345C6A" w:rsidRDefault="00345C6A" w:rsidP="008C6227">
            <w:pPr>
              <w:pStyle w:val="Prrafodelista"/>
              <w:numPr>
                <w:ilvl w:val="0"/>
                <w:numId w:val="107"/>
              </w:numPr>
              <w:ind w:left="355" w:hanging="284"/>
              <w:rPr>
                <w:rFonts w:ascii="Arial Narrow" w:hAnsi="Arial Narrow"/>
                <w:bCs/>
                <w:sz w:val="20"/>
                <w:szCs w:val="20"/>
                <w:lang w:val="es-PE" w:eastAsia="es-PE"/>
              </w:rPr>
            </w:pPr>
            <w:r>
              <w:rPr>
                <w:rFonts w:ascii="Arial Narrow" w:hAnsi="Arial Narrow"/>
                <w:bCs/>
                <w:sz w:val="20"/>
                <w:szCs w:val="20"/>
                <w:lang w:val="es-PE" w:eastAsia="es-PE"/>
              </w:rPr>
              <w:t>Al hacer click en el botón “Salir” se debe abandonar la opción de consulta.</w:t>
            </w:r>
          </w:p>
          <w:p w14:paraId="15B77721" w14:textId="77777777" w:rsidR="00E87D62" w:rsidRPr="001223E2" w:rsidRDefault="00E87D62" w:rsidP="008C6227">
            <w:pPr>
              <w:rPr>
                <w:rFonts w:ascii="Arial Narrow" w:hAnsi="Arial Narrow"/>
                <w:bCs/>
                <w:sz w:val="20"/>
                <w:szCs w:val="20"/>
                <w:lang w:eastAsia="es-PE"/>
              </w:rPr>
            </w:pPr>
          </w:p>
        </w:tc>
        <w:tc>
          <w:tcPr>
            <w:tcW w:w="1134" w:type="dxa"/>
            <w:gridSpan w:val="2"/>
            <w:shd w:val="clear" w:color="auto" w:fill="auto"/>
          </w:tcPr>
          <w:p w14:paraId="15B77722" w14:textId="77777777" w:rsidR="00E87D62" w:rsidRPr="00752A5B" w:rsidRDefault="00E87D62" w:rsidP="008C6227">
            <w:pPr>
              <w:pStyle w:val="Textodeglobo"/>
              <w:spacing w:before="40" w:after="40"/>
              <w:jc w:val="center"/>
              <w:rPr>
                <w:rFonts w:ascii="Arial Narrow" w:hAnsi="Arial Narrow" w:cs="Arial Narrow"/>
                <w:sz w:val="20"/>
                <w:szCs w:val="20"/>
                <w:lang w:eastAsia="es-ES"/>
              </w:rPr>
            </w:pPr>
          </w:p>
        </w:tc>
        <w:tc>
          <w:tcPr>
            <w:tcW w:w="851" w:type="dxa"/>
            <w:shd w:val="clear" w:color="auto" w:fill="auto"/>
          </w:tcPr>
          <w:p w14:paraId="15B77723" w14:textId="77777777" w:rsidR="00E87D62" w:rsidRPr="00752A5B" w:rsidRDefault="00E87D62" w:rsidP="008C6227">
            <w:pPr>
              <w:pStyle w:val="Textodeglobo"/>
              <w:spacing w:before="40" w:after="40"/>
              <w:jc w:val="left"/>
              <w:rPr>
                <w:rFonts w:ascii="Arial Narrow" w:hAnsi="Arial Narrow" w:cs="Arial Narrow"/>
                <w:sz w:val="20"/>
                <w:szCs w:val="20"/>
                <w:lang w:eastAsia="es-ES"/>
              </w:rPr>
            </w:pPr>
          </w:p>
        </w:tc>
      </w:tr>
      <w:tr w:rsidR="00E87D62" w:rsidRPr="00752A5B" w14:paraId="15B7773A" w14:textId="77777777" w:rsidTr="00B12C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vAlign w:val="center"/>
          </w:tcPr>
          <w:p w14:paraId="15B77725" w14:textId="77777777" w:rsidR="00E87D62" w:rsidRPr="00752A5B" w:rsidRDefault="00E87D62" w:rsidP="008C6227">
            <w:pPr>
              <w:pStyle w:val="Textodeglobo"/>
              <w:spacing w:before="40" w:after="40"/>
              <w:jc w:val="center"/>
              <w:rPr>
                <w:rFonts w:ascii="Arial Narrow" w:hAnsi="Arial Narrow" w:cs="Arial Narrow"/>
                <w:sz w:val="20"/>
                <w:szCs w:val="20"/>
                <w:lang w:eastAsia="es-ES"/>
              </w:rPr>
            </w:pPr>
            <w:r w:rsidRPr="00752A5B">
              <w:rPr>
                <w:rFonts w:ascii="Arial Narrow" w:hAnsi="Arial Narrow" w:cs="Arial Narrow"/>
                <w:sz w:val="20"/>
                <w:szCs w:val="20"/>
                <w:lang w:eastAsia="es-ES"/>
              </w:rPr>
              <w:t>RF0</w:t>
            </w:r>
            <w:r>
              <w:rPr>
                <w:rFonts w:ascii="Arial Narrow" w:hAnsi="Arial Narrow" w:cs="Arial Narrow"/>
                <w:sz w:val="20"/>
                <w:szCs w:val="20"/>
                <w:lang w:eastAsia="es-ES"/>
              </w:rPr>
              <w:t>9</w:t>
            </w:r>
          </w:p>
        </w:tc>
        <w:tc>
          <w:tcPr>
            <w:tcW w:w="1418" w:type="dxa"/>
            <w:gridSpan w:val="2"/>
            <w:shd w:val="clear" w:color="auto" w:fill="auto"/>
            <w:vAlign w:val="center"/>
          </w:tcPr>
          <w:p w14:paraId="15B77726" w14:textId="77777777" w:rsidR="00E87D62" w:rsidRPr="00752030" w:rsidRDefault="00E87D62" w:rsidP="008C6227">
            <w:pPr>
              <w:pStyle w:val="Textodeglobo"/>
              <w:spacing w:before="40" w:after="40"/>
              <w:ind w:left="19" w:hanging="19"/>
              <w:jc w:val="left"/>
              <w:rPr>
                <w:rFonts w:ascii="Arial Narrow" w:hAnsi="Arial Narrow" w:cs="Arial Narrow"/>
                <w:sz w:val="20"/>
                <w:szCs w:val="20"/>
              </w:rPr>
            </w:pPr>
            <w:r w:rsidRPr="00752030">
              <w:rPr>
                <w:rFonts w:ascii="Arial Narrow" w:hAnsi="Arial Narrow" w:cs="Arial Narrow"/>
                <w:sz w:val="20"/>
                <w:szCs w:val="20"/>
              </w:rPr>
              <w:t xml:space="preserve">Consulta de </w:t>
            </w:r>
            <w:r w:rsidR="00311506">
              <w:rPr>
                <w:rFonts w:ascii="Arial Narrow" w:hAnsi="Arial Narrow" w:cs="Arial Narrow"/>
                <w:sz w:val="20"/>
                <w:szCs w:val="20"/>
              </w:rPr>
              <w:t>Declaraciones Legajadas</w:t>
            </w:r>
            <w:r w:rsidRPr="00752030">
              <w:rPr>
                <w:rFonts w:ascii="Arial Narrow" w:hAnsi="Arial Narrow" w:cs="Arial Narrow"/>
                <w:sz w:val="20"/>
                <w:szCs w:val="20"/>
              </w:rPr>
              <w:t xml:space="preserve"> </w:t>
            </w:r>
          </w:p>
        </w:tc>
        <w:tc>
          <w:tcPr>
            <w:tcW w:w="4677" w:type="dxa"/>
            <w:gridSpan w:val="6"/>
            <w:shd w:val="clear" w:color="auto" w:fill="auto"/>
            <w:vAlign w:val="center"/>
          </w:tcPr>
          <w:p w14:paraId="15B77727" w14:textId="77777777" w:rsidR="00311506" w:rsidRPr="00345C6A" w:rsidRDefault="00311506" w:rsidP="008C6227">
            <w:pPr>
              <w:rPr>
                <w:rFonts w:ascii="Arial Narrow" w:hAnsi="Arial Narrow"/>
                <w:bCs/>
                <w:sz w:val="20"/>
                <w:szCs w:val="20"/>
                <w:lang w:val="es-PE" w:eastAsia="es-PE"/>
              </w:rPr>
            </w:pPr>
            <w:r>
              <w:rPr>
                <w:rFonts w:ascii="Arial Narrow" w:hAnsi="Arial Narrow"/>
                <w:bCs/>
                <w:sz w:val="20"/>
                <w:szCs w:val="20"/>
                <w:lang w:val="es-PE" w:eastAsia="es-PE"/>
              </w:rPr>
              <w:t xml:space="preserve">En el </w:t>
            </w:r>
            <w:r w:rsidR="00685D1D">
              <w:rPr>
                <w:rFonts w:ascii="Arial Narrow" w:hAnsi="Arial Narrow"/>
                <w:bCs/>
                <w:sz w:val="20"/>
                <w:szCs w:val="20"/>
                <w:lang w:val="es-PE" w:eastAsia="es-PE"/>
              </w:rPr>
              <w:t>Portal del Funcionario Aduanero</w:t>
            </w:r>
            <w:r>
              <w:rPr>
                <w:rFonts w:ascii="Arial Narrow" w:hAnsi="Arial Narrow"/>
                <w:bCs/>
                <w:sz w:val="20"/>
                <w:szCs w:val="20"/>
                <w:lang w:val="es-PE" w:eastAsia="es-PE"/>
              </w:rPr>
              <w:t>, se debe implementar la Consulta de Declaraciones Legajadas,  bajo las siguientes especificaciones:</w:t>
            </w:r>
          </w:p>
          <w:p w14:paraId="15B77728" w14:textId="77777777" w:rsidR="00311506" w:rsidRDefault="00311506" w:rsidP="008C6227">
            <w:pPr>
              <w:pStyle w:val="Prrafodelista"/>
              <w:numPr>
                <w:ilvl w:val="1"/>
                <w:numId w:val="58"/>
              </w:numPr>
              <w:ind w:left="355"/>
              <w:rPr>
                <w:rFonts w:ascii="Arial Narrow" w:hAnsi="Arial Narrow"/>
                <w:bCs/>
                <w:sz w:val="20"/>
                <w:szCs w:val="20"/>
                <w:lang w:val="es-PE" w:eastAsia="es-PE"/>
              </w:rPr>
            </w:pPr>
            <w:r w:rsidRPr="00921F91">
              <w:rPr>
                <w:rFonts w:ascii="Arial Narrow" w:hAnsi="Arial Narrow"/>
                <w:bCs/>
                <w:sz w:val="20"/>
                <w:szCs w:val="20"/>
                <w:lang w:val="es-PE" w:eastAsia="es-PE"/>
              </w:rPr>
              <w:t xml:space="preserve">Al ingresar a la opción, el sistema deberá mostrar una pantalla que permita ingresar </w:t>
            </w:r>
            <w:r w:rsidR="00921F91" w:rsidRPr="00921F91">
              <w:rPr>
                <w:rFonts w:ascii="Arial Narrow" w:hAnsi="Arial Narrow"/>
                <w:bCs/>
                <w:sz w:val="20"/>
                <w:szCs w:val="20"/>
                <w:lang w:val="es-PE" w:eastAsia="es-PE"/>
              </w:rPr>
              <w:t>un r</w:t>
            </w:r>
            <w:r w:rsidRPr="00921F91">
              <w:rPr>
                <w:rFonts w:ascii="Arial Narrow" w:hAnsi="Arial Narrow"/>
                <w:bCs/>
                <w:sz w:val="20"/>
                <w:szCs w:val="20"/>
                <w:lang w:val="es-PE" w:eastAsia="es-PE"/>
              </w:rPr>
              <w:t xml:space="preserve">ango de fechas correspondiente a la fecha de </w:t>
            </w:r>
            <w:r w:rsidR="00921F91" w:rsidRPr="00921F91">
              <w:rPr>
                <w:rFonts w:ascii="Arial Narrow" w:hAnsi="Arial Narrow"/>
                <w:bCs/>
                <w:sz w:val="20"/>
                <w:szCs w:val="20"/>
                <w:lang w:val="es-PE" w:eastAsia="es-PE"/>
              </w:rPr>
              <w:t>legajo</w:t>
            </w:r>
            <w:r w:rsidRPr="00921F91">
              <w:rPr>
                <w:rFonts w:ascii="Arial Narrow" w:hAnsi="Arial Narrow"/>
                <w:bCs/>
                <w:sz w:val="20"/>
                <w:szCs w:val="20"/>
                <w:lang w:val="es-PE" w:eastAsia="es-PE"/>
              </w:rPr>
              <w:t xml:space="preserve"> de la declaración. El rango máximo permitido es de 1 año calendario.</w:t>
            </w:r>
          </w:p>
          <w:p w14:paraId="15B77729" w14:textId="77777777" w:rsidR="00921F91" w:rsidRDefault="00921F91" w:rsidP="008C6227">
            <w:pPr>
              <w:pStyle w:val="Prrafodelista"/>
              <w:numPr>
                <w:ilvl w:val="1"/>
                <w:numId w:val="58"/>
              </w:numPr>
              <w:ind w:left="355"/>
              <w:rPr>
                <w:rFonts w:ascii="Arial Narrow" w:hAnsi="Arial Narrow"/>
                <w:bCs/>
                <w:sz w:val="20"/>
                <w:szCs w:val="20"/>
                <w:lang w:val="es-PE" w:eastAsia="es-PE"/>
              </w:rPr>
            </w:pPr>
            <w:r>
              <w:rPr>
                <w:rFonts w:ascii="Arial Narrow" w:hAnsi="Arial Narrow"/>
                <w:bCs/>
                <w:sz w:val="20"/>
                <w:szCs w:val="20"/>
                <w:lang w:val="es-PE" w:eastAsia="es-PE"/>
              </w:rPr>
              <w:t>Debe mostrar los botones “Consultar” y “Salir”</w:t>
            </w:r>
          </w:p>
          <w:p w14:paraId="15B7772A" w14:textId="77777777" w:rsidR="00921F91" w:rsidRDefault="00921F91" w:rsidP="008C6227">
            <w:pPr>
              <w:pStyle w:val="Prrafodelista"/>
              <w:numPr>
                <w:ilvl w:val="1"/>
                <w:numId w:val="58"/>
              </w:numPr>
              <w:ind w:left="355"/>
              <w:rPr>
                <w:rFonts w:ascii="Arial Narrow" w:hAnsi="Arial Narrow"/>
                <w:bCs/>
                <w:sz w:val="20"/>
                <w:szCs w:val="20"/>
                <w:lang w:val="es-PE" w:eastAsia="es-PE"/>
              </w:rPr>
            </w:pPr>
            <w:r>
              <w:rPr>
                <w:rFonts w:ascii="Arial Narrow" w:hAnsi="Arial Narrow"/>
                <w:bCs/>
                <w:sz w:val="20"/>
                <w:szCs w:val="20"/>
                <w:lang w:val="es-PE" w:eastAsia="es-PE"/>
              </w:rPr>
              <w:t>Al hacer click en el botón “Consultar”, e</w:t>
            </w:r>
            <w:r w:rsidR="00F97624">
              <w:rPr>
                <w:rFonts w:ascii="Arial Narrow" w:hAnsi="Arial Narrow"/>
                <w:bCs/>
                <w:sz w:val="20"/>
                <w:szCs w:val="20"/>
                <w:lang w:val="es-PE" w:eastAsia="es-PE"/>
              </w:rPr>
              <w:t>l</w:t>
            </w:r>
            <w:r>
              <w:rPr>
                <w:rFonts w:ascii="Arial Narrow" w:hAnsi="Arial Narrow"/>
                <w:bCs/>
                <w:sz w:val="20"/>
                <w:szCs w:val="20"/>
                <w:lang w:val="es-PE" w:eastAsia="es-PE"/>
              </w:rPr>
              <w:t xml:space="preserve"> sistema deberá verificar que se haya ingresado tanto la fecha inicio como la fecha de fin, que la fecha de fin sea mayor a la fecha de inicio y que ninguna de las dos fechas sea mayor a la fecha del día.</w:t>
            </w:r>
          </w:p>
          <w:p w14:paraId="15B7772B" w14:textId="77777777" w:rsidR="00921F91" w:rsidRDefault="00921F91" w:rsidP="008C6227">
            <w:pPr>
              <w:pStyle w:val="Prrafodelista"/>
              <w:numPr>
                <w:ilvl w:val="1"/>
                <w:numId w:val="58"/>
              </w:numPr>
              <w:ind w:left="355"/>
              <w:rPr>
                <w:rFonts w:ascii="Arial Narrow" w:hAnsi="Arial Narrow"/>
                <w:bCs/>
                <w:sz w:val="20"/>
                <w:szCs w:val="20"/>
                <w:lang w:val="es-PE" w:eastAsia="es-PE"/>
              </w:rPr>
            </w:pPr>
            <w:r>
              <w:rPr>
                <w:rFonts w:ascii="Arial Narrow" w:hAnsi="Arial Narrow"/>
                <w:bCs/>
                <w:sz w:val="20"/>
                <w:szCs w:val="20"/>
                <w:lang w:val="es-PE" w:eastAsia="es-PE"/>
              </w:rPr>
              <w:t>Cumplidas las validaciones del rango de fechas, el sistema debe seleccionar las declaraciones legajadas en el rango de fechas ingresado y mostrar</w:t>
            </w:r>
            <w:r w:rsidR="00F97624">
              <w:rPr>
                <w:rFonts w:ascii="Arial Narrow" w:hAnsi="Arial Narrow"/>
                <w:bCs/>
                <w:sz w:val="20"/>
                <w:szCs w:val="20"/>
                <w:lang w:val="es-PE" w:eastAsia="es-PE"/>
              </w:rPr>
              <w:t xml:space="preserve"> como resultado de la consulta</w:t>
            </w:r>
            <w:r>
              <w:rPr>
                <w:rFonts w:ascii="Arial Narrow" w:hAnsi="Arial Narrow"/>
                <w:bCs/>
                <w:sz w:val="20"/>
                <w:szCs w:val="20"/>
                <w:lang w:val="es-PE" w:eastAsia="es-PE"/>
              </w:rPr>
              <w:t xml:space="preserve"> los siguientes datos:</w:t>
            </w:r>
          </w:p>
          <w:p w14:paraId="15B7772C" w14:textId="77777777" w:rsidR="00921F91" w:rsidRDefault="00921F91"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Número de declaración</w:t>
            </w:r>
          </w:p>
          <w:p w14:paraId="15B7772D" w14:textId="77777777" w:rsidR="00921F91" w:rsidRDefault="00921F91"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Fecha de numeración de la declaración</w:t>
            </w:r>
          </w:p>
          <w:p w14:paraId="15B7772E" w14:textId="77777777" w:rsidR="00921F91" w:rsidRDefault="00921F91"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Motivo de legajo</w:t>
            </w:r>
          </w:p>
          <w:p w14:paraId="15B7772F" w14:textId="77777777" w:rsidR="00921F91" w:rsidRDefault="00921F91"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Fecha de legajo</w:t>
            </w:r>
          </w:p>
          <w:p w14:paraId="15B77730" w14:textId="77777777" w:rsidR="00921F91" w:rsidRDefault="00921F91"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Número de DEP asociada a la declaración</w:t>
            </w:r>
          </w:p>
          <w:p w14:paraId="15B77731" w14:textId="77777777" w:rsidR="00921F91" w:rsidRDefault="00921F91"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Fecha de numeración del DEP</w:t>
            </w:r>
          </w:p>
          <w:p w14:paraId="15B77732" w14:textId="77777777" w:rsidR="00921F91" w:rsidRDefault="00921F91"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Tipo y Número de Resolución</w:t>
            </w:r>
          </w:p>
          <w:p w14:paraId="15B77733" w14:textId="77777777" w:rsidR="00921F91" w:rsidRDefault="00921F91"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Fecha de Resolución</w:t>
            </w:r>
          </w:p>
          <w:p w14:paraId="15B77734" w14:textId="77777777" w:rsidR="00921F91" w:rsidRPr="00921F91" w:rsidRDefault="0073184A" w:rsidP="008C6227">
            <w:pPr>
              <w:ind w:left="420"/>
              <w:rPr>
                <w:rFonts w:ascii="Arial Narrow" w:hAnsi="Arial Narrow"/>
                <w:bCs/>
                <w:sz w:val="20"/>
                <w:szCs w:val="20"/>
                <w:lang w:val="es-PE" w:eastAsia="es-PE"/>
              </w:rPr>
            </w:pPr>
            <w:r>
              <w:rPr>
                <w:rFonts w:ascii="Arial Narrow" w:hAnsi="Arial Narrow"/>
                <w:bCs/>
                <w:sz w:val="20"/>
                <w:szCs w:val="20"/>
                <w:lang w:val="es-PE" w:eastAsia="es-PE"/>
              </w:rPr>
              <w:t xml:space="preserve">El sistema debe tener implementado en el número del DEP deberá tener implementado un hipervínculo para mostrar los datos de detalle del DEP según numeral 6 del RF02 de esta RIN, </w:t>
            </w:r>
            <w:r w:rsidR="00921F91">
              <w:rPr>
                <w:rFonts w:ascii="Arial Narrow" w:hAnsi="Arial Narrow"/>
                <w:bCs/>
                <w:sz w:val="20"/>
                <w:szCs w:val="20"/>
                <w:lang w:val="es-PE" w:eastAsia="es-PE"/>
              </w:rPr>
              <w:t>además deberá tener implementado un hipervínculo en el número de declaración para invocar a la consulta especificada en el RF07 de esta RIN.</w:t>
            </w:r>
          </w:p>
          <w:p w14:paraId="15B77735" w14:textId="77777777" w:rsidR="00921F91" w:rsidRDefault="00921F91" w:rsidP="008C6227">
            <w:pPr>
              <w:pStyle w:val="Prrafodelista"/>
              <w:numPr>
                <w:ilvl w:val="1"/>
                <w:numId w:val="58"/>
              </w:numPr>
              <w:ind w:left="355"/>
              <w:rPr>
                <w:rFonts w:ascii="Arial Narrow" w:hAnsi="Arial Narrow"/>
                <w:bCs/>
                <w:sz w:val="20"/>
                <w:szCs w:val="20"/>
                <w:lang w:val="es-PE" w:eastAsia="es-PE"/>
              </w:rPr>
            </w:pPr>
            <w:r>
              <w:rPr>
                <w:rFonts w:ascii="Arial Narrow" w:hAnsi="Arial Narrow"/>
                <w:bCs/>
                <w:sz w:val="20"/>
                <w:szCs w:val="20"/>
                <w:lang w:val="es-PE" w:eastAsia="es-PE"/>
              </w:rPr>
              <w:t>El sistema debe permitir exportar el resultado de la consulta a un archivo Excel o PDF.</w:t>
            </w:r>
          </w:p>
          <w:p w14:paraId="15B77736" w14:textId="77777777" w:rsidR="00921F91" w:rsidRPr="00921F91" w:rsidRDefault="00921F91" w:rsidP="008C6227">
            <w:pPr>
              <w:pStyle w:val="Prrafodelista"/>
              <w:numPr>
                <w:ilvl w:val="1"/>
                <w:numId w:val="58"/>
              </w:numPr>
              <w:ind w:left="355"/>
              <w:rPr>
                <w:rFonts w:ascii="Arial Narrow" w:hAnsi="Arial Narrow"/>
                <w:bCs/>
                <w:sz w:val="20"/>
                <w:szCs w:val="20"/>
                <w:lang w:val="es-PE" w:eastAsia="es-PE"/>
              </w:rPr>
            </w:pPr>
            <w:r>
              <w:rPr>
                <w:rFonts w:ascii="Arial Narrow" w:hAnsi="Arial Narrow"/>
                <w:bCs/>
                <w:sz w:val="20"/>
                <w:szCs w:val="20"/>
                <w:lang w:val="es-PE" w:eastAsia="es-PE"/>
              </w:rPr>
              <w:t>Al hacer click en el botón “Salir” se debe abandonar la opción de consulta.</w:t>
            </w:r>
          </w:p>
          <w:p w14:paraId="15B77737" w14:textId="77777777" w:rsidR="00E87D62" w:rsidRPr="002023CF" w:rsidRDefault="00E87D62" w:rsidP="008C6227">
            <w:pPr>
              <w:rPr>
                <w:rFonts w:ascii="Arial Narrow" w:hAnsi="Arial Narrow"/>
                <w:bCs/>
                <w:sz w:val="20"/>
                <w:szCs w:val="20"/>
                <w:lang w:eastAsia="es-PE"/>
              </w:rPr>
            </w:pPr>
          </w:p>
        </w:tc>
        <w:tc>
          <w:tcPr>
            <w:tcW w:w="1134" w:type="dxa"/>
            <w:gridSpan w:val="2"/>
            <w:shd w:val="clear" w:color="auto" w:fill="auto"/>
          </w:tcPr>
          <w:p w14:paraId="15B77738" w14:textId="77777777" w:rsidR="00E87D62" w:rsidRPr="00752A5B" w:rsidRDefault="00E87D62" w:rsidP="008C6227">
            <w:pPr>
              <w:pStyle w:val="Textodeglobo"/>
              <w:spacing w:before="40" w:after="40"/>
              <w:jc w:val="center"/>
              <w:rPr>
                <w:rFonts w:ascii="Arial Narrow" w:hAnsi="Arial Narrow" w:cs="Arial Narrow"/>
                <w:sz w:val="20"/>
                <w:szCs w:val="20"/>
                <w:lang w:eastAsia="es-ES"/>
              </w:rPr>
            </w:pPr>
          </w:p>
        </w:tc>
        <w:tc>
          <w:tcPr>
            <w:tcW w:w="851" w:type="dxa"/>
            <w:shd w:val="clear" w:color="auto" w:fill="auto"/>
          </w:tcPr>
          <w:p w14:paraId="15B77739" w14:textId="77777777" w:rsidR="00E87D62" w:rsidRPr="00752A5B" w:rsidRDefault="00E87D62" w:rsidP="008C6227">
            <w:pPr>
              <w:pStyle w:val="Textodeglobo"/>
              <w:spacing w:before="40" w:after="40"/>
              <w:jc w:val="left"/>
              <w:rPr>
                <w:rFonts w:ascii="Arial Narrow" w:hAnsi="Arial Narrow" w:cs="Arial Narrow"/>
                <w:sz w:val="20"/>
                <w:szCs w:val="20"/>
                <w:lang w:eastAsia="es-ES"/>
              </w:rPr>
            </w:pPr>
          </w:p>
        </w:tc>
      </w:tr>
      <w:tr w:rsidR="00E87D62" w:rsidRPr="00752A5B" w14:paraId="15B77758" w14:textId="77777777" w:rsidTr="00B12C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vAlign w:val="center"/>
          </w:tcPr>
          <w:p w14:paraId="15B7773B" w14:textId="77777777" w:rsidR="00E87D62" w:rsidRPr="00752A5B" w:rsidRDefault="00E87D62" w:rsidP="008C6227">
            <w:pPr>
              <w:pStyle w:val="Textodeglobo"/>
              <w:spacing w:before="40" w:after="40"/>
              <w:jc w:val="center"/>
              <w:rPr>
                <w:rFonts w:ascii="Arial Narrow" w:hAnsi="Arial Narrow" w:cs="Arial Narrow"/>
                <w:sz w:val="20"/>
                <w:szCs w:val="20"/>
                <w:lang w:eastAsia="es-ES"/>
              </w:rPr>
            </w:pPr>
            <w:r w:rsidRPr="00752A5B">
              <w:rPr>
                <w:rFonts w:ascii="Arial Narrow" w:hAnsi="Arial Narrow" w:cs="Arial Narrow"/>
                <w:sz w:val="20"/>
                <w:szCs w:val="20"/>
                <w:lang w:eastAsia="es-ES"/>
              </w:rPr>
              <w:t>RF</w:t>
            </w:r>
            <w:r>
              <w:rPr>
                <w:rFonts w:ascii="Arial Narrow" w:hAnsi="Arial Narrow" w:cs="Arial Narrow"/>
                <w:sz w:val="20"/>
                <w:szCs w:val="20"/>
                <w:lang w:eastAsia="es-ES"/>
              </w:rPr>
              <w:t>10</w:t>
            </w:r>
          </w:p>
        </w:tc>
        <w:tc>
          <w:tcPr>
            <w:tcW w:w="1418" w:type="dxa"/>
            <w:gridSpan w:val="2"/>
            <w:shd w:val="clear" w:color="auto" w:fill="auto"/>
            <w:vAlign w:val="center"/>
          </w:tcPr>
          <w:p w14:paraId="15B7773C" w14:textId="77777777" w:rsidR="00E87D62" w:rsidRPr="00BC6F25" w:rsidRDefault="00E87D62" w:rsidP="008C6227">
            <w:pPr>
              <w:pStyle w:val="Textodeglobo"/>
              <w:spacing w:before="40" w:after="40"/>
              <w:jc w:val="left"/>
              <w:rPr>
                <w:rFonts w:ascii="Arial Narrow" w:hAnsi="Arial Narrow" w:cs="Arial Narrow"/>
                <w:sz w:val="20"/>
                <w:szCs w:val="20"/>
              </w:rPr>
            </w:pPr>
            <w:r w:rsidRPr="00BC6F25">
              <w:rPr>
                <w:rFonts w:ascii="Arial Narrow" w:hAnsi="Arial Narrow" w:cs="Arial Narrow"/>
                <w:sz w:val="20"/>
                <w:szCs w:val="20"/>
              </w:rPr>
              <w:t>Consulta de Notificaciones de Observación</w:t>
            </w:r>
          </w:p>
          <w:p w14:paraId="15B7773D" w14:textId="77777777" w:rsidR="00E87D62" w:rsidRDefault="00E87D62" w:rsidP="008C6227">
            <w:pPr>
              <w:pStyle w:val="Textodeglobo"/>
              <w:spacing w:before="40" w:after="40"/>
              <w:ind w:left="708" w:hanging="708"/>
              <w:jc w:val="left"/>
              <w:rPr>
                <w:rFonts w:ascii="Arial Narrow" w:hAnsi="Arial Narrow" w:cs="Arial Narrow"/>
                <w:b/>
                <w:sz w:val="20"/>
                <w:szCs w:val="20"/>
              </w:rPr>
            </w:pPr>
          </w:p>
        </w:tc>
        <w:tc>
          <w:tcPr>
            <w:tcW w:w="4677" w:type="dxa"/>
            <w:gridSpan w:val="6"/>
            <w:shd w:val="clear" w:color="auto" w:fill="auto"/>
            <w:vAlign w:val="center"/>
          </w:tcPr>
          <w:p w14:paraId="15B7773E" w14:textId="77777777" w:rsidR="00F97624" w:rsidRDefault="00F97624" w:rsidP="008C6227">
            <w:pPr>
              <w:rPr>
                <w:rFonts w:ascii="Arial Narrow" w:hAnsi="Arial Narrow"/>
                <w:bCs/>
                <w:sz w:val="20"/>
                <w:szCs w:val="20"/>
                <w:lang w:val="es-PE" w:eastAsia="es-PE"/>
              </w:rPr>
            </w:pPr>
            <w:r>
              <w:rPr>
                <w:rFonts w:ascii="Arial Narrow" w:hAnsi="Arial Narrow"/>
                <w:bCs/>
                <w:sz w:val="20"/>
                <w:szCs w:val="20"/>
                <w:lang w:val="es-PE" w:eastAsia="es-PE"/>
              </w:rPr>
              <w:t xml:space="preserve">En el Portal de SUNAT y el </w:t>
            </w:r>
            <w:r w:rsidR="00685D1D">
              <w:rPr>
                <w:rFonts w:ascii="Arial Narrow" w:hAnsi="Arial Narrow"/>
                <w:bCs/>
                <w:sz w:val="20"/>
                <w:szCs w:val="20"/>
                <w:lang w:val="es-PE" w:eastAsia="es-PE"/>
              </w:rPr>
              <w:t>Portal del Funcionario Aduanero</w:t>
            </w:r>
            <w:r>
              <w:rPr>
                <w:rFonts w:ascii="Arial Narrow" w:hAnsi="Arial Narrow"/>
                <w:bCs/>
                <w:sz w:val="20"/>
                <w:szCs w:val="20"/>
                <w:lang w:val="es-PE" w:eastAsia="es-PE"/>
              </w:rPr>
              <w:t>, se debe implementar la Consulta de Notificaciones de Observación,  bajo las siguientes especificaciones:</w:t>
            </w:r>
          </w:p>
          <w:p w14:paraId="15B7773F" w14:textId="77777777" w:rsidR="00F97624" w:rsidRDefault="00F97624" w:rsidP="008C6227">
            <w:pPr>
              <w:pStyle w:val="Prrafodelista"/>
              <w:numPr>
                <w:ilvl w:val="0"/>
                <w:numId w:val="110"/>
              </w:numPr>
              <w:ind w:left="355"/>
              <w:rPr>
                <w:rFonts w:ascii="Arial Narrow" w:hAnsi="Arial Narrow"/>
                <w:bCs/>
                <w:sz w:val="20"/>
                <w:szCs w:val="20"/>
                <w:lang w:val="es-PE" w:eastAsia="es-PE"/>
              </w:rPr>
            </w:pPr>
            <w:r>
              <w:rPr>
                <w:rFonts w:ascii="Arial Narrow" w:hAnsi="Arial Narrow"/>
                <w:bCs/>
                <w:sz w:val="20"/>
                <w:szCs w:val="20"/>
                <w:lang w:val="es-PE" w:eastAsia="es-PE"/>
              </w:rPr>
              <w:t>La opción en el portal de SUNAT debe ser de libre acceso.</w:t>
            </w:r>
          </w:p>
          <w:p w14:paraId="15B77740" w14:textId="77777777" w:rsidR="001504D8" w:rsidRDefault="00F97624" w:rsidP="008C6227">
            <w:pPr>
              <w:pStyle w:val="Prrafodelista"/>
              <w:numPr>
                <w:ilvl w:val="0"/>
                <w:numId w:val="110"/>
              </w:numPr>
              <w:ind w:left="355"/>
              <w:rPr>
                <w:rFonts w:ascii="Arial Narrow" w:hAnsi="Arial Narrow"/>
                <w:bCs/>
                <w:sz w:val="20"/>
                <w:szCs w:val="20"/>
                <w:lang w:val="es-PE" w:eastAsia="es-PE"/>
              </w:rPr>
            </w:pPr>
            <w:r>
              <w:rPr>
                <w:rFonts w:ascii="Arial Narrow" w:hAnsi="Arial Narrow"/>
                <w:bCs/>
                <w:sz w:val="20"/>
                <w:szCs w:val="20"/>
                <w:lang w:val="es-PE" w:eastAsia="es-PE"/>
              </w:rPr>
              <w:t>Al ingresar a la opción el sistema deberá mostrar una pantalla que permita ingresar</w:t>
            </w:r>
            <w:r w:rsidR="001504D8">
              <w:rPr>
                <w:rFonts w:ascii="Arial Narrow" w:hAnsi="Arial Narrow"/>
                <w:bCs/>
                <w:sz w:val="20"/>
                <w:szCs w:val="20"/>
                <w:lang w:val="es-PE" w:eastAsia="es-PE"/>
              </w:rPr>
              <w:t xml:space="preserve"> los siguientes parámetros (excluyentes entre si):</w:t>
            </w:r>
          </w:p>
          <w:p w14:paraId="15B77741" w14:textId="77777777" w:rsidR="00F97624" w:rsidRDefault="001504D8" w:rsidP="008C6227">
            <w:pPr>
              <w:pStyle w:val="Prrafodelista"/>
              <w:numPr>
                <w:ilvl w:val="0"/>
                <w:numId w:val="111"/>
              </w:numPr>
              <w:ind w:left="780"/>
              <w:rPr>
                <w:rFonts w:ascii="Arial Narrow" w:hAnsi="Arial Narrow"/>
                <w:bCs/>
                <w:sz w:val="20"/>
                <w:szCs w:val="20"/>
                <w:lang w:val="es-PE" w:eastAsia="es-PE"/>
              </w:rPr>
            </w:pPr>
            <w:r>
              <w:rPr>
                <w:rFonts w:ascii="Arial Narrow" w:hAnsi="Arial Narrow"/>
                <w:bCs/>
                <w:sz w:val="20"/>
                <w:szCs w:val="20"/>
                <w:lang w:val="es-PE" w:eastAsia="es-PE"/>
              </w:rPr>
              <w:t>R</w:t>
            </w:r>
            <w:r w:rsidR="00F97624">
              <w:rPr>
                <w:rFonts w:ascii="Arial Narrow" w:hAnsi="Arial Narrow"/>
                <w:bCs/>
                <w:sz w:val="20"/>
                <w:szCs w:val="20"/>
                <w:lang w:val="es-PE" w:eastAsia="es-PE"/>
              </w:rPr>
              <w:t>ango de fechas correspondientes a la fecha de generación de la notificación de observación. El rango máximo permitido es 1 año calendario.</w:t>
            </w:r>
            <w:r>
              <w:rPr>
                <w:rFonts w:ascii="Arial Narrow" w:hAnsi="Arial Narrow"/>
                <w:bCs/>
                <w:sz w:val="20"/>
                <w:szCs w:val="20"/>
                <w:lang w:val="es-PE" w:eastAsia="es-PE"/>
              </w:rPr>
              <w:t xml:space="preserve"> Opcionalmente deberá permitir ingresar como parámetro adicional el número de registro de un funcionario aduanero.</w:t>
            </w:r>
          </w:p>
          <w:p w14:paraId="15B77742" w14:textId="77777777" w:rsidR="001504D8" w:rsidRDefault="001504D8" w:rsidP="008C6227">
            <w:pPr>
              <w:pStyle w:val="Prrafodelista"/>
              <w:numPr>
                <w:ilvl w:val="0"/>
                <w:numId w:val="111"/>
              </w:numPr>
              <w:ind w:left="780"/>
              <w:rPr>
                <w:rFonts w:ascii="Arial Narrow" w:hAnsi="Arial Narrow"/>
                <w:bCs/>
                <w:sz w:val="20"/>
                <w:szCs w:val="20"/>
                <w:lang w:val="es-PE" w:eastAsia="es-PE"/>
              </w:rPr>
            </w:pPr>
            <w:r>
              <w:rPr>
                <w:rFonts w:ascii="Arial Narrow" w:hAnsi="Arial Narrow"/>
                <w:bCs/>
                <w:sz w:val="20"/>
                <w:szCs w:val="20"/>
                <w:lang w:val="es-PE" w:eastAsia="es-PE"/>
              </w:rPr>
              <w:t>Rango de número de notificación, las notificaciones deben corresponder a un mismo año.</w:t>
            </w:r>
          </w:p>
          <w:p w14:paraId="15B77743" w14:textId="77777777" w:rsidR="00D700A9" w:rsidRPr="00233D80" w:rsidRDefault="00A13F33" w:rsidP="008C6227">
            <w:pPr>
              <w:pStyle w:val="Prrafodelista"/>
              <w:numPr>
                <w:ilvl w:val="0"/>
                <w:numId w:val="111"/>
              </w:numPr>
              <w:spacing w:before="100" w:beforeAutospacing="1" w:after="100" w:afterAutospacing="1"/>
              <w:ind w:left="780"/>
              <w:rPr>
                <w:rFonts w:ascii="Arial Narrow" w:hAnsi="Arial Narrow"/>
                <w:bCs/>
                <w:sz w:val="20"/>
                <w:szCs w:val="20"/>
                <w:highlight w:val="yellow"/>
                <w:lang w:val="es-PE" w:eastAsia="es-PE"/>
                <w:rPrChange w:id="509" w:author="prueba" w:date="2013-08-22T18:18:00Z">
                  <w:rPr>
                    <w:rFonts w:ascii="Arial Narrow" w:eastAsia="Arial Unicode MS" w:hAnsi="Arial Narrow" w:cs="Arial Unicode MS"/>
                    <w:b/>
                    <w:bCs/>
                    <w:color w:val="000066"/>
                    <w:sz w:val="20"/>
                    <w:szCs w:val="20"/>
                    <w:highlight w:val="cyan"/>
                    <w:lang w:val="es-PE" w:eastAsia="es-PE"/>
                  </w:rPr>
                </w:rPrChange>
              </w:rPr>
            </w:pPr>
            <w:r w:rsidRPr="00A13F33">
              <w:rPr>
                <w:rFonts w:ascii="Arial Narrow" w:hAnsi="Arial Narrow"/>
                <w:bCs/>
                <w:sz w:val="20"/>
                <w:szCs w:val="20"/>
                <w:highlight w:val="yellow"/>
                <w:lang w:val="es-PE" w:eastAsia="es-PE"/>
                <w:rPrChange w:id="510" w:author="prueba" w:date="2013-08-22T18:18:00Z">
                  <w:rPr>
                    <w:rFonts w:ascii="Arial Narrow" w:hAnsi="Arial Narrow"/>
                    <w:bCs/>
                    <w:sz w:val="20"/>
                    <w:szCs w:val="20"/>
                    <w:highlight w:val="cyan"/>
                    <w:lang w:val="es-PE" w:eastAsia="es-PE"/>
                  </w:rPr>
                </w:rPrChange>
              </w:rPr>
              <w:t>Por número de DPO.</w:t>
            </w:r>
          </w:p>
          <w:p w14:paraId="15B77744" w14:textId="77777777" w:rsidR="00D700A9" w:rsidRPr="00233D80" w:rsidRDefault="00A13F33" w:rsidP="008C6227">
            <w:pPr>
              <w:pStyle w:val="Prrafodelista"/>
              <w:numPr>
                <w:ilvl w:val="0"/>
                <w:numId w:val="111"/>
              </w:numPr>
              <w:spacing w:before="100" w:beforeAutospacing="1" w:after="100" w:afterAutospacing="1"/>
              <w:ind w:left="780"/>
              <w:rPr>
                <w:rFonts w:ascii="Arial Narrow" w:hAnsi="Arial Narrow"/>
                <w:bCs/>
                <w:sz w:val="20"/>
                <w:szCs w:val="20"/>
                <w:highlight w:val="yellow"/>
                <w:lang w:val="es-PE" w:eastAsia="es-PE"/>
                <w:rPrChange w:id="511" w:author="prueba" w:date="2013-08-22T18:18:00Z">
                  <w:rPr>
                    <w:rFonts w:ascii="Arial Narrow" w:eastAsia="Arial Unicode MS" w:hAnsi="Arial Narrow" w:cs="Arial Unicode MS"/>
                    <w:b/>
                    <w:bCs/>
                    <w:color w:val="000066"/>
                    <w:sz w:val="20"/>
                    <w:szCs w:val="20"/>
                    <w:highlight w:val="cyan"/>
                    <w:lang w:val="es-PE" w:eastAsia="es-PE"/>
                  </w:rPr>
                </w:rPrChange>
              </w:rPr>
            </w:pPr>
            <w:r w:rsidRPr="00A13F33">
              <w:rPr>
                <w:rFonts w:ascii="Arial Narrow" w:hAnsi="Arial Narrow"/>
                <w:bCs/>
                <w:sz w:val="20"/>
                <w:szCs w:val="20"/>
                <w:highlight w:val="yellow"/>
                <w:lang w:val="es-PE" w:eastAsia="es-PE"/>
                <w:rPrChange w:id="512" w:author="prueba" w:date="2013-08-22T18:18:00Z">
                  <w:rPr>
                    <w:rFonts w:ascii="Arial Narrow" w:hAnsi="Arial Narrow"/>
                    <w:bCs/>
                    <w:sz w:val="20"/>
                    <w:szCs w:val="20"/>
                    <w:highlight w:val="cyan"/>
                    <w:lang w:val="es-PE" w:eastAsia="es-PE"/>
                  </w:rPr>
                </w:rPrChange>
              </w:rPr>
              <w:t>Por Aviso de Llegada (Año, tipo y número)</w:t>
            </w:r>
          </w:p>
          <w:p w14:paraId="15B77745" w14:textId="77777777" w:rsidR="00D700A9" w:rsidRPr="00233D80" w:rsidRDefault="00A13F33" w:rsidP="008C6227">
            <w:pPr>
              <w:pStyle w:val="Prrafodelista"/>
              <w:numPr>
                <w:ilvl w:val="0"/>
                <w:numId w:val="111"/>
              </w:numPr>
              <w:spacing w:before="100" w:beforeAutospacing="1" w:after="100" w:afterAutospacing="1"/>
              <w:ind w:left="780"/>
              <w:rPr>
                <w:rFonts w:ascii="Arial Narrow" w:hAnsi="Arial Narrow"/>
                <w:bCs/>
                <w:sz w:val="20"/>
                <w:szCs w:val="20"/>
                <w:highlight w:val="yellow"/>
                <w:lang w:val="es-PE" w:eastAsia="es-PE"/>
                <w:rPrChange w:id="513" w:author="prueba" w:date="2013-08-22T18:18:00Z">
                  <w:rPr>
                    <w:rFonts w:ascii="Arial Narrow" w:eastAsia="Arial Unicode MS" w:hAnsi="Arial Narrow" w:cs="Arial Unicode MS"/>
                    <w:b/>
                    <w:bCs/>
                    <w:color w:val="000066"/>
                    <w:sz w:val="20"/>
                    <w:szCs w:val="20"/>
                    <w:highlight w:val="cyan"/>
                    <w:lang w:val="es-PE" w:eastAsia="es-PE"/>
                  </w:rPr>
                </w:rPrChange>
              </w:rPr>
            </w:pPr>
            <w:r w:rsidRPr="00A13F33">
              <w:rPr>
                <w:rFonts w:ascii="Arial Narrow" w:hAnsi="Arial Narrow"/>
                <w:bCs/>
                <w:sz w:val="20"/>
                <w:szCs w:val="20"/>
                <w:highlight w:val="yellow"/>
                <w:lang w:val="es-PE" w:eastAsia="es-PE"/>
                <w:rPrChange w:id="514" w:author="prueba" w:date="2013-08-22T18:18:00Z">
                  <w:rPr>
                    <w:rFonts w:ascii="Arial Narrow" w:hAnsi="Arial Narrow"/>
                    <w:bCs/>
                    <w:sz w:val="20"/>
                    <w:szCs w:val="20"/>
                    <w:highlight w:val="cyan"/>
                    <w:lang w:val="es-PE" w:eastAsia="es-PE"/>
                  </w:rPr>
                </w:rPrChange>
              </w:rPr>
              <w:t>Por DIF</w:t>
            </w:r>
          </w:p>
          <w:p w14:paraId="15B77746" w14:textId="77777777" w:rsidR="001504D8" w:rsidRPr="001504D8" w:rsidRDefault="001504D8" w:rsidP="008C6227">
            <w:pPr>
              <w:ind w:left="355"/>
              <w:rPr>
                <w:rFonts w:ascii="Arial Narrow" w:hAnsi="Arial Narrow"/>
                <w:bCs/>
                <w:sz w:val="20"/>
                <w:szCs w:val="20"/>
                <w:lang w:val="es-PE" w:eastAsia="es-PE"/>
              </w:rPr>
            </w:pPr>
            <w:r>
              <w:rPr>
                <w:rFonts w:ascii="Arial Narrow" w:hAnsi="Arial Narrow"/>
                <w:bCs/>
                <w:sz w:val="20"/>
                <w:szCs w:val="20"/>
                <w:lang w:val="es-PE" w:eastAsia="es-PE"/>
              </w:rPr>
              <w:t xml:space="preserve">Para </w:t>
            </w:r>
            <w:r w:rsidR="00A13F33" w:rsidRPr="00A13F33">
              <w:rPr>
                <w:rFonts w:ascii="Arial Narrow" w:hAnsi="Arial Narrow"/>
                <w:bCs/>
                <w:sz w:val="20"/>
                <w:szCs w:val="20"/>
                <w:highlight w:val="yellow"/>
                <w:lang w:val="es-PE" w:eastAsia="es-PE"/>
                <w:rPrChange w:id="515" w:author="prueba" w:date="2013-08-22T18:18:00Z">
                  <w:rPr>
                    <w:rFonts w:ascii="Arial Narrow" w:hAnsi="Arial Narrow"/>
                    <w:bCs/>
                    <w:sz w:val="20"/>
                    <w:szCs w:val="20"/>
                    <w:highlight w:val="cyan"/>
                    <w:lang w:val="es-PE" w:eastAsia="es-PE"/>
                  </w:rPr>
                </w:rPrChange>
              </w:rPr>
              <w:t>estos</w:t>
            </w:r>
            <w:r>
              <w:rPr>
                <w:rFonts w:ascii="Arial Narrow" w:hAnsi="Arial Narrow"/>
                <w:bCs/>
                <w:sz w:val="20"/>
                <w:szCs w:val="20"/>
                <w:lang w:val="es-PE" w:eastAsia="es-PE"/>
              </w:rPr>
              <w:t xml:space="preserve"> casos, opcionalmente deberá permitir ingresar como parámetro adicional el número de registro de un funcionario aduanero</w:t>
            </w:r>
            <w:r w:rsidR="00D700A9">
              <w:rPr>
                <w:rFonts w:ascii="Arial Narrow" w:hAnsi="Arial Narrow"/>
                <w:bCs/>
                <w:sz w:val="20"/>
                <w:szCs w:val="20"/>
                <w:lang w:val="es-PE" w:eastAsia="es-PE"/>
              </w:rPr>
              <w:t>.</w:t>
            </w:r>
          </w:p>
          <w:p w14:paraId="15B77747" w14:textId="77777777" w:rsidR="00F97624" w:rsidRDefault="00F97624" w:rsidP="008C6227">
            <w:pPr>
              <w:pStyle w:val="Prrafodelista"/>
              <w:numPr>
                <w:ilvl w:val="0"/>
                <w:numId w:val="110"/>
              </w:numPr>
              <w:ind w:left="355"/>
              <w:rPr>
                <w:rFonts w:ascii="Arial Narrow" w:hAnsi="Arial Narrow"/>
                <w:bCs/>
                <w:sz w:val="20"/>
                <w:szCs w:val="20"/>
                <w:lang w:val="es-PE" w:eastAsia="es-PE"/>
              </w:rPr>
            </w:pPr>
            <w:r>
              <w:rPr>
                <w:rFonts w:ascii="Arial Narrow" w:hAnsi="Arial Narrow"/>
                <w:bCs/>
                <w:sz w:val="20"/>
                <w:szCs w:val="20"/>
                <w:lang w:val="es-PE" w:eastAsia="es-PE"/>
              </w:rPr>
              <w:t>Debe mostrar los botones “Consultar” y “Salir”</w:t>
            </w:r>
          </w:p>
          <w:p w14:paraId="15B77748" w14:textId="77777777" w:rsidR="00BE158B" w:rsidRDefault="00F97624" w:rsidP="008C6227">
            <w:pPr>
              <w:pStyle w:val="Prrafodelista"/>
              <w:numPr>
                <w:ilvl w:val="0"/>
                <w:numId w:val="110"/>
              </w:numPr>
              <w:ind w:left="355"/>
              <w:rPr>
                <w:rFonts w:ascii="Arial Narrow" w:hAnsi="Arial Narrow"/>
                <w:bCs/>
                <w:sz w:val="20"/>
                <w:szCs w:val="20"/>
                <w:lang w:val="es-PE" w:eastAsia="es-PE"/>
              </w:rPr>
            </w:pPr>
            <w:r>
              <w:rPr>
                <w:rFonts w:ascii="Arial Narrow" w:hAnsi="Arial Narrow"/>
                <w:bCs/>
                <w:sz w:val="20"/>
                <w:szCs w:val="20"/>
                <w:lang w:val="es-PE" w:eastAsia="es-PE"/>
              </w:rPr>
              <w:t>Al hacer click en el botón “Consultar”, el sistema deberá verificar que</w:t>
            </w:r>
            <w:r w:rsidR="00BE158B">
              <w:rPr>
                <w:rFonts w:ascii="Arial Narrow" w:hAnsi="Arial Narrow"/>
                <w:bCs/>
                <w:sz w:val="20"/>
                <w:szCs w:val="20"/>
                <w:lang w:val="es-PE" w:eastAsia="es-PE"/>
              </w:rPr>
              <w:t>:</w:t>
            </w:r>
          </w:p>
          <w:p w14:paraId="15B77749" w14:textId="77777777" w:rsidR="00F97624" w:rsidRDefault="00BE158B" w:rsidP="008C6227">
            <w:pPr>
              <w:pStyle w:val="Prrafodelista"/>
              <w:numPr>
                <w:ilvl w:val="0"/>
                <w:numId w:val="112"/>
              </w:numPr>
              <w:ind w:left="780"/>
              <w:rPr>
                <w:rFonts w:ascii="Arial Narrow" w:hAnsi="Arial Narrow"/>
                <w:bCs/>
                <w:sz w:val="20"/>
                <w:szCs w:val="20"/>
                <w:lang w:val="es-PE" w:eastAsia="es-PE"/>
              </w:rPr>
            </w:pPr>
            <w:r>
              <w:rPr>
                <w:rFonts w:ascii="Arial Narrow" w:hAnsi="Arial Narrow"/>
                <w:bCs/>
                <w:sz w:val="20"/>
                <w:szCs w:val="20"/>
                <w:lang w:val="es-PE" w:eastAsia="es-PE"/>
              </w:rPr>
              <w:t xml:space="preserve">Si la consulta es por rango de fechas, se </w:t>
            </w:r>
            <w:r w:rsidR="00F97624">
              <w:rPr>
                <w:rFonts w:ascii="Arial Narrow" w:hAnsi="Arial Narrow"/>
                <w:bCs/>
                <w:sz w:val="20"/>
                <w:szCs w:val="20"/>
                <w:lang w:val="es-PE" w:eastAsia="es-PE"/>
              </w:rPr>
              <w:t>haya ingresado tanto la fecha inicio como la fecha de fin, que la fecha de fin sea mayor a la fecha de inicio y que ninguna de las dos fechas sea mayor a la fecha del día.</w:t>
            </w:r>
          </w:p>
          <w:p w14:paraId="15B7774A" w14:textId="77777777" w:rsidR="00BE158B" w:rsidRDefault="00BE158B" w:rsidP="008C6227">
            <w:pPr>
              <w:pStyle w:val="Prrafodelista"/>
              <w:numPr>
                <w:ilvl w:val="0"/>
                <w:numId w:val="112"/>
              </w:numPr>
              <w:ind w:left="780"/>
              <w:rPr>
                <w:rFonts w:ascii="Arial Narrow" w:hAnsi="Arial Narrow"/>
                <w:bCs/>
                <w:sz w:val="20"/>
                <w:szCs w:val="20"/>
                <w:lang w:val="es-PE" w:eastAsia="es-PE"/>
              </w:rPr>
            </w:pPr>
            <w:r>
              <w:rPr>
                <w:rFonts w:ascii="Arial Narrow" w:hAnsi="Arial Narrow"/>
                <w:bCs/>
                <w:sz w:val="20"/>
                <w:szCs w:val="20"/>
                <w:lang w:val="es-PE" w:eastAsia="es-PE"/>
              </w:rPr>
              <w:t>Si la consulta es por rango de números, se haya ingresado un año mayor o igual al 2012, los números inicial y final sean mayores a 0 y el número final sea mayor al número inicial.</w:t>
            </w:r>
          </w:p>
          <w:p w14:paraId="15B7774B" w14:textId="77777777" w:rsidR="00D700A9" w:rsidRPr="00233D80" w:rsidRDefault="00A13F33" w:rsidP="008C6227">
            <w:pPr>
              <w:pStyle w:val="Prrafodelista"/>
              <w:numPr>
                <w:ilvl w:val="0"/>
                <w:numId w:val="112"/>
              </w:numPr>
              <w:spacing w:before="100" w:beforeAutospacing="1" w:after="100" w:afterAutospacing="1"/>
              <w:ind w:left="780"/>
              <w:rPr>
                <w:rFonts w:ascii="Arial Narrow" w:hAnsi="Arial Narrow"/>
                <w:bCs/>
                <w:sz w:val="20"/>
                <w:szCs w:val="20"/>
                <w:highlight w:val="yellow"/>
                <w:lang w:val="es-PE" w:eastAsia="es-PE"/>
                <w:rPrChange w:id="516" w:author="prueba" w:date="2013-08-22T18:18:00Z">
                  <w:rPr>
                    <w:rFonts w:ascii="Arial Narrow" w:eastAsia="Arial Unicode MS" w:hAnsi="Arial Narrow" w:cs="Arial Unicode MS"/>
                    <w:b/>
                    <w:bCs/>
                    <w:color w:val="000066"/>
                    <w:sz w:val="20"/>
                    <w:szCs w:val="20"/>
                    <w:highlight w:val="cyan"/>
                    <w:lang w:val="es-PE" w:eastAsia="es-PE"/>
                  </w:rPr>
                </w:rPrChange>
              </w:rPr>
            </w:pPr>
            <w:r w:rsidRPr="00A13F33">
              <w:rPr>
                <w:rFonts w:ascii="Arial Narrow" w:hAnsi="Arial Narrow"/>
                <w:bCs/>
                <w:sz w:val="20"/>
                <w:szCs w:val="20"/>
                <w:highlight w:val="yellow"/>
                <w:lang w:val="es-PE" w:eastAsia="es-PE"/>
                <w:rPrChange w:id="517" w:author="prueba" w:date="2013-08-22T18:18:00Z">
                  <w:rPr>
                    <w:rFonts w:ascii="Arial Narrow" w:hAnsi="Arial Narrow"/>
                    <w:bCs/>
                    <w:sz w:val="20"/>
                    <w:szCs w:val="20"/>
                    <w:highlight w:val="cyan"/>
                    <w:lang w:val="es-PE" w:eastAsia="es-PE"/>
                  </w:rPr>
                </w:rPrChange>
              </w:rPr>
              <w:t>Si la consulta por Aviso de Llegada y o DIF en defecto el año se mostrará conforme al vigente a la consulta.</w:t>
            </w:r>
          </w:p>
          <w:p w14:paraId="15B7774C" w14:textId="77777777" w:rsidR="00F97624" w:rsidRDefault="00F97624" w:rsidP="008C6227">
            <w:pPr>
              <w:pStyle w:val="Prrafodelista"/>
              <w:numPr>
                <w:ilvl w:val="0"/>
                <w:numId w:val="110"/>
              </w:numPr>
              <w:ind w:left="355"/>
              <w:rPr>
                <w:rFonts w:ascii="Arial Narrow" w:hAnsi="Arial Narrow"/>
                <w:bCs/>
                <w:sz w:val="20"/>
                <w:szCs w:val="20"/>
                <w:lang w:val="es-PE" w:eastAsia="es-PE"/>
              </w:rPr>
            </w:pPr>
            <w:r>
              <w:rPr>
                <w:rFonts w:ascii="Arial Narrow" w:hAnsi="Arial Narrow"/>
                <w:bCs/>
                <w:sz w:val="20"/>
                <w:szCs w:val="20"/>
                <w:lang w:val="es-PE" w:eastAsia="es-PE"/>
              </w:rPr>
              <w:t>Cumplidas las validaciones del rango de fechas, el sistema debe seleccionar los avisos de llegadas que tengan notificaciones generadas en el rango de fechas ingresado y mostrar como resultado de la consulta los siguientes datos:</w:t>
            </w:r>
          </w:p>
          <w:p w14:paraId="15B7774D" w14:textId="77777777" w:rsidR="001504D8" w:rsidRDefault="000316E6"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Año y número de notificación</w:t>
            </w:r>
          </w:p>
          <w:p w14:paraId="15B7774E" w14:textId="77777777" w:rsidR="000316E6" w:rsidRDefault="000316E6"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Fecha de generación de la notificación</w:t>
            </w:r>
          </w:p>
          <w:p w14:paraId="15B7774F" w14:textId="77777777" w:rsidR="000316E6" w:rsidRDefault="000316E6"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Número del DEP asociado a la notificación</w:t>
            </w:r>
          </w:p>
          <w:p w14:paraId="15B77750" w14:textId="77777777" w:rsidR="000316E6" w:rsidRDefault="000316E6"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Fecha de numeración del DEP</w:t>
            </w:r>
          </w:p>
          <w:p w14:paraId="15B77751" w14:textId="77777777" w:rsidR="000316E6" w:rsidRDefault="000316E6"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Funcionario aduanero que generó la notificación (número de registro y nombre)</w:t>
            </w:r>
          </w:p>
          <w:p w14:paraId="15B77752" w14:textId="77777777" w:rsidR="00D700A9" w:rsidRPr="00233D80" w:rsidRDefault="00A13F33" w:rsidP="008C6227">
            <w:pPr>
              <w:pStyle w:val="Prrafodelista"/>
              <w:numPr>
                <w:ilvl w:val="0"/>
                <w:numId w:val="14"/>
              </w:numPr>
              <w:spacing w:before="100" w:beforeAutospacing="1" w:after="100" w:afterAutospacing="1"/>
              <w:ind w:left="780"/>
              <w:rPr>
                <w:rFonts w:ascii="Arial Narrow" w:hAnsi="Arial Narrow"/>
                <w:bCs/>
                <w:sz w:val="20"/>
                <w:szCs w:val="20"/>
                <w:highlight w:val="yellow"/>
                <w:lang w:val="es-PE" w:eastAsia="es-PE"/>
                <w:rPrChange w:id="518" w:author="prueba" w:date="2013-08-22T18:18:00Z">
                  <w:rPr>
                    <w:rFonts w:ascii="Arial Narrow" w:eastAsia="Arial Unicode MS" w:hAnsi="Arial Narrow" w:cs="Arial Unicode MS"/>
                    <w:b/>
                    <w:bCs/>
                    <w:color w:val="000066"/>
                    <w:sz w:val="20"/>
                    <w:szCs w:val="20"/>
                    <w:highlight w:val="cyan"/>
                    <w:lang w:val="es-PE" w:eastAsia="es-PE"/>
                  </w:rPr>
                </w:rPrChange>
              </w:rPr>
            </w:pPr>
            <w:r w:rsidRPr="00A13F33">
              <w:rPr>
                <w:rFonts w:ascii="Arial Narrow" w:hAnsi="Arial Narrow"/>
                <w:bCs/>
                <w:sz w:val="20"/>
                <w:szCs w:val="20"/>
                <w:highlight w:val="yellow"/>
                <w:lang w:val="es-PE" w:eastAsia="es-PE"/>
                <w:rPrChange w:id="519" w:author="prueba" w:date="2013-08-22T18:18:00Z">
                  <w:rPr>
                    <w:rFonts w:ascii="Arial Narrow" w:hAnsi="Arial Narrow"/>
                    <w:bCs/>
                    <w:sz w:val="20"/>
                    <w:szCs w:val="20"/>
                    <w:highlight w:val="cyan"/>
                    <w:lang w:val="es-PE" w:eastAsia="es-PE"/>
                  </w:rPr>
                </w:rPrChange>
              </w:rPr>
              <w:t>Detalle y motivos de la Notificación</w:t>
            </w:r>
          </w:p>
          <w:p w14:paraId="15B77753" w14:textId="77777777" w:rsidR="000316E6" w:rsidRPr="000316E6" w:rsidRDefault="000316E6" w:rsidP="008C6227">
            <w:pPr>
              <w:ind w:left="420"/>
              <w:rPr>
                <w:rFonts w:ascii="Arial Narrow" w:hAnsi="Arial Narrow"/>
                <w:bCs/>
                <w:sz w:val="20"/>
                <w:szCs w:val="20"/>
                <w:lang w:val="es-PE" w:eastAsia="es-PE"/>
              </w:rPr>
            </w:pPr>
            <w:r>
              <w:rPr>
                <w:rFonts w:ascii="Arial Narrow" w:hAnsi="Arial Narrow"/>
                <w:bCs/>
                <w:sz w:val="20"/>
                <w:szCs w:val="20"/>
                <w:lang w:val="es-PE" w:eastAsia="es-PE"/>
              </w:rPr>
              <w:t xml:space="preserve">El sistema debe tener implementado en el número de notificación un hipervínculo para invocar a la consulta especificda en el RF16 de la RIN N° 2, </w:t>
            </w:r>
          </w:p>
          <w:p w14:paraId="15B77754" w14:textId="77777777" w:rsidR="001504D8" w:rsidRDefault="001504D8" w:rsidP="008C6227">
            <w:pPr>
              <w:pStyle w:val="Prrafodelista"/>
              <w:numPr>
                <w:ilvl w:val="0"/>
                <w:numId w:val="110"/>
              </w:numPr>
              <w:ind w:left="355"/>
              <w:rPr>
                <w:rFonts w:ascii="Arial Narrow" w:hAnsi="Arial Narrow"/>
                <w:bCs/>
                <w:sz w:val="20"/>
                <w:szCs w:val="20"/>
                <w:lang w:val="es-PE" w:eastAsia="es-PE"/>
              </w:rPr>
            </w:pPr>
            <w:r>
              <w:rPr>
                <w:rFonts w:ascii="Arial Narrow" w:hAnsi="Arial Narrow"/>
                <w:bCs/>
                <w:sz w:val="20"/>
                <w:szCs w:val="20"/>
                <w:lang w:val="es-PE" w:eastAsia="es-PE"/>
              </w:rPr>
              <w:t>El sistema debe permitir exportar el resultado de la consul</w:t>
            </w:r>
            <w:r w:rsidR="000316E6">
              <w:rPr>
                <w:rFonts w:ascii="Arial Narrow" w:hAnsi="Arial Narrow"/>
                <w:bCs/>
                <w:sz w:val="20"/>
                <w:szCs w:val="20"/>
                <w:lang w:val="es-PE" w:eastAsia="es-PE"/>
              </w:rPr>
              <w:t>t</w:t>
            </w:r>
            <w:r>
              <w:rPr>
                <w:rFonts w:ascii="Arial Narrow" w:hAnsi="Arial Narrow"/>
                <w:bCs/>
                <w:sz w:val="20"/>
                <w:szCs w:val="20"/>
                <w:lang w:val="es-PE" w:eastAsia="es-PE"/>
              </w:rPr>
              <w:t>a a un archivo Excel o PDF.</w:t>
            </w:r>
          </w:p>
          <w:p w14:paraId="15B77755" w14:textId="77777777" w:rsidR="00E87D62" w:rsidRPr="003F354B" w:rsidRDefault="001504D8" w:rsidP="008C6227">
            <w:pPr>
              <w:pStyle w:val="Prrafodelista"/>
              <w:numPr>
                <w:ilvl w:val="0"/>
                <w:numId w:val="110"/>
              </w:numPr>
              <w:ind w:left="355"/>
              <w:rPr>
                <w:rFonts w:ascii="Arial Narrow" w:hAnsi="Arial Narrow"/>
                <w:bCs/>
                <w:sz w:val="20"/>
                <w:szCs w:val="20"/>
                <w:lang w:val="es-PE" w:eastAsia="es-PE"/>
              </w:rPr>
            </w:pPr>
            <w:r>
              <w:rPr>
                <w:rFonts w:ascii="Arial Narrow" w:hAnsi="Arial Narrow"/>
                <w:bCs/>
                <w:sz w:val="20"/>
                <w:szCs w:val="20"/>
                <w:lang w:val="es-PE" w:eastAsia="es-PE"/>
              </w:rPr>
              <w:t>Al hacer click en el botón “Salir” se debe abandonar la opción de consulta.</w:t>
            </w:r>
          </w:p>
        </w:tc>
        <w:tc>
          <w:tcPr>
            <w:tcW w:w="1134" w:type="dxa"/>
            <w:gridSpan w:val="2"/>
            <w:shd w:val="clear" w:color="auto" w:fill="auto"/>
          </w:tcPr>
          <w:p w14:paraId="15B77756" w14:textId="77777777" w:rsidR="00E87D62" w:rsidRPr="00752A5B" w:rsidRDefault="00E87D62" w:rsidP="008C6227">
            <w:pPr>
              <w:pStyle w:val="Textodeglobo"/>
              <w:spacing w:before="40" w:after="40"/>
              <w:jc w:val="center"/>
              <w:rPr>
                <w:rFonts w:ascii="Arial Narrow" w:hAnsi="Arial Narrow" w:cs="Arial Narrow"/>
                <w:sz w:val="20"/>
                <w:szCs w:val="20"/>
                <w:lang w:eastAsia="es-ES"/>
              </w:rPr>
            </w:pPr>
          </w:p>
        </w:tc>
        <w:tc>
          <w:tcPr>
            <w:tcW w:w="851" w:type="dxa"/>
            <w:shd w:val="clear" w:color="auto" w:fill="auto"/>
          </w:tcPr>
          <w:p w14:paraId="15B77757" w14:textId="77777777" w:rsidR="00E87D62" w:rsidRPr="00752A5B" w:rsidRDefault="00E87D62" w:rsidP="008C6227">
            <w:pPr>
              <w:pStyle w:val="Textodeglobo"/>
              <w:spacing w:before="40" w:after="40"/>
              <w:jc w:val="left"/>
              <w:rPr>
                <w:rFonts w:ascii="Arial Narrow" w:hAnsi="Arial Narrow" w:cs="Arial Narrow"/>
                <w:sz w:val="20"/>
                <w:szCs w:val="20"/>
                <w:lang w:eastAsia="es-ES"/>
              </w:rPr>
            </w:pPr>
          </w:p>
        </w:tc>
      </w:tr>
      <w:tr w:rsidR="00E87D62" w:rsidRPr="00752A5B" w14:paraId="15B7776B" w14:textId="77777777" w:rsidTr="00B12C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vAlign w:val="center"/>
          </w:tcPr>
          <w:p w14:paraId="15B77759" w14:textId="77777777" w:rsidR="00E87D62" w:rsidRPr="00752A5B" w:rsidRDefault="00E87D62" w:rsidP="008C6227">
            <w:pPr>
              <w:pStyle w:val="Textodeglobo"/>
              <w:spacing w:before="40" w:after="40"/>
              <w:jc w:val="center"/>
              <w:rPr>
                <w:rFonts w:ascii="Arial Narrow" w:hAnsi="Arial Narrow" w:cs="Arial Narrow"/>
                <w:sz w:val="20"/>
                <w:szCs w:val="20"/>
                <w:lang w:eastAsia="es-ES"/>
              </w:rPr>
            </w:pPr>
            <w:r w:rsidRPr="00752A5B">
              <w:rPr>
                <w:rFonts w:ascii="Arial Narrow" w:hAnsi="Arial Narrow" w:cs="Arial Narrow"/>
                <w:sz w:val="20"/>
                <w:szCs w:val="20"/>
                <w:lang w:eastAsia="es-ES"/>
              </w:rPr>
              <w:t>RF</w:t>
            </w:r>
            <w:r>
              <w:rPr>
                <w:rFonts w:ascii="Arial Narrow" w:hAnsi="Arial Narrow" w:cs="Arial Narrow"/>
                <w:sz w:val="20"/>
                <w:szCs w:val="20"/>
                <w:lang w:eastAsia="es-ES"/>
              </w:rPr>
              <w:t>11</w:t>
            </w:r>
          </w:p>
        </w:tc>
        <w:tc>
          <w:tcPr>
            <w:tcW w:w="1418" w:type="dxa"/>
            <w:gridSpan w:val="2"/>
            <w:shd w:val="clear" w:color="auto" w:fill="auto"/>
            <w:vAlign w:val="center"/>
          </w:tcPr>
          <w:p w14:paraId="15B7775A" w14:textId="77777777" w:rsidR="00E87D62" w:rsidRPr="00884062" w:rsidRDefault="00E87D62" w:rsidP="008C6227">
            <w:pPr>
              <w:pStyle w:val="Textodeglobo"/>
              <w:spacing w:before="40" w:after="40"/>
              <w:ind w:left="19"/>
              <w:jc w:val="left"/>
              <w:rPr>
                <w:rFonts w:ascii="Arial Narrow" w:hAnsi="Arial Narrow" w:cs="Arial Narrow"/>
                <w:sz w:val="20"/>
                <w:szCs w:val="20"/>
              </w:rPr>
            </w:pPr>
            <w:r w:rsidRPr="00884062">
              <w:rPr>
                <w:rFonts w:ascii="Arial Narrow" w:hAnsi="Arial Narrow" w:cs="Arial Narrow"/>
                <w:sz w:val="20"/>
                <w:szCs w:val="20"/>
              </w:rPr>
              <w:t xml:space="preserve">Consulta de </w:t>
            </w:r>
            <w:r w:rsidR="0010256E">
              <w:rPr>
                <w:rFonts w:ascii="Arial Narrow" w:hAnsi="Arial Narrow" w:cs="Arial Narrow"/>
                <w:sz w:val="20"/>
                <w:szCs w:val="20"/>
              </w:rPr>
              <w:t xml:space="preserve">Gestión: </w:t>
            </w:r>
            <w:r w:rsidRPr="00884062">
              <w:rPr>
                <w:rFonts w:ascii="Arial Narrow" w:hAnsi="Arial Narrow" w:cs="Arial Narrow"/>
                <w:sz w:val="20"/>
                <w:szCs w:val="20"/>
              </w:rPr>
              <w:t>D</w:t>
            </w:r>
            <w:r w:rsidR="00884062">
              <w:rPr>
                <w:rFonts w:ascii="Arial Narrow" w:hAnsi="Arial Narrow" w:cs="Arial Narrow"/>
                <w:sz w:val="20"/>
                <w:szCs w:val="20"/>
              </w:rPr>
              <w:t>eclaraciones</w:t>
            </w:r>
            <w:r w:rsidRPr="00884062">
              <w:rPr>
                <w:rFonts w:ascii="Arial Narrow" w:hAnsi="Arial Narrow" w:cs="Arial Narrow"/>
                <w:sz w:val="20"/>
                <w:szCs w:val="20"/>
              </w:rPr>
              <w:t xml:space="preserve"> por Funcionario Aduanero</w:t>
            </w:r>
          </w:p>
          <w:p w14:paraId="15B7775B" w14:textId="77777777" w:rsidR="00E87D62" w:rsidRDefault="00E87D62" w:rsidP="008C6227">
            <w:pPr>
              <w:pStyle w:val="Textodeglobo"/>
              <w:spacing w:before="40" w:after="40"/>
              <w:ind w:left="708" w:hanging="708"/>
              <w:jc w:val="left"/>
              <w:rPr>
                <w:rFonts w:ascii="Arial Narrow" w:hAnsi="Arial Narrow" w:cs="Arial Narrow"/>
                <w:b/>
                <w:sz w:val="20"/>
                <w:szCs w:val="20"/>
              </w:rPr>
            </w:pPr>
          </w:p>
        </w:tc>
        <w:tc>
          <w:tcPr>
            <w:tcW w:w="4677" w:type="dxa"/>
            <w:gridSpan w:val="6"/>
            <w:shd w:val="clear" w:color="auto" w:fill="auto"/>
            <w:vAlign w:val="center"/>
          </w:tcPr>
          <w:p w14:paraId="15B7775C" w14:textId="77777777" w:rsidR="00884062" w:rsidRDefault="00884062" w:rsidP="008C6227">
            <w:pPr>
              <w:rPr>
                <w:rFonts w:ascii="Arial Narrow" w:hAnsi="Arial Narrow"/>
                <w:bCs/>
                <w:sz w:val="20"/>
                <w:szCs w:val="20"/>
                <w:lang w:val="es-PE" w:eastAsia="es-PE"/>
              </w:rPr>
            </w:pPr>
            <w:r>
              <w:rPr>
                <w:rFonts w:ascii="Arial Narrow" w:hAnsi="Arial Narrow"/>
                <w:bCs/>
                <w:sz w:val="20"/>
                <w:szCs w:val="20"/>
                <w:lang w:val="es-PE" w:eastAsia="es-PE"/>
              </w:rPr>
              <w:t xml:space="preserve">En el </w:t>
            </w:r>
            <w:r w:rsidR="00685D1D">
              <w:rPr>
                <w:rFonts w:ascii="Arial Narrow" w:hAnsi="Arial Narrow"/>
                <w:bCs/>
                <w:sz w:val="20"/>
                <w:szCs w:val="20"/>
                <w:lang w:val="es-PE" w:eastAsia="es-PE"/>
              </w:rPr>
              <w:t>Portal del Funcionario Aduanero</w:t>
            </w:r>
            <w:r>
              <w:rPr>
                <w:rFonts w:ascii="Arial Narrow" w:hAnsi="Arial Narrow"/>
                <w:bCs/>
                <w:sz w:val="20"/>
                <w:szCs w:val="20"/>
                <w:lang w:val="es-PE" w:eastAsia="es-PE"/>
              </w:rPr>
              <w:t xml:space="preserve">, se debe implementar la Consulta de </w:t>
            </w:r>
            <w:r w:rsidR="00292CC0">
              <w:rPr>
                <w:rFonts w:ascii="Arial Narrow" w:hAnsi="Arial Narrow"/>
                <w:bCs/>
                <w:sz w:val="20"/>
                <w:szCs w:val="20"/>
                <w:lang w:val="es-PE" w:eastAsia="es-PE"/>
              </w:rPr>
              <w:t xml:space="preserve">Gestión </w:t>
            </w:r>
            <w:r>
              <w:rPr>
                <w:rFonts w:ascii="Arial Narrow" w:hAnsi="Arial Narrow"/>
                <w:bCs/>
                <w:sz w:val="20"/>
                <w:szCs w:val="20"/>
                <w:lang w:val="es-PE" w:eastAsia="es-PE"/>
              </w:rPr>
              <w:t>Declaraciones por Funcionario Aduanero,  bajo las siguientes especificaciones:</w:t>
            </w:r>
          </w:p>
          <w:p w14:paraId="15B7775D" w14:textId="77777777" w:rsidR="00884062" w:rsidRDefault="00884062" w:rsidP="008C6227">
            <w:pPr>
              <w:pStyle w:val="Prrafodelista"/>
              <w:numPr>
                <w:ilvl w:val="0"/>
                <w:numId w:val="113"/>
              </w:numPr>
              <w:ind w:left="355"/>
              <w:rPr>
                <w:rFonts w:ascii="Arial Narrow" w:hAnsi="Arial Narrow"/>
                <w:bCs/>
                <w:sz w:val="20"/>
                <w:szCs w:val="20"/>
                <w:lang w:val="es-PE" w:eastAsia="es-PE"/>
              </w:rPr>
            </w:pPr>
            <w:r>
              <w:rPr>
                <w:rFonts w:ascii="Arial Narrow" w:hAnsi="Arial Narrow"/>
                <w:bCs/>
                <w:sz w:val="20"/>
                <w:szCs w:val="20"/>
                <w:lang w:val="es-PE" w:eastAsia="es-PE"/>
              </w:rPr>
              <w:t>Al ingresar a la opción el sistema deberá mostrar una pantalla que permita ingresar un rango de fechas correspondiente a la fecha de numeración de la declaración, debiendo permitir consultar por un rango de hasta 5 años.</w:t>
            </w:r>
          </w:p>
          <w:p w14:paraId="15B7775E" w14:textId="77777777" w:rsidR="00884062" w:rsidRDefault="00884062" w:rsidP="008C6227">
            <w:pPr>
              <w:pStyle w:val="Prrafodelista"/>
              <w:numPr>
                <w:ilvl w:val="0"/>
                <w:numId w:val="113"/>
              </w:numPr>
              <w:ind w:left="355"/>
              <w:rPr>
                <w:rFonts w:ascii="Arial Narrow" w:hAnsi="Arial Narrow"/>
                <w:bCs/>
                <w:sz w:val="20"/>
                <w:szCs w:val="20"/>
                <w:lang w:val="es-PE" w:eastAsia="es-PE"/>
              </w:rPr>
            </w:pPr>
            <w:r>
              <w:rPr>
                <w:rFonts w:ascii="Arial Narrow" w:hAnsi="Arial Narrow"/>
                <w:bCs/>
                <w:sz w:val="20"/>
                <w:szCs w:val="20"/>
                <w:lang w:val="es-PE" w:eastAsia="es-PE"/>
              </w:rPr>
              <w:t>Debe mostrar los botones “Consultar” y “Salir”.</w:t>
            </w:r>
          </w:p>
          <w:p w14:paraId="15B7775F" w14:textId="77777777" w:rsidR="00884062" w:rsidRDefault="00884062" w:rsidP="008C6227">
            <w:pPr>
              <w:pStyle w:val="Prrafodelista"/>
              <w:numPr>
                <w:ilvl w:val="0"/>
                <w:numId w:val="113"/>
              </w:numPr>
              <w:ind w:left="355"/>
              <w:rPr>
                <w:rFonts w:ascii="Arial Narrow" w:hAnsi="Arial Narrow"/>
                <w:bCs/>
                <w:sz w:val="20"/>
                <w:szCs w:val="20"/>
                <w:lang w:val="es-PE" w:eastAsia="es-PE"/>
              </w:rPr>
            </w:pPr>
            <w:r>
              <w:rPr>
                <w:rFonts w:ascii="Arial Narrow" w:hAnsi="Arial Narrow"/>
                <w:bCs/>
                <w:sz w:val="20"/>
                <w:szCs w:val="20"/>
                <w:lang w:val="es-PE" w:eastAsia="es-PE"/>
              </w:rPr>
              <w:t>Al hacer click en el botón “Consultar”, el sistema deberá verificar que se haya ingresado fecha de inicio y fecha de fin, que la fecha de fin sea mayor o igual a la fecha de inicio y que ambas fechas no sean mayores a la fecha del día.</w:t>
            </w:r>
          </w:p>
          <w:p w14:paraId="15B77760" w14:textId="77777777" w:rsidR="00884062" w:rsidRDefault="00884062" w:rsidP="008C6227">
            <w:pPr>
              <w:pStyle w:val="Prrafodelista"/>
              <w:numPr>
                <w:ilvl w:val="0"/>
                <w:numId w:val="113"/>
              </w:numPr>
              <w:ind w:left="355"/>
              <w:rPr>
                <w:rFonts w:ascii="Arial Narrow" w:hAnsi="Arial Narrow"/>
                <w:bCs/>
                <w:sz w:val="20"/>
                <w:szCs w:val="20"/>
                <w:lang w:val="es-PE" w:eastAsia="es-PE"/>
              </w:rPr>
            </w:pPr>
            <w:r>
              <w:rPr>
                <w:rFonts w:ascii="Arial Narrow" w:hAnsi="Arial Narrow"/>
                <w:bCs/>
                <w:sz w:val="20"/>
                <w:szCs w:val="20"/>
                <w:lang w:val="es-PE" w:eastAsia="es-PE"/>
              </w:rPr>
              <w:t>Cumplidas las validaciones, el sistema debe seleccionar las declaraciones numeradas en el rango de fechas ingresado y agruparlas por especialista que la generó, deberá mostras como resultado de la consulta los siguientes datos:</w:t>
            </w:r>
          </w:p>
          <w:p w14:paraId="15B77761" w14:textId="77777777" w:rsidR="00884062" w:rsidRDefault="00157482"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Número de registro y nombre del funcionario aduanero</w:t>
            </w:r>
          </w:p>
          <w:p w14:paraId="15B77762" w14:textId="77777777" w:rsidR="00157482" w:rsidRDefault="00157482"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Total de envíos asignados</w:t>
            </w:r>
          </w:p>
          <w:p w14:paraId="15B77763" w14:textId="77777777" w:rsidR="00157482" w:rsidRDefault="00157482"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Total de envió con declaración</w:t>
            </w:r>
          </w:p>
          <w:p w14:paraId="15B77764" w14:textId="77777777" w:rsidR="00157482" w:rsidRDefault="00157482"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Total de envíos notificados</w:t>
            </w:r>
          </w:p>
          <w:p w14:paraId="15B77765" w14:textId="77777777" w:rsidR="00157482" w:rsidRDefault="00157482"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 xml:space="preserve">Total de envíos </w:t>
            </w:r>
            <w:r w:rsidR="00A40B52">
              <w:rPr>
                <w:rFonts w:ascii="Arial Narrow" w:hAnsi="Arial Narrow"/>
                <w:bCs/>
                <w:sz w:val="20"/>
                <w:szCs w:val="20"/>
                <w:lang w:val="es-PE" w:eastAsia="es-PE"/>
              </w:rPr>
              <w:t>Retirado (Despacho Presencial)</w:t>
            </w:r>
            <w:r>
              <w:rPr>
                <w:rFonts w:ascii="Arial Narrow" w:hAnsi="Arial Narrow"/>
                <w:bCs/>
                <w:sz w:val="20"/>
                <w:szCs w:val="20"/>
                <w:lang w:val="es-PE" w:eastAsia="es-PE"/>
              </w:rPr>
              <w:t>s (enviados a otro régimen)</w:t>
            </w:r>
          </w:p>
          <w:p w14:paraId="15B77766" w14:textId="77777777" w:rsidR="00DC56C4" w:rsidRPr="00233D80" w:rsidRDefault="00A13F33" w:rsidP="008C6227">
            <w:pPr>
              <w:pStyle w:val="Prrafodelista"/>
              <w:numPr>
                <w:ilvl w:val="0"/>
                <w:numId w:val="14"/>
              </w:numPr>
              <w:spacing w:before="100" w:beforeAutospacing="1" w:after="100" w:afterAutospacing="1"/>
              <w:ind w:left="780"/>
              <w:rPr>
                <w:rFonts w:ascii="Arial Narrow" w:hAnsi="Arial Narrow"/>
                <w:bCs/>
                <w:sz w:val="20"/>
                <w:szCs w:val="20"/>
                <w:highlight w:val="yellow"/>
                <w:lang w:val="es-PE" w:eastAsia="es-PE"/>
                <w:rPrChange w:id="520" w:author="prueba" w:date="2013-08-22T18:18:00Z">
                  <w:rPr>
                    <w:rFonts w:ascii="Arial Narrow" w:eastAsia="Arial Unicode MS" w:hAnsi="Arial Narrow" w:cs="Arial Unicode MS"/>
                    <w:b/>
                    <w:bCs/>
                    <w:color w:val="000066"/>
                    <w:sz w:val="20"/>
                    <w:szCs w:val="20"/>
                    <w:highlight w:val="cyan"/>
                    <w:lang w:val="es-PE" w:eastAsia="es-PE"/>
                  </w:rPr>
                </w:rPrChange>
              </w:rPr>
            </w:pPr>
            <w:r w:rsidRPr="00A13F33">
              <w:rPr>
                <w:rFonts w:ascii="Arial Narrow" w:hAnsi="Arial Narrow"/>
                <w:bCs/>
                <w:sz w:val="20"/>
                <w:szCs w:val="20"/>
                <w:highlight w:val="yellow"/>
                <w:lang w:val="es-PE" w:eastAsia="es-PE"/>
                <w:rPrChange w:id="521" w:author="prueba" w:date="2013-08-22T18:18:00Z">
                  <w:rPr>
                    <w:rFonts w:ascii="Arial Narrow" w:hAnsi="Arial Narrow"/>
                    <w:bCs/>
                    <w:sz w:val="20"/>
                    <w:szCs w:val="20"/>
                    <w:highlight w:val="cyan"/>
                    <w:lang w:val="es-PE" w:eastAsia="es-PE"/>
                  </w:rPr>
                </w:rPrChange>
              </w:rPr>
              <w:t>Total de envíos de distribución directa datados en DEP detalle</w:t>
            </w:r>
          </w:p>
          <w:p w14:paraId="15B77767" w14:textId="77777777" w:rsidR="00884062" w:rsidRDefault="00884062" w:rsidP="008C6227">
            <w:pPr>
              <w:pStyle w:val="Prrafodelista"/>
              <w:numPr>
                <w:ilvl w:val="0"/>
                <w:numId w:val="113"/>
              </w:numPr>
              <w:ind w:left="355"/>
              <w:rPr>
                <w:rFonts w:ascii="Arial Narrow" w:hAnsi="Arial Narrow"/>
                <w:bCs/>
                <w:sz w:val="20"/>
                <w:szCs w:val="20"/>
                <w:lang w:val="es-PE" w:eastAsia="es-PE"/>
              </w:rPr>
            </w:pPr>
            <w:r>
              <w:rPr>
                <w:rFonts w:ascii="Arial Narrow" w:hAnsi="Arial Narrow"/>
                <w:bCs/>
                <w:sz w:val="20"/>
                <w:szCs w:val="20"/>
                <w:lang w:val="es-PE" w:eastAsia="es-PE"/>
              </w:rPr>
              <w:t>El sistema debe permitir exportar el resultado de la consulta a un archivo Excel o PDF.</w:t>
            </w:r>
          </w:p>
          <w:p w14:paraId="15B77768" w14:textId="77777777" w:rsidR="00E87D62" w:rsidRPr="00157482" w:rsidRDefault="00884062" w:rsidP="008C6227">
            <w:pPr>
              <w:pStyle w:val="Prrafodelista"/>
              <w:numPr>
                <w:ilvl w:val="0"/>
                <w:numId w:val="113"/>
              </w:numPr>
              <w:ind w:left="355"/>
              <w:rPr>
                <w:rFonts w:ascii="Arial Narrow" w:hAnsi="Arial Narrow"/>
                <w:bCs/>
                <w:sz w:val="20"/>
                <w:szCs w:val="20"/>
                <w:lang w:val="es-PE" w:eastAsia="es-PE"/>
              </w:rPr>
            </w:pPr>
            <w:r>
              <w:rPr>
                <w:rFonts w:ascii="Arial Narrow" w:hAnsi="Arial Narrow"/>
                <w:bCs/>
                <w:sz w:val="20"/>
                <w:szCs w:val="20"/>
                <w:lang w:val="es-PE" w:eastAsia="es-PE"/>
              </w:rPr>
              <w:t>Al hacer click en el botón “Salir” se debe abandonar la opción de consulta.</w:t>
            </w:r>
          </w:p>
        </w:tc>
        <w:tc>
          <w:tcPr>
            <w:tcW w:w="1134" w:type="dxa"/>
            <w:gridSpan w:val="2"/>
            <w:shd w:val="clear" w:color="auto" w:fill="auto"/>
          </w:tcPr>
          <w:p w14:paraId="15B77769" w14:textId="77777777" w:rsidR="00E87D62" w:rsidRPr="00752A5B" w:rsidRDefault="00E87D62" w:rsidP="008C6227">
            <w:pPr>
              <w:pStyle w:val="Textodeglobo"/>
              <w:spacing w:before="40" w:after="40"/>
              <w:jc w:val="center"/>
              <w:rPr>
                <w:rFonts w:ascii="Arial Narrow" w:hAnsi="Arial Narrow" w:cs="Arial Narrow"/>
                <w:sz w:val="20"/>
                <w:szCs w:val="20"/>
                <w:lang w:eastAsia="es-ES"/>
              </w:rPr>
            </w:pPr>
          </w:p>
        </w:tc>
        <w:tc>
          <w:tcPr>
            <w:tcW w:w="851" w:type="dxa"/>
            <w:shd w:val="clear" w:color="auto" w:fill="auto"/>
          </w:tcPr>
          <w:p w14:paraId="15B7776A" w14:textId="77777777" w:rsidR="00E87D62" w:rsidRPr="00752A5B" w:rsidRDefault="00E87D62" w:rsidP="008C6227">
            <w:pPr>
              <w:pStyle w:val="Textodeglobo"/>
              <w:spacing w:before="40" w:after="40"/>
              <w:jc w:val="left"/>
              <w:rPr>
                <w:rFonts w:ascii="Arial Narrow" w:hAnsi="Arial Narrow" w:cs="Arial Narrow"/>
                <w:sz w:val="20"/>
                <w:szCs w:val="20"/>
                <w:lang w:eastAsia="es-ES"/>
              </w:rPr>
            </w:pPr>
          </w:p>
        </w:tc>
      </w:tr>
      <w:tr w:rsidR="00E87D62" w:rsidRPr="00752A5B" w14:paraId="15B77787" w14:textId="77777777" w:rsidTr="002C66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vAlign w:val="center"/>
          </w:tcPr>
          <w:p w14:paraId="15B7776C" w14:textId="77777777" w:rsidR="00E87D62" w:rsidRPr="00752A5B" w:rsidRDefault="00E87D62" w:rsidP="008C6227">
            <w:pPr>
              <w:pStyle w:val="Textodeglobo"/>
              <w:spacing w:before="40" w:after="40"/>
              <w:jc w:val="center"/>
              <w:rPr>
                <w:rFonts w:ascii="Arial Narrow" w:hAnsi="Arial Narrow" w:cs="Arial Narrow"/>
                <w:sz w:val="20"/>
                <w:szCs w:val="20"/>
                <w:lang w:eastAsia="es-ES"/>
              </w:rPr>
            </w:pPr>
            <w:r w:rsidRPr="00752A5B">
              <w:rPr>
                <w:rFonts w:ascii="Arial Narrow" w:hAnsi="Arial Narrow" w:cs="Arial Narrow"/>
                <w:sz w:val="20"/>
                <w:szCs w:val="20"/>
                <w:lang w:eastAsia="es-ES"/>
              </w:rPr>
              <w:t>RF</w:t>
            </w:r>
            <w:r>
              <w:rPr>
                <w:rFonts w:ascii="Arial Narrow" w:hAnsi="Arial Narrow" w:cs="Arial Narrow"/>
                <w:sz w:val="20"/>
                <w:szCs w:val="20"/>
                <w:lang w:eastAsia="es-ES"/>
              </w:rPr>
              <w:t>12</w:t>
            </w:r>
          </w:p>
        </w:tc>
        <w:tc>
          <w:tcPr>
            <w:tcW w:w="1418" w:type="dxa"/>
            <w:gridSpan w:val="2"/>
            <w:shd w:val="clear" w:color="auto" w:fill="auto"/>
          </w:tcPr>
          <w:p w14:paraId="15B7776D" w14:textId="77777777" w:rsidR="002221A0" w:rsidRDefault="002221A0" w:rsidP="008C6227">
            <w:pPr>
              <w:rPr>
                <w:rFonts w:ascii="Arial Narrow" w:hAnsi="Arial Narrow" w:cs="Arial"/>
                <w:sz w:val="20"/>
                <w:szCs w:val="20"/>
              </w:rPr>
            </w:pPr>
          </w:p>
          <w:p w14:paraId="15B7776E" w14:textId="77777777" w:rsidR="002221A0" w:rsidRDefault="002221A0" w:rsidP="008C6227">
            <w:pPr>
              <w:rPr>
                <w:rFonts w:ascii="Arial Narrow" w:hAnsi="Arial Narrow" w:cs="Arial"/>
                <w:sz w:val="20"/>
                <w:szCs w:val="20"/>
              </w:rPr>
            </w:pPr>
          </w:p>
          <w:p w14:paraId="15B7776F" w14:textId="77777777" w:rsidR="002221A0" w:rsidRDefault="002221A0" w:rsidP="008C6227">
            <w:pPr>
              <w:rPr>
                <w:rFonts w:ascii="Arial Narrow" w:hAnsi="Arial Narrow" w:cs="Arial"/>
                <w:sz w:val="20"/>
                <w:szCs w:val="20"/>
              </w:rPr>
            </w:pPr>
          </w:p>
          <w:p w14:paraId="15B77770" w14:textId="77777777" w:rsidR="002221A0" w:rsidRDefault="002221A0" w:rsidP="008C6227">
            <w:pPr>
              <w:rPr>
                <w:rFonts w:ascii="Arial Narrow" w:hAnsi="Arial Narrow" w:cs="Arial"/>
                <w:sz w:val="20"/>
                <w:szCs w:val="20"/>
              </w:rPr>
            </w:pPr>
          </w:p>
          <w:p w14:paraId="15B77771" w14:textId="77777777" w:rsidR="002221A0" w:rsidRDefault="002221A0" w:rsidP="008C6227">
            <w:pPr>
              <w:rPr>
                <w:rFonts w:ascii="Arial Narrow" w:hAnsi="Arial Narrow" w:cs="Arial"/>
                <w:sz w:val="20"/>
                <w:szCs w:val="20"/>
              </w:rPr>
            </w:pPr>
          </w:p>
          <w:p w14:paraId="15B77772" w14:textId="77777777" w:rsidR="002221A0" w:rsidRDefault="002221A0" w:rsidP="008C6227">
            <w:pPr>
              <w:rPr>
                <w:rFonts w:ascii="Arial Narrow" w:hAnsi="Arial Narrow" w:cs="Arial"/>
                <w:sz w:val="20"/>
                <w:szCs w:val="20"/>
              </w:rPr>
            </w:pPr>
          </w:p>
          <w:p w14:paraId="15B77773" w14:textId="77777777" w:rsidR="002221A0" w:rsidRDefault="002221A0" w:rsidP="008C6227">
            <w:pPr>
              <w:rPr>
                <w:rFonts w:ascii="Arial Narrow" w:hAnsi="Arial Narrow" w:cs="Arial"/>
                <w:sz w:val="20"/>
                <w:szCs w:val="20"/>
              </w:rPr>
            </w:pPr>
          </w:p>
          <w:p w14:paraId="15B77774" w14:textId="77777777" w:rsidR="002221A0" w:rsidRDefault="002221A0" w:rsidP="008C6227">
            <w:pPr>
              <w:rPr>
                <w:rFonts w:ascii="Arial Narrow" w:hAnsi="Arial Narrow" w:cs="Arial"/>
                <w:sz w:val="20"/>
                <w:szCs w:val="20"/>
              </w:rPr>
            </w:pPr>
          </w:p>
          <w:p w14:paraId="15B77775" w14:textId="77777777" w:rsidR="002221A0" w:rsidRDefault="002221A0" w:rsidP="008C6227">
            <w:pPr>
              <w:rPr>
                <w:rFonts w:ascii="Arial Narrow" w:hAnsi="Arial Narrow" w:cs="Arial"/>
                <w:sz w:val="20"/>
                <w:szCs w:val="20"/>
              </w:rPr>
            </w:pPr>
          </w:p>
          <w:p w14:paraId="15B77776" w14:textId="77777777" w:rsidR="002221A0" w:rsidRDefault="002221A0" w:rsidP="008C6227">
            <w:pPr>
              <w:rPr>
                <w:rFonts w:ascii="Arial Narrow" w:hAnsi="Arial Narrow" w:cs="Arial"/>
                <w:sz w:val="20"/>
                <w:szCs w:val="20"/>
              </w:rPr>
            </w:pPr>
          </w:p>
          <w:p w14:paraId="15B77777" w14:textId="77777777" w:rsidR="002221A0" w:rsidRDefault="002221A0" w:rsidP="008C6227">
            <w:pPr>
              <w:rPr>
                <w:rFonts w:ascii="Arial Narrow" w:hAnsi="Arial Narrow" w:cs="Arial"/>
                <w:sz w:val="20"/>
                <w:szCs w:val="20"/>
              </w:rPr>
            </w:pPr>
          </w:p>
          <w:p w14:paraId="15B77778" w14:textId="77777777" w:rsidR="002221A0" w:rsidRDefault="002221A0" w:rsidP="008C6227">
            <w:pPr>
              <w:rPr>
                <w:rFonts w:ascii="Arial Narrow" w:hAnsi="Arial Narrow" w:cs="Arial"/>
                <w:sz w:val="20"/>
                <w:szCs w:val="20"/>
              </w:rPr>
            </w:pPr>
          </w:p>
          <w:p w14:paraId="15B77779" w14:textId="77777777" w:rsidR="00E87D62" w:rsidRPr="00BA0B93" w:rsidRDefault="00C10EE4" w:rsidP="008C6227">
            <w:pPr>
              <w:rPr>
                <w:rFonts w:ascii="Arial Narrow" w:hAnsi="Arial Narrow" w:cs="Arial"/>
                <w:sz w:val="20"/>
                <w:szCs w:val="20"/>
              </w:rPr>
            </w:pPr>
            <w:r>
              <w:rPr>
                <w:rFonts w:ascii="Arial Narrow" w:hAnsi="Arial Narrow" w:cs="Arial"/>
                <w:sz w:val="20"/>
                <w:szCs w:val="20"/>
              </w:rPr>
              <w:t>Consulta de</w:t>
            </w:r>
            <w:r w:rsidR="0010256E">
              <w:rPr>
                <w:rFonts w:ascii="Arial Narrow" w:hAnsi="Arial Narrow" w:cs="Arial"/>
                <w:sz w:val="20"/>
                <w:szCs w:val="20"/>
              </w:rPr>
              <w:t xml:space="preserve"> Gestión:</w:t>
            </w:r>
            <w:r>
              <w:rPr>
                <w:rFonts w:ascii="Arial Narrow" w:hAnsi="Arial Narrow" w:cs="Arial"/>
                <w:sz w:val="20"/>
                <w:szCs w:val="20"/>
              </w:rPr>
              <w:t xml:space="preserve"> Traslado de Carga Postal</w:t>
            </w:r>
          </w:p>
        </w:tc>
        <w:tc>
          <w:tcPr>
            <w:tcW w:w="4677" w:type="dxa"/>
            <w:gridSpan w:val="6"/>
            <w:shd w:val="clear" w:color="auto" w:fill="auto"/>
          </w:tcPr>
          <w:p w14:paraId="15B7777A" w14:textId="77777777" w:rsidR="00C10EE4" w:rsidRDefault="00C10EE4" w:rsidP="008C6227">
            <w:pPr>
              <w:rPr>
                <w:rFonts w:ascii="Arial Narrow" w:hAnsi="Arial Narrow"/>
                <w:bCs/>
                <w:sz w:val="20"/>
                <w:szCs w:val="20"/>
                <w:lang w:val="es-PE" w:eastAsia="es-PE"/>
              </w:rPr>
            </w:pPr>
            <w:r>
              <w:rPr>
                <w:rFonts w:ascii="Arial Narrow" w:hAnsi="Arial Narrow"/>
                <w:bCs/>
                <w:sz w:val="20"/>
                <w:szCs w:val="20"/>
                <w:lang w:val="es-PE" w:eastAsia="es-PE"/>
              </w:rPr>
              <w:t xml:space="preserve">En el </w:t>
            </w:r>
            <w:r w:rsidR="00685D1D">
              <w:rPr>
                <w:rFonts w:ascii="Arial Narrow" w:hAnsi="Arial Narrow"/>
                <w:bCs/>
                <w:sz w:val="20"/>
                <w:szCs w:val="20"/>
                <w:lang w:val="es-PE" w:eastAsia="es-PE"/>
              </w:rPr>
              <w:t>Portal del Funcionario Aduanero</w:t>
            </w:r>
            <w:r>
              <w:rPr>
                <w:rFonts w:ascii="Arial Narrow" w:hAnsi="Arial Narrow"/>
                <w:bCs/>
                <w:sz w:val="20"/>
                <w:szCs w:val="20"/>
                <w:lang w:val="es-PE" w:eastAsia="es-PE"/>
              </w:rPr>
              <w:t xml:space="preserve">, se debe implementar la Consulta de </w:t>
            </w:r>
            <w:r w:rsidR="00292CC0">
              <w:rPr>
                <w:rFonts w:ascii="Arial Narrow" w:hAnsi="Arial Narrow"/>
                <w:bCs/>
                <w:sz w:val="20"/>
                <w:szCs w:val="20"/>
                <w:lang w:val="es-PE" w:eastAsia="es-PE"/>
              </w:rPr>
              <w:t>Gestión Traslado de Carga Postal</w:t>
            </w:r>
            <w:r>
              <w:rPr>
                <w:rFonts w:ascii="Arial Narrow" w:hAnsi="Arial Narrow"/>
                <w:bCs/>
                <w:sz w:val="20"/>
                <w:szCs w:val="20"/>
                <w:lang w:val="es-PE" w:eastAsia="es-PE"/>
              </w:rPr>
              <w:t>,  bajo las siguientes especificaciones:</w:t>
            </w:r>
          </w:p>
          <w:p w14:paraId="15B7777B" w14:textId="77777777" w:rsidR="00C10EE4" w:rsidRDefault="00C10EE4" w:rsidP="008C6227">
            <w:pPr>
              <w:pStyle w:val="Prrafodelista"/>
              <w:numPr>
                <w:ilvl w:val="0"/>
                <w:numId w:val="114"/>
              </w:numPr>
              <w:ind w:left="355"/>
              <w:rPr>
                <w:rFonts w:ascii="Arial Narrow" w:hAnsi="Arial Narrow"/>
                <w:bCs/>
                <w:sz w:val="20"/>
                <w:szCs w:val="20"/>
                <w:lang w:val="es-PE" w:eastAsia="es-PE"/>
              </w:rPr>
            </w:pPr>
            <w:r>
              <w:rPr>
                <w:rFonts w:ascii="Arial Narrow" w:hAnsi="Arial Narrow"/>
                <w:bCs/>
                <w:sz w:val="20"/>
                <w:szCs w:val="20"/>
                <w:lang w:val="es-PE" w:eastAsia="es-PE"/>
              </w:rPr>
              <w:t>Al ingresar a la opción el sistema deberá mostrar una pantalla que permita ingresar un rango de fechas correspondiente a la fecha de numeración de la DEP, debiendo permitir consultar por un rango de hasta 5 años.</w:t>
            </w:r>
          </w:p>
          <w:p w14:paraId="15B7777C" w14:textId="77777777" w:rsidR="00C10EE4" w:rsidRDefault="00C10EE4" w:rsidP="008C6227">
            <w:pPr>
              <w:pStyle w:val="Prrafodelista"/>
              <w:numPr>
                <w:ilvl w:val="0"/>
                <w:numId w:val="114"/>
              </w:numPr>
              <w:ind w:left="355"/>
              <w:rPr>
                <w:rFonts w:ascii="Arial Narrow" w:hAnsi="Arial Narrow"/>
                <w:bCs/>
                <w:sz w:val="20"/>
                <w:szCs w:val="20"/>
                <w:lang w:val="es-PE" w:eastAsia="es-PE"/>
              </w:rPr>
            </w:pPr>
            <w:r>
              <w:rPr>
                <w:rFonts w:ascii="Arial Narrow" w:hAnsi="Arial Narrow"/>
                <w:bCs/>
                <w:sz w:val="20"/>
                <w:szCs w:val="20"/>
                <w:lang w:val="es-PE" w:eastAsia="es-PE"/>
              </w:rPr>
              <w:t>Debe mostrar los botones “Consultar” y “Salir”.</w:t>
            </w:r>
          </w:p>
          <w:p w14:paraId="15B7777D" w14:textId="77777777" w:rsidR="00C10EE4" w:rsidRDefault="00C10EE4" w:rsidP="008C6227">
            <w:pPr>
              <w:pStyle w:val="Prrafodelista"/>
              <w:numPr>
                <w:ilvl w:val="0"/>
                <w:numId w:val="114"/>
              </w:numPr>
              <w:ind w:left="355"/>
              <w:rPr>
                <w:rFonts w:ascii="Arial Narrow" w:hAnsi="Arial Narrow"/>
                <w:bCs/>
                <w:sz w:val="20"/>
                <w:szCs w:val="20"/>
                <w:lang w:val="es-PE" w:eastAsia="es-PE"/>
              </w:rPr>
            </w:pPr>
            <w:r>
              <w:rPr>
                <w:rFonts w:ascii="Arial Narrow" w:hAnsi="Arial Narrow"/>
                <w:bCs/>
                <w:sz w:val="20"/>
                <w:szCs w:val="20"/>
                <w:lang w:val="es-PE" w:eastAsia="es-PE"/>
              </w:rPr>
              <w:t>Al hacer click en el botón “Consultar”, el sistema deberá verificar que se haya ingresado fecha de inicio y fecha de fin, que la fecha de fin sea mayor o igual a la fecha de inicio y que ambas fechas no sean mayores a la fecha del día.</w:t>
            </w:r>
          </w:p>
          <w:p w14:paraId="15B7777E" w14:textId="77777777" w:rsidR="00C10EE4" w:rsidRDefault="00C10EE4" w:rsidP="008C6227">
            <w:pPr>
              <w:pStyle w:val="Prrafodelista"/>
              <w:numPr>
                <w:ilvl w:val="0"/>
                <w:numId w:val="114"/>
              </w:numPr>
              <w:ind w:left="355"/>
              <w:rPr>
                <w:rFonts w:ascii="Arial Narrow" w:hAnsi="Arial Narrow"/>
                <w:bCs/>
                <w:sz w:val="20"/>
                <w:szCs w:val="20"/>
                <w:lang w:val="es-PE" w:eastAsia="es-PE"/>
              </w:rPr>
            </w:pPr>
            <w:r>
              <w:rPr>
                <w:rFonts w:ascii="Arial Narrow" w:hAnsi="Arial Narrow"/>
                <w:bCs/>
                <w:sz w:val="20"/>
                <w:szCs w:val="20"/>
                <w:lang w:val="es-PE" w:eastAsia="es-PE"/>
              </w:rPr>
              <w:t>Cumplidas las validaciones, el sistema debe seleccionar las declaraciones numeradas en el rango de fechas ingresado y agruparlas para mostrar como resultado de la consulta los siguientes datos:</w:t>
            </w:r>
          </w:p>
          <w:p w14:paraId="15B7777F" w14:textId="77777777" w:rsidR="00C10EE4" w:rsidRDefault="00C10EE4"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Cantidad de DEPs numeradas (por tipo de medio de transporte)</w:t>
            </w:r>
          </w:p>
          <w:p w14:paraId="15B77780" w14:textId="77777777" w:rsidR="00C10EE4" w:rsidRDefault="00C10EE4"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Cantidad de DEPs sin inicio de traslado</w:t>
            </w:r>
          </w:p>
          <w:p w14:paraId="15B77781" w14:textId="77777777" w:rsidR="00C10EE4" w:rsidRDefault="00C10EE4"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Cantidad de DEPs con saldo bruto por trasladar</w:t>
            </w:r>
          </w:p>
          <w:p w14:paraId="15B77782" w14:textId="77777777" w:rsidR="00C10EE4" w:rsidRDefault="00C10EE4"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Cantidad de DEPs trasladados totalmente</w:t>
            </w:r>
          </w:p>
          <w:p w14:paraId="15B77783" w14:textId="77777777" w:rsidR="00C10EE4" w:rsidRDefault="00C10EE4" w:rsidP="008C6227">
            <w:pPr>
              <w:pStyle w:val="Prrafodelista"/>
              <w:numPr>
                <w:ilvl w:val="0"/>
                <w:numId w:val="114"/>
              </w:numPr>
              <w:ind w:left="355"/>
              <w:rPr>
                <w:rFonts w:ascii="Arial Narrow" w:hAnsi="Arial Narrow"/>
                <w:bCs/>
                <w:sz w:val="20"/>
                <w:szCs w:val="20"/>
                <w:lang w:val="es-PE" w:eastAsia="es-PE"/>
              </w:rPr>
            </w:pPr>
            <w:r>
              <w:rPr>
                <w:rFonts w:ascii="Arial Narrow" w:hAnsi="Arial Narrow"/>
                <w:bCs/>
                <w:sz w:val="20"/>
                <w:szCs w:val="20"/>
                <w:lang w:val="es-PE" w:eastAsia="es-PE"/>
              </w:rPr>
              <w:t>El sistema debe permitir exportar el resultado de la consulta a un archivo Excel o PDF.</w:t>
            </w:r>
          </w:p>
          <w:p w14:paraId="15B77784" w14:textId="77777777" w:rsidR="00E87D62" w:rsidRPr="00C10EE4" w:rsidRDefault="00C10EE4" w:rsidP="008C6227">
            <w:pPr>
              <w:pStyle w:val="Prrafodelista"/>
              <w:numPr>
                <w:ilvl w:val="0"/>
                <w:numId w:val="114"/>
              </w:numPr>
              <w:ind w:left="355"/>
              <w:rPr>
                <w:rFonts w:ascii="Arial Narrow" w:hAnsi="Arial Narrow"/>
                <w:bCs/>
                <w:sz w:val="20"/>
                <w:szCs w:val="20"/>
                <w:lang w:val="es-PE" w:eastAsia="es-PE"/>
              </w:rPr>
            </w:pPr>
            <w:r>
              <w:rPr>
                <w:rFonts w:ascii="Arial Narrow" w:hAnsi="Arial Narrow"/>
                <w:bCs/>
                <w:sz w:val="20"/>
                <w:szCs w:val="20"/>
                <w:lang w:val="es-PE" w:eastAsia="es-PE"/>
              </w:rPr>
              <w:t>Al hacer click en el botón “Salir” se debe abandonar la opción de consulta.</w:t>
            </w:r>
          </w:p>
        </w:tc>
        <w:tc>
          <w:tcPr>
            <w:tcW w:w="1134" w:type="dxa"/>
            <w:gridSpan w:val="2"/>
            <w:shd w:val="clear" w:color="auto" w:fill="auto"/>
          </w:tcPr>
          <w:p w14:paraId="15B77785" w14:textId="77777777" w:rsidR="00E87D62" w:rsidRPr="00752A5B" w:rsidRDefault="00E87D62" w:rsidP="008C6227">
            <w:pPr>
              <w:pStyle w:val="Textodeglobo"/>
              <w:spacing w:before="40" w:after="40"/>
              <w:jc w:val="center"/>
              <w:rPr>
                <w:rFonts w:ascii="Arial Narrow" w:hAnsi="Arial Narrow" w:cs="Arial Narrow"/>
                <w:sz w:val="20"/>
                <w:szCs w:val="20"/>
                <w:lang w:eastAsia="es-ES"/>
              </w:rPr>
            </w:pPr>
          </w:p>
        </w:tc>
        <w:tc>
          <w:tcPr>
            <w:tcW w:w="851" w:type="dxa"/>
            <w:shd w:val="clear" w:color="auto" w:fill="auto"/>
          </w:tcPr>
          <w:p w14:paraId="15B77786" w14:textId="77777777" w:rsidR="00E87D62" w:rsidRPr="00752A5B" w:rsidRDefault="00E87D62" w:rsidP="008C6227">
            <w:pPr>
              <w:pStyle w:val="Textodeglobo"/>
              <w:spacing w:before="40" w:after="40"/>
              <w:jc w:val="left"/>
              <w:rPr>
                <w:rFonts w:ascii="Arial Narrow" w:hAnsi="Arial Narrow" w:cs="Arial Narrow"/>
                <w:sz w:val="20"/>
                <w:szCs w:val="20"/>
                <w:lang w:eastAsia="es-ES"/>
              </w:rPr>
            </w:pPr>
          </w:p>
        </w:tc>
      </w:tr>
      <w:tr w:rsidR="003D28D8" w:rsidRPr="00752A5B" w14:paraId="15B7779B" w14:textId="77777777" w:rsidTr="001025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vAlign w:val="center"/>
          </w:tcPr>
          <w:p w14:paraId="15B77788" w14:textId="77777777" w:rsidR="003D28D8" w:rsidRPr="00752A5B" w:rsidRDefault="003D28D8" w:rsidP="008C6227">
            <w:pPr>
              <w:pStyle w:val="Textodeglobo"/>
              <w:spacing w:before="40" w:after="40"/>
              <w:jc w:val="center"/>
              <w:rPr>
                <w:rFonts w:ascii="Arial Narrow" w:hAnsi="Arial Narrow" w:cs="Arial Narrow"/>
                <w:sz w:val="20"/>
                <w:szCs w:val="20"/>
                <w:lang w:eastAsia="es-ES"/>
              </w:rPr>
            </w:pPr>
            <w:r w:rsidRPr="00752A5B">
              <w:rPr>
                <w:rFonts w:ascii="Arial Narrow" w:hAnsi="Arial Narrow" w:cs="Arial Narrow"/>
                <w:sz w:val="20"/>
                <w:szCs w:val="20"/>
                <w:lang w:eastAsia="es-ES"/>
              </w:rPr>
              <w:t>RF</w:t>
            </w:r>
            <w:r>
              <w:rPr>
                <w:rFonts w:ascii="Arial Narrow" w:hAnsi="Arial Narrow" w:cs="Arial Narrow"/>
                <w:sz w:val="20"/>
                <w:szCs w:val="20"/>
                <w:lang w:eastAsia="es-ES"/>
              </w:rPr>
              <w:t>13</w:t>
            </w:r>
          </w:p>
        </w:tc>
        <w:tc>
          <w:tcPr>
            <w:tcW w:w="1418" w:type="dxa"/>
            <w:gridSpan w:val="2"/>
            <w:shd w:val="clear" w:color="auto" w:fill="auto"/>
            <w:vAlign w:val="center"/>
          </w:tcPr>
          <w:p w14:paraId="15B77789" w14:textId="77777777" w:rsidR="003D28D8" w:rsidRPr="00BA0B93" w:rsidRDefault="003D28D8" w:rsidP="008C6227">
            <w:pPr>
              <w:jc w:val="left"/>
              <w:rPr>
                <w:rFonts w:ascii="Arial Narrow" w:hAnsi="Arial Narrow" w:cs="Arial"/>
                <w:sz w:val="20"/>
                <w:szCs w:val="20"/>
              </w:rPr>
            </w:pPr>
            <w:r>
              <w:rPr>
                <w:rFonts w:ascii="Arial Narrow" w:hAnsi="Arial Narrow" w:cs="Arial"/>
                <w:sz w:val="20"/>
                <w:szCs w:val="20"/>
              </w:rPr>
              <w:t>Consulta de Gestión: Envíos Seleccionados</w:t>
            </w:r>
          </w:p>
        </w:tc>
        <w:tc>
          <w:tcPr>
            <w:tcW w:w="4677" w:type="dxa"/>
            <w:gridSpan w:val="6"/>
            <w:shd w:val="clear" w:color="auto" w:fill="auto"/>
          </w:tcPr>
          <w:p w14:paraId="15B7778A" w14:textId="77777777" w:rsidR="003D28D8" w:rsidRDefault="003D28D8" w:rsidP="008C6227">
            <w:pPr>
              <w:rPr>
                <w:rFonts w:ascii="Arial Narrow" w:hAnsi="Arial Narrow"/>
                <w:bCs/>
                <w:sz w:val="20"/>
                <w:szCs w:val="20"/>
                <w:lang w:val="es-PE" w:eastAsia="es-PE"/>
              </w:rPr>
            </w:pPr>
            <w:r>
              <w:rPr>
                <w:rFonts w:ascii="Arial Narrow" w:hAnsi="Arial Narrow"/>
                <w:bCs/>
                <w:sz w:val="20"/>
                <w:szCs w:val="20"/>
                <w:lang w:val="es-PE" w:eastAsia="es-PE"/>
              </w:rPr>
              <w:t xml:space="preserve">En el </w:t>
            </w:r>
            <w:r w:rsidR="00685D1D">
              <w:rPr>
                <w:rFonts w:ascii="Arial Narrow" w:hAnsi="Arial Narrow"/>
                <w:bCs/>
                <w:sz w:val="20"/>
                <w:szCs w:val="20"/>
                <w:lang w:val="es-PE" w:eastAsia="es-PE"/>
              </w:rPr>
              <w:t>Portal del Funcionario Aduanero</w:t>
            </w:r>
            <w:r>
              <w:rPr>
                <w:rFonts w:ascii="Arial Narrow" w:hAnsi="Arial Narrow"/>
                <w:bCs/>
                <w:sz w:val="20"/>
                <w:szCs w:val="20"/>
                <w:lang w:val="es-PE" w:eastAsia="es-PE"/>
              </w:rPr>
              <w:t xml:space="preserve">, se debe implementar la Consulta de </w:t>
            </w:r>
            <w:r w:rsidR="00292CC0">
              <w:rPr>
                <w:rFonts w:ascii="Arial Narrow" w:hAnsi="Arial Narrow"/>
                <w:bCs/>
                <w:sz w:val="20"/>
                <w:szCs w:val="20"/>
                <w:lang w:val="es-PE" w:eastAsia="es-PE"/>
              </w:rPr>
              <w:t>Gestión Envíos Seleccionados</w:t>
            </w:r>
            <w:r>
              <w:rPr>
                <w:rFonts w:ascii="Arial Narrow" w:hAnsi="Arial Narrow"/>
                <w:bCs/>
                <w:sz w:val="20"/>
                <w:szCs w:val="20"/>
                <w:lang w:val="es-PE" w:eastAsia="es-PE"/>
              </w:rPr>
              <w:t>,  bajo las siguientes especificaciones:</w:t>
            </w:r>
          </w:p>
          <w:p w14:paraId="15B7778B" w14:textId="77777777" w:rsidR="003D28D8" w:rsidRDefault="003D28D8" w:rsidP="008C6227">
            <w:pPr>
              <w:pStyle w:val="Prrafodelista"/>
              <w:numPr>
                <w:ilvl w:val="0"/>
                <w:numId w:val="115"/>
              </w:numPr>
              <w:ind w:left="355"/>
              <w:rPr>
                <w:rFonts w:ascii="Arial Narrow" w:hAnsi="Arial Narrow"/>
                <w:bCs/>
                <w:sz w:val="20"/>
                <w:szCs w:val="20"/>
                <w:lang w:val="es-PE" w:eastAsia="es-PE"/>
              </w:rPr>
            </w:pPr>
            <w:r>
              <w:rPr>
                <w:rFonts w:ascii="Arial Narrow" w:hAnsi="Arial Narrow"/>
                <w:bCs/>
                <w:sz w:val="20"/>
                <w:szCs w:val="20"/>
                <w:lang w:val="es-PE" w:eastAsia="es-PE"/>
              </w:rPr>
              <w:t>Al ingresar a la opción el sistema deberá mostrar una pantalla que permita ingresar un rango de fechas correspondiente a la fecha de numeración de la DEP, debiendo permitir consultar por un rango de hasta 5 años.</w:t>
            </w:r>
          </w:p>
          <w:p w14:paraId="15B7778C" w14:textId="77777777" w:rsidR="003D28D8" w:rsidRDefault="003D28D8" w:rsidP="008C6227">
            <w:pPr>
              <w:pStyle w:val="Prrafodelista"/>
              <w:numPr>
                <w:ilvl w:val="0"/>
                <w:numId w:val="115"/>
              </w:numPr>
              <w:ind w:left="355"/>
              <w:rPr>
                <w:rFonts w:ascii="Arial Narrow" w:hAnsi="Arial Narrow"/>
                <w:bCs/>
                <w:sz w:val="20"/>
                <w:szCs w:val="20"/>
                <w:lang w:val="es-PE" w:eastAsia="es-PE"/>
              </w:rPr>
            </w:pPr>
            <w:r>
              <w:rPr>
                <w:rFonts w:ascii="Arial Narrow" w:hAnsi="Arial Narrow"/>
                <w:bCs/>
                <w:sz w:val="20"/>
                <w:szCs w:val="20"/>
                <w:lang w:val="es-PE" w:eastAsia="es-PE"/>
              </w:rPr>
              <w:t>Debe mostrar los botones “Consultar” y “Salir”.</w:t>
            </w:r>
          </w:p>
          <w:p w14:paraId="15B7778D" w14:textId="77777777" w:rsidR="003D28D8" w:rsidRDefault="003D28D8" w:rsidP="008C6227">
            <w:pPr>
              <w:pStyle w:val="Prrafodelista"/>
              <w:numPr>
                <w:ilvl w:val="0"/>
                <w:numId w:val="115"/>
              </w:numPr>
              <w:ind w:left="355"/>
              <w:rPr>
                <w:rFonts w:ascii="Arial Narrow" w:hAnsi="Arial Narrow"/>
                <w:bCs/>
                <w:sz w:val="20"/>
                <w:szCs w:val="20"/>
                <w:lang w:val="es-PE" w:eastAsia="es-PE"/>
              </w:rPr>
            </w:pPr>
            <w:r>
              <w:rPr>
                <w:rFonts w:ascii="Arial Narrow" w:hAnsi="Arial Narrow"/>
                <w:bCs/>
                <w:sz w:val="20"/>
                <w:szCs w:val="20"/>
                <w:lang w:val="es-PE" w:eastAsia="es-PE"/>
              </w:rPr>
              <w:t>Al hacer click en el botón “Consultar”, el sistema deberá verificar que se haya ingresado fecha de inicio y fecha de fin, que la fecha de fin sea mayor o igual a la fecha de inicio y que ambas fechas no sean mayores a la fecha del día.</w:t>
            </w:r>
          </w:p>
          <w:p w14:paraId="15B7778E" w14:textId="77777777" w:rsidR="003D28D8" w:rsidRDefault="003D28D8" w:rsidP="008C6227">
            <w:pPr>
              <w:pStyle w:val="Prrafodelista"/>
              <w:numPr>
                <w:ilvl w:val="0"/>
                <w:numId w:val="115"/>
              </w:numPr>
              <w:ind w:left="355"/>
              <w:rPr>
                <w:rFonts w:ascii="Arial Narrow" w:hAnsi="Arial Narrow"/>
                <w:bCs/>
                <w:sz w:val="20"/>
                <w:szCs w:val="20"/>
                <w:lang w:val="es-PE" w:eastAsia="es-PE"/>
              </w:rPr>
            </w:pPr>
            <w:r>
              <w:rPr>
                <w:rFonts w:ascii="Arial Narrow" w:hAnsi="Arial Narrow"/>
                <w:bCs/>
                <w:sz w:val="20"/>
                <w:szCs w:val="20"/>
                <w:lang w:val="es-PE" w:eastAsia="es-PE"/>
              </w:rPr>
              <w:t>Cumplidas las validaciones, el sistema debe seleccionar los documentos postales de origen que correspondan a DEPs numeradas en el rango de fechas ingresado y agruparlas para mostrar como resultado de la consulta los siguientes datos:</w:t>
            </w:r>
          </w:p>
          <w:p w14:paraId="15B7778F" w14:textId="77777777" w:rsidR="003D28D8" w:rsidRDefault="003D28D8"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 xml:space="preserve">Cantidad </w:t>
            </w:r>
            <w:r w:rsidR="0077165C">
              <w:rPr>
                <w:rFonts w:ascii="Arial Narrow" w:hAnsi="Arial Narrow"/>
                <w:bCs/>
                <w:sz w:val="20"/>
                <w:szCs w:val="20"/>
                <w:lang w:val="es-PE" w:eastAsia="es-PE"/>
              </w:rPr>
              <w:t>de documentos postales de origen</w:t>
            </w:r>
          </w:p>
          <w:p w14:paraId="15B77790" w14:textId="77777777" w:rsidR="0077165C" w:rsidRDefault="0077165C"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Cantidad de documentos postales de origen seleccionados</w:t>
            </w:r>
          </w:p>
          <w:p w14:paraId="15B77791" w14:textId="77777777" w:rsidR="0077165C" w:rsidRDefault="0077165C"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Cantidad de documentos postales de origen con alerta</w:t>
            </w:r>
          </w:p>
          <w:p w14:paraId="15B77792" w14:textId="77777777" w:rsidR="0077165C" w:rsidRDefault="0077165C"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Cantidad de documentos postales de origen pendientes de conciliación</w:t>
            </w:r>
          </w:p>
          <w:p w14:paraId="15B77793" w14:textId="77777777" w:rsidR="0077165C" w:rsidRDefault="0077165C"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Cantidad de documentos postales de origen conciliados dentro del plazo</w:t>
            </w:r>
          </w:p>
          <w:p w14:paraId="15B77794" w14:textId="77777777" w:rsidR="0077165C" w:rsidRDefault="0077165C"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Cantidad de documentos postales de origen no conciliados</w:t>
            </w:r>
          </w:p>
          <w:p w14:paraId="15B77795" w14:textId="77777777" w:rsidR="0077165C" w:rsidRDefault="0077165C"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Cantidad de documentos postales de origen conciliados fuera de plazo.</w:t>
            </w:r>
          </w:p>
          <w:p w14:paraId="15B77796" w14:textId="77777777" w:rsidR="003D28D8" w:rsidRDefault="003D28D8" w:rsidP="008C6227">
            <w:pPr>
              <w:pStyle w:val="Prrafodelista"/>
              <w:numPr>
                <w:ilvl w:val="0"/>
                <w:numId w:val="115"/>
              </w:numPr>
              <w:ind w:left="355"/>
              <w:rPr>
                <w:rFonts w:ascii="Arial Narrow" w:hAnsi="Arial Narrow"/>
                <w:bCs/>
                <w:sz w:val="20"/>
                <w:szCs w:val="20"/>
                <w:lang w:val="es-PE" w:eastAsia="es-PE"/>
              </w:rPr>
            </w:pPr>
            <w:r>
              <w:rPr>
                <w:rFonts w:ascii="Arial Narrow" w:hAnsi="Arial Narrow"/>
                <w:bCs/>
                <w:sz w:val="20"/>
                <w:szCs w:val="20"/>
                <w:lang w:val="es-PE" w:eastAsia="es-PE"/>
              </w:rPr>
              <w:t>El sistema debe permitir exportar el resultado de la consulta a un archivo Excel o PDF.</w:t>
            </w:r>
          </w:p>
          <w:p w14:paraId="15B77797" w14:textId="77777777" w:rsidR="009066A0" w:rsidRDefault="009066A0" w:rsidP="008C6227">
            <w:pPr>
              <w:pStyle w:val="Prrafodelista"/>
              <w:numPr>
                <w:ilvl w:val="0"/>
                <w:numId w:val="115"/>
              </w:numPr>
              <w:ind w:left="355"/>
              <w:rPr>
                <w:rFonts w:ascii="Arial Narrow" w:hAnsi="Arial Narrow"/>
                <w:bCs/>
                <w:sz w:val="20"/>
                <w:szCs w:val="20"/>
                <w:lang w:val="es-PE" w:eastAsia="es-PE"/>
              </w:rPr>
            </w:pPr>
            <w:r>
              <w:rPr>
                <w:rFonts w:ascii="Arial Narrow" w:hAnsi="Arial Narrow"/>
                <w:bCs/>
                <w:sz w:val="20"/>
                <w:szCs w:val="20"/>
                <w:lang w:val="es-PE" w:eastAsia="es-PE"/>
              </w:rPr>
              <w:t>Al hacer click en el botón “Salir” se debe abandonar la opción de consulta.</w:t>
            </w:r>
          </w:p>
          <w:p w14:paraId="15B77798" w14:textId="77777777" w:rsidR="003D28D8" w:rsidRPr="003D28D8" w:rsidRDefault="003D28D8" w:rsidP="008C6227">
            <w:pPr>
              <w:contextualSpacing/>
              <w:jc w:val="left"/>
              <w:rPr>
                <w:rFonts w:ascii="Arial Narrow" w:hAnsi="Arial Narrow" w:cs="Arial"/>
                <w:sz w:val="20"/>
                <w:szCs w:val="20"/>
                <w:lang w:val="es-PE"/>
              </w:rPr>
            </w:pPr>
          </w:p>
        </w:tc>
        <w:tc>
          <w:tcPr>
            <w:tcW w:w="1134" w:type="dxa"/>
            <w:gridSpan w:val="2"/>
            <w:shd w:val="clear" w:color="auto" w:fill="auto"/>
          </w:tcPr>
          <w:p w14:paraId="15B77799" w14:textId="77777777" w:rsidR="003D28D8" w:rsidRPr="00752A5B" w:rsidRDefault="003D28D8" w:rsidP="008C6227">
            <w:pPr>
              <w:pStyle w:val="Textodeglobo"/>
              <w:spacing w:before="40" w:after="40"/>
              <w:jc w:val="center"/>
              <w:rPr>
                <w:rFonts w:ascii="Arial Narrow" w:hAnsi="Arial Narrow" w:cs="Arial Narrow"/>
                <w:sz w:val="20"/>
                <w:szCs w:val="20"/>
                <w:lang w:eastAsia="es-ES"/>
              </w:rPr>
            </w:pPr>
          </w:p>
        </w:tc>
        <w:tc>
          <w:tcPr>
            <w:tcW w:w="851" w:type="dxa"/>
            <w:shd w:val="clear" w:color="auto" w:fill="auto"/>
          </w:tcPr>
          <w:p w14:paraId="15B7779A" w14:textId="77777777" w:rsidR="003D28D8" w:rsidRPr="00752A5B" w:rsidRDefault="003D28D8" w:rsidP="008C6227">
            <w:pPr>
              <w:pStyle w:val="Textodeglobo"/>
              <w:spacing w:before="40" w:after="40"/>
              <w:jc w:val="left"/>
              <w:rPr>
                <w:rFonts w:ascii="Arial Narrow" w:hAnsi="Arial Narrow" w:cs="Arial Narrow"/>
                <w:sz w:val="20"/>
                <w:szCs w:val="20"/>
                <w:lang w:eastAsia="es-ES"/>
              </w:rPr>
            </w:pPr>
          </w:p>
        </w:tc>
      </w:tr>
      <w:tr w:rsidR="003D28D8" w:rsidRPr="00752A5B" w14:paraId="15B777AA" w14:textId="77777777" w:rsidTr="001025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vAlign w:val="center"/>
          </w:tcPr>
          <w:p w14:paraId="15B7779C" w14:textId="77777777" w:rsidR="003D28D8" w:rsidRPr="00752A5B" w:rsidRDefault="003D28D8" w:rsidP="008C6227">
            <w:pPr>
              <w:pStyle w:val="Textodeglobo"/>
              <w:spacing w:before="40" w:after="40"/>
              <w:jc w:val="center"/>
              <w:rPr>
                <w:rFonts w:ascii="Arial Narrow" w:hAnsi="Arial Narrow" w:cs="Arial Narrow"/>
                <w:sz w:val="20"/>
                <w:szCs w:val="20"/>
                <w:lang w:eastAsia="es-ES"/>
              </w:rPr>
            </w:pPr>
            <w:r w:rsidRPr="00752A5B">
              <w:rPr>
                <w:rFonts w:ascii="Arial Narrow" w:hAnsi="Arial Narrow" w:cs="Arial Narrow"/>
                <w:sz w:val="20"/>
                <w:szCs w:val="20"/>
                <w:lang w:eastAsia="es-ES"/>
              </w:rPr>
              <w:t>RF</w:t>
            </w:r>
            <w:r>
              <w:rPr>
                <w:rFonts w:ascii="Arial Narrow" w:hAnsi="Arial Narrow" w:cs="Arial Narrow"/>
                <w:sz w:val="20"/>
                <w:szCs w:val="20"/>
                <w:lang w:eastAsia="es-ES"/>
              </w:rPr>
              <w:t>14</w:t>
            </w:r>
          </w:p>
        </w:tc>
        <w:tc>
          <w:tcPr>
            <w:tcW w:w="1418" w:type="dxa"/>
            <w:gridSpan w:val="2"/>
            <w:shd w:val="clear" w:color="auto" w:fill="auto"/>
            <w:vAlign w:val="center"/>
          </w:tcPr>
          <w:p w14:paraId="15B7779D" w14:textId="77777777" w:rsidR="003D28D8" w:rsidRPr="00BA0B93" w:rsidRDefault="003D28D8" w:rsidP="008C6227">
            <w:pPr>
              <w:jc w:val="left"/>
              <w:rPr>
                <w:rFonts w:ascii="Arial Narrow" w:hAnsi="Arial Narrow" w:cs="Arial"/>
                <w:sz w:val="20"/>
                <w:szCs w:val="20"/>
              </w:rPr>
            </w:pPr>
            <w:r>
              <w:rPr>
                <w:rFonts w:ascii="Arial Narrow" w:hAnsi="Arial Narrow" w:cs="Arial"/>
                <w:sz w:val="20"/>
                <w:szCs w:val="20"/>
              </w:rPr>
              <w:t>Consulta de Gestión: DEP</w:t>
            </w:r>
            <w:r w:rsidRPr="00BA0B93">
              <w:rPr>
                <w:rFonts w:ascii="Arial Narrow" w:hAnsi="Arial Narrow" w:cs="Arial"/>
                <w:sz w:val="20"/>
                <w:szCs w:val="20"/>
              </w:rPr>
              <w:t xml:space="preserve"> </w:t>
            </w:r>
            <w:r>
              <w:rPr>
                <w:rFonts w:ascii="Arial Narrow" w:hAnsi="Arial Narrow" w:cs="Arial"/>
                <w:sz w:val="20"/>
                <w:szCs w:val="20"/>
              </w:rPr>
              <w:t>Numerados</w:t>
            </w:r>
          </w:p>
        </w:tc>
        <w:tc>
          <w:tcPr>
            <w:tcW w:w="4677" w:type="dxa"/>
            <w:gridSpan w:val="6"/>
            <w:shd w:val="clear" w:color="auto" w:fill="auto"/>
          </w:tcPr>
          <w:p w14:paraId="15B7779E" w14:textId="77777777" w:rsidR="00FC2674" w:rsidRDefault="00FC2674" w:rsidP="008C6227">
            <w:pPr>
              <w:rPr>
                <w:rFonts w:ascii="Arial Narrow" w:hAnsi="Arial Narrow"/>
                <w:bCs/>
                <w:sz w:val="20"/>
                <w:szCs w:val="20"/>
                <w:lang w:val="es-PE" w:eastAsia="es-PE"/>
              </w:rPr>
            </w:pPr>
            <w:r>
              <w:rPr>
                <w:rFonts w:ascii="Arial Narrow" w:hAnsi="Arial Narrow"/>
                <w:bCs/>
                <w:sz w:val="20"/>
                <w:szCs w:val="20"/>
                <w:lang w:val="es-PE" w:eastAsia="es-PE"/>
              </w:rPr>
              <w:t xml:space="preserve">En el </w:t>
            </w:r>
            <w:r w:rsidR="00685D1D">
              <w:rPr>
                <w:rFonts w:ascii="Arial Narrow" w:hAnsi="Arial Narrow"/>
                <w:bCs/>
                <w:sz w:val="20"/>
                <w:szCs w:val="20"/>
                <w:lang w:val="es-PE" w:eastAsia="es-PE"/>
              </w:rPr>
              <w:t>Portal del Funcionario Aduanero</w:t>
            </w:r>
            <w:r>
              <w:rPr>
                <w:rFonts w:ascii="Arial Narrow" w:hAnsi="Arial Narrow"/>
                <w:bCs/>
                <w:sz w:val="20"/>
                <w:szCs w:val="20"/>
                <w:lang w:val="es-PE" w:eastAsia="es-PE"/>
              </w:rPr>
              <w:t xml:space="preserve">, se debe implementar la Consulta de </w:t>
            </w:r>
            <w:r w:rsidR="00292CC0">
              <w:rPr>
                <w:rFonts w:ascii="Arial Narrow" w:hAnsi="Arial Narrow"/>
                <w:bCs/>
                <w:sz w:val="20"/>
                <w:szCs w:val="20"/>
                <w:lang w:val="es-PE" w:eastAsia="es-PE"/>
              </w:rPr>
              <w:t>Gestión DEP Numeradas</w:t>
            </w:r>
            <w:r>
              <w:rPr>
                <w:rFonts w:ascii="Arial Narrow" w:hAnsi="Arial Narrow"/>
                <w:bCs/>
                <w:sz w:val="20"/>
                <w:szCs w:val="20"/>
                <w:lang w:val="es-PE" w:eastAsia="es-PE"/>
              </w:rPr>
              <w:t>,  bajo las siguientes especificaciones:</w:t>
            </w:r>
          </w:p>
          <w:p w14:paraId="15B7779F" w14:textId="77777777" w:rsidR="00FC2674" w:rsidRDefault="00FC2674" w:rsidP="008C6227">
            <w:pPr>
              <w:pStyle w:val="Prrafodelista"/>
              <w:numPr>
                <w:ilvl w:val="0"/>
                <w:numId w:val="116"/>
              </w:numPr>
              <w:ind w:left="355"/>
              <w:rPr>
                <w:rFonts w:ascii="Arial Narrow" w:hAnsi="Arial Narrow"/>
                <w:bCs/>
                <w:sz w:val="20"/>
                <w:szCs w:val="20"/>
                <w:lang w:val="es-PE" w:eastAsia="es-PE"/>
              </w:rPr>
            </w:pPr>
            <w:r>
              <w:rPr>
                <w:rFonts w:ascii="Arial Narrow" w:hAnsi="Arial Narrow"/>
                <w:bCs/>
                <w:sz w:val="20"/>
                <w:szCs w:val="20"/>
                <w:lang w:val="es-PE" w:eastAsia="es-PE"/>
              </w:rPr>
              <w:t>Al ingresar a la opción el sistema deberá mostrar una pantalla que permita ingresar un rango de fechas correspondiente a la fecha de numeración de la DEP, debiendo permitir consultar por un rango de hasta 5 años.</w:t>
            </w:r>
          </w:p>
          <w:p w14:paraId="15B777A0" w14:textId="77777777" w:rsidR="00FC2674" w:rsidRDefault="00FC2674" w:rsidP="008C6227">
            <w:pPr>
              <w:pStyle w:val="Prrafodelista"/>
              <w:numPr>
                <w:ilvl w:val="0"/>
                <w:numId w:val="116"/>
              </w:numPr>
              <w:ind w:left="355"/>
              <w:rPr>
                <w:rFonts w:ascii="Arial Narrow" w:hAnsi="Arial Narrow"/>
                <w:bCs/>
                <w:sz w:val="20"/>
                <w:szCs w:val="20"/>
                <w:lang w:val="es-PE" w:eastAsia="es-PE"/>
              </w:rPr>
            </w:pPr>
            <w:r>
              <w:rPr>
                <w:rFonts w:ascii="Arial Narrow" w:hAnsi="Arial Narrow"/>
                <w:bCs/>
                <w:sz w:val="20"/>
                <w:szCs w:val="20"/>
                <w:lang w:val="es-PE" w:eastAsia="es-PE"/>
              </w:rPr>
              <w:t>Debe mostrar los botones “Consultar” y “Salir”.</w:t>
            </w:r>
          </w:p>
          <w:p w14:paraId="15B777A1" w14:textId="77777777" w:rsidR="00FC2674" w:rsidRDefault="00FC2674" w:rsidP="008C6227">
            <w:pPr>
              <w:pStyle w:val="Prrafodelista"/>
              <w:numPr>
                <w:ilvl w:val="0"/>
                <w:numId w:val="116"/>
              </w:numPr>
              <w:ind w:left="355"/>
              <w:rPr>
                <w:rFonts w:ascii="Arial Narrow" w:hAnsi="Arial Narrow"/>
                <w:bCs/>
                <w:sz w:val="20"/>
                <w:szCs w:val="20"/>
                <w:lang w:val="es-PE" w:eastAsia="es-PE"/>
              </w:rPr>
            </w:pPr>
            <w:r>
              <w:rPr>
                <w:rFonts w:ascii="Arial Narrow" w:hAnsi="Arial Narrow"/>
                <w:bCs/>
                <w:sz w:val="20"/>
                <w:szCs w:val="20"/>
                <w:lang w:val="es-PE" w:eastAsia="es-PE"/>
              </w:rPr>
              <w:t>Al hacer click en el botón “Consultar”, el sistema deberá verificar que se haya ingresado fecha de inicio y fecha de fin, que la fecha de fin sea mayor o igual a la fecha de inicio y que ambas fechas no sean mayores a la fecha del día.</w:t>
            </w:r>
          </w:p>
          <w:p w14:paraId="15B777A2" w14:textId="77777777" w:rsidR="00FC2674" w:rsidRDefault="00FC2674" w:rsidP="008C6227">
            <w:pPr>
              <w:pStyle w:val="Prrafodelista"/>
              <w:numPr>
                <w:ilvl w:val="0"/>
                <w:numId w:val="116"/>
              </w:numPr>
              <w:ind w:left="355"/>
              <w:rPr>
                <w:rFonts w:ascii="Arial Narrow" w:hAnsi="Arial Narrow"/>
                <w:bCs/>
                <w:sz w:val="20"/>
                <w:szCs w:val="20"/>
                <w:lang w:val="es-PE" w:eastAsia="es-PE"/>
              </w:rPr>
            </w:pPr>
            <w:r>
              <w:rPr>
                <w:rFonts w:ascii="Arial Narrow" w:hAnsi="Arial Narrow"/>
                <w:bCs/>
                <w:sz w:val="20"/>
                <w:szCs w:val="20"/>
                <w:lang w:val="es-PE" w:eastAsia="es-PE"/>
              </w:rPr>
              <w:t>Cumplidas las validaciones, el sistema debe seleccionar los DEPs numeradas en el rango de fechas ingresado y agruparlas para mostrar como resultado de la consulta los siguientes datos:</w:t>
            </w:r>
          </w:p>
          <w:p w14:paraId="15B777A3" w14:textId="77777777" w:rsidR="00FC2674" w:rsidRDefault="00FC2674"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Cantidad de DEPs numerados (por tipo de transporte)</w:t>
            </w:r>
          </w:p>
          <w:p w14:paraId="15B777A4" w14:textId="77777777" w:rsidR="00C26C04" w:rsidRDefault="00C26C04"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Cantidad de DEP con transmisión de detalle dentro del plazo</w:t>
            </w:r>
          </w:p>
          <w:p w14:paraId="15B777A5" w14:textId="77777777" w:rsidR="00FC2674" w:rsidRDefault="00C26C04"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Cantidad de DEP con transmisión de detalle fuera de plazo</w:t>
            </w:r>
          </w:p>
          <w:p w14:paraId="15B777A6" w14:textId="77777777" w:rsidR="00FC2674" w:rsidRDefault="00FC2674" w:rsidP="008C6227">
            <w:pPr>
              <w:pStyle w:val="Prrafodelista"/>
              <w:numPr>
                <w:ilvl w:val="0"/>
                <w:numId w:val="116"/>
              </w:numPr>
              <w:ind w:left="355"/>
              <w:rPr>
                <w:rFonts w:ascii="Arial Narrow" w:hAnsi="Arial Narrow"/>
                <w:bCs/>
                <w:sz w:val="20"/>
                <w:szCs w:val="20"/>
                <w:lang w:val="es-PE" w:eastAsia="es-PE"/>
              </w:rPr>
            </w:pPr>
            <w:r>
              <w:rPr>
                <w:rFonts w:ascii="Arial Narrow" w:hAnsi="Arial Narrow"/>
                <w:bCs/>
                <w:sz w:val="20"/>
                <w:szCs w:val="20"/>
                <w:lang w:val="es-PE" w:eastAsia="es-PE"/>
              </w:rPr>
              <w:t>El sistema debe permitir exportar el resultado de la consulta a un archivo Excel o PDF.</w:t>
            </w:r>
          </w:p>
          <w:p w14:paraId="15B777A7" w14:textId="77777777" w:rsidR="003D28D8" w:rsidRPr="00FC2674" w:rsidRDefault="00FC2674" w:rsidP="008C6227">
            <w:pPr>
              <w:pStyle w:val="Prrafodelista"/>
              <w:numPr>
                <w:ilvl w:val="0"/>
                <w:numId w:val="116"/>
              </w:numPr>
              <w:ind w:left="355"/>
              <w:rPr>
                <w:rFonts w:ascii="Arial Narrow" w:hAnsi="Arial Narrow"/>
                <w:bCs/>
                <w:sz w:val="20"/>
                <w:szCs w:val="20"/>
                <w:lang w:val="es-PE" w:eastAsia="es-PE"/>
              </w:rPr>
            </w:pPr>
            <w:r>
              <w:rPr>
                <w:rFonts w:ascii="Arial Narrow" w:hAnsi="Arial Narrow"/>
                <w:bCs/>
                <w:sz w:val="20"/>
                <w:szCs w:val="20"/>
                <w:lang w:val="es-PE" w:eastAsia="es-PE"/>
              </w:rPr>
              <w:t>Al hacer click en el botón “Salir” se debe abandonar la opción de consulta.</w:t>
            </w:r>
          </w:p>
        </w:tc>
        <w:tc>
          <w:tcPr>
            <w:tcW w:w="1134" w:type="dxa"/>
            <w:gridSpan w:val="2"/>
            <w:shd w:val="clear" w:color="auto" w:fill="auto"/>
          </w:tcPr>
          <w:p w14:paraId="15B777A8" w14:textId="77777777" w:rsidR="003D28D8" w:rsidRPr="00752A5B" w:rsidRDefault="003D28D8" w:rsidP="008C6227">
            <w:pPr>
              <w:pStyle w:val="Textodeglobo"/>
              <w:spacing w:before="40" w:after="40"/>
              <w:jc w:val="center"/>
              <w:rPr>
                <w:rFonts w:ascii="Arial Narrow" w:hAnsi="Arial Narrow" w:cs="Arial Narrow"/>
                <w:sz w:val="20"/>
                <w:szCs w:val="20"/>
                <w:lang w:eastAsia="es-ES"/>
              </w:rPr>
            </w:pPr>
          </w:p>
        </w:tc>
        <w:tc>
          <w:tcPr>
            <w:tcW w:w="851" w:type="dxa"/>
            <w:shd w:val="clear" w:color="auto" w:fill="auto"/>
          </w:tcPr>
          <w:p w14:paraId="15B777A9" w14:textId="77777777" w:rsidR="003D28D8" w:rsidRPr="00752A5B" w:rsidRDefault="003D28D8" w:rsidP="008C6227">
            <w:pPr>
              <w:pStyle w:val="Textodeglobo"/>
              <w:spacing w:before="40" w:after="40"/>
              <w:jc w:val="left"/>
              <w:rPr>
                <w:rFonts w:ascii="Arial Narrow" w:hAnsi="Arial Narrow" w:cs="Arial Narrow"/>
                <w:sz w:val="20"/>
                <w:szCs w:val="20"/>
                <w:lang w:eastAsia="es-ES"/>
              </w:rPr>
            </w:pPr>
          </w:p>
        </w:tc>
      </w:tr>
      <w:tr w:rsidR="003D28D8" w:rsidRPr="00752A5B" w14:paraId="15B777BC" w14:textId="77777777" w:rsidTr="001025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vAlign w:val="center"/>
          </w:tcPr>
          <w:p w14:paraId="15B777AB" w14:textId="77777777" w:rsidR="003D28D8" w:rsidRPr="00752A5B" w:rsidRDefault="003D28D8" w:rsidP="008C6227">
            <w:pPr>
              <w:pStyle w:val="Textodeglobo"/>
              <w:spacing w:before="40" w:after="40"/>
              <w:jc w:val="center"/>
              <w:rPr>
                <w:rFonts w:ascii="Arial Narrow" w:hAnsi="Arial Narrow" w:cs="Arial Narrow"/>
                <w:sz w:val="20"/>
                <w:szCs w:val="20"/>
                <w:lang w:eastAsia="es-ES"/>
              </w:rPr>
            </w:pPr>
            <w:r w:rsidRPr="00752A5B">
              <w:rPr>
                <w:rFonts w:ascii="Arial Narrow" w:hAnsi="Arial Narrow" w:cs="Arial Narrow"/>
                <w:sz w:val="20"/>
                <w:szCs w:val="20"/>
                <w:lang w:eastAsia="es-ES"/>
              </w:rPr>
              <w:t>RF</w:t>
            </w:r>
            <w:r>
              <w:rPr>
                <w:rFonts w:ascii="Arial Narrow" w:hAnsi="Arial Narrow" w:cs="Arial Narrow"/>
                <w:sz w:val="20"/>
                <w:szCs w:val="20"/>
                <w:lang w:eastAsia="es-ES"/>
              </w:rPr>
              <w:t>15</w:t>
            </w:r>
          </w:p>
        </w:tc>
        <w:tc>
          <w:tcPr>
            <w:tcW w:w="1418" w:type="dxa"/>
            <w:gridSpan w:val="2"/>
            <w:shd w:val="clear" w:color="auto" w:fill="auto"/>
            <w:vAlign w:val="center"/>
          </w:tcPr>
          <w:p w14:paraId="15B777AC" w14:textId="77777777" w:rsidR="003D28D8" w:rsidRPr="00BA0B93" w:rsidRDefault="003D28D8" w:rsidP="008C6227">
            <w:pPr>
              <w:jc w:val="center"/>
              <w:rPr>
                <w:rFonts w:ascii="Arial Narrow" w:hAnsi="Arial Narrow" w:cs="Arial"/>
                <w:sz w:val="20"/>
                <w:szCs w:val="20"/>
              </w:rPr>
            </w:pPr>
            <w:r>
              <w:rPr>
                <w:rFonts w:ascii="Arial Narrow" w:hAnsi="Arial Narrow" w:cs="Arial"/>
                <w:sz w:val="20"/>
                <w:szCs w:val="20"/>
              </w:rPr>
              <w:t xml:space="preserve">Consulta de Gestión: </w:t>
            </w:r>
            <w:r w:rsidRPr="00BA0B93">
              <w:rPr>
                <w:rFonts w:ascii="Arial Narrow" w:hAnsi="Arial Narrow" w:cs="Arial"/>
                <w:sz w:val="20"/>
                <w:szCs w:val="20"/>
              </w:rPr>
              <w:t xml:space="preserve">DEP </w:t>
            </w:r>
            <w:r>
              <w:rPr>
                <w:rFonts w:ascii="Arial Narrow" w:hAnsi="Arial Narrow" w:cs="Arial"/>
                <w:sz w:val="20"/>
                <w:szCs w:val="20"/>
              </w:rPr>
              <w:t>– Tipo de Servicio</w:t>
            </w:r>
          </w:p>
        </w:tc>
        <w:tc>
          <w:tcPr>
            <w:tcW w:w="4677" w:type="dxa"/>
            <w:gridSpan w:val="6"/>
            <w:shd w:val="clear" w:color="auto" w:fill="auto"/>
          </w:tcPr>
          <w:p w14:paraId="15B777AD" w14:textId="77777777" w:rsidR="00C26C04" w:rsidRDefault="00C26C04" w:rsidP="008C6227">
            <w:pPr>
              <w:rPr>
                <w:rFonts w:ascii="Arial Narrow" w:hAnsi="Arial Narrow"/>
                <w:bCs/>
                <w:sz w:val="20"/>
                <w:szCs w:val="20"/>
                <w:lang w:val="es-PE" w:eastAsia="es-PE"/>
              </w:rPr>
            </w:pPr>
            <w:r>
              <w:rPr>
                <w:rFonts w:ascii="Arial Narrow" w:hAnsi="Arial Narrow"/>
                <w:bCs/>
                <w:sz w:val="20"/>
                <w:szCs w:val="20"/>
                <w:lang w:val="es-PE" w:eastAsia="es-PE"/>
              </w:rPr>
              <w:t xml:space="preserve">En el </w:t>
            </w:r>
            <w:r w:rsidR="00685D1D">
              <w:rPr>
                <w:rFonts w:ascii="Arial Narrow" w:hAnsi="Arial Narrow"/>
                <w:bCs/>
                <w:sz w:val="20"/>
                <w:szCs w:val="20"/>
                <w:lang w:val="es-PE" w:eastAsia="es-PE"/>
              </w:rPr>
              <w:t>Portal del Funcionario Aduanero</w:t>
            </w:r>
            <w:r>
              <w:rPr>
                <w:rFonts w:ascii="Arial Narrow" w:hAnsi="Arial Narrow"/>
                <w:bCs/>
                <w:sz w:val="20"/>
                <w:szCs w:val="20"/>
                <w:lang w:val="es-PE" w:eastAsia="es-PE"/>
              </w:rPr>
              <w:t>, se debe implementar la Consulta de Declaraciones por Funcionario Aduanero,  bajo las siguientes especificaciones:</w:t>
            </w:r>
          </w:p>
          <w:p w14:paraId="15B777AE" w14:textId="77777777" w:rsidR="00C26C04" w:rsidRDefault="00C26C04" w:rsidP="008C6227">
            <w:pPr>
              <w:pStyle w:val="Prrafodelista"/>
              <w:numPr>
                <w:ilvl w:val="0"/>
                <w:numId w:val="117"/>
              </w:numPr>
              <w:ind w:left="355"/>
              <w:rPr>
                <w:rFonts w:ascii="Arial Narrow" w:hAnsi="Arial Narrow"/>
                <w:bCs/>
                <w:sz w:val="20"/>
                <w:szCs w:val="20"/>
                <w:lang w:val="es-PE" w:eastAsia="es-PE"/>
              </w:rPr>
            </w:pPr>
            <w:r>
              <w:rPr>
                <w:rFonts w:ascii="Arial Narrow" w:hAnsi="Arial Narrow"/>
                <w:bCs/>
                <w:sz w:val="20"/>
                <w:szCs w:val="20"/>
                <w:lang w:val="es-PE" w:eastAsia="es-PE"/>
              </w:rPr>
              <w:t>Al ingresar a la opción el sistema deberá mostrar una pantalla que permita ingresar un rango de fechas correspondiente a la fecha de numeración de la DEP, debiendo permitir consultar por un rango de hasta 5 años.</w:t>
            </w:r>
          </w:p>
          <w:p w14:paraId="15B777AF" w14:textId="77777777" w:rsidR="00C26C04" w:rsidRDefault="00C26C04" w:rsidP="008C6227">
            <w:pPr>
              <w:pStyle w:val="Prrafodelista"/>
              <w:numPr>
                <w:ilvl w:val="0"/>
                <w:numId w:val="117"/>
              </w:numPr>
              <w:ind w:left="355"/>
              <w:rPr>
                <w:rFonts w:ascii="Arial Narrow" w:hAnsi="Arial Narrow"/>
                <w:bCs/>
                <w:sz w:val="20"/>
                <w:szCs w:val="20"/>
                <w:lang w:val="es-PE" w:eastAsia="es-PE"/>
              </w:rPr>
            </w:pPr>
            <w:r>
              <w:rPr>
                <w:rFonts w:ascii="Arial Narrow" w:hAnsi="Arial Narrow"/>
                <w:bCs/>
                <w:sz w:val="20"/>
                <w:szCs w:val="20"/>
                <w:lang w:val="es-PE" w:eastAsia="es-PE"/>
              </w:rPr>
              <w:t>Debe mostrar los botones “Consultar” y “Salir”.</w:t>
            </w:r>
          </w:p>
          <w:p w14:paraId="15B777B0" w14:textId="77777777" w:rsidR="00C26C04" w:rsidRDefault="00C26C04" w:rsidP="008C6227">
            <w:pPr>
              <w:pStyle w:val="Prrafodelista"/>
              <w:numPr>
                <w:ilvl w:val="0"/>
                <w:numId w:val="117"/>
              </w:numPr>
              <w:ind w:left="355"/>
              <w:rPr>
                <w:rFonts w:ascii="Arial Narrow" w:hAnsi="Arial Narrow"/>
                <w:bCs/>
                <w:sz w:val="20"/>
                <w:szCs w:val="20"/>
                <w:lang w:val="es-PE" w:eastAsia="es-PE"/>
              </w:rPr>
            </w:pPr>
            <w:r>
              <w:rPr>
                <w:rFonts w:ascii="Arial Narrow" w:hAnsi="Arial Narrow"/>
                <w:bCs/>
                <w:sz w:val="20"/>
                <w:szCs w:val="20"/>
                <w:lang w:val="es-PE" w:eastAsia="es-PE"/>
              </w:rPr>
              <w:t>Al hacer click en el botón “Consultar”, el sistema deberá verificar que se haya ingresado fecha de inicio y fecha de fin, que la fecha de fin sea mayor o igual a la fecha de inicio y que ambas fechas no sean mayores a la fecha del día.</w:t>
            </w:r>
          </w:p>
          <w:p w14:paraId="15B777B1" w14:textId="77777777" w:rsidR="00C26C04" w:rsidRDefault="00C26C04" w:rsidP="008C6227">
            <w:pPr>
              <w:pStyle w:val="Prrafodelista"/>
              <w:numPr>
                <w:ilvl w:val="0"/>
                <w:numId w:val="117"/>
              </w:numPr>
              <w:ind w:left="355"/>
              <w:rPr>
                <w:rFonts w:ascii="Arial Narrow" w:hAnsi="Arial Narrow"/>
                <w:bCs/>
                <w:sz w:val="20"/>
                <w:szCs w:val="20"/>
                <w:lang w:val="es-PE" w:eastAsia="es-PE"/>
              </w:rPr>
            </w:pPr>
            <w:r>
              <w:rPr>
                <w:rFonts w:ascii="Arial Narrow" w:hAnsi="Arial Narrow"/>
                <w:bCs/>
                <w:sz w:val="20"/>
                <w:szCs w:val="20"/>
                <w:lang w:val="es-PE" w:eastAsia="es-PE"/>
              </w:rPr>
              <w:t>Cumplidas las validaciones, el sistema debe seleccionar los DEPs numeradas en el rango de fechas ingresado y agruparlas para mostrar como resultado de la consulta los siguientes datos:</w:t>
            </w:r>
          </w:p>
          <w:p w14:paraId="15B777B2" w14:textId="77777777" w:rsidR="00C26C04" w:rsidRDefault="00C26C04"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Cantidad de DEPs numerados (por tipo de transporte)</w:t>
            </w:r>
          </w:p>
          <w:p w14:paraId="15B777B3" w14:textId="77777777" w:rsidR="00B81C33" w:rsidRDefault="00B81C33"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Cantidad total de peso manifestado</w:t>
            </w:r>
          </w:p>
          <w:p w14:paraId="15B777B4" w14:textId="77777777" w:rsidR="00B81C33" w:rsidRDefault="00B81C33"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 xml:space="preserve">Cantidad total de peso correspondientes a envíos por tipo de </w:t>
            </w:r>
            <w:r w:rsidR="00FC7105" w:rsidRPr="00FC7105">
              <w:rPr>
                <w:rFonts w:ascii="Arial Narrow" w:hAnsi="Arial Narrow"/>
                <w:bCs/>
                <w:sz w:val="20"/>
                <w:szCs w:val="20"/>
                <w:lang w:val="es-PE" w:eastAsia="es-PE"/>
              </w:rPr>
              <w:t>servicio</w:t>
            </w:r>
          </w:p>
          <w:p w14:paraId="15B777B5" w14:textId="77777777" w:rsidR="00B81C33" w:rsidRDefault="00B81C33"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 xml:space="preserve">Cantidad de documentos postales de origen por tipo de </w:t>
            </w:r>
            <w:r w:rsidR="00FC7105">
              <w:rPr>
                <w:rFonts w:ascii="Arial Narrow" w:hAnsi="Arial Narrow"/>
                <w:bCs/>
                <w:sz w:val="20"/>
                <w:szCs w:val="20"/>
                <w:lang w:val="es-PE" w:eastAsia="es-PE"/>
              </w:rPr>
              <w:t>servicio</w:t>
            </w:r>
          </w:p>
          <w:p w14:paraId="15B777B6" w14:textId="77777777" w:rsidR="00B81C33" w:rsidRDefault="00B81C33"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Cantidad total de documentos postales de origen</w:t>
            </w:r>
          </w:p>
          <w:p w14:paraId="15B777B7" w14:textId="77777777" w:rsidR="00C26C04" w:rsidRDefault="00C26C04" w:rsidP="008C6227">
            <w:pPr>
              <w:pStyle w:val="Prrafodelista"/>
              <w:numPr>
                <w:ilvl w:val="0"/>
                <w:numId w:val="117"/>
              </w:numPr>
              <w:ind w:left="355"/>
              <w:rPr>
                <w:rFonts w:ascii="Arial Narrow" w:hAnsi="Arial Narrow"/>
                <w:bCs/>
                <w:sz w:val="20"/>
                <w:szCs w:val="20"/>
                <w:lang w:val="es-PE" w:eastAsia="es-PE"/>
              </w:rPr>
            </w:pPr>
            <w:r>
              <w:rPr>
                <w:rFonts w:ascii="Arial Narrow" w:hAnsi="Arial Narrow"/>
                <w:bCs/>
                <w:sz w:val="20"/>
                <w:szCs w:val="20"/>
                <w:lang w:val="es-PE" w:eastAsia="es-PE"/>
              </w:rPr>
              <w:t>El sistema debe permitir exportar el resultado de la consulta a un archivo Excel o PDF.</w:t>
            </w:r>
          </w:p>
          <w:p w14:paraId="15B777B8" w14:textId="77777777" w:rsidR="003D28D8" w:rsidRDefault="00B81C33" w:rsidP="008C6227">
            <w:pPr>
              <w:pStyle w:val="Prrafodelista"/>
              <w:numPr>
                <w:ilvl w:val="0"/>
                <w:numId w:val="117"/>
              </w:numPr>
              <w:ind w:left="355"/>
              <w:rPr>
                <w:rFonts w:ascii="Arial Narrow" w:hAnsi="Arial Narrow"/>
                <w:bCs/>
                <w:sz w:val="20"/>
                <w:szCs w:val="20"/>
                <w:lang w:val="es-PE" w:eastAsia="es-PE"/>
              </w:rPr>
            </w:pPr>
            <w:r>
              <w:rPr>
                <w:rFonts w:ascii="Arial Narrow" w:hAnsi="Arial Narrow"/>
                <w:bCs/>
                <w:sz w:val="20"/>
                <w:szCs w:val="20"/>
                <w:lang w:val="es-PE" w:eastAsia="es-PE"/>
              </w:rPr>
              <w:t>Al hacer click en el botón “Salir” se debe abandonar la opción.</w:t>
            </w:r>
          </w:p>
          <w:p w14:paraId="15B777B9" w14:textId="77777777" w:rsidR="00EE6DAC" w:rsidRPr="00B81C33" w:rsidRDefault="00EE6DAC" w:rsidP="008C6227">
            <w:pPr>
              <w:pStyle w:val="Prrafodelista"/>
              <w:ind w:left="355"/>
              <w:rPr>
                <w:rFonts w:ascii="Arial Narrow" w:hAnsi="Arial Narrow"/>
                <w:bCs/>
                <w:sz w:val="20"/>
                <w:szCs w:val="20"/>
                <w:lang w:val="es-PE" w:eastAsia="es-PE"/>
              </w:rPr>
            </w:pPr>
          </w:p>
        </w:tc>
        <w:tc>
          <w:tcPr>
            <w:tcW w:w="1134" w:type="dxa"/>
            <w:gridSpan w:val="2"/>
            <w:shd w:val="clear" w:color="auto" w:fill="auto"/>
          </w:tcPr>
          <w:p w14:paraId="15B777BA" w14:textId="77777777" w:rsidR="003D28D8" w:rsidRPr="00752A5B" w:rsidRDefault="003D28D8" w:rsidP="008C6227">
            <w:pPr>
              <w:pStyle w:val="Textodeglobo"/>
              <w:spacing w:before="40" w:after="40"/>
              <w:jc w:val="center"/>
              <w:rPr>
                <w:rFonts w:ascii="Arial Narrow" w:hAnsi="Arial Narrow" w:cs="Arial Narrow"/>
                <w:sz w:val="20"/>
                <w:szCs w:val="20"/>
                <w:lang w:eastAsia="es-ES"/>
              </w:rPr>
            </w:pPr>
          </w:p>
        </w:tc>
        <w:tc>
          <w:tcPr>
            <w:tcW w:w="851" w:type="dxa"/>
            <w:shd w:val="clear" w:color="auto" w:fill="auto"/>
          </w:tcPr>
          <w:p w14:paraId="15B777BB" w14:textId="77777777" w:rsidR="003D28D8" w:rsidRPr="00752A5B" w:rsidRDefault="003D28D8" w:rsidP="008C6227">
            <w:pPr>
              <w:pStyle w:val="Textodeglobo"/>
              <w:spacing w:before="40" w:after="40"/>
              <w:jc w:val="left"/>
              <w:rPr>
                <w:rFonts w:ascii="Arial Narrow" w:hAnsi="Arial Narrow" w:cs="Arial Narrow"/>
                <w:sz w:val="20"/>
                <w:szCs w:val="20"/>
                <w:lang w:eastAsia="es-ES"/>
              </w:rPr>
            </w:pPr>
          </w:p>
        </w:tc>
      </w:tr>
      <w:tr w:rsidR="003D28D8" w:rsidRPr="00752A5B" w14:paraId="15B777DC" w14:textId="77777777" w:rsidTr="00B81C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vAlign w:val="center"/>
          </w:tcPr>
          <w:p w14:paraId="15B777BD" w14:textId="77777777" w:rsidR="003D28D8" w:rsidRPr="00752A5B" w:rsidRDefault="003D28D8" w:rsidP="008C6227">
            <w:pPr>
              <w:pStyle w:val="Textodeglobo"/>
              <w:spacing w:before="40" w:after="40"/>
              <w:jc w:val="center"/>
              <w:rPr>
                <w:rFonts w:ascii="Arial Narrow" w:hAnsi="Arial Narrow" w:cs="Arial Narrow"/>
                <w:sz w:val="20"/>
                <w:szCs w:val="20"/>
                <w:lang w:eastAsia="es-ES"/>
              </w:rPr>
            </w:pPr>
            <w:r w:rsidRPr="00752A5B">
              <w:rPr>
                <w:rFonts w:ascii="Arial Narrow" w:hAnsi="Arial Narrow" w:cs="Arial Narrow"/>
                <w:sz w:val="20"/>
                <w:szCs w:val="20"/>
                <w:lang w:eastAsia="es-ES"/>
              </w:rPr>
              <w:t>RF</w:t>
            </w:r>
            <w:r>
              <w:rPr>
                <w:rFonts w:ascii="Arial Narrow" w:hAnsi="Arial Narrow" w:cs="Arial Narrow"/>
                <w:sz w:val="20"/>
                <w:szCs w:val="20"/>
                <w:lang w:eastAsia="es-ES"/>
              </w:rPr>
              <w:t>16</w:t>
            </w:r>
          </w:p>
        </w:tc>
        <w:tc>
          <w:tcPr>
            <w:tcW w:w="1418" w:type="dxa"/>
            <w:gridSpan w:val="2"/>
            <w:shd w:val="clear" w:color="auto" w:fill="auto"/>
            <w:vAlign w:val="center"/>
          </w:tcPr>
          <w:p w14:paraId="15B777BE" w14:textId="77777777" w:rsidR="003D28D8" w:rsidRPr="00BA0B93" w:rsidRDefault="003D28D8" w:rsidP="008C6227">
            <w:pPr>
              <w:jc w:val="center"/>
              <w:rPr>
                <w:rFonts w:ascii="Arial Narrow" w:hAnsi="Arial Narrow" w:cs="Arial"/>
                <w:sz w:val="20"/>
                <w:szCs w:val="20"/>
              </w:rPr>
            </w:pPr>
            <w:r>
              <w:rPr>
                <w:rFonts w:ascii="Arial Narrow" w:hAnsi="Arial Narrow" w:cs="Arial"/>
                <w:sz w:val="20"/>
                <w:szCs w:val="20"/>
              </w:rPr>
              <w:t>Consulta de Gestión: Envíos Reconocidos</w:t>
            </w:r>
          </w:p>
        </w:tc>
        <w:tc>
          <w:tcPr>
            <w:tcW w:w="4677" w:type="dxa"/>
            <w:gridSpan w:val="6"/>
            <w:shd w:val="clear" w:color="auto" w:fill="auto"/>
          </w:tcPr>
          <w:p w14:paraId="15B777BF" w14:textId="77777777" w:rsidR="00B81C33" w:rsidRDefault="00B81C33" w:rsidP="008C6227">
            <w:pPr>
              <w:rPr>
                <w:rFonts w:ascii="Arial Narrow" w:hAnsi="Arial Narrow"/>
                <w:bCs/>
                <w:sz w:val="20"/>
                <w:szCs w:val="20"/>
                <w:lang w:val="es-PE" w:eastAsia="es-PE"/>
              </w:rPr>
            </w:pPr>
            <w:r>
              <w:rPr>
                <w:rFonts w:ascii="Arial Narrow" w:hAnsi="Arial Narrow"/>
                <w:bCs/>
                <w:sz w:val="20"/>
                <w:szCs w:val="20"/>
                <w:lang w:val="es-PE" w:eastAsia="es-PE"/>
              </w:rPr>
              <w:t xml:space="preserve">En el </w:t>
            </w:r>
            <w:r w:rsidR="00685D1D">
              <w:rPr>
                <w:rFonts w:ascii="Arial Narrow" w:hAnsi="Arial Narrow"/>
                <w:bCs/>
                <w:sz w:val="20"/>
                <w:szCs w:val="20"/>
                <w:lang w:val="es-PE" w:eastAsia="es-PE"/>
              </w:rPr>
              <w:t>Portal del Funcionario Aduanero</w:t>
            </w:r>
            <w:r>
              <w:rPr>
                <w:rFonts w:ascii="Arial Narrow" w:hAnsi="Arial Narrow"/>
                <w:bCs/>
                <w:sz w:val="20"/>
                <w:szCs w:val="20"/>
                <w:lang w:val="es-PE" w:eastAsia="es-PE"/>
              </w:rPr>
              <w:t>, se debe implementar la Consulta de Declaraciones por Funcionario Aduanero,  bajo las siguientes especificaciones:</w:t>
            </w:r>
          </w:p>
          <w:p w14:paraId="15B777C0" w14:textId="77777777" w:rsidR="00B81C33" w:rsidRDefault="00B81C33" w:rsidP="008C6227">
            <w:pPr>
              <w:pStyle w:val="Prrafodelista"/>
              <w:numPr>
                <w:ilvl w:val="0"/>
                <w:numId w:val="118"/>
              </w:numPr>
              <w:ind w:left="355"/>
              <w:rPr>
                <w:rFonts w:ascii="Arial Narrow" w:hAnsi="Arial Narrow"/>
                <w:bCs/>
                <w:sz w:val="20"/>
                <w:szCs w:val="20"/>
                <w:lang w:val="es-PE" w:eastAsia="es-PE"/>
              </w:rPr>
            </w:pPr>
            <w:r>
              <w:rPr>
                <w:rFonts w:ascii="Arial Narrow" w:hAnsi="Arial Narrow"/>
                <w:bCs/>
                <w:sz w:val="20"/>
                <w:szCs w:val="20"/>
                <w:lang w:val="es-PE" w:eastAsia="es-PE"/>
              </w:rPr>
              <w:t>Al ingresar a la opción el sistema deberá mostrar una pantalla que permita ingresar un rango de fechas correspondiente a la fecha de numeración de la DEP, debiendo permitir consultar por un rango de hasta 5 años.</w:t>
            </w:r>
          </w:p>
          <w:p w14:paraId="15B777C1" w14:textId="77777777" w:rsidR="00B81C33" w:rsidRDefault="00B81C33" w:rsidP="008C6227">
            <w:pPr>
              <w:pStyle w:val="Prrafodelista"/>
              <w:numPr>
                <w:ilvl w:val="0"/>
                <w:numId w:val="118"/>
              </w:numPr>
              <w:ind w:left="355"/>
              <w:rPr>
                <w:rFonts w:ascii="Arial Narrow" w:hAnsi="Arial Narrow"/>
                <w:bCs/>
                <w:sz w:val="20"/>
                <w:szCs w:val="20"/>
                <w:lang w:val="es-PE" w:eastAsia="es-PE"/>
              </w:rPr>
            </w:pPr>
            <w:r>
              <w:rPr>
                <w:rFonts w:ascii="Arial Narrow" w:hAnsi="Arial Narrow"/>
                <w:bCs/>
                <w:sz w:val="20"/>
                <w:szCs w:val="20"/>
                <w:lang w:val="es-PE" w:eastAsia="es-PE"/>
              </w:rPr>
              <w:t>Debe mostrar los botones “Consultar” y “Salir”.</w:t>
            </w:r>
          </w:p>
          <w:p w14:paraId="15B777C2" w14:textId="77777777" w:rsidR="00B81C33" w:rsidRDefault="00B81C33" w:rsidP="008C6227">
            <w:pPr>
              <w:pStyle w:val="Prrafodelista"/>
              <w:numPr>
                <w:ilvl w:val="0"/>
                <w:numId w:val="118"/>
              </w:numPr>
              <w:ind w:left="355"/>
              <w:rPr>
                <w:rFonts w:ascii="Arial Narrow" w:hAnsi="Arial Narrow"/>
                <w:bCs/>
                <w:sz w:val="20"/>
                <w:szCs w:val="20"/>
                <w:lang w:val="es-PE" w:eastAsia="es-PE"/>
              </w:rPr>
            </w:pPr>
            <w:r>
              <w:rPr>
                <w:rFonts w:ascii="Arial Narrow" w:hAnsi="Arial Narrow"/>
                <w:bCs/>
                <w:sz w:val="20"/>
                <w:szCs w:val="20"/>
                <w:lang w:val="es-PE" w:eastAsia="es-PE"/>
              </w:rPr>
              <w:t>Al hacer click en el botón “Consultar”, el sistema deberá verificar que se haya ingresado fecha de inicio y fecha de fin, que la fecha de fin sea mayor o igual a la fecha de inicio y que ambas fechas no sean mayores a la fecha del día.</w:t>
            </w:r>
          </w:p>
          <w:p w14:paraId="15B777C3" w14:textId="77777777" w:rsidR="00B81C33" w:rsidRDefault="00B81C33" w:rsidP="008C6227">
            <w:pPr>
              <w:pStyle w:val="Prrafodelista"/>
              <w:numPr>
                <w:ilvl w:val="0"/>
                <w:numId w:val="118"/>
              </w:numPr>
              <w:ind w:left="355"/>
              <w:rPr>
                <w:rFonts w:ascii="Arial Narrow" w:hAnsi="Arial Narrow"/>
                <w:bCs/>
                <w:sz w:val="20"/>
                <w:szCs w:val="20"/>
                <w:lang w:val="es-PE" w:eastAsia="es-PE"/>
              </w:rPr>
            </w:pPr>
            <w:r>
              <w:rPr>
                <w:rFonts w:ascii="Arial Narrow" w:hAnsi="Arial Narrow"/>
                <w:bCs/>
                <w:sz w:val="20"/>
                <w:szCs w:val="20"/>
                <w:lang w:val="es-PE" w:eastAsia="es-PE"/>
              </w:rPr>
              <w:t>Cumplidas las validaciones, el sistema debe seleccionar los</w:t>
            </w:r>
            <w:r w:rsidR="00EE6DAC">
              <w:rPr>
                <w:rFonts w:ascii="Arial Narrow" w:hAnsi="Arial Narrow"/>
                <w:bCs/>
                <w:sz w:val="20"/>
                <w:szCs w:val="20"/>
                <w:lang w:val="es-PE" w:eastAsia="es-PE"/>
              </w:rPr>
              <w:t xml:space="preserve"> documentos postales de origen que correspondan a </w:t>
            </w:r>
            <w:r>
              <w:rPr>
                <w:rFonts w:ascii="Arial Narrow" w:hAnsi="Arial Narrow"/>
                <w:bCs/>
                <w:sz w:val="20"/>
                <w:szCs w:val="20"/>
                <w:lang w:val="es-PE" w:eastAsia="es-PE"/>
              </w:rPr>
              <w:t xml:space="preserve"> DEPs numeradas en el rango de fechas ingresado y agruparlas para mostrar como resultado de la consulta los siguientes datos:</w:t>
            </w:r>
          </w:p>
          <w:p w14:paraId="15B777C4" w14:textId="77777777" w:rsidR="00B81C33" w:rsidRDefault="00B81C33"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 xml:space="preserve">Cantidad </w:t>
            </w:r>
            <w:r w:rsidR="00EE6DAC">
              <w:rPr>
                <w:rFonts w:ascii="Arial Narrow" w:hAnsi="Arial Narrow"/>
                <w:bCs/>
                <w:sz w:val="20"/>
                <w:szCs w:val="20"/>
                <w:lang w:val="es-PE" w:eastAsia="es-PE"/>
              </w:rPr>
              <w:t>de documentos postales de origen</w:t>
            </w:r>
          </w:p>
          <w:p w14:paraId="15B777C5" w14:textId="77777777" w:rsidR="00EE6DAC" w:rsidRDefault="00EE6DAC"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Cantidad de documentos postales de origen con notificación de observación</w:t>
            </w:r>
          </w:p>
          <w:p w14:paraId="15B777C6" w14:textId="77777777" w:rsidR="00EE6DAC" w:rsidRDefault="00EE6DAC"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Cantidad de documentos postales de origen con declaración</w:t>
            </w:r>
          </w:p>
          <w:p w14:paraId="15B777C7" w14:textId="77777777" w:rsidR="00EE6DAC" w:rsidRDefault="00EE6DAC"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 xml:space="preserve">Cantidad de documentos postales de origen </w:t>
            </w:r>
            <w:r w:rsidR="00A40B52">
              <w:rPr>
                <w:rFonts w:ascii="Arial Narrow" w:hAnsi="Arial Narrow"/>
                <w:bCs/>
                <w:sz w:val="20"/>
                <w:szCs w:val="20"/>
                <w:lang w:val="es-PE" w:eastAsia="es-PE"/>
              </w:rPr>
              <w:t>Retirado (Despacho Presencial)</w:t>
            </w:r>
            <w:r>
              <w:rPr>
                <w:rFonts w:ascii="Arial Narrow" w:hAnsi="Arial Narrow"/>
                <w:bCs/>
                <w:sz w:val="20"/>
                <w:szCs w:val="20"/>
                <w:lang w:val="es-PE" w:eastAsia="es-PE"/>
              </w:rPr>
              <w:t>s</w:t>
            </w:r>
          </w:p>
          <w:p w14:paraId="15B777C8" w14:textId="77777777" w:rsidR="00EE6DAC" w:rsidRDefault="00EE6DAC"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Cantidad de documentos postales de origen con alerta</w:t>
            </w:r>
          </w:p>
          <w:p w14:paraId="15B777C9" w14:textId="77777777" w:rsidR="00EE6DAC" w:rsidRDefault="00EE6DAC"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Cantidad de documentos postales de origen pendientes de conciliación</w:t>
            </w:r>
          </w:p>
          <w:p w14:paraId="15B777CA" w14:textId="77777777" w:rsidR="00EE6DAC" w:rsidRDefault="00EE6DAC"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Cantidad de documentos postales de origen no conciliados</w:t>
            </w:r>
          </w:p>
          <w:p w14:paraId="15B777CB" w14:textId="77777777" w:rsidR="00EE6DAC" w:rsidRDefault="00EE6DAC"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Cantidad de documentos postales de origen conciliados dentro de plazo</w:t>
            </w:r>
          </w:p>
          <w:p w14:paraId="15B777CC" w14:textId="77777777" w:rsidR="00EE6DAC" w:rsidRDefault="00EE6DAC"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Cantidad de documentos postales de origen conciliados fuera de plazo.</w:t>
            </w:r>
          </w:p>
          <w:p w14:paraId="15B777CD" w14:textId="77777777" w:rsidR="00B81C33" w:rsidRDefault="00B81C33" w:rsidP="008C6227">
            <w:pPr>
              <w:pStyle w:val="Prrafodelista"/>
              <w:numPr>
                <w:ilvl w:val="0"/>
                <w:numId w:val="118"/>
              </w:numPr>
              <w:ind w:left="355"/>
              <w:rPr>
                <w:rFonts w:ascii="Arial Narrow" w:hAnsi="Arial Narrow"/>
                <w:bCs/>
                <w:sz w:val="20"/>
                <w:szCs w:val="20"/>
                <w:lang w:val="es-PE" w:eastAsia="es-PE"/>
              </w:rPr>
            </w:pPr>
            <w:r>
              <w:rPr>
                <w:rFonts w:ascii="Arial Narrow" w:hAnsi="Arial Narrow"/>
                <w:bCs/>
                <w:sz w:val="20"/>
                <w:szCs w:val="20"/>
                <w:lang w:val="es-PE" w:eastAsia="es-PE"/>
              </w:rPr>
              <w:t>El sistema debe permitir exportar el resultado de la consulta a un archivo Excel o PDF.</w:t>
            </w:r>
          </w:p>
          <w:p w14:paraId="15B777CE" w14:textId="77777777" w:rsidR="00EE6DAC" w:rsidRDefault="00EE6DAC" w:rsidP="008C6227">
            <w:pPr>
              <w:pStyle w:val="Prrafodelista"/>
              <w:numPr>
                <w:ilvl w:val="0"/>
                <w:numId w:val="118"/>
              </w:numPr>
              <w:ind w:left="355"/>
              <w:rPr>
                <w:rFonts w:ascii="Arial Narrow" w:hAnsi="Arial Narrow"/>
                <w:bCs/>
                <w:sz w:val="20"/>
                <w:szCs w:val="20"/>
                <w:lang w:val="es-PE" w:eastAsia="es-PE"/>
              </w:rPr>
            </w:pPr>
            <w:r>
              <w:rPr>
                <w:rFonts w:ascii="Arial Narrow" w:hAnsi="Arial Narrow"/>
                <w:bCs/>
                <w:sz w:val="20"/>
                <w:szCs w:val="20"/>
                <w:lang w:val="es-PE" w:eastAsia="es-PE"/>
              </w:rPr>
              <w:t>Al hacer click en el botón “Salir” se debe abandonar la opción.</w:t>
            </w:r>
          </w:p>
          <w:p w14:paraId="15B777CF" w14:textId="77777777" w:rsidR="003D28D8" w:rsidRPr="00EE6DAC" w:rsidRDefault="003D28D8" w:rsidP="008C6227">
            <w:pPr>
              <w:contextualSpacing/>
              <w:jc w:val="left"/>
              <w:rPr>
                <w:rFonts w:ascii="Arial Narrow" w:hAnsi="Arial Narrow" w:cs="Arial"/>
                <w:sz w:val="20"/>
                <w:szCs w:val="20"/>
              </w:rPr>
            </w:pPr>
          </w:p>
        </w:tc>
        <w:tc>
          <w:tcPr>
            <w:tcW w:w="1134" w:type="dxa"/>
            <w:gridSpan w:val="2"/>
            <w:shd w:val="clear" w:color="auto" w:fill="auto"/>
          </w:tcPr>
          <w:p w14:paraId="15B777D0" w14:textId="77777777" w:rsidR="003D28D8" w:rsidRPr="00BA0B93" w:rsidRDefault="003D28D8" w:rsidP="008C6227">
            <w:pPr>
              <w:rPr>
                <w:rFonts w:ascii="Arial Narrow" w:hAnsi="Arial Narrow" w:cs="Arial"/>
                <w:sz w:val="20"/>
                <w:szCs w:val="20"/>
              </w:rPr>
            </w:pPr>
          </w:p>
          <w:p w14:paraId="15B777D1" w14:textId="77777777" w:rsidR="003D28D8" w:rsidRPr="00BA0B93" w:rsidRDefault="003D28D8" w:rsidP="008C6227">
            <w:pPr>
              <w:rPr>
                <w:rFonts w:ascii="Arial Narrow" w:hAnsi="Arial Narrow" w:cs="Arial"/>
                <w:sz w:val="20"/>
                <w:szCs w:val="20"/>
              </w:rPr>
            </w:pPr>
          </w:p>
          <w:p w14:paraId="15B777D2" w14:textId="77777777" w:rsidR="003D28D8" w:rsidRPr="00BA0B93" w:rsidRDefault="003D28D8" w:rsidP="008C6227">
            <w:pPr>
              <w:rPr>
                <w:rFonts w:ascii="Arial Narrow" w:hAnsi="Arial Narrow" w:cs="Arial"/>
                <w:sz w:val="20"/>
                <w:szCs w:val="20"/>
              </w:rPr>
            </w:pPr>
          </w:p>
          <w:p w14:paraId="15B777D3" w14:textId="77777777" w:rsidR="003D28D8" w:rsidRPr="00BA0B93" w:rsidRDefault="003D28D8" w:rsidP="008C6227">
            <w:pPr>
              <w:rPr>
                <w:rFonts w:ascii="Arial Narrow" w:hAnsi="Arial Narrow" w:cs="Arial"/>
                <w:sz w:val="20"/>
                <w:szCs w:val="20"/>
              </w:rPr>
            </w:pPr>
          </w:p>
          <w:p w14:paraId="15B777D4" w14:textId="77777777" w:rsidR="003D28D8" w:rsidRPr="00BA0B93" w:rsidRDefault="003D28D8" w:rsidP="008C6227">
            <w:pPr>
              <w:rPr>
                <w:rFonts w:ascii="Arial Narrow" w:hAnsi="Arial Narrow" w:cs="Arial"/>
                <w:sz w:val="20"/>
                <w:szCs w:val="20"/>
              </w:rPr>
            </w:pPr>
          </w:p>
          <w:p w14:paraId="15B777D5" w14:textId="77777777" w:rsidR="003D28D8" w:rsidRPr="00BA0B93" w:rsidRDefault="003D28D8" w:rsidP="008C6227">
            <w:pPr>
              <w:rPr>
                <w:rFonts w:ascii="Arial Narrow" w:hAnsi="Arial Narrow" w:cs="Arial"/>
                <w:sz w:val="20"/>
                <w:szCs w:val="20"/>
              </w:rPr>
            </w:pPr>
          </w:p>
          <w:p w14:paraId="15B777D6" w14:textId="77777777" w:rsidR="003D28D8" w:rsidRPr="00BA0B93" w:rsidRDefault="003D28D8" w:rsidP="008C6227">
            <w:pPr>
              <w:rPr>
                <w:rFonts w:ascii="Arial Narrow" w:hAnsi="Arial Narrow" w:cs="Arial"/>
                <w:sz w:val="20"/>
                <w:szCs w:val="20"/>
              </w:rPr>
            </w:pPr>
          </w:p>
          <w:p w14:paraId="15B777D7" w14:textId="77777777" w:rsidR="003D28D8" w:rsidRPr="00BA0B93" w:rsidRDefault="003D28D8" w:rsidP="008C6227">
            <w:pPr>
              <w:rPr>
                <w:rFonts w:ascii="Arial Narrow" w:hAnsi="Arial Narrow" w:cs="Arial"/>
                <w:sz w:val="20"/>
                <w:szCs w:val="20"/>
              </w:rPr>
            </w:pPr>
          </w:p>
          <w:p w14:paraId="15B777D8" w14:textId="77777777" w:rsidR="003D28D8" w:rsidRPr="00BA0B93" w:rsidRDefault="003D28D8" w:rsidP="008C6227">
            <w:pPr>
              <w:rPr>
                <w:rFonts w:ascii="Arial Narrow" w:hAnsi="Arial Narrow" w:cs="Arial"/>
                <w:sz w:val="20"/>
                <w:szCs w:val="20"/>
              </w:rPr>
            </w:pPr>
          </w:p>
          <w:p w14:paraId="15B777D9" w14:textId="77777777" w:rsidR="003D28D8" w:rsidRPr="00BA0B93" w:rsidRDefault="003D28D8" w:rsidP="008C6227">
            <w:pPr>
              <w:rPr>
                <w:rFonts w:ascii="Arial Narrow" w:hAnsi="Arial Narrow" w:cs="Arial"/>
                <w:sz w:val="20"/>
                <w:szCs w:val="20"/>
              </w:rPr>
            </w:pPr>
          </w:p>
          <w:p w14:paraId="15B777DA" w14:textId="77777777" w:rsidR="003D28D8" w:rsidRPr="00BA0B93" w:rsidRDefault="003D28D8" w:rsidP="008C6227">
            <w:pPr>
              <w:rPr>
                <w:rFonts w:ascii="Arial Narrow" w:hAnsi="Arial Narrow" w:cs="Arial"/>
                <w:sz w:val="20"/>
                <w:szCs w:val="20"/>
              </w:rPr>
            </w:pPr>
            <w:r w:rsidRPr="00BA0B93">
              <w:rPr>
                <w:rFonts w:ascii="Arial Narrow" w:hAnsi="Arial Narrow" w:cs="Arial"/>
                <w:sz w:val="20"/>
                <w:szCs w:val="20"/>
              </w:rPr>
              <w:t>.</w:t>
            </w:r>
          </w:p>
        </w:tc>
        <w:tc>
          <w:tcPr>
            <w:tcW w:w="851" w:type="dxa"/>
            <w:shd w:val="clear" w:color="auto" w:fill="auto"/>
          </w:tcPr>
          <w:p w14:paraId="15B777DB" w14:textId="77777777" w:rsidR="003D28D8" w:rsidRPr="00752A5B" w:rsidRDefault="003D28D8" w:rsidP="008C6227">
            <w:pPr>
              <w:pStyle w:val="Textodeglobo"/>
              <w:spacing w:before="40" w:after="40"/>
              <w:jc w:val="left"/>
              <w:rPr>
                <w:rFonts w:ascii="Arial Narrow" w:hAnsi="Arial Narrow" w:cs="Arial Narrow"/>
                <w:sz w:val="20"/>
                <w:szCs w:val="20"/>
                <w:lang w:eastAsia="es-ES"/>
              </w:rPr>
            </w:pPr>
          </w:p>
        </w:tc>
      </w:tr>
      <w:tr w:rsidR="003D28D8" w:rsidRPr="00752A5B" w14:paraId="15B777FB" w14:textId="77777777" w:rsidTr="00EE6DA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c>
          <w:tcPr>
            <w:tcW w:w="709" w:type="dxa"/>
            <w:shd w:val="clear" w:color="auto" w:fill="auto"/>
            <w:vAlign w:val="center"/>
          </w:tcPr>
          <w:p w14:paraId="15B777DD" w14:textId="77777777" w:rsidR="003D28D8" w:rsidRPr="00752A5B" w:rsidRDefault="003D28D8" w:rsidP="008C6227">
            <w:pPr>
              <w:pStyle w:val="Textodeglobo"/>
              <w:spacing w:before="40" w:after="40"/>
              <w:jc w:val="center"/>
              <w:rPr>
                <w:rFonts w:ascii="Arial Narrow" w:hAnsi="Arial Narrow" w:cs="Arial Narrow"/>
                <w:sz w:val="20"/>
                <w:szCs w:val="20"/>
                <w:lang w:eastAsia="es-ES"/>
              </w:rPr>
            </w:pPr>
            <w:r w:rsidRPr="00752A5B">
              <w:rPr>
                <w:rFonts w:ascii="Arial Narrow" w:hAnsi="Arial Narrow" w:cs="Arial Narrow"/>
                <w:sz w:val="20"/>
                <w:szCs w:val="20"/>
                <w:lang w:eastAsia="es-ES"/>
              </w:rPr>
              <w:t>RF</w:t>
            </w:r>
            <w:r>
              <w:rPr>
                <w:rFonts w:ascii="Arial Narrow" w:hAnsi="Arial Narrow" w:cs="Arial Narrow"/>
                <w:sz w:val="20"/>
                <w:szCs w:val="20"/>
                <w:lang w:eastAsia="es-ES"/>
              </w:rPr>
              <w:t>17</w:t>
            </w:r>
          </w:p>
        </w:tc>
        <w:tc>
          <w:tcPr>
            <w:tcW w:w="1418" w:type="dxa"/>
            <w:gridSpan w:val="2"/>
            <w:shd w:val="clear" w:color="auto" w:fill="auto"/>
            <w:vAlign w:val="center"/>
          </w:tcPr>
          <w:p w14:paraId="15B777DE" w14:textId="77777777" w:rsidR="003D28D8" w:rsidRPr="00BA0B93" w:rsidRDefault="003D28D8" w:rsidP="008C6227">
            <w:pPr>
              <w:jc w:val="left"/>
              <w:rPr>
                <w:rFonts w:ascii="Arial Narrow" w:hAnsi="Arial Narrow" w:cs="Arial"/>
                <w:sz w:val="20"/>
                <w:szCs w:val="20"/>
              </w:rPr>
            </w:pPr>
            <w:r>
              <w:rPr>
                <w:rFonts w:ascii="Arial Narrow" w:hAnsi="Arial Narrow" w:cs="Arial"/>
                <w:sz w:val="20"/>
                <w:szCs w:val="20"/>
              </w:rPr>
              <w:t>Consulta de Levante para DS Postal</w:t>
            </w:r>
          </w:p>
        </w:tc>
        <w:tc>
          <w:tcPr>
            <w:tcW w:w="4677" w:type="dxa"/>
            <w:gridSpan w:val="6"/>
            <w:shd w:val="clear" w:color="auto" w:fill="auto"/>
          </w:tcPr>
          <w:p w14:paraId="15B777DF" w14:textId="77777777" w:rsidR="00AB07FC" w:rsidRDefault="00AB07FC" w:rsidP="008C6227">
            <w:pPr>
              <w:rPr>
                <w:rFonts w:ascii="Arial Narrow" w:hAnsi="Arial Narrow"/>
                <w:bCs/>
                <w:sz w:val="20"/>
                <w:szCs w:val="20"/>
                <w:lang w:val="es-PE" w:eastAsia="es-PE"/>
              </w:rPr>
            </w:pPr>
            <w:r>
              <w:rPr>
                <w:rFonts w:ascii="Arial Narrow" w:hAnsi="Arial Narrow"/>
                <w:bCs/>
                <w:sz w:val="20"/>
                <w:szCs w:val="20"/>
                <w:lang w:val="es-PE" w:eastAsia="es-PE"/>
              </w:rPr>
              <w:t>En la Sección de Operatividad Aduanera/Despacho del portal SUNAT se debe implementar la Consulta de Levante para DS Postal bajo las siguientes especificaciones:</w:t>
            </w:r>
          </w:p>
          <w:p w14:paraId="15B777E0" w14:textId="77777777" w:rsidR="00AB07FC" w:rsidRDefault="00AB07FC" w:rsidP="008C6227">
            <w:pPr>
              <w:pStyle w:val="Prrafodelista"/>
              <w:numPr>
                <w:ilvl w:val="0"/>
                <w:numId w:val="119"/>
              </w:numPr>
              <w:ind w:left="355" w:hanging="284"/>
              <w:rPr>
                <w:rFonts w:ascii="Arial Narrow" w:hAnsi="Arial Narrow"/>
                <w:bCs/>
                <w:sz w:val="20"/>
                <w:szCs w:val="20"/>
                <w:lang w:val="es-PE" w:eastAsia="es-PE"/>
              </w:rPr>
            </w:pPr>
            <w:r>
              <w:rPr>
                <w:rFonts w:ascii="Arial Narrow" w:hAnsi="Arial Narrow"/>
                <w:bCs/>
                <w:sz w:val="20"/>
                <w:szCs w:val="20"/>
                <w:lang w:val="es-PE" w:eastAsia="es-PE"/>
              </w:rPr>
              <w:t>Deberá ser una consulta de libre acceso</w:t>
            </w:r>
          </w:p>
          <w:p w14:paraId="15B777E1" w14:textId="77777777" w:rsidR="00AB07FC" w:rsidRDefault="00AB07FC" w:rsidP="008C6227">
            <w:pPr>
              <w:pStyle w:val="Prrafodelista"/>
              <w:numPr>
                <w:ilvl w:val="0"/>
                <w:numId w:val="119"/>
              </w:numPr>
              <w:ind w:left="355" w:hanging="284"/>
              <w:rPr>
                <w:rFonts w:ascii="Arial Narrow" w:hAnsi="Arial Narrow"/>
                <w:bCs/>
                <w:sz w:val="20"/>
                <w:szCs w:val="20"/>
                <w:lang w:val="es-PE" w:eastAsia="es-PE"/>
              </w:rPr>
            </w:pPr>
            <w:r>
              <w:rPr>
                <w:rFonts w:ascii="Arial Narrow" w:hAnsi="Arial Narrow"/>
                <w:bCs/>
                <w:sz w:val="20"/>
                <w:szCs w:val="20"/>
                <w:lang w:val="es-PE" w:eastAsia="es-PE"/>
              </w:rPr>
              <w:t>Al ingresar a la opción, el sistema deberá mostrar una pantalla que permita ingresar los siguientes parámetros de consulta (parámetros excluyentes entre si):</w:t>
            </w:r>
          </w:p>
          <w:p w14:paraId="15B777E2" w14:textId="77777777" w:rsidR="00AB07FC" w:rsidRDefault="00AB07FC" w:rsidP="008C6227">
            <w:pPr>
              <w:pStyle w:val="Prrafodelista"/>
              <w:numPr>
                <w:ilvl w:val="0"/>
                <w:numId w:val="120"/>
              </w:numPr>
              <w:ind w:left="638" w:hanging="283"/>
              <w:rPr>
                <w:rFonts w:ascii="Arial Narrow" w:hAnsi="Arial Narrow"/>
                <w:bCs/>
                <w:sz w:val="20"/>
                <w:szCs w:val="20"/>
                <w:lang w:val="es-PE" w:eastAsia="es-PE"/>
              </w:rPr>
            </w:pPr>
            <w:r>
              <w:rPr>
                <w:rFonts w:ascii="Arial Narrow" w:hAnsi="Arial Narrow"/>
                <w:bCs/>
                <w:sz w:val="20"/>
                <w:szCs w:val="20"/>
                <w:lang w:val="es-PE" w:eastAsia="es-PE"/>
              </w:rPr>
              <w:t>Por rango de fechas de numeración de la Declaración (rango máximo permitido 1 mes)</w:t>
            </w:r>
          </w:p>
          <w:p w14:paraId="15B777E3" w14:textId="77777777" w:rsidR="00AB07FC" w:rsidRDefault="00AB07FC" w:rsidP="008C6227">
            <w:pPr>
              <w:pStyle w:val="Prrafodelista"/>
              <w:numPr>
                <w:ilvl w:val="0"/>
                <w:numId w:val="120"/>
              </w:numPr>
              <w:ind w:left="638" w:hanging="283"/>
              <w:rPr>
                <w:rFonts w:ascii="Arial Narrow" w:hAnsi="Arial Narrow"/>
                <w:bCs/>
                <w:sz w:val="20"/>
                <w:szCs w:val="20"/>
                <w:lang w:val="es-PE" w:eastAsia="es-PE"/>
              </w:rPr>
            </w:pPr>
            <w:r>
              <w:rPr>
                <w:rFonts w:ascii="Arial Narrow" w:hAnsi="Arial Narrow"/>
                <w:bCs/>
                <w:sz w:val="20"/>
                <w:szCs w:val="20"/>
                <w:lang w:val="es-PE" w:eastAsia="es-PE"/>
              </w:rPr>
              <w:t>Por Número de Declaración Simplificada Postal</w:t>
            </w:r>
          </w:p>
          <w:p w14:paraId="15B777E4" w14:textId="77777777" w:rsidR="00AB07FC" w:rsidRDefault="00AB07FC" w:rsidP="008C6227">
            <w:pPr>
              <w:pStyle w:val="Prrafodelista"/>
              <w:numPr>
                <w:ilvl w:val="0"/>
                <w:numId w:val="120"/>
              </w:numPr>
              <w:ind w:left="638" w:hanging="283"/>
              <w:rPr>
                <w:rFonts w:ascii="Arial Narrow" w:hAnsi="Arial Narrow"/>
                <w:bCs/>
                <w:sz w:val="20"/>
                <w:szCs w:val="20"/>
                <w:lang w:val="es-PE" w:eastAsia="es-PE"/>
              </w:rPr>
            </w:pPr>
            <w:r>
              <w:rPr>
                <w:rFonts w:ascii="Arial Narrow" w:hAnsi="Arial Narrow"/>
                <w:bCs/>
                <w:sz w:val="20"/>
                <w:szCs w:val="20"/>
                <w:lang w:val="es-PE" w:eastAsia="es-PE"/>
              </w:rPr>
              <w:t>Por número de DEP</w:t>
            </w:r>
          </w:p>
          <w:p w14:paraId="15B777E5" w14:textId="77777777" w:rsidR="006A3892" w:rsidRPr="00233D80" w:rsidRDefault="00A13F33" w:rsidP="008C6227">
            <w:pPr>
              <w:pStyle w:val="Prrafodelista"/>
              <w:numPr>
                <w:ilvl w:val="0"/>
                <w:numId w:val="120"/>
              </w:numPr>
              <w:spacing w:before="100" w:beforeAutospacing="1" w:after="100" w:afterAutospacing="1"/>
              <w:ind w:left="638" w:hanging="283"/>
              <w:rPr>
                <w:rFonts w:ascii="Arial Narrow" w:hAnsi="Arial Narrow"/>
                <w:bCs/>
                <w:sz w:val="20"/>
                <w:szCs w:val="20"/>
                <w:highlight w:val="yellow"/>
                <w:lang w:val="es-PE" w:eastAsia="es-PE"/>
                <w:rPrChange w:id="522" w:author="prueba" w:date="2013-08-22T18:18:00Z">
                  <w:rPr>
                    <w:rFonts w:ascii="Arial Narrow" w:eastAsia="Arial Unicode MS" w:hAnsi="Arial Narrow" w:cs="Arial Unicode MS"/>
                    <w:b/>
                    <w:bCs/>
                    <w:color w:val="000066"/>
                    <w:sz w:val="20"/>
                    <w:szCs w:val="20"/>
                    <w:highlight w:val="cyan"/>
                    <w:lang w:val="es-PE" w:eastAsia="es-PE"/>
                  </w:rPr>
                </w:rPrChange>
              </w:rPr>
            </w:pPr>
            <w:r w:rsidRPr="00A13F33">
              <w:rPr>
                <w:rFonts w:ascii="Arial Narrow" w:hAnsi="Arial Narrow"/>
                <w:bCs/>
                <w:sz w:val="20"/>
                <w:szCs w:val="20"/>
                <w:highlight w:val="yellow"/>
                <w:lang w:val="es-PE" w:eastAsia="es-PE"/>
                <w:rPrChange w:id="523" w:author="prueba" w:date="2013-08-22T18:18:00Z">
                  <w:rPr>
                    <w:rFonts w:ascii="Arial Narrow" w:hAnsi="Arial Narrow"/>
                    <w:bCs/>
                    <w:sz w:val="20"/>
                    <w:szCs w:val="20"/>
                    <w:highlight w:val="cyan"/>
                    <w:lang w:val="es-PE" w:eastAsia="es-PE"/>
                  </w:rPr>
                </w:rPrChange>
              </w:rPr>
              <w:t>Por DPO</w:t>
            </w:r>
          </w:p>
          <w:p w14:paraId="15B777E6" w14:textId="77777777" w:rsidR="006A3892" w:rsidRPr="00233D80" w:rsidRDefault="00A13F33" w:rsidP="008C6227">
            <w:pPr>
              <w:pStyle w:val="Prrafodelista"/>
              <w:numPr>
                <w:ilvl w:val="0"/>
                <w:numId w:val="120"/>
              </w:numPr>
              <w:spacing w:before="100" w:beforeAutospacing="1" w:after="100" w:afterAutospacing="1"/>
              <w:ind w:left="638" w:hanging="283"/>
              <w:rPr>
                <w:rFonts w:ascii="Arial Narrow" w:hAnsi="Arial Narrow"/>
                <w:bCs/>
                <w:sz w:val="20"/>
                <w:szCs w:val="20"/>
                <w:highlight w:val="yellow"/>
                <w:lang w:val="es-PE" w:eastAsia="es-PE"/>
                <w:rPrChange w:id="524" w:author="prueba" w:date="2013-08-22T18:18:00Z">
                  <w:rPr>
                    <w:rFonts w:ascii="Arial Narrow" w:eastAsia="Arial Unicode MS" w:hAnsi="Arial Narrow" w:cs="Arial Unicode MS"/>
                    <w:b/>
                    <w:bCs/>
                    <w:color w:val="000066"/>
                    <w:sz w:val="20"/>
                    <w:szCs w:val="20"/>
                    <w:highlight w:val="cyan"/>
                    <w:lang w:val="es-PE" w:eastAsia="es-PE"/>
                  </w:rPr>
                </w:rPrChange>
              </w:rPr>
            </w:pPr>
            <w:r w:rsidRPr="00A13F33">
              <w:rPr>
                <w:rFonts w:ascii="Arial Narrow" w:hAnsi="Arial Narrow"/>
                <w:bCs/>
                <w:sz w:val="20"/>
                <w:szCs w:val="20"/>
                <w:highlight w:val="yellow"/>
                <w:lang w:val="es-PE" w:eastAsia="es-PE"/>
                <w:rPrChange w:id="525" w:author="prueba" w:date="2013-08-22T18:18:00Z">
                  <w:rPr>
                    <w:rFonts w:ascii="Arial Narrow" w:hAnsi="Arial Narrow"/>
                    <w:bCs/>
                    <w:sz w:val="20"/>
                    <w:szCs w:val="20"/>
                    <w:highlight w:val="cyan"/>
                    <w:lang w:val="es-PE" w:eastAsia="es-PE"/>
                  </w:rPr>
                </w:rPrChange>
              </w:rPr>
              <w:t>Por Aviso de Llegada (Año, tipo y número)</w:t>
            </w:r>
          </w:p>
          <w:p w14:paraId="15B777E7" w14:textId="77777777" w:rsidR="00AB07FC" w:rsidRDefault="00AB07FC" w:rsidP="008C6227">
            <w:pPr>
              <w:pStyle w:val="Prrafodelista"/>
              <w:numPr>
                <w:ilvl w:val="0"/>
                <w:numId w:val="119"/>
              </w:numPr>
              <w:ind w:left="355" w:hanging="284"/>
              <w:rPr>
                <w:rFonts w:ascii="Arial Narrow" w:hAnsi="Arial Narrow"/>
                <w:bCs/>
                <w:sz w:val="20"/>
                <w:szCs w:val="20"/>
                <w:lang w:val="es-PE" w:eastAsia="es-PE"/>
              </w:rPr>
            </w:pPr>
            <w:r>
              <w:rPr>
                <w:rFonts w:ascii="Arial Narrow" w:hAnsi="Arial Narrow"/>
                <w:bCs/>
                <w:sz w:val="20"/>
                <w:szCs w:val="20"/>
                <w:lang w:val="es-PE" w:eastAsia="es-PE"/>
              </w:rPr>
              <w:t>Debe mostrar los botones “Consultar” y “Salir”</w:t>
            </w:r>
          </w:p>
          <w:p w14:paraId="15B777E8" w14:textId="77777777" w:rsidR="00716B3A" w:rsidRDefault="00716B3A" w:rsidP="008C6227">
            <w:pPr>
              <w:pStyle w:val="Prrafodelista"/>
              <w:numPr>
                <w:ilvl w:val="0"/>
                <w:numId w:val="119"/>
              </w:numPr>
              <w:ind w:left="355" w:hanging="284"/>
              <w:rPr>
                <w:rFonts w:ascii="Arial Narrow" w:hAnsi="Arial Narrow"/>
                <w:bCs/>
                <w:sz w:val="20"/>
                <w:szCs w:val="20"/>
                <w:lang w:val="es-PE" w:eastAsia="es-PE"/>
              </w:rPr>
            </w:pPr>
            <w:r>
              <w:rPr>
                <w:rFonts w:ascii="Arial Narrow" w:hAnsi="Arial Narrow"/>
                <w:bCs/>
                <w:sz w:val="20"/>
                <w:szCs w:val="20"/>
                <w:lang w:val="es-PE" w:eastAsia="es-PE"/>
              </w:rPr>
              <w:t>Al hacer click en el botón “Consultar”, el sistema deberá validar que se hayan ingresado los parámetros de consulta según lo siguiente:</w:t>
            </w:r>
          </w:p>
          <w:p w14:paraId="15B777E9" w14:textId="77777777" w:rsidR="00716B3A" w:rsidRDefault="00716B3A" w:rsidP="008C6227">
            <w:pPr>
              <w:pStyle w:val="Prrafodelista"/>
              <w:numPr>
                <w:ilvl w:val="0"/>
                <w:numId w:val="121"/>
              </w:numPr>
              <w:ind w:left="638" w:hanging="283"/>
              <w:rPr>
                <w:rFonts w:ascii="Arial Narrow" w:hAnsi="Arial Narrow"/>
                <w:bCs/>
                <w:sz w:val="20"/>
                <w:szCs w:val="20"/>
                <w:lang w:val="es-PE" w:eastAsia="es-PE"/>
              </w:rPr>
            </w:pPr>
            <w:r>
              <w:rPr>
                <w:rFonts w:ascii="Arial Narrow" w:hAnsi="Arial Narrow"/>
                <w:bCs/>
                <w:sz w:val="20"/>
                <w:szCs w:val="20"/>
                <w:lang w:val="es-PE" w:eastAsia="es-PE"/>
              </w:rPr>
              <w:t xml:space="preserve">Por </w:t>
            </w:r>
            <w:r w:rsidR="00AA5754">
              <w:rPr>
                <w:rFonts w:ascii="Arial Narrow" w:hAnsi="Arial Narrow"/>
                <w:bCs/>
                <w:sz w:val="20"/>
                <w:szCs w:val="20"/>
                <w:lang w:val="es-PE" w:eastAsia="es-PE"/>
              </w:rPr>
              <w:t>r</w:t>
            </w:r>
            <w:r>
              <w:rPr>
                <w:rFonts w:ascii="Arial Narrow" w:hAnsi="Arial Narrow"/>
                <w:bCs/>
                <w:sz w:val="20"/>
                <w:szCs w:val="20"/>
                <w:lang w:val="es-PE" w:eastAsia="es-PE"/>
              </w:rPr>
              <w:t>ango de fechas de numeración, deberá verificar que se hayan ingresado tanto la fecha de inicio como la fecha de fin, que la fecha de fin sea mayor a la fecha de inicio y que ninguna de las dos fechas sea mayor a la fecha del día.</w:t>
            </w:r>
          </w:p>
          <w:p w14:paraId="15B777EA" w14:textId="77777777" w:rsidR="00716B3A" w:rsidRDefault="00716B3A" w:rsidP="008C6227">
            <w:pPr>
              <w:pStyle w:val="Prrafodelista"/>
              <w:numPr>
                <w:ilvl w:val="0"/>
                <w:numId w:val="121"/>
              </w:numPr>
              <w:ind w:left="638" w:hanging="283"/>
              <w:rPr>
                <w:rFonts w:ascii="Arial Narrow" w:hAnsi="Arial Narrow"/>
                <w:bCs/>
                <w:sz w:val="20"/>
                <w:szCs w:val="20"/>
                <w:lang w:val="es-PE" w:eastAsia="es-PE"/>
              </w:rPr>
            </w:pPr>
            <w:r>
              <w:rPr>
                <w:rFonts w:ascii="Arial Narrow" w:hAnsi="Arial Narrow"/>
                <w:bCs/>
                <w:sz w:val="20"/>
                <w:szCs w:val="20"/>
                <w:lang w:val="es-PE" w:eastAsia="es-PE"/>
              </w:rPr>
              <w:t>Por número de declaración simplificada postal, deberá verificar que se haya ingresado un año mayor o igual al 2012 y que se haya ingresado un número de declaración mayor a 0</w:t>
            </w:r>
          </w:p>
          <w:p w14:paraId="15B777EB" w14:textId="77777777" w:rsidR="00716B3A" w:rsidRDefault="00716B3A" w:rsidP="008C6227">
            <w:pPr>
              <w:pStyle w:val="Prrafodelista"/>
              <w:numPr>
                <w:ilvl w:val="0"/>
                <w:numId w:val="121"/>
              </w:numPr>
              <w:ind w:left="638" w:hanging="283"/>
              <w:rPr>
                <w:rFonts w:ascii="Arial Narrow" w:hAnsi="Arial Narrow"/>
                <w:bCs/>
                <w:sz w:val="20"/>
                <w:szCs w:val="20"/>
                <w:lang w:val="es-PE" w:eastAsia="es-PE"/>
              </w:rPr>
            </w:pPr>
            <w:r>
              <w:rPr>
                <w:rFonts w:ascii="Arial Narrow" w:hAnsi="Arial Narrow"/>
                <w:bCs/>
                <w:sz w:val="20"/>
                <w:szCs w:val="20"/>
                <w:lang w:val="es-PE" w:eastAsia="es-PE"/>
              </w:rPr>
              <w:t>Por número de DEP, deberá verificar que se haya ingresado un año mayor o igual a 2012 y que se haya ingresado un número de declaración mayor a 0.</w:t>
            </w:r>
          </w:p>
          <w:p w14:paraId="15B777EC" w14:textId="77777777" w:rsidR="00716B3A" w:rsidRDefault="00716B3A" w:rsidP="008C6227">
            <w:pPr>
              <w:pStyle w:val="Prrafodelista"/>
              <w:numPr>
                <w:ilvl w:val="0"/>
                <w:numId w:val="119"/>
              </w:numPr>
              <w:ind w:left="355" w:hanging="284"/>
              <w:rPr>
                <w:rFonts w:ascii="Arial Narrow" w:hAnsi="Arial Narrow"/>
                <w:bCs/>
                <w:sz w:val="20"/>
                <w:szCs w:val="20"/>
                <w:lang w:val="es-PE" w:eastAsia="es-PE"/>
              </w:rPr>
            </w:pPr>
            <w:r>
              <w:rPr>
                <w:rFonts w:ascii="Arial Narrow" w:hAnsi="Arial Narrow"/>
                <w:bCs/>
                <w:sz w:val="20"/>
                <w:szCs w:val="20"/>
                <w:lang w:val="es-PE" w:eastAsia="es-PE"/>
              </w:rPr>
              <w:t>De cumplirse las validaciones de los parámetros el sistema deberá mostrar como resultado de la consulta los siguientes datos:</w:t>
            </w:r>
          </w:p>
          <w:p w14:paraId="15B777ED" w14:textId="77777777" w:rsidR="00716B3A" w:rsidRDefault="00716B3A"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Número de declaración simplificada postal</w:t>
            </w:r>
          </w:p>
          <w:p w14:paraId="15B777EE" w14:textId="77777777" w:rsidR="00716B3A" w:rsidRDefault="00716B3A"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Fecha y hora de numeración de la declaración</w:t>
            </w:r>
          </w:p>
          <w:p w14:paraId="15B777EF" w14:textId="77777777" w:rsidR="00716B3A" w:rsidRDefault="00716B3A"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Monto Liquidado de la declaración (E US$)</w:t>
            </w:r>
          </w:p>
          <w:p w14:paraId="15B777F0" w14:textId="77777777" w:rsidR="00716B3A" w:rsidRDefault="00716B3A"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Fecha de cancelación de la declaración</w:t>
            </w:r>
          </w:p>
          <w:p w14:paraId="15B777F1" w14:textId="77777777" w:rsidR="00716B3A" w:rsidRDefault="00716B3A"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Nombre del Banco en que se canceló la declaración</w:t>
            </w:r>
          </w:p>
          <w:p w14:paraId="15B777F2" w14:textId="77777777" w:rsidR="00716B3A" w:rsidRDefault="00716B3A"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Fecha y hora de autorización de levante</w:t>
            </w:r>
          </w:p>
          <w:p w14:paraId="15B777F3" w14:textId="77777777" w:rsidR="00716B3A" w:rsidRDefault="00716B3A"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Forma de atención (DIF o ventanilla)</w:t>
            </w:r>
          </w:p>
          <w:p w14:paraId="15B777F4" w14:textId="77777777" w:rsidR="00716B3A" w:rsidRDefault="00716B3A"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Número de Liquidación de Cobranza por tributos diferenciales</w:t>
            </w:r>
          </w:p>
          <w:p w14:paraId="15B777F5" w14:textId="77777777" w:rsidR="00716B3A" w:rsidRDefault="00716B3A"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Fecha de cancelación de la liquidación de cobranza</w:t>
            </w:r>
          </w:p>
          <w:p w14:paraId="15B777F6" w14:textId="77777777" w:rsidR="00716B3A" w:rsidRDefault="00716B3A" w:rsidP="008C6227">
            <w:pPr>
              <w:pStyle w:val="Prrafodelista"/>
              <w:numPr>
                <w:ilvl w:val="0"/>
                <w:numId w:val="14"/>
              </w:numPr>
              <w:ind w:left="780"/>
              <w:rPr>
                <w:rFonts w:ascii="Arial Narrow" w:hAnsi="Arial Narrow"/>
                <w:bCs/>
                <w:sz w:val="20"/>
                <w:szCs w:val="20"/>
                <w:lang w:val="es-PE" w:eastAsia="es-PE"/>
              </w:rPr>
            </w:pPr>
            <w:r>
              <w:rPr>
                <w:rFonts w:ascii="Arial Narrow" w:hAnsi="Arial Narrow"/>
                <w:bCs/>
                <w:sz w:val="20"/>
                <w:szCs w:val="20"/>
                <w:lang w:val="es-PE" w:eastAsia="es-PE"/>
              </w:rPr>
              <w:t>Etiqueta de “Levante Autorizado” o “Levante no Autorizado”</w:t>
            </w:r>
          </w:p>
          <w:p w14:paraId="15B777F7" w14:textId="77777777" w:rsidR="00AB07FC" w:rsidRPr="00716B3A" w:rsidRDefault="00AB07FC" w:rsidP="008C6227">
            <w:pPr>
              <w:pStyle w:val="Prrafodelista"/>
              <w:numPr>
                <w:ilvl w:val="0"/>
                <w:numId w:val="122"/>
              </w:numPr>
              <w:ind w:left="355" w:hanging="284"/>
              <w:contextualSpacing/>
              <w:jc w:val="left"/>
              <w:rPr>
                <w:rFonts w:ascii="Arial Narrow" w:hAnsi="Arial Narrow" w:cs="Arial"/>
                <w:sz w:val="20"/>
                <w:szCs w:val="20"/>
              </w:rPr>
            </w:pPr>
            <w:r w:rsidRPr="00716B3A">
              <w:rPr>
                <w:rFonts w:ascii="Arial Narrow" w:hAnsi="Arial Narrow"/>
                <w:bCs/>
                <w:sz w:val="20"/>
                <w:szCs w:val="20"/>
                <w:lang w:val="es-PE" w:eastAsia="es-PE"/>
              </w:rPr>
              <w:t>Al hacer click en el botón “</w:t>
            </w:r>
            <w:r w:rsidR="00716B3A">
              <w:rPr>
                <w:rFonts w:ascii="Arial Narrow" w:hAnsi="Arial Narrow"/>
                <w:bCs/>
                <w:sz w:val="20"/>
                <w:szCs w:val="20"/>
                <w:lang w:val="es-PE" w:eastAsia="es-PE"/>
              </w:rPr>
              <w:t>Salir</w:t>
            </w:r>
            <w:r w:rsidRPr="00716B3A">
              <w:rPr>
                <w:rFonts w:ascii="Arial Narrow" w:hAnsi="Arial Narrow"/>
                <w:bCs/>
                <w:sz w:val="20"/>
                <w:szCs w:val="20"/>
                <w:lang w:val="es-PE" w:eastAsia="es-PE"/>
              </w:rPr>
              <w:t>” el sistema deberá</w:t>
            </w:r>
            <w:r w:rsidR="00716B3A">
              <w:rPr>
                <w:rFonts w:ascii="Arial Narrow" w:hAnsi="Arial Narrow"/>
                <w:bCs/>
                <w:sz w:val="20"/>
                <w:szCs w:val="20"/>
                <w:lang w:val="es-PE" w:eastAsia="es-PE"/>
              </w:rPr>
              <w:t xml:space="preserve"> abandonar la opción.</w:t>
            </w:r>
          </w:p>
          <w:p w14:paraId="15B777F8" w14:textId="77777777" w:rsidR="003D28D8" w:rsidRPr="00BC64D5" w:rsidRDefault="003D28D8" w:rsidP="008C6227">
            <w:pPr>
              <w:pStyle w:val="Prrafodelista"/>
              <w:ind w:left="1364"/>
              <w:contextualSpacing/>
              <w:jc w:val="left"/>
              <w:rPr>
                <w:rFonts w:ascii="Arial Narrow" w:hAnsi="Arial Narrow" w:cs="Arial"/>
                <w:sz w:val="20"/>
                <w:szCs w:val="20"/>
              </w:rPr>
            </w:pPr>
          </w:p>
        </w:tc>
        <w:tc>
          <w:tcPr>
            <w:tcW w:w="1134" w:type="dxa"/>
            <w:gridSpan w:val="2"/>
            <w:shd w:val="clear" w:color="auto" w:fill="auto"/>
          </w:tcPr>
          <w:p w14:paraId="15B777F9" w14:textId="77777777" w:rsidR="003D28D8" w:rsidRPr="00752A5B" w:rsidRDefault="003D28D8" w:rsidP="008C6227">
            <w:pPr>
              <w:pStyle w:val="Textodeglobo"/>
              <w:spacing w:before="40" w:after="40"/>
              <w:jc w:val="center"/>
              <w:rPr>
                <w:rFonts w:ascii="Arial Narrow" w:hAnsi="Arial Narrow" w:cs="Arial Narrow"/>
                <w:sz w:val="20"/>
                <w:szCs w:val="20"/>
                <w:lang w:eastAsia="es-ES"/>
              </w:rPr>
            </w:pPr>
          </w:p>
        </w:tc>
        <w:tc>
          <w:tcPr>
            <w:tcW w:w="851" w:type="dxa"/>
            <w:shd w:val="clear" w:color="auto" w:fill="auto"/>
          </w:tcPr>
          <w:p w14:paraId="15B777FA" w14:textId="77777777" w:rsidR="003D28D8" w:rsidRPr="00752A5B" w:rsidRDefault="003D28D8" w:rsidP="008C6227">
            <w:pPr>
              <w:pStyle w:val="Textodeglobo"/>
              <w:spacing w:before="40" w:after="40"/>
              <w:jc w:val="left"/>
              <w:rPr>
                <w:rFonts w:ascii="Arial Narrow" w:hAnsi="Arial Narrow" w:cs="Arial Narrow"/>
                <w:sz w:val="20"/>
                <w:szCs w:val="20"/>
                <w:lang w:eastAsia="es-ES"/>
              </w:rPr>
            </w:pPr>
          </w:p>
        </w:tc>
      </w:tr>
    </w:tbl>
    <w:p w14:paraId="15B777FC" w14:textId="77777777" w:rsidR="004E062F" w:rsidRPr="00752A5B" w:rsidRDefault="004E062F" w:rsidP="008C6227">
      <w:pPr>
        <w:ind w:left="567"/>
      </w:pPr>
      <w:r w:rsidRPr="00752A5B">
        <w:t>En Anexo 6.1</w:t>
      </w:r>
      <w:r>
        <w:t>4</w:t>
      </w:r>
      <w:r w:rsidRPr="00752A5B">
        <w:t xml:space="preserve"> se indica el perfil de acceso que debe tener habilitada las funcionalidades solicitadas en esta RIN.</w:t>
      </w:r>
    </w:p>
    <w:p w14:paraId="15B777FD" w14:textId="77777777" w:rsidR="004E062F" w:rsidRPr="00752A5B" w:rsidRDefault="004E062F" w:rsidP="008C6227"/>
    <w:p w14:paraId="15B777FE" w14:textId="77777777" w:rsidR="00EC5220" w:rsidRPr="00752A5B" w:rsidRDefault="00EC5220" w:rsidP="008C6227">
      <w:pPr>
        <w:pStyle w:val="Ttulo2"/>
        <w:ind w:left="578" w:hanging="578"/>
      </w:pPr>
      <w:bookmarkStart w:id="526" w:name="_Toc328651408"/>
      <w:r w:rsidRPr="00752A5B">
        <w:t>Requerimiento Bienes y Servicios</w:t>
      </w:r>
      <w:bookmarkEnd w:id="526"/>
    </w:p>
    <w:p w14:paraId="15B777FF" w14:textId="77777777" w:rsidR="00EC5220" w:rsidRPr="00752A5B" w:rsidRDefault="00EC5220" w:rsidP="008C6227">
      <w:pPr>
        <w:pStyle w:val="Ttulo2"/>
        <w:ind w:left="578" w:hanging="578"/>
      </w:pPr>
      <w:bookmarkStart w:id="527" w:name="_Toc328651409"/>
      <w:r w:rsidRPr="00752A5B">
        <w:t>Requerimiento Comunicación y Difusión</w:t>
      </w:r>
      <w:bookmarkEnd w:id="527"/>
    </w:p>
    <w:p w14:paraId="15B77800" w14:textId="77777777" w:rsidR="00EC5220" w:rsidRPr="00752A5B" w:rsidRDefault="00EC5220" w:rsidP="008C6227">
      <w:pPr>
        <w:pStyle w:val="Ttulo2"/>
        <w:ind w:left="578" w:hanging="578"/>
      </w:pPr>
      <w:bookmarkStart w:id="528" w:name="_Toc328651410"/>
      <w:r w:rsidRPr="00752A5B">
        <w:t>Otros Requerimientos</w:t>
      </w:r>
      <w:bookmarkEnd w:id="528"/>
    </w:p>
    <w:p w14:paraId="15B77801" w14:textId="77777777" w:rsidR="004D2A3B" w:rsidRPr="00752A5B" w:rsidRDefault="004D2A3B" w:rsidP="008C6227">
      <w:pPr>
        <w:jc w:val="left"/>
        <w:rPr>
          <w:rFonts w:cs="Arial"/>
          <w:b/>
          <w:sz w:val="24"/>
          <w:u w:val="single"/>
        </w:rPr>
      </w:pPr>
    </w:p>
    <w:p w14:paraId="15B77802" w14:textId="77777777" w:rsidR="004D2A3B" w:rsidRPr="00752A5B" w:rsidRDefault="009F50F3" w:rsidP="008C6227">
      <w:pPr>
        <w:jc w:val="left"/>
        <w:rPr>
          <w:rFonts w:cs="Arial"/>
          <w:b/>
          <w:sz w:val="24"/>
          <w:u w:val="single"/>
        </w:rPr>
      </w:pPr>
      <w:r w:rsidRPr="00752A5B">
        <w:rPr>
          <w:rFonts w:cs="Arial"/>
          <w:b/>
          <w:sz w:val="24"/>
          <w:u w:val="single"/>
        </w:rPr>
        <w:br w:type="page"/>
      </w:r>
    </w:p>
    <w:p w14:paraId="15B77803" w14:textId="77777777" w:rsidR="004D2A3B" w:rsidRPr="00752A5B" w:rsidRDefault="004D2A3B" w:rsidP="008C6227">
      <w:pPr>
        <w:pStyle w:val="Ttulo1"/>
      </w:pPr>
      <w:bookmarkStart w:id="529" w:name="_Toc328651411"/>
      <w:r w:rsidRPr="00752A5B">
        <w:t>ANEXOS</w:t>
      </w:r>
      <w:bookmarkEnd w:id="529"/>
    </w:p>
    <w:p w14:paraId="15B77804" w14:textId="77777777" w:rsidR="0090456D" w:rsidRPr="00752A5B" w:rsidRDefault="00AA467F" w:rsidP="008C6227">
      <w:pPr>
        <w:pStyle w:val="Ttulo2"/>
        <w:rPr>
          <w:lang w:val="es-PE"/>
        </w:rPr>
      </w:pPr>
      <w:r w:rsidRPr="00752A5B">
        <w:rPr>
          <w:lang w:val="es-PE"/>
        </w:rPr>
        <w:t>Estructura de Datos Generales del DEP</w:t>
      </w:r>
    </w:p>
    <w:p w14:paraId="15B77805" w14:textId="77777777" w:rsidR="00AA467F" w:rsidRPr="00752A5B" w:rsidRDefault="00AA467F" w:rsidP="008C6227">
      <w:pPr>
        <w:ind w:left="567"/>
        <w:rPr>
          <w:rFonts w:ascii="Arial Narrow" w:hAnsi="Arial Narrow" w:cs="Arial Narrow"/>
          <w:sz w:val="20"/>
          <w:szCs w:val="20"/>
          <w:lang w:val="es-PE"/>
        </w:rPr>
      </w:pPr>
      <w:r w:rsidRPr="00752A5B">
        <w:rPr>
          <w:rFonts w:ascii="Arial Narrow" w:hAnsi="Arial Narrow" w:cs="Arial Narrow"/>
          <w:sz w:val="20"/>
          <w:szCs w:val="20"/>
          <w:lang w:val="es-PE"/>
        </w:rPr>
        <w:t>Estructura mínima de elementos a ser requeridos en la transmisión DEP (Datos Generales)</w:t>
      </w:r>
    </w:p>
    <w:p w14:paraId="15B77806" w14:textId="77777777" w:rsidR="00AA467F" w:rsidRPr="00752A5B" w:rsidRDefault="00AA467F" w:rsidP="008C6227">
      <w:pPr>
        <w:ind w:left="284"/>
        <w:rPr>
          <w:rFonts w:ascii="Arial Narrow" w:hAnsi="Arial Narrow" w:cs="Arial Narrow"/>
          <w:sz w:val="20"/>
          <w:szCs w:val="20"/>
          <w:highlight w:val="yellow"/>
          <w:lang w:val="es-PE"/>
        </w:rPr>
      </w:pPr>
    </w:p>
    <w:tbl>
      <w:tblPr>
        <w:tblW w:w="39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567"/>
        <w:gridCol w:w="567"/>
        <w:gridCol w:w="567"/>
      </w:tblGrid>
      <w:tr w:rsidR="00AA467F" w:rsidRPr="00752A5B" w14:paraId="15B7780B" w14:textId="77777777" w:rsidTr="00AA467F">
        <w:trPr>
          <w:jc w:val="center"/>
        </w:trPr>
        <w:tc>
          <w:tcPr>
            <w:tcW w:w="2268" w:type="dxa"/>
            <w:shd w:val="clear" w:color="auto" w:fill="D9D9D9"/>
            <w:vAlign w:val="center"/>
          </w:tcPr>
          <w:p w14:paraId="15B77807" w14:textId="77777777" w:rsidR="00AA467F" w:rsidRPr="00752A5B" w:rsidRDefault="00AA467F" w:rsidP="008C6227">
            <w:pPr>
              <w:tabs>
                <w:tab w:val="center" w:pos="4419"/>
                <w:tab w:val="right" w:pos="8838"/>
              </w:tabs>
              <w:jc w:val="center"/>
              <w:rPr>
                <w:rFonts w:ascii="Arial Narrow" w:hAnsi="Arial Narrow" w:cs="Arial Narrow"/>
                <w:b/>
                <w:sz w:val="18"/>
                <w:szCs w:val="18"/>
              </w:rPr>
            </w:pPr>
            <w:r w:rsidRPr="00752A5B">
              <w:rPr>
                <w:rFonts w:ascii="Arial Narrow" w:hAnsi="Arial Narrow" w:cs="Arial Narrow"/>
                <w:b/>
                <w:sz w:val="18"/>
                <w:szCs w:val="18"/>
              </w:rPr>
              <w:t>Atributo</w:t>
            </w:r>
          </w:p>
        </w:tc>
        <w:tc>
          <w:tcPr>
            <w:tcW w:w="567" w:type="dxa"/>
            <w:shd w:val="clear" w:color="auto" w:fill="D9D9D9"/>
            <w:vAlign w:val="center"/>
          </w:tcPr>
          <w:p w14:paraId="15B77808" w14:textId="77777777" w:rsidR="00AA467F" w:rsidRPr="00752A5B" w:rsidRDefault="00AA467F" w:rsidP="008C6227">
            <w:pPr>
              <w:tabs>
                <w:tab w:val="center" w:pos="4419"/>
                <w:tab w:val="right" w:pos="8838"/>
              </w:tabs>
              <w:jc w:val="center"/>
              <w:rPr>
                <w:rFonts w:ascii="Arial Narrow" w:hAnsi="Arial Narrow" w:cs="Arial Narrow"/>
                <w:b/>
                <w:sz w:val="18"/>
                <w:szCs w:val="18"/>
              </w:rPr>
            </w:pPr>
            <w:r w:rsidRPr="00752A5B">
              <w:rPr>
                <w:rFonts w:ascii="Arial Narrow" w:hAnsi="Arial Narrow" w:cs="Arial Narrow"/>
                <w:b/>
                <w:sz w:val="18"/>
                <w:szCs w:val="18"/>
              </w:rPr>
              <w:t>C</w:t>
            </w:r>
            <w:r w:rsidRPr="00752A5B">
              <w:rPr>
                <w:rFonts w:ascii="Arial Narrow" w:hAnsi="Arial Narrow" w:cs="Arial Narrow"/>
                <w:b/>
                <w:sz w:val="18"/>
                <w:szCs w:val="18"/>
                <w:vertAlign w:val="superscript"/>
              </w:rPr>
              <w:t>(1)</w:t>
            </w:r>
          </w:p>
        </w:tc>
        <w:tc>
          <w:tcPr>
            <w:tcW w:w="567" w:type="dxa"/>
            <w:shd w:val="clear" w:color="auto" w:fill="D9D9D9"/>
          </w:tcPr>
          <w:p w14:paraId="15B77809" w14:textId="77777777" w:rsidR="00AA467F" w:rsidRPr="00752A5B" w:rsidRDefault="00AA467F" w:rsidP="008C6227">
            <w:pPr>
              <w:tabs>
                <w:tab w:val="center" w:pos="4419"/>
                <w:tab w:val="right" w:pos="8838"/>
              </w:tabs>
              <w:jc w:val="center"/>
              <w:rPr>
                <w:rFonts w:ascii="Arial Narrow" w:hAnsi="Arial Narrow" w:cs="Arial Narrow"/>
                <w:b/>
                <w:sz w:val="18"/>
                <w:szCs w:val="18"/>
              </w:rPr>
            </w:pPr>
            <w:r w:rsidRPr="00752A5B">
              <w:rPr>
                <w:rFonts w:ascii="Arial Narrow" w:hAnsi="Arial Narrow" w:cs="Arial Narrow"/>
                <w:b/>
                <w:sz w:val="18"/>
                <w:szCs w:val="18"/>
              </w:rPr>
              <w:t>T</w:t>
            </w:r>
          </w:p>
        </w:tc>
        <w:tc>
          <w:tcPr>
            <w:tcW w:w="567" w:type="dxa"/>
            <w:shd w:val="clear" w:color="auto" w:fill="D9D9D9"/>
            <w:vAlign w:val="center"/>
          </w:tcPr>
          <w:p w14:paraId="15B7780A" w14:textId="77777777" w:rsidR="00AA467F" w:rsidRPr="00752A5B" w:rsidRDefault="00AA467F" w:rsidP="008C6227">
            <w:pPr>
              <w:tabs>
                <w:tab w:val="center" w:pos="4419"/>
                <w:tab w:val="right" w:pos="8838"/>
              </w:tabs>
              <w:jc w:val="center"/>
              <w:rPr>
                <w:rFonts w:ascii="Arial Narrow" w:hAnsi="Arial Narrow" w:cs="Arial Narrow"/>
                <w:b/>
                <w:sz w:val="18"/>
                <w:szCs w:val="18"/>
              </w:rPr>
            </w:pPr>
            <w:r w:rsidRPr="00752A5B">
              <w:rPr>
                <w:rFonts w:ascii="Arial Narrow" w:hAnsi="Arial Narrow" w:cs="Arial Narrow"/>
                <w:b/>
                <w:sz w:val="18"/>
                <w:szCs w:val="18"/>
              </w:rPr>
              <w:t>L</w:t>
            </w:r>
          </w:p>
        </w:tc>
      </w:tr>
      <w:tr w:rsidR="00AA467F" w:rsidRPr="007A7832" w14:paraId="15B77810" w14:textId="77777777" w:rsidTr="00AA467F">
        <w:trPr>
          <w:jc w:val="center"/>
        </w:trPr>
        <w:tc>
          <w:tcPr>
            <w:tcW w:w="2268" w:type="dxa"/>
          </w:tcPr>
          <w:p w14:paraId="15B7780C" w14:textId="77777777" w:rsidR="00AA467F" w:rsidRPr="007A7832" w:rsidRDefault="005D1A45" w:rsidP="008C6227">
            <w:pPr>
              <w:tabs>
                <w:tab w:val="center" w:pos="4419"/>
                <w:tab w:val="right" w:pos="8838"/>
              </w:tabs>
              <w:jc w:val="left"/>
              <w:rPr>
                <w:rFonts w:ascii="Arial Narrow" w:hAnsi="Arial Narrow" w:cs="Arial Narrow"/>
                <w:color w:val="0000CC"/>
                <w:sz w:val="18"/>
                <w:szCs w:val="18"/>
              </w:rPr>
            </w:pPr>
            <w:r w:rsidRPr="007A7832">
              <w:rPr>
                <w:rFonts w:ascii="Arial Narrow" w:hAnsi="Arial Narrow" w:cs="Arial Narrow"/>
                <w:color w:val="0000CC"/>
                <w:sz w:val="18"/>
                <w:szCs w:val="18"/>
              </w:rPr>
              <w:t>Año del DEP</w:t>
            </w:r>
          </w:p>
        </w:tc>
        <w:tc>
          <w:tcPr>
            <w:tcW w:w="567" w:type="dxa"/>
          </w:tcPr>
          <w:p w14:paraId="15B7780D" w14:textId="77777777" w:rsidR="00AA467F" w:rsidRPr="007A7832" w:rsidRDefault="005D1A45" w:rsidP="008C6227">
            <w:pPr>
              <w:tabs>
                <w:tab w:val="center" w:pos="4419"/>
                <w:tab w:val="right" w:pos="8838"/>
              </w:tabs>
              <w:jc w:val="center"/>
              <w:rPr>
                <w:rFonts w:ascii="Arial Narrow" w:hAnsi="Arial Narrow" w:cs="Arial Narrow"/>
                <w:color w:val="0000CC"/>
                <w:sz w:val="18"/>
                <w:szCs w:val="18"/>
              </w:rPr>
            </w:pPr>
            <w:r w:rsidRPr="007A7832">
              <w:rPr>
                <w:rFonts w:ascii="Arial Narrow" w:hAnsi="Arial Narrow" w:cs="Arial Narrow"/>
                <w:color w:val="0000CC"/>
                <w:sz w:val="18"/>
                <w:szCs w:val="18"/>
              </w:rPr>
              <w:t>M</w:t>
            </w:r>
          </w:p>
        </w:tc>
        <w:tc>
          <w:tcPr>
            <w:tcW w:w="567" w:type="dxa"/>
          </w:tcPr>
          <w:p w14:paraId="15B7780E" w14:textId="77777777" w:rsidR="00AA467F" w:rsidRPr="007A7832" w:rsidRDefault="005D1A45" w:rsidP="008C6227">
            <w:pPr>
              <w:tabs>
                <w:tab w:val="center" w:pos="4419"/>
                <w:tab w:val="right" w:pos="8838"/>
              </w:tabs>
              <w:jc w:val="center"/>
              <w:rPr>
                <w:rFonts w:ascii="Arial Narrow" w:hAnsi="Arial Narrow" w:cs="Arial Narrow"/>
                <w:color w:val="0000CC"/>
                <w:sz w:val="18"/>
                <w:szCs w:val="18"/>
              </w:rPr>
            </w:pPr>
            <w:r w:rsidRPr="007A7832">
              <w:rPr>
                <w:rFonts w:ascii="Arial Narrow" w:hAnsi="Arial Narrow" w:cs="Arial Narrow"/>
                <w:color w:val="0000CC"/>
                <w:sz w:val="18"/>
                <w:szCs w:val="18"/>
              </w:rPr>
              <w:t>N</w:t>
            </w:r>
          </w:p>
        </w:tc>
        <w:tc>
          <w:tcPr>
            <w:tcW w:w="567" w:type="dxa"/>
          </w:tcPr>
          <w:p w14:paraId="15B7780F" w14:textId="77777777" w:rsidR="00AA467F" w:rsidRPr="007A7832" w:rsidRDefault="005D1A45" w:rsidP="008C6227">
            <w:pPr>
              <w:tabs>
                <w:tab w:val="center" w:pos="4419"/>
                <w:tab w:val="right" w:pos="8838"/>
              </w:tabs>
              <w:jc w:val="center"/>
              <w:rPr>
                <w:rFonts w:ascii="Arial Narrow" w:hAnsi="Arial Narrow" w:cs="Arial Narrow"/>
                <w:color w:val="0000CC"/>
                <w:sz w:val="18"/>
                <w:szCs w:val="18"/>
              </w:rPr>
            </w:pPr>
            <w:r w:rsidRPr="007A7832">
              <w:rPr>
                <w:rFonts w:ascii="Arial Narrow" w:hAnsi="Arial Narrow" w:cs="Arial Narrow"/>
                <w:color w:val="0000CC"/>
                <w:sz w:val="18"/>
                <w:szCs w:val="18"/>
              </w:rPr>
              <w:t>4</w:t>
            </w:r>
          </w:p>
        </w:tc>
      </w:tr>
      <w:tr w:rsidR="005D1A45" w:rsidRPr="007A7832" w14:paraId="15B77815" w14:textId="77777777" w:rsidTr="00AA467F">
        <w:trPr>
          <w:jc w:val="center"/>
        </w:trPr>
        <w:tc>
          <w:tcPr>
            <w:tcW w:w="2268" w:type="dxa"/>
          </w:tcPr>
          <w:p w14:paraId="15B77811" w14:textId="77777777" w:rsidR="005D1A45" w:rsidRPr="007A7832" w:rsidRDefault="005D1A45" w:rsidP="00EA326D">
            <w:pPr>
              <w:tabs>
                <w:tab w:val="center" w:pos="4419"/>
                <w:tab w:val="right" w:pos="8838"/>
              </w:tabs>
              <w:jc w:val="left"/>
              <w:rPr>
                <w:rFonts w:ascii="Arial Narrow" w:hAnsi="Arial Narrow" w:cs="Arial Narrow"/>
                <w:sz w:val="18"/>
                <w:szCs w:val="18"/>
              </w:rPr>
            </w:pPr>
            <w:r w:rsidRPr="007A7832">
              <w:rPr>
                <w:rFonts w:ascii="Arial Narrow" w:hAnsi="Arial Narrow" w:cs="Arial Narrow"/>
                <w:sz w:val="18"/>
                <w:szCs w:val="18"/>
              </w:rPr>
              <w:t>Número del DEP</w:t>
            </w:r>
          </w:p>
        </w:tc>
        <w:tc>
          <w:tcPr>
            <w:tcW w:w="567" w:type="dxa"/>
          </w:tcPr>
          <w:p w14:paraId="15B77812" w14:textId="77777777" w:rsidR="005D1A45" w:rsidRPr="007A7832" w:rsidRDefault="005D1A45" w:rsidP="00EA326D">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13" w14:textId="77777777" w:rsidR="005D1A45" w:rsidRPr="007A7832" w:rsidRDefault="005D1A45" w:rsidP="00EA326D">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C</w:t>
            </w:r>
          </w:p>
        </w:tc>
        <w:tc>
          <w:tcPr>
            <w:tcW w:w="567" w:type="dxa"/>
          </w:tcPr>
          <w:p w14:paraId="15B77814" w14:textId="77777777" w:rsidR="005D1A45" w:rsidRPr="007A7832" w:rsidRDefault="005D1A45" w:rsidP="00EA326D">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8</w:t>
            </w:r>
          </w:p>
        </w:tc>
      </w:tr>
      <w:tr w:rsidR="005D1A45" w:rsidRPr="007A7832" w14:paraId="15B7781A" w14:textId="77777777" w:rsidTr="00AA467F">
        <w:trPr>
          <w:jc w:val="center"/>
        </w:trPr>
        <w:tc>
          <w:tcPr>
            <w:tcW w:w="2268" w:type="dxa"/>
          </w:tcPr>
          <w:p w14:paraId="15B77816" w14:textId="77777777" w:rsidR="005D1A45" w:rsidRPr="007A7832" w:rsidRDefault="005D1A45" w:rsidP="008C6227">
            <w:pPr>
              <w:tabs>
                <w:tab w:val="center" w:pos="4419"/>
                <w:tab w:val="right" w:pos="8838"/>
              </w:tabs>
              <w:jc w:val="left"/>
              <w:rPr>
                <w:rFonts w:ascii="Arial Narrow" w:hAnsi="Arial Narrow" w:cs="Arial Narrow"/>
                <w:sz w:val="18"/>
                <w:szCs w:val="18"/>
              </w:rPr>
            </w:pPr>
            <w:r w:rsidRPr="007A7832">
              <w:rPr>
                <w:rFonts w:ascii="Arial Narrow" w:hAnsi="Arial Narrow" w:cs="Arial Narrow"/>
                <w:sz w:val="18"/>
                <w:szCs w:val="18"/>
              </w:rPr>
              <w:t>Código de la Empresa de Transporte</w:t>
            </w:r>
          </w:p>
        </w:tc>
        <w:tc>
          <w:tcPr>
            <w:tcW w:w="567" w:type="dxa"/>
          </w:tcPr>
          <w:p w14:paraId="15B77817"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18"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C</w:t>
            </w:r>
          </w:p>
        </w:tc>
        <w:tc>
          <w:tcPr>
            <w:tcW w:w="567" w:type="dxa"/>
          </w:tcPr>
          <w:p w14:paraId="15B77819"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4</w:t>
            </w:r>
          </w:p>
        </w:tc>
      </w:tr>
      <w:tr w:rsidR="005D1A45" w:rsidRPr="007A7832" w14:paraId="15B7781F" w14:textId="77777777" w:rsidTr="00AA467F">
        <w:trPr>
          <w:jc w:val="center"/>
        </w:trPr>
        <w:tc>
          <w:tcPr>
            <w:tcW w:w="2268" w:type="dxa"/>
          </w:tcPr>
          <w:p w14:paraId="15B7781B" w14:textId="77777777" w:rsidR="005D1A45" w:rsidRPr="007A7832" w:rsidRDefault="005D1A45" w:rsidP="008C6227">
            <w:pPr>
              <w:tabs>
                <w:tab w:val="center" w:pos="4419"/>
                <w:tab w:val="right" w:pos="8838"/>
              </w:tabs>
              <w:jc w:val="left"/>
              <w:rPr>
                <w:rFonts w:ascii="Arial Narrow" w:hAnsi="Arial Narrow" w:cs="Arial Narrow"/>
                <w:sz w:val="18"/>
                <w:szCs w:val="18"/>
              </w:rPr>
            </w:pPr>
            <w:r w:rsidRPr="007A7832">
              <w:rPr>
                <w:rFonts w:ascii="Arial Narrow" w:hAnsi="Arial Narrow" w:cs="Arial Narrow"/>
                <w:sz w:val="18"/>
                <w:szCs w:val="18"/>
              </w:rPr>
              <w:t>Tipo de Medio de Transporte</w:t>
            </w:r>
          </w:p>
        </w:tc>
        <w:tc>
          <w:tcPr>
            <w:tcW w:w="567" w:type="dxa"/>
          </w:tcPr>
          <w:p w14:paraId="15B7781C"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1D"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C</w:t>
            </w:r>
          </w:p>
        </w:tc>
        <w:tc>
          <w:tcPr>
            <w:tcW w:w="567" w:type="dxa"/>
          </w:tcPr>
          <w:p w14:paraId="15B7781E"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1</w:t>
            </w:r>
          </w:p>
        </w:tc>
      </w:tr>
      <w:tr w:rsidR="005D1A45" w:rsidRPr="007A7832" w14:paraId="15B77824" w14:textId="77777777" w:rsidTr="00AA467F">
        <w:trPr>
          <w:jc w:val="center"/>
        </w:trPr>
        <w:tc>
          <w:tcPr>
            <w:tcW w:w="2268" w:type="dxa"/>
          </w:tcPr>
          <w:p w14:paraId="15B77820" w14:textId="77777777" w:rsidR="005D1A45" w:rsidRPr="007A7832" w:rsidRDefault="005D1A45" w:rsidP="008C6227">
            <w:pPr>
              <w:tabs>
                <w:tab w:val="center" w:pos="4419"/>
                <w:tab w:val="right" w:pos="8838"/>
              </w:tabs>
              <w:jc w:val="left"/>
              <w:rPr>
                <w:rFonts w:ascii="Arial Narrow" w:hAnsi="Arial Narrow" w:cs="Arial Narrow"/>
                <w:sz w:val="18"/>
                <w:szCs w:val="18"/>
              </w:rPr>
            </w:pPr>
            <w:r w:rsidRPr="007A7832">
              <w:rPr>
                <w:rFonts w:ascii="Arial Narrow" w:hAnsi="Arial Narrow" w:cs="Arial Narrow"/>
                <w:sz w:val="18"/>
                <w:szCs w:val="18"/>
              </w:rPr>
              <w:t>Código de Empresa de Servicio Postal</w:t>
            </w:r>
          </w:p>
        </w:tc>
        <w:tc>
          <w:tcPr>
            <w:tcW w:w="567" w:type="dxa"/>
          </w:tcPr>
          <w:p w14:paraId="15B77821"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22"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C</w:t>
            </w:r>
          </w:p>
        </w:tc>
        <w:tc>
          <w:tcPr>
            <w:tcW w:w="567" w:type="dxa"/>
          </w:tcPr>
          <w:p w14:paraId="15B77823"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4</w:t>
            </w:r>
          </w:p>
        </w:tc>
      </w:tr>
      <w:tr w:rsidR="005D1A45" w:rsidRPr="007A7832" w14:paraId="15B77829" w14:textId="77777777" w:rsidTr="00AA467F">
        <w:trPr>
          <w:jc w:val="center"/>
        </w:trPr>
        <w:tc>
          <w:tcPr>
            <w:tcW w:w="2268" w:type="dxa"/>
          </w:tcPr>
          <w:p w14:paraId="15B77825" w14:textId="77777777" w:rsidR="005D1A45" w:rsidRPr="007A7832" w:rsidRDefault="005D1A45" w:rsidP="008C6227">
            <w:pPr>
              <w:tabs>
                <w:tab w:val="center" w:pos="4419"/>
                <w:tab w:val="right" w:pos="8838"/>
              </w:tabs>
              <w:jc w:val="left"/>
              <w:rPr>
                <w:rFonts w:ascii="Arial Narrow" w:hAnsi="Arial Narrow" w:cs="Arial Narrow"/>
                <w:sz w:val="18"/>
                <w:szCs w:val="18"/>
              </w:rPr>
            </w:pPr>
            <w:r w:rsidRPr="007A7832">
              <w:rPr>
                <w:rFonts w:ascii="Arial Narrow" w:hAnsi="Arial Narrow" w:cs="Arial Narrow"/>
                <w:sz w:val="18"/>
                <w:szCs w:val="18"/>
              </w:rPr>
              <w:t>Código de Punto de llegada</w:t>
            </w:r>
          </w:p>
        </w:tc>
        <w:tc>
          <w:tcPr>
            <w:tcW w:w="567" w:type="dxa"/>
          </w:tcPr>
          <w:p w14:paraId="15B77826"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27"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C</w:t>
            </w:r>
          </w:p>
        </w:tc>
        <w:tc>
          <w:tcPr>
            <w:tcW w:w="567" w:type="dxa"/>
          </w:tcPr>
          <w:p w14:paraId="15B77828"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4</w:t>
            </w:r>
          </w:p>
        </w:tc>
      </w:tr>
      <w:tr w:rsidR="005D1A45" w:rsidRPr="007A7832" w14:paraId="15B7782E" w14:textId="77777777" w:rsidTr="00AA467F">
        <w:trPr>
          <w:jc w:val="center"/>
        </w:trPr>
        <w:tc>
          <w:tcPr>
            <w:tcW w:w="2268" w:type="dxa"/>
          </w:tcPr>
          <w:p w14:paraId="15B7782A" w14:textId="77777777" w:rsidR="005D1A45" w:rsidRPr="007A7832" w:rsidRDefault="005D1A45" w:rsidP="008C6227">
            <w:pPr>
              <w:tabs>
                <w:tab w:val="center" w:pos="4419"/>
                <w:tab w:val="right" w:pos="8838"/>
              </w:tabs>
              <w:jc w:val="left"/>
              <w:rPr>
                <w:rFonts w:ascii="Arial Narrow" w:hAnsi="Arial Narrow" w:cs="Arial Narrow"/>
                <w:sz w:val="18"/>
                <w:szCs w:val="18"/>
              </w:rPr>
            </w:pPr>
            <w:r w:rsidRPr="007A7832">
              <w:rPr>
                <w:rFonts w:ascii="Arial Narrow" w:hAnsi="Arial Narrow" w:cs="Arial Narrow"/>
                <w:sz w:val="18"/>
                <w:szCs w:val="18"/>
              </w:rPr>
              <w:t>Numero de Vuelo/Nave</w:t>
            </w:r>
          </w:p>
        </w:tc>
        <w:tc>
          <w:tcPr>
            <w:tcW w:w="567" w:type="dxa"/>
          </w:tcPr>
          <w:p w14:paraId="15B7782B"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2C"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C</w:t>
            </w:r>
          </w:p>
        </w:tc>
        <w:tc>
          <w:tcPr>
            <w:tcW w:w="567" w:type="dxa"/>
          </w:tcPr>
          <w:p w14:paraId="15B7782D"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25</w:t>
            </w:r>
          </w:p>
        </w:tc>
      </w:tr>
      <w:tr w:rsidR="005D1A45" w:rsidRPr="007A7832" w14:paraId="15B77833" w14:textId="77777777" w:rsidTr="00AA467F">
        <w:trPr>
          <w:jc w:val="center"/>
        </w:trPr>
        <w:tc>
          <w:tcPr>
            <w:tcW w:w="2268" w:type="dxa"/>
          </w:tcPr>
          <w:p w14:paraId="15B7782F" w14:textId="77777777" w:rsidR="005D1A45" w:rsidRPr="007A7832" w:rsidRDefault="005D1A45" w:rsidP="008C6227">
            <w:pPr>
              <w:tabs>
                <w:tab w:val="center" w:pos="4419"/>
                <w:tab w:val="right" w:pos="8838"/>
              </w:tabs>
              <w:jc w:val="left"/>
              <w:rPr>
                <w:rFonts w:ascii="Arial Narrow" w:hAnsi="Arial Narrow" w:cs="Arial Narrow"/>
                <w:sz w:val="18"/>
                <w:szCs w:val="18"/>
              </w:rPr>
            </w:pPr>
            <w:r w:rsidRPr="007A7832">
              <w:rPr>
                <w:rFonts w:ascii="Arial Narrow" w:hAnsi="Arial Narrow" w:cs="Arial Narrow"/>
                <w:sz w:val="18"/>
                <w:szCs w:val="18"/>
              </w:rPr>
              <w:t>Fecha de Arribo de Vuelo/Nave</w:t>
            </w:r>
          </w:p>
        </w:tc>
        <w:tc>
          <w:tcPr>
            <w:tcW w:w="567" w:type="dxa"/>
          </w:tcPr>
          <w:p w14:paraId="15B77830"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31"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C</w:t>
            </w:r>
          </w:p>
        </w:tc>
        <w:tc>
          <w:tcPr>
            <w:tcW w:w="567" w:type="dxa"/>
          </w:tcPr>
          <w:p w14:paraId="15B77832"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10</w:t>
            </w:r>
          </w:p>
        </w:tc>
      </w:tr>
      <w:tr w:rsidR="005D1A45" w:rsidRPr="007A7832" w14:paraId="15B77838" w14:textId="77777777" w:rsidTr="00AA467F">
        <w:trPr>
          <w:jc w:val="center"/>
        </w:trPr>
        <w:tc>
          <w:tcPr>
            <w:tcW w:w="2268" w:type="dxa"/>
          </w:tcPr>
          <w:p w14:paraId="15B77834" w14:textId="77777777" w:rsidR="005D1A45" w:rsidRPr="007A7832" w:rsidRDefault="005D1A45" w:rsidP="008C6227">
            <w:pPr>
              <w:tabs>
                <w:tab w:val="center" w:pos="4419"/>
                <w:tab w:val="right" w:pos="8838"/>
              </w:tabs>
              <w:jc w:val="left"/>
              <w:rPr>
                <w:rFonts w:ascii="Arial Narrow" w:hAnsi="Arial Narrow" w:cs="Arial Narrow"/>
                <w:sz w:val="18"/>
                <w:szCs w:val="18"/>
              </w:rPr>
            </w:pPr>
            <w:r w:rsidRPr="007A7832">
              <w:rPr>
                <w:rFonts w:ascii="Arial Narrow" w:hAnsi="Arial Narrow" w:cs="Arial Narrow"/>
                <w:sz w:val="18"/>
                <w:szCs w:val="18"/>
              </w:rPr>
              <w:t>Hora de Arribo de Vuelo/Nave</w:t>
            </w:r>
          </w:p>
        </w:tc>
        <w:tc>
          <w:tcPr>
            <w:tcW w:w="567" w:type="dxa"/>
          </w:tcPr>
          <w:p w14:paraId="15B77835"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36"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C</w:t>
            </w:r>
          </w:p>
        </w:tc>
        <w:tc>
          <w:tcPr>
            <w:tcW w:w="567" w:type="dxa"/>
          </w:tcPr>
          <w:p w14:paraId="15B77837"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9</w:t>
            </w:r>
          </w:p>
        </w:tc>
      </w:tr>
      <w:tr w:rsidR="005D1A45" w:rsidRPr="007A7832" w14:paraId="15B7783D" w14:textId="77777777" w:rsidTr="00AA467F">
        <w:trPr>
          <w:jc w:val="center"/>
        </w:trPr>
        <w:tc>
          <w:tcPr>
            <w:tcW w:w="2268" w:type="dxa"/>
          </w:tcPr>
          <w:p w14:paraId="15B77839" w14:textId="77777777" w:rsidR="005D1A45" w:rsidRPr="007A7832" w:rsidRDefault="005D1A45" w:rsidP="008C6227">
            <w:pPr>
              <w:tabs>
                <w:tab w:val="center" w:pos="4419"/>
                <w:tab w:val="right" w:pos="8838"/>
              </w:tabs>
              <w:jc w:val="left"/>
              <w:rPr>
                <w:rFonts w:ascii="Arial Narrow" w:hAnsi="Arial Narrow" w:cs="Arial Narrow"/>
                <w:sz w:val="18"/>
                <w:szCs w:val="18"/>
              </w:rPr>
            </w:pPr>
            <w:r w:rsidRPr="007A7832">
              <w:rPr>
                <w:rFonts w:ascii="Arial Narrow" w:hAnsi="Arial Narrow" w:cs="Arial Narrow"/>
                <w:sz w:val="18"/>
                <w:szCs w:val="18"/>
              </w:rPr>
              <w:t>Manifiesto de Carga</w:t>
            </w:r>
          </w:p>
        </w:tc>
        <w:tc>
          <w:tcPr>
            <w:tcW w:w="567" w:type="dxa"/>
          </w:tcPr>
          <w:p w14:paraId="15B7783A"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C</w:t>
            </w:r>
          </w:p>
        </w:tc>
        <w:tc>
          <w:tcPr>
            <w:tcW w:w="567" w:type="dxa"/>
          </w:tcPr>
          <w:p w14:paraId="15B7783B"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C</w:t>
            </w:r>
          </w:p>
        </w:tc>
        <w:tc>
          <w:tcPr>
            <w:tcW w:w="567" w:type="dxa"/>
          </w:tcPr>
          <w:p w14:paraId="15B7783C"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9</w:t>
            </w:r>
          </w:p>
        </w:tc>
      </w:tr>
      <w:tr w:rsidR="005D1A45" w:rsidRPr="007A7832" w14:paraId="15B77842" w14:textId="77777777" w:rsidTr="00AA467F">
        <w:trPr>
          <w:jc w:val="center"/>
        </w:trPr>
        <w:tc>
          <w:tcPr>
            <w:tcW w:w="2268" w:type="dxa"/>
          </w:tcPr>
          <w:p w14:paraId="15B7783E" w14:textId="77777777" w:rsidR="005D1A45" w:rsidRPr="007A7832" w:rsidRDefault="005D1A45" w:rsidP="008C6227">
            <w:pPr>
              <w:tabs>
                <w:tab w:val="center" w:pos="4419"/>
                <w:tab w:val="right" w:pos="8838"/>
              </w:tabs>
              <w:jc w:val="left"/>
              <w:rPr>
                <w:rFonts w:ascii="Arial Narrow" w:hAnsi="Arial Narrow" w:cs="Arial Narrow"/>
                <w:sz w:val="18"/>
                <w:szCs w:val="18"/>
              </w:rPr>
            </w:pPr>
            <w:r w:rsidRPr="007A7832">
              <w:rPr>
                <w:rFonts w:ascii="Arial Narrow" w:hAnsi="Arial Narrow" w:cs="Arial Narrow"/>
                <w:sz w:val="18"/>
                <w:szCs w:val="18"/>
              </w:rPr>
              <w:t>Total Peso Recibido</w:t>
            </w:r>
          </w:p>
        </w:tc>
        <w:tc>
          <w:tcPr>
            <w:tcW w:w="567" w:type="dxa"/>
          </w:tcPr>
          <w:p w14:paraId="15B7783F"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40"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N</w:t>
            </w:r>
          </w:p>
        </w:tc>
        <w:tc>
          <w:tcPr>
            <w:tcW w:w="567" w:type="dxa"/>
          </w:tcPr>
          <w:p w14:paraId="15B77841"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10</w:t>
            </w:r>
          </w:p>
        </w:tc>
      </w:tr>
      <w:tr w:rsidR="005D1A45" w:rsidRPr="007A7832" w14:paraId="15B77847" w14:textId="77777777" w:rsidTr="00AA467F">
        <w:trPr>
          <w:jc w:val="center"/>
        </w:trPr>
        <w:tc>
          <w:tcPr>
            <w:tcW w:w="2268" w:type="dxa"/>
          </w:tcPr>
          <w:p w14:paraId="15B77843" w14:textId="77777777" w:rsidR="005D1A45" w:rsidRPr="007A7832" w:rsidRDefault="005D1A45" w:rsidP="008C6227">
            <w:pPr>
              <w:tabs>
                <w:tab w:val="center" w:pos="4419"/>
                <w:tab w:val="right" w:pos="8838"/>
              </w:tabs>
              <w:jc w:val="left"/>
              <w:rPr>
                <w:rFonts w:ascii="Arial Narrow" w:hAnsi="Arial Narrow" w:cs="Arial Narrow"/>
                <w:sz w:val="18"/>
                <w:szCs w:val="18"/>
              </w:rPr>
            </w:pPr>
            <w:r w:rsidRPr="007A7832">
              <w:rPr>
                <w:rFonts w:ascii="Arial Narrow" w:hAnsi="Arial Narrow" w:cs="Arial Narrow"/>
                <w:sz w:val="18"/>
                <w:szCs w:val="18"/>
              </w:rPr>
              <w:t>Total Peso Manifestado</w:t>
            </w:r>
          </w:p>
        </w:tc>
        <w:tc>
          <w:tcPr>
            <w:tcW w:w="567" w:type="dxa"/>
          </w:tcPr>
          <w:p w14:paraId="15B77844"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45"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N</w:t>
            </w:r>
          </w:p>
        </w:tc>
        <w:tc>
          <w:tcPr>
            <w:tcW w:w="567" w:type="dxa"/>
          </w:tcPr>
          <w:p w14:paraId="15B77846"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10</w:t>
            </w:r>
          </w:p>
        </w:tc>
      </w:tr>
      <w:tr w:rsidR="005D1A45" w:rsidRPr="007A7832" w14:paraId="15B7784C" w14:textId="77777777" w:rsidTr="00AA467F">
        <w:trPr>
          <w:jc w:val="center"/>
        </w:trPr>
        <w:tc>
          <w:tcPr>
            <w:tcW w:w="2268" w:type="dxa"/>
          </w:tcPr>
          <w:p w14:paraId="15B77848" w14:textId="77777777" w:rsidR="005D1A45" w:rsidRPr="007A7832" w:rsidRDefault="005D1A45" w:rsidP="008C6227">
            <w:pPr>
              <w:tabs>
                <w:tab w:val="center" w:pos="4419"/>
                <w:tab w:val="right" w:pos="8838"/>
              </w:tabs>
              <w:jc w:val="left"/>
              <w:rPr>
                <w:rFonts w:ascii="Arial Narrow" w:hAnsi="Arial Narrow" w:cs="Arial Narrow"/>
                <w:sz w:val="18"/>
                <w:szCs w:val="18"/>
              </w:rPr>
            </w:pPr>
            <w:r w:rsidRPr="007A7832">
              <w:rPr>
                <w:rFonts w:ascii="Arial Narrow" w:hAnsi="Arial Narrow" w:cs="Arial Narrow"/>
                <w:sz w:val="18"/>
                <w:szCs w:val="18"/>
              </w:rPr>
              <w:t>Total Bultos Recibidos</w:t>
            </w:r>
          </w:p>
        </w:tc>
        <w:tc>
          <w:tcPr>
            <w:tcW w:w="567" w:type="dxa"/>
          </w:tcPr>
          <w:p w14:paraId="15B77849"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4A"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N</w:t>
            </w:r>
          </w:p>
        </w:tc>
        <w:tc>
          <w:tcPr>
            <w:tcW w:w="567" w:type="dxa"/>
          </w:tcPr>
          <w:p w14:paraId="15B7784B"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10</w:t>
            </w:r>
          </w:p>
        </w:tc>
      </w:tr>
      <w:tr w:rsidR="005D1A45" w:rsidRPr="007A7832" w14:paraId="15B77851" w14:textId="77777777" w:rsidTr="00AA467F">
        <w:trPr>
          <w:jc w:val="center"/>
        </w:trPr>
        <w:tc>
          <w:tcPr>
            <w:tcW w:w="2268" w:type="dxa"/>
          </w:tcPr>
          <w:p w14:paraId="15B7784D" w14:textId="77777777" w:rsidR="005D1A45" w:rsidRPr="007A7832" w:rsidRDefault="005D1A45" w:rsidP="008C6227">
            <w:pPr>
              <w:tabs>
                <w:tab w:val="center" w:pos="4419"/>
                <w:tab w:val="right" w:pos="8838"/>
              </w:tabs>
              <w:jc w:val="left"/>
              <w:rPr>
                <w:rFonts w:ascii="Arial Narrow" w:hAnsi="Arial Narrow" w:cs="Arial Narrow"/>
                <w:sz w:val="18"/>
                <w:szCs w:val="18"/>
              </w:rPr>
            </w:pPr>
            <w:r w:rsidRPr="007A7832">
              <w:rPr>
                <w:rFonts w:ascii="Arial Narrow" w:hAnsi="Arial Narrow" w:cs="Arial Narrow"/>
                <w:sz w:val="18"/>
                <w:szCs w:val="18"/>
              </w:rPr>
              <w:t>Total Bultos Manifestado</w:t>
            </w:r>
          </w:p>
        </w:tc>
        <w:tc>
          <w:tcPr>
            <w:tcW w:w="567" w:type="dxa"/>
          </w:tcPr>
          <w:p w14:paraId="15B7784E"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4F"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N</w:t>
            </w:r>
          </w:p>
        </w:tc>
        <w:tc>
          <w:tcPr>
            <w:tcW w:w="567" w:type="dxa"/>
          </w:tcPr>
          <w:p w14:paraId="15B77850"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10</w:t>
            </w:r>
          </w:p>
        </w:tc>
      </w:tr>
      <w:tr w:rsidR="005D1A45" w:rsidRPr="007A7832" w14:paraId="15B77856" w14:textId="77777777" w:rsidTr="00AA467F">
        <w:trPr>
          <w:jc w:val="center"/>
        </w:trPr>
        <w:tc>
          <w:tcPr>
            <w:tcW w:w="2268" w:type="dxa"/>
          </w:tcPr>
          <w:p w14:paraId="15B77852" w14:textId="77777777" w:rsidR="005D1A45" w:rsidRPr="007A7832" w:rsidRDefault="005D1A45" w:rsidP="008C6227">
            <w:pPr>
              <w:tabs>
                <w:tab w:val="center" w:pos="4419"/>
                <w:tab w:val="right" w:pos="8838"/>
              </w:tabs>
              <w:jc w:val="left"/>
              <w:rPr>
                <w:rFonts w:ascii="Arial Narrow" w:hAnsi="Arial Narrow" w:cs="Arial Narrow"/>
                <w:sz w:val="18"/>
                <w:szCs w:val="18"/>
              </w:rPr>
            </w:pPr>
            <w:r w:rsidRPr="007A7832">
              <w:rPr>
                <w:rFonts w:ascii="Arial Narrow" w:hAnsi="Arial Narrow" w:cs="Arial Narrow"/>
                <w:sz w:val="18"/>
                <w:szCs w:val="18"/>
              </w:rPr>
              <w:t>Documento de Transporte*</w:t>
            </w:r>
          </w:p>
        </w:tc>
        <w:tc>
          <w:tcPr>
            <w:tcW w:w="567" w:type="dxa"/>
          </w:tcPr>
          <w:p w14:paraId="15B77853"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54"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C</w:t>
            </w:r>
          </w:p>
        </w:tc>
        <w:tc>
          <w:tcPr>
            <w:tcW w:w="567" w:type="dxa"/>
          </w:tcPr>
          <w:p w14:paraId="15B77855"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25</w:t>
            </w:r>
          </w:p>
        </w:tc>
      </w:tr>
      <w:tr w:rsidR="005D1A45" w:rsidRPr="00752A5B" w14:paraId="15B7785B" w14:textId="77777777" w:rsidTr="00AA467F">
        <w:trPr>
          <w:jc w:val="center"/>
        </w:trPr>
        <w:tc>
          <w:tcPr>
            <w:tcW w:w="2268" w:type="dxa"/>
          </w:tcPr>
          <w:p w14:paraId="15B77857" w14:textId="77777777" w:rsidR="005D1A45" w:rsidRPr="007A7832" w:rsidRDefault="005D1A45" w:rsidP="008C6227">
            <w:pPr>
              <w:tabs>
                <w:tab w:val="center" w:pos="4419"/>
                <w:tab w:val="right" w:pos="8838"/>
              </w:tabs>
              <w:jc w:val="left"/>
              <w:rPr>
                <w:rFonts w:ascii="Arial Narrow" w:hAnsi="Arial Narrow" w:cs="Arial Narrow"/>
                <w:sz w:val="18"/>
                <w:szCs w:val="18"/>
              </w:rPr>
            </w:pPr>
            <w:r w:rsidRPr="007A7832">
              <w:rPr>
                <w:rFonts w:ascii="Arial Narrow" w:hAnsi="Arial Narrow" w:cs="Arial Narrow"/>
                <w:sz w:val="18"/>
                <w:szCs w:val="18"/>
              </w:rPr>
              <w:t>Peso del Documento de Transporte</w:t>
            </w:r>
          </w:p>
        </w:tc>
        <w:tc>
          <w:tcPr>
            <w:tcW w:w="567" w:type="dxa"/>
          </w:tcPr>
          <w:p w14:paraId="15B77858"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59" w14:textId="77777777" w:rsidR="005D1A45" w:rsidRPr="007A7832"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N</w:t>
            </w:r>
          </w:p>
        </w:tc>
        <w:tc>
          <w:tcPr>
            <w:tcW w:w="567" w:type="dxa"/>
          </w:tcPr>
          <w:p w14:paraId="15B7785A" w14:textId="77777777" w:rsidR="005D1A45" w:rsidRPr="00752A5B" w:rsidRDefault="005D1A45"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10</w:t>
            </w:r>
          </w:p>
        </w:tc>
      </w:tr>
      <w:tr w:rsidR="005D1A45" w:rsidRPr="00752A5B" w14:paraId="15B77860" w14:textId="77777777" w:rsidTr="00AA467F">
        <w:trPr>
          <w:jc w:val="center"/>
        </w:trPr>
        <w:tc>
          <w:tcPr>
            <w:tcW w:w="2268" w:type="dxa"/>
          </w:tcPr>
          <w:p w14:paraId="15B7785C" w14:textId="77777777" w:rsidR="005D1A45" w:rsidRPr="00752A5B" w:rsidRDefault="005D1A45" w:rsidP="008C6227">
            <w:pPr>
              <w:tabs>
                <w:tab w:val="center" w:pos="4419"/>
                <w:tab w:val="right" w:pos="8838"/>
              </w:tabs>
              <w:jc w:val="left"/>
              <w:rPr>
                <w:rFonts w:ascii="Arial Narrow" w:hAnsi="Arial Narrow" w:cs="Arial Narrow"/>
                <w:sz w:val="18"/>
                <w:szCs w:val="18"/>
              </w:rPr>
            </w:pPr>
            <w:r w:rsidRPr="00752A5B">
              <w:rPr>
                <w:rFonts w:ascii="Arial Narrow" w:hAnsi="Arial Narrow" w:cs="Arial Narrow"/>
                <w:sz w:val="18"/>
                <w:szCs w:val="18"/>
              </w:rPr>
              <w:t>Bultos del Documento de Transporte</w:t>
            </w:r>
          </w:p>
        </w:tc>
        <w:tc>
          <w:tcPr>
            <w:tcW w:w="567" w:type="dxa"/>
          </w:tcPr>
          <w:p w14:paraId="15B7785D" w14:textId="77777777" w:rsidR="005D1A45" w:rsidRPr="00752A5B" w:rsidRDefault="005D1A45" w:rsidP="008C6227">
            <w:pPr>
              <w:tabs>
                <w:tab w:val="center" w:pos="4419"/>
                <w:tab w:val="right" w:pos="8838"/>
              </w:tabs>
              <w:jc w:val="center"/>
              <w:rPr>
                <w:rFonts w:ascii="Arial Narrow" w:hAnsi="Arial Narrow" w:cs="Arial Narrow"/>
                <w:sz w:val="18"/>
                <w:szCs w:val="18"/>
              </w:rPr>
            </w:pPr>
            <w:r w:rsidRPr="00752A5B">
              <w:rPr>
                <w:rFonts w:ascii="Arial Narrow" w:hAnsi="Arial Narrow" w:cs="Arial Narrow"/>
                <w:sz w:val="18"/>
                <w:szCs w:val="18"/>
              </w:rPr>
              <w:t>M</w:t>
            </w:r>
          </w:p>
        </w:tc>
        <w:tc>
          <w:tcPr>
            <w:tcW w:w="567" w:type="dxa"/>
          </w:tcPr>
          <w:p w14:paraId="15B7785E" w14:textId="77777777" w:rsidR="005D1A45" w:rsidRPr="00752A5B" w:rsidRDefault="005D1A45" w:rsidP="008C6227">
            <w:pPr>
              <w:tabs>
                <w:tab w:val="center" w:pos="4419"/>
                <w:tab w:val="right" w:pos="8838"/>
              </w:tabs>
              <w:jc w:val="center"/>
              <w:rPr>
                <w:rFonts w:ascii="Arial Narrow" w:hAnsi="Arial Narrow" w:cs="Arial Narrow"/>
                <w:sz w:val="18"/>
                <w:szCs w:val="18"/>
              </w:rPr>
            </w:pPr>
            <w:r w:rsidRPr="00752A5B">
              <w:rPr>
                <w:rFonts w:ascii="Arial Narrow" w:hAnsi="Arial Narrow" w:cs="Arial Narrow"/>
                <w:sz w:val="18"/>
                <w:szCs w:val="18"/>
              </w:rPr>
              <w:t>N</w:t>
            </w:r>
          </w:p>
        </w:tc>
        <w:tc>
          <w:tcPr>
            <w:tcW w:w="567" w:type="dxa"/>
          </w:tcPr>
          <w:p w14:paraId="15B7785F" w14:textId="77777777" w:rsidR="005D1A45" w:rsidRPr="00752A5B" w:rsidRDefault="005D1A45" w:rsidP="008C6227">
            <w:pPr>
              <w:tabs>
                <w:tab w:val="center" w:pos="4419"/>
                <w:tab w:val="right" w:pos="8838"/>
              </w:tabs>
              <w:jc w:val="center"/>
              <w:rPr>
                <w:rFonts w:ascii="Arial Narrow" w:hAnsi="Arial Narrow" w:cs="Arial Narrow"/>
                <w:sz w:val="18"/>
                <w:szCs w:val="18"/>
              </w:rPr>
            </w:pPr>
            <w:r w:rsidRPr="00752A5B">
              <w:rPr>
                <w:rFonts w:ascii="Arial Narrow" w:hAnsi="Arial Narrow" w:cs="Arial Narrow"/>
                <w:sz w:val="18"/>
                <w:szCs w:val="18"/>
              </w:rPr>
              <w:t>10</w:t>
            </w:r>
          </w:p>
        </w:tc>
      </w:tr>
    </w:tbl>
    <w:p w14:paraId="15B77861" w14:textId="77777777" w:rsidR="00AA467F" w:rsidRPr="00752A5B" w:rsidRDefault="00AA467F" w:rsidP="008C6227">
      <w:pPr>
        <w:pStyle w:val="Prrafodelista"/>
        <w:ind w:left="2880"/>
        <w:rPr>
          <w:rFonts w:ascii="Arial Narrow" w:hAnsi="Arial Narrow" w:cs="Arial Narrow"/>
          <w:b/>
          <w:sz w:val="16"/>
          <w:szCs w:val="16"/>
        </w:rPr>
      </w:pPr>
      <w:r w:rsidRPr="00752A5B">
        <w:rPr>
          <w:rFonts w:ascii="Arial Narrow" w:hAnsi="Arial Narrow" w:cs="Arial Narrow"/>
          <w:b/>
          <w:sz w:val="16"/>
          <w:szCs w:val="16"/>
        </w:rPr>
        <w:t>*Puede transmitirse más de un documento de transporte por DEP</w:t>
      </w:r>
    </w:p>
    <w:p w14:paraId="15B77862" w14:textId="77777777" w:rsidR="00D20B19" w:rsidRPr="00752A5B" w:rsidRDefault="00D20B19" w:rsidP="008C6227">
      <w:pPr>
        <w:pStyle w:val="Prrafodelista"/>
        <w:ind w:left="2880"/>
        <w:rPr>
          <w:rFonts w:ascii="Arial Narrow" w:hAnsi="Arial Narrow" w:cs="Arial Narrow"/>
          <w:b/>
          <w:sz w:val="16"/>
          <w:szCs w:val="16"/>
        </w:rPr>
      </w:pPr>
      <w:r w:rsidRPr="00752A5B">
        <w:rPr>
          <w:rFonts w:ascii="Arial Narrow" w:hAnsi="Arial Narrow" w:cs="Arial Narrow"/>
          <w:b/>
          <w:sz w:val="16"/>
          <w:szCs w:val="16"/>
        </w:rPr>
        <w:t>y su correspondiente peso y bulto</w:t>
      </w:r>
    </w:p>
    <w:p w14:paraId="15B77863" w14:textId="77777777" w:rsidR="00AA467F" w:rsidRPr="00752A5B" w:rsidRDefault="00AA467F" w:rsidP="008C6227">
      <w:pPr>
        <w:ind w:left="567"/>
        <w:rPr>
          <w:rFonts w:ascii="Arial Narrow" w:hAnsi="Arial Narrow" w:cs="Arial Narrow"/>
          <w:b/>
          <w:sz w:val="20"/>
          <w:szCs w:val="20"/>
        </w:rPr>
      </w:pPr>
      <w:r w:rsidRPr="00752A5B">
        <w:rPr>
          <w:rFonts w:ascii="Arial Narrow" w:hAnsi="Arial Narrow" w:cs="Arial Narrow"/>
          <w:b/>
          <w:sz w:val="20"/>
          <w:szCs w:val="20"/>
        </w:rPr>
        <w:t>Leyenda</w:t>
      </w:r>
    </w:p>
    <w:p w14:paraId="15B77864" w14:textId="77777777" w:rsidR="00AA467F" w:rsidRPr="00752A5B" w:rsidRDefault="00AA467F" w:rsidP="008C6227">
      <w:pPr>
        <w:ind w:left="567"/>
        <w:rPr>
          <w:rFonts w:ascii="Arial Narrow" w:hAnsi="Arial Narrow" w:cs="Arial Narrow"/>
          <w:sz w:val="20"/>
          <w:szCs w:val="20"/>
        </w:rPr>
      </w:pPr>
      <w:r w:rsidRPr="00752A5B">
        <w:rPr>
          <w:rFonts w:ascii="Arial Narrow" w:hAnsi="Arial Narrow" w:cs="Arial Narrow"/>
          <w:sz w:val="20"/>
          <w:szCs w:val="20"/>
        </w:rPr>
        <w:t>C</w:t>
      </w:r>
      <w:r w:rsidRPr="00752A5B">
        <w:rPr>
          <w:rFonts w:ascii="Arial Narrow" w:hAnsi="Arial Narrow" w:cs="Arial Narrow"/>
          <w:sz w:val="20"/>
          <w:szCs w:val="20"/>
          <w:vertAlign w:val="superscript"/>
        </w:rPr>
        <w:t>(1)</w:t>
      </w:r>
      <w:r w:rsidRPr="00752A5B">
        <w:rPr>
          <w:rFonts w:ascii="Arial Narrow" w:hAnsi="Arial Narrow" w:cs="Arial Narrow"/>
          <w:sz w:val="20"/>
          <w:szCs w:val="20"/>
        </w:rPr>
        <w:t>: Condición de Dato</w:t>
      </w:r>
    </w:p>
    <w:p w14:paraId="15B77865" w14:textId="77777777" w:rsidR="00AA467F" w:rsidRPr="00752A5B" w:rsidRDefault="00AA467F" w:rsidP="008C6227">
      <w:pPr>
        <w:numPr>
          <w:ilvl w:val="0"/>
          <w:numId w:val="29"/>
        </w:numPr>
        <w:ind w:left="851" w:hanging="170"/>
        <w:rPr>
          <w:rFonts w:ascii="Arial Narrow" w:hAnsi="Arial Narrow" w:cs="Arial Narrow"/>
          <w:sz w:val="20"/>
          <w:szCs w:val="20"/>
        </w:rPr>
      </w:pPr>
      <w:r w:rsidRPr="00752A5B">
        <w:rPr>
          <w:rFonts w:ascii="Arial Narrow" w:hAnsi="Arial Narrow" w:cs="Arial Narrow"/>
          <w:sz w:val="20"/>
          <w:szCs w:val="20"/>
        </w:rPr>
        <w:t>M: Mandatorio</w:t>
      </w:r>
    </w:p>
    <w:p w14:paraId="15B77866" w14:textId="77777777" w:rsidR="00AA467F" w:rsidRPr="00752A5B" w:rsidRDefault="00AA467F" w:rsidP="008C6227">
      <w:pPr>
        <w:numPr>
          <w:ilvl w:val="0"/>
          <w:numId w:val="29"/>
        </w:numPr>
        <w:ind w:left="851" w:hanging="170"/>
        <w:rPr>
          <w:rFonts w:ascii="Arial Narrow" w:hAnsi="Arial Narrow" w:cs="Arial Narrow"/>
          <w:sz w:val="20"/>
          <w:szCs w:val="20"/>
        </w:rPr>
      </w:pPr>
      <w:r w:rsidRPr="00752A5B">
        <w:rPr>
          <w:rFonts w:ascii="Arial Narrow" w:hAnsi="Arial Narrow" w:cs="Arial Narrow"/>
          <w:sz w:val="20"/>
          <w:szCs w:val="20"/>
        </w:rPr>
        <w:t>C: Condicional</w:t>
      </w:r>
    </w:p>
    <w:p w14:paraId="15B77867" w14:textId="77777777" w:rsidR="00AA467F" w:rsidRPr="00752A5B" w:rsidRDefault="00AA467F" w:rsidP="008C6227">
      <w:pPr>
        <w:numPr>
          <w:ilvl w:val="0"/>
          <w:numId w:val="29"/>
        </w:numPr>
        <w:ind w:left="851" w:hanging="170"/>
        <w:rPr>
          <w:rFonts w:ascii="Arial Narrow" w:hAnsi="Arial Narrow" w:cs="Arial Narrow"/>
          <w:sz w:val="20"/>
          <w:szCs w:val="20"/>
        </w:rPr>
      </w:pPr>
      <w:r w:rsidRPr="00752A5B">
        <w:rPr>
          <w:rFonts w:ascii="Arial Narrow" w:hAnsi="Arial Narrow" w:cs="Arial Narrow"/>
          <w:sz w:val="20"/>
          <w:szCs w:val="20"/>
        </w:rPr>
        <w:t>X: No requerido</w:t>
      </w:r>
    </w:p>
    <w:p w14:paraId="15B77868" w14:textId="77777777" w:rsidR="00AA467F" w:rsidRPr="00752A5B" w:rsidRDefault="00AA467F" w:rsidP="008C6227">
      <w:pPr>
        <w:ind w:left="567"/>
        <w:rPr>
          <w:rFonts w:ascii="Arial Narrow" w:hAnsi="Arial Narrow" w:cs="Arial Narrow"/>
          <w:sz w:val="20"/>
          <w:szCs w:val="20"/>
        </w:rPr>
      </w:pPr>
      <w:r w:rsidRPr="00752A5B">
        <w:rPr>
          <w:rFonts w:ascii="Arial Narrow" w:hAnsi="Arial Narrow" w:cs="Arial Narrow"/>
          <w:sz w:val="20"/>
          <w:szCs w:val="20"/>
        </w:rPr>
        <w:t>T: Tipo de Dato</w:t>
      </w:r>
    </w:p>
    <w:p w14:paraId="15B77869" w14:textId="77777777" w:rsidR="00AA467F" w:rsidRPr="00752A5B" w:rsidRDefault="00AA467F" w:rsidP="008C6227">
      <w:pPr>
        <w:numPr>
          <w:ilvl w:val="0"/>
          <w:numId w:val="29"/>
        </w:numPr>
        <w:ind w:left="851" w:hanging="170"/>
        <w:rPr>
          <w:rFonts w:ascii="Arial Narrow" w:hAnsi="Arial Narrow" w:cs="Arial Narrow"/>
          <w:sz w:val="20"/>
          <w:szCs w:val="20"/>
        </w:rPr>
      </w:pPr>
      <w:r w:rsidRPr="00752A5B">
        <w:rPr>
          <w:rFonts w:ascii="Arial Narrow" w:hAnsi="Arial Narrow" w:cs="Arial Narrow"/>
          <w:sz w:val="20"/>
          <w:szCs w:val="20"/>
        </w:rPr>
        <w:t>C: Carácter</w:t>
      </w:r>
    </w:p>
    <w:p w14:paraId="15B7786A" w14:textId="77777777" w:rsidR="00AA467F" w:rsidRPr="00752A5B" w:rsidRDefault="00AA467F" w:rsidP="008C6227">
      <w:pPr>
        <w:numPr>
          <w:ilvl w:val="0"/>
          <w:numId w:val="29"/>
        </w:numPr>
        <w:ind w:left="851" w:hanging="170"/>
        <w:rPr>
          <w:rFonts w:ascii="Arial Narrow" w:hAnsi="Arial Narrow" w:cs="Arial Narrow"/>
          <w:sz w:val="20"/>
          <w:szCs w:val="20"/>
        </w:rPr>
      </w:pPr>
      <w:r w:rsidRPr="00752A5B">
        <w:rPr>
          <w:rFonts w:ascii="Arial Narrow" w:hAnsi="Arial Narrow" w:cs="Arial Narrow"/>
          <w:sz w:val="20"/>
          <w:szCs w:val="20"/>
        </w:rPr>
        <w:t>N: Numérico</w:t>
      </w:r>
    </w:p>
    <w:p w14:paraId="15B7786B" w14:textId="77777777" w:rsidR="00AA467F" w:rsidRPr="00752A5B" w:rsidRDefault="00AA467F" w:rsidP="008C6227">
      <w:pPr>
        <w:ind w:left="567"/>
        <w:rPr>
          <w:rFonts w:ascii="Arial Narrow" w:hAnsi="Arial Narrow" w:cs="Arial Narrow"/>
          <w:sz w:val="20"/>
          <w:szCs w:val="20"/>
        </w:rPr>
      </w:pPr>
      <w:r w:rsidRPr="00752A5B">
        <w:rPr>
          <w:rFonts w:ascii="Arial Narrow" w:hAnsi="Arial Narrow" w:cs="Arial Narrow"/>
          <w:sz w:val="20"/>
          <w:szCs w:val="20"/>
        </w:rPr>
        <w:t>L: Longitud Máxima del Elemento</w:t>
      </w:r>
    </w:p>
    <w:p w14:paraId="15B7786C" w14:textId="77777777" w:rsidR="00AA467F" w:rsidRPr="00466A13" w:rsidRDefault="00AA467F" w:rsidP="008C6227">
      <w:pPr>
        <w:pStyle w:val="Ttulo2"/>
        <w:numPr>
          <w:ilvl w:val="0"/>
          <w:numId w:val="0"/>
        </w:numPr>
        <w:ind w:left="576"/>
        <w:rPr>
          <w:sz w:val="20"/>
          <w:szCs w:val="20"/>
          <w:lang w:val="es-PE"/>
        </w:rPr>
      </w:pPr>
    </w:p>
    <w:p w14:paraId="15B7786D" w14:textId="77777777" w:rsidR="0090456D" w:rsidRPr="00466A13" w:rsidRDefault="00437B58" w:rsidP="008C6227">
      <w:pPr>
        <w:pStyle w:val="Ttulo2"/>
        <w:rPr>
          <w:sz w:val="20"/>
          <w:szCs w:val="20"/>
          <w:lang w:val="es-PE"/>
        </w:rPr>
      </w:pPr>
      <w:r w:rsidRPr="00466A13">
        <w:rPr>
          <w:sz w:val="20"/>
          <w:szCs w:val="20"/>
          <w:lang w:val="es-PE"/>
        </w:rPr>
        <w:t>Prototipo para Registro de Inicio de Traslado</w:t>
      </w:r>
    </w:p>
    <w:p w14:paraId="15B7786E" w14:textId="77777777" w:rsidR="00437B58" w:rsidRPr="00466A13" w:rsidRDefault="00437B58" w:rsidP="008C6227">
      <w:pPr>
        <w:pStyle w:val="Ttulo2"/>
        <w:numPr>
          <w:ilvl w:val="0"/>
          <w:numId w:val="0"/>
        </w:numPr>
        <w:rPr>
          <w:lang w:val="es-PE"/>
        </w:rPr>
      </w:pPr>
    </w:p>
    <w:p w14:paraId="15B7786F" w14:textId="77777777" w:rsidR="00437B58" w:rsidRPr="00752A5B" w:rsidRDefault="00B35AE1" w:rsidP="008C6227">
      <w:pPr>
        <w:pStyle w:val="Ttulo2"/>
        <w:numPr>
          <w:ilvl w:val="0"/>
          <w:numId w:val="0"/>
        </w:numPr>
        <w:ind w:left="567"/>
        <w:rPr>
          <w:lang w:val="es-PE"/>
        </w:rPr>
      </w:pPr>
      <w:r w:rsidRPr="00752A5B">
        <w:rPr>
          <w:noProof/>
          <w:lang w:val="es-PE" w:eastAsia="es-PE"/>
        </w:rPr>
        <w:drawing>
          <wp:inline distT="0" distB="0" distL="0" distR="0" wp14:anchorId="15B77B34" wp14:editId="15B77B35">
            <wp:extent cx="4766408" cy="901001"/>
            <wp:effectExtent l="19050" t="0" r="0" b="0"/>
            <wp:docPr id="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30" cstate="print"/>
                    <a:srcRect/>
                    <a:stretch>
                      <a:fillRect/>
                    </a:stretch>
                  </pic:blipFill>
                  <pic:spPr bwMode="auto">
                    <a:xfrm>
                      <a:off x="0" y="0"/>
                      <a:ext cx="4766408" cy="901001"/>
                    </a:xfrm>
                    <a:prstGeom prst="rect">
                      <a:avLst/>
                    </a:prstGeom>
                    <a:noFill/>
                    <a:ln w="9525">
                      <a:noFill/>
                      <a:miter lim="800000"/>
                      <a:headEnd/>
                      <a:tailEnd/>
                    </a:ln>
                  </pic:spPr>
                </pic:pic>
              </a:graphicData>
            </a:graphic>
          </wp:inline>
        </w:drawing>
      </w:r>
    </w:p>
    <w:p w14:paraId="15B77870" w14:textId="77777777" w:rsidR="00437B58" w:rsidRPr="00466A13" w:rsidRDefault="00437B58" w:rsidP="008C6227">
      <w:pPr>
        <w:pStyle w:val="Ttulo2"/>
        <w:numPr>
          <w:ilvl w:val="0"/>
          <w:numId w:val="0"/>
        </w:numPr>
        <w:rPr>
          <w:sz w:val="20"/>
          <w:lang w:val="es-PE"/>
        </w:rPr>
      </w:pPr>
    </w:p>
    <w:p w14:paraId="15B77871" w14:textId="77777777" w:rsidR="00437B58" w:rsidRPr="00466A13" w:rsidRDefault="00025098" w:rsidP="008C6227">
      <w:pPr>
        <w:pStyle w:val="Ttulo2"/>
        <w:rPr>
          <w:sz w:val="20"/>
          <w:lang w:val="es-PE"/>
        </w:rPr>
      </w:pPr>
      <w:r w:rsidRPr="00466A13">
        <w:rPr>
          <w:sz w:val="20"/>
          <w:lang w:val="es-PE"/>
        </w:rPr>
        <w:t>Prototipo para Registro de Término de Traslado</w:t>
      </w:r>
    </w:p>
    <w:p w14:paraId="15B77872" w14:textId="77777777" w:rsidR="00025098" w:rsidRPr="00752A5B" w:rsidRDefault="00B35AE1" w:rsidP="008C6227">
      <w:pPr>
        <w:pStyle w:val="Ttulo2"/>
        <w:numPr>
          <w:ilvl w:val="0"/>
          <w:numId w:val="0"/>
        </w:numPr>
        <w:ind w:left="576"/>
        <w:rPr>
          <w:lang w:val="es-PE"/>
        </w:rPr>
      </w:pPr>
      <w:r w:rsidRPr="00752A5B">
        <w:rPr>
          <w:noProof/>
          <w:lang w:val="es-PE" w:eastAsia="es-PE"/>
        </w:rPr>
        <w:drawing>
          <wp:inline distT="0" distB="0" distL="0" distR="0" wp14:anchorId="15B77B36" wp14:editId="15B77B37">
            <wp:extent cx="4697678" cy="1635369"/>
            <wp:effectExtent l="19050" t="0" r="7672" b="0"/>
            <wp:docPr id="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31" cstate="print"/>
                    <a:srcRect/>
                    <a:stretch>
                      <a:fillRect/>
                    </a:stretch>
                  </pic:blipFill>
                  <pic:spPr bwMode="auto">
                    <a:xfrm>
                      <a:off x="0" y="0"/>
                      <a:ext cx="4697678" cy="1635369"/>
                    </a:xfrm>
                    <a:prstGeom prst="rect">
                      <a:avLst/>
                    </a:prstGeom>
                    <a:noFill/>
                    <a:ln w="9525">
                      <a:noFill/>
                      <a:miter lim="800000"/>
                      <a:headEnd/>
                      <a:tailEnd/>
                    </a:ln>
                  </pic:spPr>
                </pic:pic>
              </a:graphicData>
            </a:graphic>
          </wp:inline>
        </w:drawing>
      </w:r>
    </w:p>
    <w:p w14:paraId="15B77873" w14:textId="77777777" w:rsidR="00025098" w:rsidRPr="00466A13" w:rsidRDefault="00AF6D5F" w:rsidP="008C6227">
      <w:pPr>
        <w:pStyle w:val="Ttulo2"/>
        <w:rPr>
          <w:sz w:val="20"/>
          <w:lang w:val="es-PE"/>
        </w:rPr>
      </w:pPr>
      <w:r w:rsidRPr="00466A13">
        <w:rPr>
          <w:sz w:val="20"/>
          <w:lang w:val="es-PE"/>
        </w:rPr>
        <w:t>Prototipo para mostrar cuenta corriente de descargo del DEP</w:t>
      </w:r>
    </w:p>
    <w:p w14:paraId="15B77874" w14:textId="77777777" w:rsidR="00AF6D5F" w:rsidRPr="00466A13" w:rsidRDefault="00AF6D5F" w:rsidP="008C6227">
      <w:pPr>
        <w:pStyle w:val="Ttulo2"/>
        <w:numPr>
          <w:ilvl w:val="0"/>
          <w:numId w:val="0"/>
        </w:numPr>
        <w:ind w:left="576"/>
        <w:rPr>
          <w:sz w:val="20"/>
          <w:lang w:val="es-PE"/>
        </w:rPr>
      </w:pPr>
    </w:p>
    <w:p w14:paraId="15B77875" w14:textId="77777777" w:rsidR="00AF6D5F" w:rsidRPr="00752A5B" w:rsidRDefault="00B35AE1" w:rsidP="008C6227">
      <w:pPr>
        <w:pStyle w:val="Ttulo2"/>
        <w:numPr>
          <w:ilvl w:val="0"/>
          <w:numId w:val="0"/>
        </w:numPr>
        <w:ind w:left="576"/>
        <w:jc w:val="left"/>
        <w:rPr>
          <w:lang w:val="es-PE"/>
        </w:rPr>
      </w:pPr>
      <w:r w:rsidRPr="00752A5B">
        <w:rPr>
          <w:noProof/>
          <w:lang w:val="es-PE" w:eastAsia="es-PE"/>
        </w:rPr>
        <w:drawing>
          <wp:inline distT="0" distB="0" distL="0" distR="0" wp14:anchorId="15B77B38" wp14:editId="15B77B39">
            <wp:extent cx="5537200" cy="1149350"/>
            <wp:effectExtent l="19050" t="0" r="6350" b="0"/>
            <wp:docPr id="1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32" cstate="print"/>
                    <a:srcRect/>
                    <a:stretch>
                      <a:fillRect/>
                    </a:stretch>
                  </pic:blipFill>
                  <pic:spPr bwMode="auto">
                    <a:xfrm>
                      <a:off x="0" y="0"/>
                      <a:ext cx="5537200" cy="1149350"/>
                    </a:xfrm>
                    <a:prstGeom prst="rect">
                      <a:avLst/>
                    </a:prstGeom>
                    <a:noFill/>
                    <a:ln w="9525">
                      <a:noFill/>
                      <a:miter lim="800000"/>
                      <a:headEnd/>
                      <a:tailEnd/>
                    </a:ln>
                  </pic:spPr>
                </pic:pic>
              </a:graphicData>
            </a:graphic>
          </wp:inline>
        </w:drawing>
      </w:r>
    </w:p>
    <w:p w14:paraId="15B77876" w14:textId="77777777" w:rsidR="00B1736B" w:rsidRPr="00466A13" w:rsidRDefault="00B1736B" w:rsidP="008C6227">
      <w:pPr>
        <w:pStyle w:val="Ttulo2"/>
        <w:numPr>
          <w:ilvl w:val="0"/>
          <w:numId w:val="0"/>
        </w:numPr>
        <w:ind w:left="576"/>
        <w:rPr>
          <w:sz w:val="20"/>
          <w:lang w:val="es-PE"/>
        </w:rPr>
      </w:pPr>
    </w:p>
    <w:p w14:paraId="15B77877" w14:textId="77777777" w:rsidR="00AF6D5F" w:rsidRPr="00466A13" w:rsidRDefault="001117AA" w:rsidP="008C6227">
      <w:pPr>
        <w:pStyle w:val="Ttulo2"/>
        <w:rPr>
          <w:sz w:val="20"/>
          <w:lang w:val="es-PE"/>
        </w:rPr>
      </w:pPr>
      <w:r w:rsidRPr="00466A13">
        <w:rPr>
          <w:sz w:val="20"/>
          <w:lang w:val="es-PE"/>
        </w:rPr>
        <w:t>Prototipo para Consultar/Actualizar el seguimiento de guías postales</w:t>
      </w:r>
    </w:p>
    <w:p w14:paraId="15B77878" w14:textId="77777777" w:rsidR="001117AA" w:rsidRPr="00466A13" w:rsidRDefault="001117AA" w:rsidP="008C6227">
      <w:pPr>
        <w:pStyle w:val="Ttulo2"/>
        <w:numPr>
          <w:ilvl w:val="0"/>
          <w:numId w:val="0"/>
        </w:numPr>
        <w:ind w:left="576"/>
        <w:rPr>
          <w:sz w:val="20"/>
          <w:lang w:val="es-PE"/>
        </w:rPr>
      </w:pPr>
    </w:p>
    <w:p w14:paraId="15B77879" w14:textId="77777777" w:rsidR="001117AA" w:rsidRPr="00752A5B" w:rsidRDefault="00B35AE1" w:rsidP="008C6227">
      <w:pPr>
        <w:pStyle w:val="Ttulo2"/>
        <w:numPr>
          <w:ilvl w:val="0"/>
          <w:numId w:val="0"/>
        </w:numPr>
        <w:ind w:left="576"/>
        <w:jc w:val="center"/>
        <w:rPr>
          <w:lang w:val="es-PE"/>
        </w:rPr>
      </w:pPr>
      <w:r w:rsidRPr="00752A5B">
        <w:rPr>
          <w:noProof/>
          <w:lang w:val="es-PE" w:eastAsia="es-PE"/>
        </w:rPr>
        <w:drawing>
          <wp:inline distT="0" distB="0" distL="0" distR="0" wp14:anchorId="15B77B3A" wp14:editId="15B77B3B">
            <wp:extent cx="5010150" cy="1276350"/>
            <wp:effectExtent l="1905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srcRect/>
                    <a:stretch>
                      <a:fillRect/>
                    </a:stretch>
                  </pic:blipFill>
                  <pic:spPr bwMode="auto">
                    <a:xfrm>
                      <a:off x="0" y="0"/>
                      <a:ext cx="5010150" cy="1276350"/>
                    </a:xfrm>
                    <a:prstGeom prst="rect">
                      <a:avLst/>
                    </a:prstGeom>
                    <a:noFill/>
                    <a:ln w="9525">
                      <a:noFill/>
                      <a:miter lim="800000"/>
                      <a:headEnd/>
                      <a:tailEnd/>
                    </a:ln>
                  </pic:spPr>
                </pic:pic>
              </a:graphicData>
            </a:graphic>
          </wp:inline>
        </w:drawing>
      </w:r>
    </w:p>
    <w:p w14:paraId="15B7787A" w14:textId="77777777" w:rsidR="001117AA" w:rsidRPr="00466A13" w:rsidRDefault="001117AA" w:rsidP="008C6227">
      <w:pPr>
        <w:pStyle w:val="Ttulo2"/>
        <w:numPr>
          <w:ilvl w:val="0"/>
          <w:numId w:val="0"/>
        </w:numPr>
        <w:ind w:left="576"/>
        <w:rPr>
          <w:sz w:val="20"/>
          <w:lang w:val="es-PE"/>
        </w:rPr>
      </w:pPr>
    </w:p>
    <w:p w14:paraId="15B7787B" w14:textId="77777777" w:rsidR="00456857" w:rsidRPr="00466A13" w:rsidRDefault="00456857" w:rsidP="008C6227">
      <w:pPr>
        <w:pStyle w:val="Ttulo2"/>
        <w:rPr>
          <w:sz w:val="20"/>
          <w:lang w:val="es-PE"/>
        </w:rPr>
      </w:pPr>
      <w:r w:rsidRPr="00466A13">
        <w:rPr>
          <w:sz w:val="20"/>
          <w:lang w:val="es-PE"/>
        </w:rPr>
        <w:t>Estructura de Datos de Detalle del DEP</w:t>
      </w:r>
    </w:p>
    <w:p w14:paraId="15B7787C" w14:textId="77777777" w:rsidR="00456857" w:rsidRPr="00466A13" w:rsidRDefault="00456857" w:rsidP="008C6227">
      <w:pPr>
        <w:pStyle w:val="Ttulo2"/>
        <w:numPr>
          <w:ilvl w:val="0"/>
          <w:numId w:val="0"/>
        </w:numPr>
        <w:ind w:left="576"/>
        <w:rPr>
          <w:sz w:val="20"/>
          <w:lang w:val="es-PE"/>
        </w:rPr>
      </w:pPr>
    </w:p>
    <w:p w14:paraId="15B7787D" w14:textId="77777777" w:rsidR="00456857" w:rsidRPr="00752A5B" w:rsidRDefault="00456857" w:rsidP="008C6227">
      <w:pPr>
        <w:ind w:left="284"/>
        <w:rPr>
          <w:rFonts w:ascii="Arial Narrow" w:hAnsi="Arial Narrow" w:cs="Arial Narrow"/>
          <w:sz w:val="20"/>
          <w:szCs w:val="20"/>
          <w:lang w:val="es-PE"/>
        </w:rPr>
      </w:pPr>
      <w:r w:rsidRPr="00752A5B">
        <w:rPr>
          <w:rFonts w:ascii="Arial Narrow" w:hAnsi="Arial Narrow" w:cs="Arial Narrow"/>
          <w:sz w:val="20"/>
          <w:szCs w:val="20"/>
          <w:lang w:val="es-PE"/>
        </w:rPr>
        <w:t>Estructura mínima de elementos a ser requeridos en la transmisión DEP (Desconsolidado de Envíos Postales)</w:t>
      </w:r>
    </w:p>
    <w:p w14:paraId="15B7787E" w14:textId="77777777" w:rsidR="00456857" w:rsidRPr="00752A5B" w:rsidRDefault="00456857" w:rsidP="008C6227">
      <w:pPr>
        <w:ind w:left="284"/>
        <w:rPr>
          <w:rFonts w:ascii="Arial Narrow" w:hAnsi="Arial Narrow" w:cs="Arial Narrow"/>
          <w:sz w:val="20"/>
          <w:szCs w:val="20"/>
          <w:lang w:val="es-PE"/>
        </w:rPr>
      </w:pPr>
    </w:p>
    <w:tbl>
      <w:tblPr>
        <w:tblW w:w="62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567"/>
        <w:gridCol w:w="567"/>
        <w:gridCol w:w="567"/>
        <w:gridCol w:w="2249"/>
      </w:tblGrid>
      <w:tr w:rsidR="00706471" w:rsidRPr="00752A5B" w14:paraId="15B77884" w14:textId="77777777" w:rsidTr="00466A13">
        <w:trPr>
          <w:jc w:val="center"/>
        </w:trPr>
        <w:tc>
          <w:tcPr>
            <w:tcW w:w="2268" w:type="dxa"/>
            <w:shd w:val="clear" w:color="auto" w:fill="D9D9D9"/>
            <w:vAlign w:val="center"/>
          </w:tcPr>
          <w:p w14:paraId="15B7787F" w14:textId="77777777" w:rsidR="00706471" w:rsidRPr="00752A5B" w:rsidRDefault="00706471" w:rsidP="008C6227">
            <w:pPr>
              <w:tabs>
                <w:tab w:val="center" w:pos="4419"/>
                <w:tab w:val="right" w:pos="8838"/>
              </w:tabs>
              <w:jc w:val="center"/>
              <w:rPr>
                <w:rFonts w:ascii="Arial Narrow" w:hAnsi="Arial Narrow" w:cs="Arial Narrow"/>
                <w:b/>
                <w:sz w:val="18"/>
                <w:szCs w:val="18"/>
              </w:rPr>
            </w:pPr>
            <w:r w:rsidRPr="00752A5B">
              <w:rPr>
                <w:rFonts w:ascii="Arial Narrow" w:hAnsi="Arial Narrow" w:cs="Arial Narrow"/>
                <w:b/>
                <w:sz w:val="18"/>
                <w:szCs w:val="18"/>
              </w:rPr>
              <w:t>Atributo</w:t>
            </w:r>
          </w:p>
        </w:tc>
        <w:tc>
          <w:tcPr>
            <w:tcW w:w="567" w:type="dxa"/>
            <w:shd w:val="clear" w:color="auto" w:fill="D9D9D9"/>
            <w:vAlign w:val="center"/>
          </w:tcPr>
          <w:p w14:paraId="15B77880" w14:textId="77777777" w:rsidR="00706471" w:rsidRPr="00752A5B" w:rsidRDefault="00706471" w:rsidP="008C6227">
            <w:pPr>
              <w:tabs>
                <w:tab w:val="center" w:pos="4419"/>
                <w:tab w:val="right" w:pos="8838"/>
              </w:tabs>
              <w:jc w:val="center"/>
              <w:rPr>
                <w:rFonts w:ascii="Arial Narrow" w:hAnsi="Arial Narrow" w:cs="Arial Narrow"/>
                <w:b/>
                <w:sz w:val="18"/>
                <w:szCs w:val="18"/>
              </w:rPr>
            </w:pPr>
            <w:r w:rsidRPr="00752A5B">
              <w:rPr>
                <w:rFonts w:ascii="Arial Narrow" w:hAnsi="Arial Narrow" w:cs="Arial Narrow"/>
                <w:b/>
                <w:sz w:val="18"/>
                <w:szCs w:val="18"/>
              </w:rPr>
              <w:t>C</w:t>
            </w:r>
          </w:p>
        </w:tc>
        <w:tc>
          <w:tcPr>
            <w:tcW w:w="567" w:type="dxa"/>
            <w:shd w:val="clear" w:color="auto" w:fill="D9D9D9"/>
          </w:tcPr>
          <w:p w14:paraId="15B77881" w14:textId="77777777" w:rsidR="00706471" w:rsidRPr="00752A5B" w:rsidRDefault="00706471" w:rsidP="008C6227">
            <w:pPr>
              <w:tabs>
                <w:tab w:val="center" w:pos="4419"/>
                <w:tab w:val="right" w:pos="8838"/>
              </w:tabs>
              <w:jc w:val="center"/>
              <w:rPr>
                <w:rFonts w:ascii="Arial Narrow" w:hAnsi="Arial Narrow" w:cs="Arial Narrow"/>
                <w:b/>
                <w:sz w:val="18"/>
                <w:szCs w:val="18"/>
              </w:rPr>
            </w:pPr>
            <w:r w:rsidRPr="00752A5B">
              <w:rPr>
                <w:rFonts w:ascii="Arial Narrow" w:hAnsi="Arial Narrow" w:cs="Arial Narrow"/>
                <w:b/>
                <w:sz w:val="18"/>
                <w:szCs w:val="18"/>
              </w:rPr>
              <w:t>T</w:t>
            </w:r>
          </w:p>
        </w:tc>
        <w:tc>
          <w:tcPr>
            <w:tcW w:w="567" w:type="dxa"/>
            <w:shd w:val="clear" w:color="auto" w:fill="D9D9D9"/>
            <w:vAlign w:val="center"/>
          </w:tcPr>
          <w:p w14:paraId="15B77882" w14:textId="77777777" w:rsidR="00706471" w:rsidRPr="00752A5B" w:rsidRDefault="00706471" w:rsidP="008C6227">
            <w:pPr>
              <w:tabs>
                <w:tab w:val="center" w:pos="4419"/>
                <w:tab w:val="right" w:pos="8838"/>
              </w:tabs>
              <w:jc w:val="center"/>
              <w:rPr>
                <w:rFonts w:ascii="Arial Narrow" w:hAnsi="Arial Narrow" w:cs="Arial Narrow"/>
                <w:b/>
                <w:sz w:val="18"/>
                <w:szCs w:val="18"/>
              </w:rPr>
            </w:pPr>
            <w:r w:rsidRPr="00752A5B">
              <w:rPr>
                <w:rFonts w:ascii="Arial Narrow" w:hAnsi="Arial Narrow" w:cs="Arial Narrow"/>
                <w:b/>
                <w:sz w:val="18"/>
                <w:szCs w:val="18"/>
              </w:rPr>
              <w:t>L</w:t>
            </w:r>
          </w:p>
        </w:tc>
        <w:tc>
          <w:tcPr>
            <w:tcW w:w="2249" w:type="dxa"/>
            <w:shd w:val="clear" w:color="auto" w:fill="D9D9D9"/>
          </w:tcPr>
          <w:p w14:paraId="15B77883" w14:textId="77777777" w:rsidR="00706471" w:rsidRPr="00CD6F5F" w:rsidRDefault="00A13F33" w:rsidP="008C6227">
            <w:pPr>
              <w:tabs>
                <w:tab w:val="center" w:pos="4419"/>
                <w:tab w:val="right" w:pos="8838"/>
              </w:tabs>
              <w:jc w:val="center"/>
              <w:rPr>
                <w:rFonts w:ascii="Arial Narrow" w:hAnsi="Arial Narrow" w:cs="Arial Narrow"/>
                <w:b/>
                <w:strike/>
                <w:sz w:val="18"/>
                <w:szCs w:val="18"/>
                <w:highlight w:val="lightGray"/>
                <w:rPrChange w:id="530" w:author="prueba" w:date="2013-08-22T18:19:00Z">
                  <w:rPr>
                    <w:rFonts w:ascii="Arial Narrow" w:hAnsi="Arial Narrow" w:cs="Arial Narrow"/>
                    <w:b/>
                    <w:sz w:val="18"/>
                    <w:szCs w:val="18"/>
                  </w:rPr>
                </w:rPrChange>
              </w:rPr>
            </w:pPr>
            <w:r w:rsidRPr="00A13F33">
              <w:rPr>
                <w:rFonts w:ascii="Arial Narrow" w:hAnsi="Arial Narrow" w:cs="Arial Narrow"/>
                <w:b/>
                <w:strike/>
                <w:sz w:val="18"/>
                <w:szCs w:val="18"/>
                <w:highlight w:val="lightGray"/>
                <w:rPrChange w:id="531" w:author="prueba" w:date="2013-08-22T18:19:00Z">
                  <w:rPr>
                    <w:rFonts w:ascii="Arial Narrow" w:hAnsi="Arial Narrow" w:cs="Arial Narrow"/>
                    <w:b/>
                    <w:sz w:val="18"/>
                    <w:szCs w:val="18"/>
                  </w:rPr>
                </w:rPrChange>
              </w:rPr>
              <w:t>Transm. Distrib. Directa</w:t>
            </w:r>
          </w:p>
        </w:tc>
      </w:tr>
      <w:tr w:rsidR="00706471" w:rsidRPr="00752A5B" w14:paraId="15B7788A" w14:textId="77777777" w:rsidTr="00466A13">
        <w:trPr>
          <w:jc w:val="center"/>
        </w:trPr>
        <w:tc>
          <w:tcPr>
            <w:tcW w:w="2268" w:type="dxa"/>
          </w:tcPr>
          <w:p w14:paraId="15B77885" w14:textId="77777777" w:rsidR="00706471" w:rsidRPr="007A7832" w:rsidRDefault="00706471" w:rsidP="008C6227">
            <w:pPr>
              <w:tabs>
                <w:tab w:val="center" w:pos="4419"/>
                <w:tab w:val="right" w:pos="8838"/>
              </w:tabs>
              <w:rPr>
                <w:rFonts w:ascii="Arial Narrow" w:hAnsi="Arial Narrow" w:cs="Arial"/>
                <w:sz w:val="18"/>
                <w:szCs w:val="18"/>
              </w:rPr>
            </w:pPr>
            <w:r w:rsidRPr="007A7832">
              <w:rPr>
                <w:rFonts w:ascii="Arial Narrow" w:hAnsi="Arial Narrow" w:cs="Arial"/>
                <w:sz w:val="18"/>
                <w:szCs w:val="18"/>
              </w:rPr>
              <w:t>Tipo de Transacción</w:t>
            </w:r>
          </w:p>
        </w:tc>
        <w:tc>
          <w:tcPr>
            <w:tcW w:w="567" w:type="dxa"/>
          </w:tcPr>
          <w:p w14:paraId="15B77886"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87"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C</w:t>
            </w:r>
          </w:p>
        </w:tc>
        <w:tc>
          <w:tcPr>
            <w:tcW w:w="567" w:type="dxa"/>
          </w:tcPr>
          <w:p w14:paraId="15B77888"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1</w:t>
            </w:r>
          </w:p>
        </w:tc>
        <w:tc>
          <w:tcPr>
            <w:tcW w:w="2249" w:type="dxa"/>
          </w:tcPr>
          <w:p w14:paraId="15B77889" w14:textId="77777777" w:rsidR="00706471" w:rsidRPr="00CD6F5F" w:rsidRDefault="00A13F33" w:rsidP="008C6227">
            <w:pPr>
              <w:tabs>
                <w:tab w:val="center" w:pos="4419"/>
                <w:tab w:val="right" w:pos="8838"/>
              </w:tabs>
              <w:ind w:left="708"/>
              <w:jc w:val="center"/>
              <w:rPr>
                <w:rFonts w:ascii="Arial Narrow" w:hAnsi="Arial Narrow" w:cs="Arial Narrow"/>
                <w:strike/>
                <w:sz w:val="18"/>
                <w:szCs w:val="18"/>
                <w:highlight w:val="lightGray"/>
                <w:rPrChange w:id="532" w:author="prueba" w:date="2013-08-22T18:19:00Z">
                  <w:rPr>
                    <w:rFonts w:ascii="Arial Narrow" w:hAnsi="Arial Narrow" w:cs="Arial Narrow"/>
                    <w:sz w:val="18"/>
                    <w:szCs w:val="18"/>
                  </w:rPr>
                </w:rPrChange>
              </w:rPr>
            </w:pPr>
            <w:r w:rsidRPr="00A13F33">
              <w:rPr>
                <w:rFonts w:ascii="Arial Narrow" w:hAnsi="Arial Narrow" w:cs="Arial Narrow"/>
                <w:strike/>
                <w:sz w:val="18"/>
                <w:szCs w:val="18"/>
                <w:highlight w:val="lightGray"/>
                <w:rPrChange w:id="533" w:author="prueba" w:date="2013-08-22T18:19:00Z">
                  <w:rPr>
                    <w:rFonts w:ascii="Arial Narrow" w:hAnsi="Arial Narrow" w:cs="Arial Narrow"/>
                    <w:sz w:val="18"/>
                    <w:szCs w:val="18"/>
                  </w:rPr>
                </w:rPrChange>
              </w:rPr>
              <w:t>Idem</w:t>
            </w:r>
          </w:p>
        </w:tc>
      </w:tr>
      <w:tr w:rsidR="00706471" w:rsidRPr="00752A5B" w14:paraId="15B77890" w14:textId="77777777" w:rsidTr="00466A13">
        <w:trPr>
          <w:jc w:val="center"/>
        </w:trPr>
        <w:tc>
          <w:tcPr>
            <w:tcW w:w="2268" w:type="dxa"/>
          </w:tcPr>
          <w:p w14:paraId="15B7788B" w14:textId="77777777" w:rsidR="00706471" w:rsidRPr="007A7832" w:rsidRDefault="00706471" w:rsidP="008C6227">
            <w:pPr>
              <w:tabs>
                <w:tab w:val="center" w:pos="4419"/>
                <w:tab w:val="right" w:pos="8838"/>
              </w:tabs>
              <w:rPr>
                <w:rFonts w:ascii="Arial Narrow" w:hAnsi="Arial Narrow" w:cs="Arial"/>
                <w:sz w:val="18"/>
                <w:szCs w:val="18"/>
              </w:rPr>
            </w:pPr>
            <w:r w:rsidRPr="007A7832">
              <w:rPr>
                <w:rFonts w:ascii="Arial Narrow" w:hAnsi="Arial Narrow" w:cs="Arial"/>
                <w:sz w:val="18"/>
                <w:szCs w:val="18"/>
              </w:rPr>
              <w:t>Número del DEP</w:t>
            </w:r>
            <w:r w:rsidR="004D57C7" w:rsidRPr="007A7832">
              <w:rPr>
                <w:rFonts w:ascii="Arial Narrow" w:hAnsi="Arial Narrow" w:cs="Arial"/>
                <w:sz w:val="18"/>
                <w:szCs w:val="18"/>
              </w:rPr>
              <w:t xml:space="preserve"> general</w:t>
            </w:r>
          </w:p>
        </w:tc>
        <w:tc>
          <w:tcPr>
            <w:tcW w:w="567" w:type="dxa"/>
          </w:tcPr>
          <w:p w14:paraId="15B7788C"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8D"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C</w:t>
            </w:r>
          </w:p>
        </w:tc>
        <w:tc>
          <w:tcPr>
            <w:tcW w:w="567" w:type="dxa"/>
          </w:tcPr>
          <w:p w14:paraId="15B7788E"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8</w:t>
            </w:r>
          </w:p>
        </w:tc>
        <w:tc>
          <w:tcPr>
            <w:tcW w:w="2249" w:type="dxa"/>
          </w:tcPr>
          <w:p w14:paraId="15B7788F" w14:textId="77777777" w:rsidR="00706471" w:rsidRPr="00CD6F5F" w:rsidRDefault="00A13F33" w:rsidP="008C6227">
            <w:pPr>
              <w:tabs>
                <w:tab w:val="center" w:pos="4419"/>
                <w:tab w:val="right" w:pos="8838"/>
              </w:tabs>
              <w:ind w:left="708"/>
              <w:jc w:val="center"/>
              <w:rPr>
                <w:rFonts w:ascii="Arial Narrow" w:hAnsi="Arial Narrow" w:cs="Arial Narrow"/>
                <w:strike/>
                <w:sz w:val="18"/>
                <w:szCs w:val="18"/>
                <w:highlight w:val="lightGray"/>
                <w:rPrChange w:id="534" w:author="prueba" w:date="2013-08-22T18:19:00Z">
                  <w:rPr>
                    <w:rFonts w:ascii="Arial Narrow" w:hAnsi="Arial Narrow" w:cs="Arial Narrow"/>
                    <w:sz w:val="18"/>
                    <w:szCs w:val="18"/>
                  </w:rPr>
                </w:rPrChange>
              </w:rPr>
            </w:pPr>
            <w:r w:rsidRPr="00A13F33">
              <w:rPr>
                <w:rFonts w:ascii="Arial Narrow" w:hAnsi="Arial Narrow" w:cs="Arial Narrow"/>
                <w:strike/>
                <w:sz w:val="18"/>
                <w:szCs w:val="18"/>
                <w:highlight w:val="lightGray"/>
                <w:rPrChange w:id="535" w:author="prueba" w:date="2013-08-22T18:19:00Z">
                  <w:rPr>
                    <w:rFonts w:ascii="Arial Narrow" w:hAnsi="Arial Narrow" w:cs="Arial Narrow"/>
                    <w:sz w:val="18"/>
                    <w:szCs w:val="18"/>
                  </w:rPr>
                </w:rPrChange>
              </w:rPr>
              <w:t>Idem</w:t>
            </w:r>
          </w:p>
        </w:tc>
      </w:tr>
      <w:tr w:rsidR="005E6ED4" w:rsidRPr="00752A5B" w14:paraId="15B77896" w14:textId="77777777" w:rsidTr="00466A13">
        <w:trPr>
          <w:jc w:val="center"/>
        </w:trPr>
        <w:tc>
          <w:tcPr>
            <w:tcW w:w="2268" w:type="dxa"/>
          </w:tcPr>
          <w:p w14:paraId="15B77891" w14:textId="77777777" w:rsidR="005E6ED4" w:rsidRPr="007A7832" w:rsidRDefault="005E6ED4" w:rsidP="008C6227">
            <w:pPr>
              <w:tabs>
                <w:tab w:val="center" w:pos="4419"/>
                <w:tab w:val="right" w:pos="8838"/>
              </w:tabs>
              <w:rPr>
                <w:rFonts w:ascii="Arial Narrow" w:hAnsi="Arial Narrow" w:cs="Arial"/>
                <w:sz w:val="18"/>
                <w:szCs w:val="18"/>
              </w:rPr>
            </w:pPr>
            <w:r w:rsidRPr="007A7832">
              <w:rPr>
                <w:rFonts w:ascii="Arial Narrow" w:hAnsi="Arial Narrow" w:cs="Arial"/>
                <w:sz w:val="18"/>
                <w:szCs w:val="18"/>
              </w:rPr>
              <w:t>Año del DEP</w:t>
            </w:r>
          </w:p>
        </w:tc>
        <w:tc>
          <w:tcPr>
            <w:tcW w:w="567" w:type="dxa"/>
          </w:tcPr>
          <w:p w14:paraId="15B77892" w14:textId="77777777" w:rsidR="005E6ED4" w:rsidRPr="007A7832" w:rsidRDefault="005E6ED4"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93" w14:textId="77777777" w:rsidR="005E6ED4" w:rsidRPr="007A7832" w:rsidRDefault="005E6ED4"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C</w:t>
            </w:r>
          </w:p>
        </w:tc>
        <w:tc>
          <w:tcPr>
            <w:tcW w:w="567" w:type="dxa"/>
          </w:tcPr>
          <w:p w14:paraId="15B77894" w14:textId="77777777" w:rsidR="005E6ED4" w:rsidRPr="007A7832" w:rsidRDefault="005E6ED4"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4</w:t>
            </w:r>
          </w:p>
        </w:tc>
        <w:tc>
          <w:tcPr>
            <w:tcW w:w="2249" w:type="dxa"/>
          </w:tcPr>
          <w:p w14:paraId="15B77895" w14:textId="77777777" w:rsidR="005E6ED4" w:rsidRPr="00CD6F5F" w:rsidRDefault="00A13F33" w:rsidP="00EB3D9D">
            <w:pPr>
              <w:tabs>
                <w:tab w:val="center" w:pos="4419"/>
                <w:tab w:val="right" w:pos="8838"/>
              </w:tabs>
              <w:ind w:left="708"/>
              <w:jc w:val="center"/>
              <w:rPr>
                <w:rFonts w:ascii="Arial Narrow" w:hAnsi="Arial Narrow" w:cs="Arial Narrow"/>
                <w:strike/>
                <w:sz w:val="18"/>
                <w:szCs w:val="18"/>
                <w:highlight w:val="lightGray"/>
                <w:rPrChange w:id="536" w:author="prueba" w:date="2013-08-22T18:19:00Z">
                  <w:rPr>
                    <w:rFonts w:ascii="Arial Narrow" w:hAnsi="Arial Narrow" w:cs="Arial Narrow"/>
                    <w:sz w:val="18"/>
                    <w:szCs w:val="18"/>
                  </w:rPr>
                </w:rPrChange>
              </w:rPr>
            </w:pPr>
            <w:r w:rsidRPr="00A13F33">
              <w:rPr>
                <w:rFonts w:ascii="Arial Narrow" w:hAnsi="Arial Narrow" w:cs="Arial Narrow"/>
                <w:strike/>
                <w:sz w:val="18"/>
                <w:szCs w:val="18"/>
                <w:highlight w:val="lightGray"/>
                <w:rPrChange w:id="537" w:author="prueba" w:date="2013-08-22T18:19:00Z">
                  <w:rPr>
                    <w:rFonts w:ascii="Arial Narrow" w:hAnsi="Arial Narrow" w:cs="Arial Narrow"/>
                    <w:sz w:val="18"/>
                    <w:szCs w:val="18"/>
                  </w:rPr>
                </w:rPrChange>
              </w:rPr>
              <w:t>Idem</w:t>
            </w:r>
          </w:p>
        </w:tc>
      </w:tr>
      <w:tr w:rsidR="00706471" w:rsidRPr="00752A5B" w14:paraId="15B7789D" w14:textId="77777777" w:rsidTr="00466A13">
        <w:trPr>
          <w:jc w:val="center"/>
        </w:trPr>
        <w:tc>
          <w:tcPr>
            <w:tcW w:w="2268" w:type="dxa"/>
          </w:tcPr>
          <w:p w14:paraId="15B77897" w14:textId="77777777" w:rsidR="00706471" w:rsidRPr="007A7832" w:rsidRDefault="00706471" w:rsidP="008C6227">
            <w:pPr>
              <w:tabs>
                <w:tab w:val="center" w:pos="4419"/>
                <w:tab w:val="right" w:pos="8838"/>
              </w:tabs>
              <w:rPr>
                <w:rFonts w:ascii="Arial Narrow" w:hAnsi="Arial Narrow" w:cs="Arial"/>
                <w:sz w:val="18"/>
                <w:szCs w:val="18"/>
              </w:rPr>
            </w:pPr>
            <w:r w:rsidRPr="007A7832">
              <w:rPr>
                <w:rFonts w:ascii="Arial Narrow" w:hAnsi="Arial Narrow" w:cs="Arial"/>
                <w:sz w:val="18"/>
                <w:szCs w:val="18"/>
              </w:rPr>
              <w:t>Numero de Documento de Origen Postal</w:t>
            </w:r>
          </w:p>
        </w:tc>
        <w:tc>
          <w:tcPr>
            <w:tcW w:w="567" w:type="dxa"/>
          </w:tcPr>
          <w:p w14:paraId="15B77898"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99"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C</w:t>
            </w:r>
          </w:p>
        </w:tc>
        <w:tc>
          <w:tcPr>
            <w:tcW w:w="567" w:type="dxa"/>
          </w:tcPr>
          <w:p w14:paraId="15B7789A"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25</w:t>
            </w:r>
          </w:p>
        </w:tc>
        <w:tc>
          <w:tcPr>
            <w:tcW w:w="2249" w:type="dxa"/>
          </w:tcPr>
          <w:p w14:paraId="15B7789B" w14:textId="77777777" w:rsidR="00706471" w:rsidRPr="00CD6F5F" w:rsidRDefault="00B460BF" w:rsidP="00C430FD">
            <w:pPr>
              <w:tabs>
                <w:tab w:val="center" w:pos="4419"/>
                <w:tab w:val="right" w:pos="8838"/>
              </w:tabs>
              <w:jc w:val="center"/>
              <w:rPr>
                <w:rFonts w:ascii="Arial Narrow" w:hAnsi="Arial Narrow" w:cs="Arial Narrow"/>
                <w:strike/>
                <w:sz w:val="18"/>
                <w:szCs w:val="18"/>
                <w:highlight w:val="lightGray"/>
              </w:rPr>
            </w:pPr>
            <w:r w:rsidRPr="00CD6F5F">
              <w:rPr>
                <w:rFonts w:ascii="Arial Narrow" w:hAnsi="Arial Narrow" w:cs="Arial Narrow"/>
                <w:strike/>
                <w:sz w:val="18"/>
                <w:szCs w:val="18"/>
                <w:highlight w:val="lightGray"/>
              </w:rPr>
              <w:t>Año, Tipo de Servicio y Número de DEP general:</w:t>
            </w:r>
          </w:p>
          <w:p w14:paraId="15B7789C" w14:textId="77777777" w:rsidR="00C430FD" w:rsidRPr="00CD6F5F" w:rsidRDefault="00B460BF" w:rsidP="00C430FD">
            <w:pPr>
              <w:tabs>
                <w:tab w:val="center" w:pos="4419"/>
                <w:tab w:val="right" w:pos="8838"/>
              </w:tabs>
              <w:jc w:val="center"/>
              <w:rPr>
                <w:rFonts w:ascii="Arial Narrow" w:hAnsi="Arial Narrow" w:cs="Arial Narrow"/>
                <w:strike/>
                <w:sz w:val="18"/>
                <w:szCs w:val="18"/>
                <w:highlight w:val="lightGray"/>
              </w:rPr>
            </w:pPr>
            <w:r w:rsidRPr="00CD6F5F">
              <w:rPr>
                <w:rFonts w:ascii="Arial Narrow" w:hAnsi="Arial Narrow" w:cs="Arial Narrow"/>
                <w:strike/>
                <w:sz w:val="18"/>
                <w:szCs w:val="18"/>
                <w:highlight w:val="lightGray"/>
              </w:rPr>
              <w:t>AAAADD99999</w:t>
            </w:r>
          </w:p>
        </w:tc>
      </w:tr>
      <w:tr w:rsidR="005E6ED4" w:rsidRPr="00752A5B" w14:paraId="15B778A3" w14:textId="77777777" w:rsidTr="00466A13">
        <w:trPr>
          <w:jc w:val="center"/>
        </w:trPr>
        <w:tc>
          <w:tcPr>
            <w:tcW w:w="2268" w:type="dxa"/>
          </w:tcPr>
          <w:p w14:paraId="15B7789E" w14:textId="77777777" w:rsidR="005E6ED4" w:rsidRPr="007A7832" w:rsidRDefault="005E6ED4" w:rsidP="008C6227">
            <w:pPr>
              <w:tabs>
                <w:tab w:val="center" w:pos="4419"/>
                <w:tab w:val="right" w:pos="8838"/>
              </w:tabs>
              <w:rPr>
                <w:rFonts w:ascii="Arial Narrow" w:hAnsi="Arial Narrow" w:cs="Arial"/>
                <w:sz w:val="18"/>
                <w:szCs w:val="18"/>
              </w:rPr>
            </w:pPr>
            <w:r w:rsidRPr="007A7832">
              <w:rPr>
                <w:rFonts w:ascii="Arial Narrow" w:hAnsi="Arial Narrow" w:cs="Arial"/>
                <w:sz w:val="18"/>
                <w:szCs w:val="18"/>
              </w:rPr>
              <w:t>Año de Aviso</w:t>
            </w:r>
          </w:p>
        </w:tc>
        <w:tc>
          <w:tcPr>
            <w:tcW w:w="567" w:type="dxa"/>
          </w:tcPr>
          <w:p w14:paraId="15B7789F" w14:textId="77777777" w:rsidR="005E6ED4" w:rsidRPr="007A7832" w:rsidRDefault="005E6ED4"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A0" w14:textId="77777777" w:rsidR="005E6ED4" w:rsidRPr="007A7832" w:rsidRDefault="005E6ED4"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C</w:t>
            </w:r>
          </w:p>
        </w:tc>
        <w:tc>
          <w:tcPr>
            <w:tcW w:w="567" w:type="dxa"/>
          </w:tcPr>
          <w:p w14:paraId="15B778A1" w14:textId="77777777" w:rsidR="005E6ED4" w:rsidRPr="007A7832" w:rsidRDefault="005E6ED4"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4</w:t>
            </w:r>
          </w:p>
        </w:tc>
        <w:tc>
          <w:tcPr>
            <w:tcW w:w="2249" w:type="dxa"/>
          </w:tcPr>
          <w:p w14:paraId="15B778A2" w14:textId="77777777" w:rsidR="005E6ED4" w:rsidRPr="00CD6F5F" w:rsidRDefault="005E6ED4" w:rsidP="008C6227">
            <w:pPr>
              <w:tabs>
                <w:tab w:val="center" w:pos="4419"/>
                <w:tab w:val="right" w:pos="8838"/>
              </w:tabs>
              <w:jc w:val="center"/>
              <w:rPr>
                <w:rFonts w:ascii="Arial Narrow" w:hAnsi="Arial Narrow" w:cs="Arial Narrow"/>
                <w:strike/>
                <w:sz w:val="18"/>
                <w:szCs w:val="18"/>
                <w:highlight w:val="lightGray"/>
                <w:rPrChange w:id="538" w:author="prueba" w:date="2013-08-22T18:19:00Z">
                  <w:rPr>
                    <w:rFonts w:ascii="Arial Narrow" w:hAnsi="Arial Narrow" w:cs="Arial Narrow"/>
                    <w:sz w:val="18"/>
                    <w:szCs w:val="18"/>
                  </w:rPr>
                </w:rPrChange>
              </w:rPr>
            </w:pPr>
          </w:p>
        </w:tc>
      </w:tr>
      <w:tr w:rsidR="00706471" w:rsidRPr="00752A5B" w14:paraId="15B778A9" w14:textId="77777777" w:rsidTr="00466A13">
        <w:trPr>
          <w:jc w:val="center"/>
        </w:trPr>
        <w:tc>
          <w:tcPr>
            <w:tcW w:w="2268" w:type="dxa"/>
          </w:tcPr>
          <w:p w14:paraId="15B778A4" w14:textId="77777777" w:rsidR="00706471" w:rsidRPr="007A7832" w:rsidRDefault="00706471" w:rsidP="008C6227">
            <w:pPr>
              <w:tabs>
                <w:tab w:val="center" w:pos="4419"/>
                <w:tab w:val="right" w:pos="8838"/>
              </w:tabs>
              <w:rPr>
                <w:rFonts w:ascii="Arial Narrow" w:hAnsi="Arial Narrow" w:cs="Arial"/>
                <w:sz w:val="18"/>
                <w:szCs w:val="18"/>
              </w:rPr>
            </w:pPr>
            <w:r w:rsidRPr="007A7832">
              <w:rPr>
                <w:rFonts w:ascii="Arial Narrow" w:hAnsi="Arial Narrow" w:cs="Arial"/>
                <w:sz w:val="18"/>
                <w:szCs w:val="18"/>
              </w:rPr>
              <w:t>Tipo de Aviso (Tipo de Despacho)</w:t>
            </w:r>
          </w:p>
        </w:tc>
        <w:tc>
          <w:tcPr>
            <w:tcW w:w="567" w:type="dxa"/>
          </w:tcPr>
          <w:p w14:paraId="15B778A5"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A6"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C</w:t>
            </w:r>
          </w:p>
        </w:tc>
        <w:tc>
          <w:tcPr>
            <w:tcW w:w="567" w:type="dxa"/>
          </w:tcPr>
          <w:p w14:paraId="15B778A7"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2</w:t>
            </w:r>
          </w:p>
        </w:tc>
        <w:tc>
          <w:tcPr>
            <w:tcW w:w="2249" w:type="dxa"/>
          </w:tcPr>
          <w:p w14:paraId="15B778A8" w14:textId="77777777" w:rsidR="00706471" w:rsidRPr="00CD6F5F" w:rsidRDefault="00A13F33" w:rsidP="008C6227">
            <w:pPr>
              <w:tabs>
                <w:tab w:val="center" w:pos="4419"/>
                <w:tab w:val="right" w:pos="8838"/>
              </w:tabs>
              <w:ind w:left="708"/>
              <w:jc w:val="center"/>
              <w:rPr>
                <w:rFonts w:ascii="Arial Narrow" w:hAnsi="Arial Narrow" w:cs="Arial Narrow"/>
                <w:strike/>
                <w:sz w:val="18"/>
                <w:szCs w:val="18"/>
                <w:highlight w:val="lightGray"/>
                <w:rPrChange w:id="539" w:author="prueba" w:date="2013-08-22T18:19:00Z">
                  <w:rPr>
                    <w:rFonts w:ascii="Arial Narrow" w:hAnsi="Arial Narrow" w:cs="Arial Narrow"/>
                    <w:sz w:val="18"/>
                    <w:szCs w:val="18"/>
                  </w:rPr>
                </w:rPrChange>
              </w:rPr>
            </w:pPr>
            <w:r w:rsidRPr="00A13F33">
              <w:rPr>
                <w:rFonts w:ascii="Arial Narrow" w:hAnsi="Arial Narrow" w:cs="Arial Narrow"/>
                <w:strike/>
                <w:sz w:val="18"/>
                <w:szCs w:val="18"/>
                <w:highlight w:val="lightGray"/>
                <w:rPrChange w:id="540" w:author="prueba" w:date="2013-08-22T18:19:00Z">
                  <w:rPr>
                    <w:rFonts w:ascii="Arial Narrow" w:hAnsi="Arial Narrow" w:cs="Arial Narrow"/>
                    <w:sz w:val="18"/>
                    <w:szCs w:val="18"/>
                  </w:rPr>
                </w:rPrChange>
              </w:rPr>
              <w:t>DD</w:t>
            </w:r>
          </w:p>
        </w:tc>
      </w:tr>
      <w:tr w:rsidR="00706471" w:rsidRPr="00752A5B" w14:paraId="15B778AF" w14:textId="77777777" w:rsidTr="00466A13">
        <w:trPr>
          <w:jc w:val="center"/>
        </w:trPr>
        <w:tc>
          <w:tcPr>
            <w:tcW w:w="2268" w:type="dxa"/>
          </w:tcPr>
          <w:p w14:paraId="15B778AA" w14:textId="77777777" w:rsidR="00706471" w:rsidRPr="007A7832" w:rsidRDefault="00706471" w:rsidP="008C6227">
            <w:pPr>
              <w:tabs>
                <w:tab w:val="center" w:pos="4419"/>
                <w:tab w:val="right" w:pos="8838"/>
              </w:tabs>
              <w:rPr>
                <w:rFonts w:ascii="Arial Narrow" w:hAnsi="Arial Narrow" w:cs="Arial"/>
                <w:sz w:val="18"/>
                <w:szCs w:val="18"/>
              </w:rPr>
            </w:pPr>
            <w:r w:rsidRPr="007A7832">
              <w:rPr>
                <w:rFonts w:ascii="Arial Narrow" w:hAnsi="Arial Narrow" w:cs="Arial"/>
                <w:sz w:val="18"/>
                <w:szCs w:val="18"/>
              </w:rPr>
              <w:t>Numero de Aviso</w:t>
            </w:r>
          </w:p>
        </w:tc>
        <w:tc>
          <w:tcPr>
            <w:tcW w:w="567" w:type="dxa"/>
          </w:tcPr>
          <w:p w14:paraId="15B778AB"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AC"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C</w:t>
            </w:r>
          </w:p>
        </w:tc>
        <w:tc>
          <w:tcPr>
            <w:tcW w:w="567" w:type="dxa"/>
          </w:tcPr>
          <w:p w14:paraId="15B778AD"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6</w:t>
            </w:r>
          </w:p>
        </w:tc>
        <w:tc>
          <w:tcPr>
            <w:tcW w:w="2249" w:type="dxa"/>
          </w:tcPr>
          <w:p w14:paraId="15B778AE" w14:textId="77777777" w:rsidR="00706471" w:rsidRPr="00CD6F5F" w:rsidRDefault="00A13F33" w:rsidP="008C6227">
            <w:pPr>
              <w:tabs>
                <w:tab w:val="center" w:pos="4419"/>
                <w:tab w:val="right" w:pos="8838"/>
              </w:tabs>
              <w:ind w:left="708"/>
              <w:jc w:val="center"/>
              <w:rPr>
                <w:rFonts w:ascii="Arial Narrow" w:hAnsi="Arial Narrow" w:cs="Arial Narrow"/>
                <w:strike/>
                <w:sz w:val="18"/>
                <w:szCs w:val="18"/>
                <w:highlight w:val="lightGray"/>
                <w:rPrChange w:id="541" w:author="prueba" w:date="2013-08-22T18:19:00Z">
                  <w:rPr>
                    <w:rFonts w:ascii="Arial Narrow" w:hAnsi="Arial Narrow" w:cs="Arial Narrow"/>
                    <w:sz w:val="18"/>
                    <w:szCs w:val="18"/>
                  </w:rPr>
                </w:rPrChange>
              </w:rPr>
            </w:pPr>
            <w:r w:rsidRPr="00A13F33">
              <w:rPr>
                <w:rFonts w:ascii="Arial Narrow" w:hAnsi="Arial Narrow" w:cs="Arial Narrow"/>
                <w:strike/>
                <w:sz w:val="18"/>
                <w:szCs w:val="18"/>
                <w:highlight w:val="lightGray"/>
                <w:rPrChange w:id="542" w:author="prueba" w:date="2013-08-22T18:19:00Z">
                  <w:rPr>
                    <w:rFonts w:ascii="Arial Narrow" w:hAnsi="Arial Narrow" w:cs="Arial Narrow"/>
                    <w:sz w:val="18"/>
                    <w:szCs w:val="18"/>
                  </w:rPr>
                </w:rPrChange>
              </w:rPr>
              <w:t>--</w:t>
            </w:r>
          </w:p>
        </w:tc>
      </w:tr>
      <w:tr w:rsidR="00706471" w:rsidRPr="00752A5B" w14:paraId="15B778B5" w14:textId="77777777" w:rsidTr="00466A13">
        <w:trPr>
          <w:jc w:val="center"/>
        </w:trPr>
        <w:tc>
          <w:tcPr>
            <w:tcW w:w="2268" w:type="dxa"/>
          </w:tcPr>
          <w:p w14:paraId="15B778B0" w14:textId="77777777" w:rsidR="00706471" w:rsidRPr="007A7832" w:rsidRDefault="00706471" w:rsidP="008C6227">
            <w:pPr>
              <w:tabs>
                <w:tab w:val="center" w:pos="4419"/>
                <w:tab w:val="right" w:pos="8838"/>
              </w:tabs>
              <w:rPr>
                <w:rFonts w:ascii="Arial Narrow" w:hAnsi="Arial Narrow" w:cs="Arial"/>
                <w:sz w:val="18"/>
                <w:szCs w:val="18"/>
              </w:rPr>
            </w:pPr>
            <w:r w:rsidRPr="007A7832">
              <w:rPr>
                <w:rFonts w:ascii="Arial Narrow" w:hAnsi="Arial Narrow" w:cs="Arial"/>
                <w:sz w:val="18"/>
                <w:szCs w:val="18"/>
              </w:rPr>
              <w:t>Puerto de embarque</w:t>
            </w:r>
          </w:p>
        </w:tc>
        <w:tc>
          <w:tcPr>
            <w:tcW w:w="567" w:type="dxa"/>
          </w:tcPr>
          <w:p w14:paraId="15B778B1"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B2"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C</w:t>
            </w:r>
          </w:p>
        </w:tc>
        <w:tc>
          <w:tcPr>
            <w:tcW w:w="567" w:type="dxa"/>
          </w:tcPr>
          <w:p w14:paraId="15B778B3"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6</w:t>
            </w:r>
          </w:p>
        </w:tc>
        <w:tc>
          <w:tcPr>
            <w:tcW w:w="2249" w:type="dxa"/>
          </w:tcPr>
          <w:p w14:paraId="15B778B4" w14:textId="77777777" w:rsidR="00706471" w:rsidRPr="00CD6F5F" w:rsidRDefault="00A13F33" w:rsidP="008C6227">
            <w:pPr>
              <w:tabs>
                <w:tab w:val="center" w:pos="4419"/>
                <w:tab w:val="right" w:pos="8838"/>
              </w:tabs>
              <w:ind w:left="708"/>
              <w:jc w:val="center"/>
              <w:rPr>
                <w:rFonts w:ascii="Arial Narrow" w:hAnsi="Arial Narrow" w:cs="Arial Narrow"/>
                <w:strike/>
                <w:sz w:val="18"/>
                <w:szCs w:val="18"/>
                <w:highlight w:val="lightGray"/>
                <w:rPrChange w:id="543" w:author="prueba" w:date="2013-08-22T18:19:00Z">
                  <w:rPr>
                    <w:rFonts w:ascii="Arial Narrow" w:hAnsi="Arial Narrow" w:cs="Arial Narrow"/>
                    <w:sz w:val="18"/>
                    <w:szCs w:val="18"/>
                  </w:rPr>
                </w:rPrChange>
              </w:rPr>
            </w:pPr>
            <w:r w:rsidRPr="00A13F33">
              <w:rPr>
                <w:rFonts w:ascii="Arial Narrow" w:hAnsi="Arial Narrow" w:cs="Arial Narrow"/>
                <w:strike/>
                <w:sz w:val="18"/>
                <w:szCs w:val="18"/>
                <w:highlight w:val="lightGray"/>
                <w:rPrChange w:id="544" w:author="prueba" w:date="2013-08-22T18:19:00Z">
                  <w:rPr>
                    <w:rFonts w:ascii="Arial Narrow" w:hAnsi="Arial Narrow" w:cs="Arial Narrow"/>
                    <w:sz w:val="18"/>
                    <w:szCs w:val="18"/>
                  </w:rPr>
                </w:rPrChange>
              </w:rPr>
              <w:t>--</w:t>
            </w:r>
          </w:p>
        </w:tc>
      </w:tr>
      <w:tr w:rsidR="00706471" w:rsidRPr="00752A5B" w14:paraId="15B778BB" w14:textId="77777777" w:rsidTr="00466A13">
        <w:trPr>
          <w:jc w:val="center"/>
        </w:trPr>
        <w:tc>
          <w:tcPr>
            <w:tcW w:w="2268" w:type="dxa"/>
          </w:tcPr>
          <w:p w14:paraId="15B778B6" w14:textId="77777777" w:rsidR="00706471" w:rsidRPr="007A7832" w:rsidRDefault="00706471" w:rsidP="008C6227">
            <w:pPr>
              <w:tabs>
                <w:tab w:val="center" w:pos="4419"/>
                <w:tab w:val="right" w:pos="8838"/>
              </w:tabs>
              <w:rPr>
                <w:rFonts w:ascii="Arial Narrow" w:hAnsi="Arial Narrow" w:cs="Arial"/>
                <w:sz w:val="18"/>
                <w:szCs w:val="18"/>
              </w:rPr>
            </w:pPr>
            <w:r w:rsidRPr="007A7832">
              <w:rPr>
                <w:rFonts w:ascii="Arial Narrow" w:hAnsi="Arial Narrow" w:cs="Arial"/>
                <w:sz w:val="18"/>
                <w:szCs w:val="18"/>
              </w:rPr>
              <w:t>Aduana destino</w:t>
            </w:r>
          </w:p>
        </w:tc>
        <w:tc>
          <w:tcPr>
            <w:tcW w:w="567" w:type="dxa"/>
          </w:tcPr>
          <w:p w14:paraId="15B778B7"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B8"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C</w:t>
            </w:r>
          </w:p>
        </w:tc>
        <w:tc>
          <w:tcPr>
            <w:tcW w:w="567" w:type="dxa"/>
          </w:tcPr>
          <w:p w14:paraId="15B778B9"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3</w:t>
            </w:r>
          </w:p>
        </w:tc>
        <w:tc>
          <w:tcPr>
            <w:tcW w:w="2249" w:type="dxa"/>
          </w:tcPr>
          <w:p w14:paraId="15B778BA" w14:textId="77777777" w:rsidR="00706471" w:rsidRPr="00CD6F5F" w:rsidRDefault="00A13F33" w:rsidP="008C6227">
            <w:pPr>
              <w:tabs>
                <w:tab w:val="center" w:pos="4419"/>
                <w:tab w:val="right" w:pos="8838"/>
              </w:tabs>
              <w:ind w:left="708"/>
              <w:jc w:val="center"/>
              <w:rPr>
                <w:rFonts w:ascii="Arial Narrow" w:hAnsi="Arial Narrow" w:cs="Arial Narrow"/>
                <w:strike/>
                <w:sz w:val="18"/>
                <w:szCs w:val="18"/>
                <w:highlight w:val="lightGray"/>
                <w:rPrChange w:id="545" w:author="prueba" w:date="2013-08-22T18:19:00Z">
                  <w:rPr>
                    <w:rFonts w:ascii="Arial Narrow" w:hAnsi="Arial Narrow" w:cs="Arial Narrow"/>
                    <w:sz w:val="18"/>
                    <w:szCs w:val="18"/>
                  </w:rPr>
                </w:rPrChange>
              </w:rPr>
            </w:pPr>
            <w:r w:rsidRPr="00A13F33">
              <w:rPr>
                <w:rFonts w:ascii="Arial Narrow" w:hAnsi="Arial Narrow" w:cs="Arial Narrow"/>
                <w:strike/>
                <w:sz w:val="18"/>
                <w:szCs w:val="18"/>
                <w:highlight w:val="lightGray"/>
                <w:rPrChange w:id="546" w:author="prueba" w:date="2013-08-22T18:19:00Z">
                  <w:rPr>
                    <w:rFonts w:ascii="Arial Narrow" w:hAnsi="Arial Narrow" w:cs="Arial Narrow"/>
                    <w:sz w:val="18"/>
                    <w:szCs w:val="18"/>
                  </w:rPr>
                </w:rPrChange>
              </w:rPr>
              <w:t>--</w:t>
            </w:r>
          </w:p>
        </w:tc>
      </w:tr>
      <w:tr w:rsidR="00706471" w:rsidRPr="00752A5B" w14:paraId="15B778C1" w14:textId="77777777" w:rsidTr="00466A13">
        <w:trPr>
          <w:jc w:val="center"/>
        </w:trPr>
        <w:tc>
          <w:tcPr>
            <w:tcW w:w="2268" w:type="dxa"/>
          </w:tcPr>
          <w:p w14:paraId="15B778BC" w14:textId="77777777" w:rsidR="00706471" w:rsidRPr="007A7832" w:rsidRDefault="00706471" w:rsidP="008C6227">
            <w:pPr>
              <w:tabs>
                <w:tab w:val="center" w:pos="4419"/>
                <w:tab w:val="right" w:pos="8838"/>
              </w:tabs>
              <w:rPr>
                <w:rFonts w:ascii="Arial Narrow" w:hAnsi="Arial Narrow" w:cs="Arial"/>
                <w:sz w:val="18"/>
                <w:szCs w:val="18"/>
              </w:rPr>
            </w:pPr>
            <w:r w:rsidRPr="007A7832">
              <w:rPr>
                <w:rFonts w:ascii="Arial Narrow" w:hAnsi="Arial Narrow" w:cs="Arial"/>
                <w:sz w:val="18"/>
                <w:szCs w:val="18"/>
              </w:rPr>
              <w:t>Puerto de descarga</w:t>
            </w:r>
          </w:p>
        </w:tc>
        <w:tc>
          <w:tcPr>
            <w:tcW w:w="567" w:type="dxa"/>
          </w:tcPr>
          <w:p w14:paraId="15B778BD"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BE"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C</w:t>
            </w:r>
          </w:p>
        </w:tc>
        <w:tc>
          <w:tcPr>
            <w:tcW w:w="567" w:type="dxa"/>
          </w:tcPr>
          <w:p w14:paraId="15B778BF"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6</w:t>
            </w:r>
          </w:p>
        </w:tc>
        <w:tc>
          <w:tcPr>
            <w:tcW w:w="2249" w:type="dxa"/>
          </w:tcPr>
          <w:p w14:paraId="15B778C0" w14:textId="77777777" w:rsidR="00706471" w:rsidRPr="00CD6F5F" w:rsidRDefault="00A13F33" w:rsidP="008C6227">
            <w:pPr>
              <w:tabs>
                <w:tab w:val="center" w:pos="4419"/>
                <w:tab w:val="right" w:pos="8838"/>
              </w:tabs>
              <w:ind w:left="708"/>
              <w:jc w:val="center"/>
              <w:rPr>
                <w:rFonts w:ascii="Arial Narrow" w:hAnsi="Arial Narrow" w:cs="Arial Narrow"/>
                <w:strike/>
                <w:sz w:val="18"/>
                <w:szCs w:val="18"/>
                <w:highlight w:val="lightGray"/>
                <w:rPrChange w:id="547" w:author="prueba" w:date="2013-08-22T18:19:00Z">
                  <w:rPr>
                    <w:rFonts w:ascii="Arial Narrow" w:hAnsi="Arial Narrow" w:cs="Arial Narrow"/>
                    <w:sz w:val="18"/>
                    <w:szCs w:val="18"/>
                  </w:rPr>
                </w:rPrChange>
              </w:rPr>
            </w:pPr>
            <w:r w:rsidRPr="00A13F33">
              <w:rPr>
                <w:rFonts w:ascii="Arial Narrow" w:hAnsi="Arial Narrow" w:cs="Arial Narrow"/>
                <w:strike/>
                <w:sz w:val="18"/>
                <w:szCs w:val="18"/>
                <w:highlight w:val="lightGray"/>
                <w:rPrChange w:id="548" w:author="prueba" w:date="2013-08-22T18:19:00Z">
                  <w:rPr>
                    <w:rFonts w:ascii="Arial Narrow" w:hAnsi="Arial Narrow" w:cs="Arial Narrow"/>
                    <w:sz w:val="18"/>
                    <w:szCs w:val="18"/>
                  </w:rPr>
                </w:rPrChange>
              </w:rPr>
              <w:t>--</w:t>
            </w:r>
          </w:p>
        </w:tc>
      </w:tr>
      <w:tr w:rsidR="00706471" w:rsidRPr="00752A5B" w14:paraId="15B778C7" w14:textId="77777777" w:rsidTr="00466A13">
        <w:trPr>
          <w:jc w:val="center"/>
        </w:trPr>
        <w:tc>
          <w:tcPr>
            <w:tcW w:w="2268" w:type="dxa"/>
          </w:tcPr>
          <w:p w14:paraId="15B778C2" w14:textId="77777777" w:rsidR="00706471" w:rsidRPr="007A7832" w:rsidRDefault="00706471" w:rsidP="008C6227">
            <w:pPr>
              <w:tabs>
                <w:tab w:val="center" w:pos="4419"/>
                <w:tab w:val="right" w:pos="8838"/>
              </w:tabs>
              <w:rPr>
                <w:rFonts w:ascii="Arial Narrow" w:hAnsi="Arial Narrow" w:cs="Arial"/>
                <w:sz w:val="18"/>
                <w:szCs w:val="18"/>
              </w:rPr>
            </w:pPr>
            <w:r w:rsidRPr="007A7832">
              <w:rPr>
                <w:rFonts w:ascii="Arial Narrow" w:hAnsi="Arial Narrow" w:cs="Arial"/>
                <w:sz w:val="18"/>
                <w:szCs w:val="18"/>
              </w:rPr>
              <w:t>Ubigeo</w:t>
            </w:r>
          </w:p>
        </w:tc>
        <w:tc>
          <w:tcPr>
            <w:tcW w:w="567" w:type="dxa"/>
          </w:tcPr>
          <w:p w14:paraId="15B778C3"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C4"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C</w:t>
            </w:r>
          </w:p>
        </w:tc>
        <w:tc>
          <w:tcPr>
            <w:tcW w:w="567" w:type="dxa"/>
          </w:tcPr>
          <w:p w14:paraId="15B778C5"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6</w:t>
            </w:r>
          </w:p>
        </w:tc>
        <w:tc>
          <w:tcPr>
            <w:tcW w:w="2249" w:type="dxa"/>
          </w:tcPr>
          <w:p w14:paraId="15B778C6" w14:textId="77777777" w:rsidR="00706471" w:rsidRPr="00CD6F5F" w:rsidRDefault="00A13F33" w:rsidP="008C6227">
            <w:pPr>
              <w:tabs>
                <w:tab w:val="center" w:pos="4419"/>
                <w:tab w:val="right" w:pos="8838"/>
              </w:tabs>
              <w:ind w:left="708"/>
              <w:jc w:val="center"/>
              <w:rPr>
                <w:rFonts w:ascii="Arial Narrow" w:hAnsi="Arial Narrow" w:cs="Arial Narrow"/>
                <w:strike/>
                <w:sz w:val="18"/>
                <w:szCs w:val="18"/>
                <w:highlight w:val="lightGray"/>
                <w:rPrChange w:id="549" w:author="prueba" w:date="2013-08-22T18:19:00Z">
                  <w:rPr>
                    <w:rFonts w:ascii="Arial Narrow" w:hAnsi="Arial Narrow" w:cs="Arial Narrow"/>
                    <w:sz w:val="18"/>
                    <w:szCs w:val="18"/>
                  </w:rPr>
                </w:rPrChange>
              </w:rPr>
            </w:pPr>
            <w:r w:rsidRPr="00A13F33">
              <w:rPr>
                <w:rFonts w:ascii="Arial Narrow" w:hAnsi="Arial Narrow" w:cs="Arial Narrow"/>
                <w:strike/>
                <w:sz w:val="18"/>
                <w:szCs w:val="18"/>
                <w:highlight w:val="lightGray"/>
                <w:rPrChange w:id="550" w:author="prueba" w:date="2013-08-22T18:19:00Z">
                  <w:rPr>
                    <w:rFonts w:ascii="Arial Narrow" w:hAnsi="Arial Narrow" w:cs="Arial Narrow"/>
                    <w:sz w:val="18"/>
                    <w:szCs w:val="18"/>
                  </w:rPr>
                </w:rPrChange>
              </w:rPr>
              <w:t>--</w:t>
            </w:r>
          </w:p>
        </w:tc>
      </w:tr>
      <w:tr w:rsidR="00706471" w:rsidRPr="00752A5B" w14:paraId="15B778CD" w14:textId="77777777" w:rsidTr="00466A13">
        <w:trPr>
          <w:jc w:val="center"/>
        </w:trPr>
        <w:tc>
          <w:tcPr>
            <w:tcW w:w="2268" w:type="dxa"/>
          </w:tcPr>
          <w:p w14:paraId="15B778C8" w14:textId="77777777" w:rsidR="00706471" w:rsidRPr="007A7832" w:rsidRDefault="00706471" w:rsidP="008C6227">
            <w:pPr>
              <w:tabs>
                <w:tab w:val="center" w:pos="4419"/>
                <w:tab w:val="right" w:pos="8838"/>
              </w:tabs>
              <w:rPr>
                <w:rFonts w:ascii="Arial Narrow" w:hAnsi="Arial Narrow" w:cs="Arial"/>
                <w:sz w:val="18"/>
                <w:szCs w:val="18"/>
              </w:rPr>
            </w:pPr>
            <w:r w:rsidRPr="007A7832">
              <w:rPr>
                <w:rFonts w:ascii="Arial Narrow" w:hAnsi="Arial Narrow" w:cs="Arial"/>
                <w:sz w:val="18"/>
                <w:szCs w:val="18"/>
              </w:rPr>
              <w:t>Remitente</w:t>
            </w:r>
          </w:p>
        </w:tc>
        <w:tc>
          <w:tcPr>
            <w:tcW w:w="567" w:type="dxa"/>
          </w:tcPr>
          <w:p w14:paraId="15B778C9"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CA"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N</w:t>
            </w:r>
          </w:p>
        </w:tc>
        <w:tc>
          <w:tcPr>
            <w:tcW w:w="567" w:type="dxa"/>
          </w:tcPr>
          <w:p w14:paraId="15B778CB"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60</w:t>
            </w:r>
          </w:p>
        </w:tc>
        <w:tc>
          <w:tcPr>
            <w:tcW w:w="2249" w:type="dxa"/>
          </w:tcPr>
          <w:p w14:paraId="15B778CC" w14:textId="77777777" w:rsidR="00706471" w:rsidRPr="00CD6F5F" w:rsidRDefault="00A13F33" w:rsidP="008C6227">
            <w:pPr>
              <w:tabs>
                <w:tab w:val="center" w:pos="4419"/>
                <w:tab w:val="right" w:pos="8838"/>
              </w:tabs>
              <w:ind w:left="708"/>
              <w:jc w:val="center"/>
              <w:rPr>
                <w:rFonts w:ascii="Arial Narrow" w:hAnsi="Arial Narrow" w:cs="Arial Narrow"/>
                <w:strike/>
                <w:sz w:val="18"/>
                <w:szCs w:val="18"/>
                <w:highlight w:val="lightGray"/>
                <w:rPrChange w:id="551" w:author="prueba" w:date="2013-08-22T18:19:00Z">
                  <w:rPr>
                    <w:rFonts w:ascii="Arial Narrow" w:hAnsi="Arial Narrow" w:cs="Arial Narrow"/>
                    <w:sz w:val="18"/>
                    <w:szCs w:val="18"/>
                  </w:rPr>
                </w:rPrChange>
              </w:rPr>
            </w:pPr>
            <w:r w:rsidRPr="00A13F33">
              <w:rPr>
                <w:rFonts w:ascii="Arial Narrow" w:hAnsi="Arial Narrow" w:cs="Arial Narrow"/>
                <w:strike/>
                <w:sz w:val="18"/>
                <w:szCs w:val="18"/>
                <w:highlight w:val="lightGray"/>
                <w:rPrChange w:id="552" w:author="prueba" w:date="2013-08-22T18:19:00Z">
                  <w:rPr>
                    <w:rFonts w:ascii="Arial Narrow" w:hAnsi="Arial Narrow" w:cs="Arial Narrow"/>
                    <w:sz w:val="18"/>
                    <w:szCs w:val="18"/>
                  </w:rPr>
                </w:rPrChange>
              </w:rPr>
              <w:t>--</w:t>
            </w:r>
          </w:p>
        </w:tc>
      </w:tr>
      <w:tr w:rsidR="00706471" w:rsidRPr="00752A5B" w14:paraId="15B778D3" w14:textId="77777777" w:rsidTr="00466A13">
        <w:trPr>
          <w:jc w:val="center"/>
        </w:trPr>
        <w:tc>
          <w:tcPr>
            <w:tcW w:w="2268" w:type="dxa"/>
          </w:tcPr>
          <w:p w14:paraId="15B778CE" w14:textId="77777777" w:rsidR="00706471" w:rsidRPr="007A7832" w:rsidRDefault="00706471" w:rsidP="008C6227">
            <w:pPr>
              <w:tabs>
                <w:tab w:val="center" w:pos="4419"/>
                <w:tab w:val="right" w:pos="8838"/>
              </w:tabs>
              <w:rPr>
                <w:rFonts w:ascii="Arial Narrow" w:hAnsi="Arial Narrow" w:cs="Arial"/>
                <w:sz w:val="18"/>
                <w:szCs w:val="18"/>
              </w:rPr>
            </w:pPr>
            <w:r w:rsidRPr="007A7832">
              <w:rPr>
                <w:rFonts w:ascii="Arial Narrow" w:hAnsi="Arial Narrow" w:cs="Arial"/>
                <w:sz w:val="18"/>
                <w:szCs w:val="18"/>
              </w:rPr>
              <w:t>Consignatario/Destinatario</w:t>
            </w:r>
          </w:p>
        </w:tc>
        <w:tc>
          <w:tcPr>
            <w:tcW w:w="567" w:type="dxa"/>
          </w:tcPr>
          <w:p w14:paraId="15B778CF"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D0"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N</w:t>
            </w:r>
          </w:p>
        </w:tc>
        <w:tc>
          <w:tcPr>
            <w:tcW w:w="567" w:type="dxa"/>
          </w:tcPr>
          <w:p w14:paraId="15B778D1"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60</w:t>
            </w:r>
          </w:p>
        </w:tc>
        <w:tc>
          <w:tcPr>
            <w:tcW w:w="2249" w:type="dxa"/>
          </w:tcPr>
          <w:p w14:paraId="15B778D2" w14:textId="77777777" w:rsidR="00706471" w:rsidRPr="00CD6F5F" w:rsidRDefault="00A13F33" w:rsidP="008C6227">
            <w:pPr>
              <w:tabs>
                <w:tab w:val="center" w:pos="4419"/>
                <w:tab w:val="right" w:pos="8838"/>
              </w:tabs>
              <w:ind w:left="708"/>
              <w:jc w:val="center"/>
              <w:rPr>
                <w:rFonts w:ascii="Arial Narrow" w:hAnsi="Arial Narrow" w:cs="Arial Narrow"/>
                <w:strike/>
                <w:sz w:val="18"/>
                <w:szCs w:val="18"/>
                <w:highlight w:val="lightGray"/>
                <w:rPrChange w:id="553" w:author="prueba" w:date="2013-08-22T18:19:00Z">
                  <w:rPr>
                    <w:rFonts w:ascii="Arial Narrow" w:hAnsi="Arial Narrow" w:cs="Arial Narrow"/>
                    <w:sz w:val="18"/>
                    <w:szCs w:val="18"/>
                  </w:rPr>
                </w:rPrChange>
              </w:rPr>
            </w:pPr>
            <w:r w:rsidRPr="00A13F33">
              <w:rPr>
                <w:rFonts w:ascii="Arial Narrow" w:hAnsi="Arial Narrow" w:cs="Arial Narrow"/>
                <w:strike/>
                <w:sz w:val="18"/>
                <w:szCs w:val="18"/>
                <w:highlight w:val="lightGray"/>
                <w:rPrChange w:id="554" w:author="prueba" w:date="2013-08-22T18:19:00Z">
                  <w:rPr>
                    <w:rFonts w:ascii="Arial Narrow" w:hAnsi="Arial Narrow" w:cs="Arial Narrow"/>
                    <w:sz w:val="18"/>
                    <w:szCs w:val="18"/>
                  </w:rPr>
                </w:rPrChange>
              </w:rPr>
              <w:t>--</w:t>
            </w:r>
          </w:p>
        </w:tc>
      </w:tr>
      <w:tr w:rsidR="00706471" w:rsidRPr="00752A5B" w14:paraId="15B778D9" w14:textId="77777777" w:rsidTr="00466A13">
        <w:trPr>
          <w:jc w:val="center"/>
        </w:trPr>
        <w:tc>
          <w:tcPr>
            <w:tcW w:w="2268" w:type="dxa"/>
          </w:tcPr>
          <w:p w14:paraId="15B778D4" w14:textId="77777777" w:rsidR="00706471" w:rsidRPr="007A7832" w:rsidRDefault="00706471" w:rsidP="008C6227">
            <w:pPr>
              <w:tabs>
                <w:tab w:val="center" w:pos="4419"/>
                <w:tab w:val="right" w:pos="8838"/>
              </w:tabs>
              <w:rPr>
                <w:rFonts w:ascii="Arial Narrow" w:hAnsi="Arial Narrow" w:cs="Arial"/>
                <w:sz w:val="18"/>
                <w:szCs w:val="18"/>
              </w:rPr>
            </w:pPr>
            <w:r w:rsidRPr="007A7832">
              <w:rPr>
                <w:rFonts w:ascii="Arial Narrow" w:hAnsi="Arial Narrow" w:cs="Arial"/>
                <w:sz w:val="18"/>
                <w:szCs w:val="18"/>
              </w:rPr>
              <w:t>Dirección</w:t>
            </w:r>
          </w:p>
        </w:tc>
        <w:tc>
          <w:tcPr>
            <w:tcW w:w="567" w:type="dxa"/>
          </w:tcPr>
          <w:p w14:paraId="15B778D5"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D6"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C</w:t>
            </w:r>
          </w:p>
        </w:tc>
        <w:tc>
          <w:tcPr>
            <w:tcW w:w="567" w:type="dxa"/>
          </w:tcPr>
          <w:p w14:paraId="15B778D7"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60</w:t>
            </w:r>
          </w:p>
        </w:tc>
        <w:tc>
          <w:tcPr>
            <w:tcW w:w="2249" w:type="dxa"/>
          </w:tcPr>
          <w:p w14:paraId="15B778D8" w14:textId="77777777" w:rsidR="00706471" w:rsidRPr="00CD6F5F" w:rsidRDefault="00A13F33" w:rsidP="008C6227">
            <w:pPr>
              <w:tabs>
                <w:tab w:val="center" w:pos="4419"/>
                <w:tab w:val="right" w:pos="8838"/>
              </w:tabs>
              <w:ind w:left="708"/>
              <w:jc w:val="center"/>
              <w:rPr>
                <w:rFonts w:ascii="Arial Narrow" w:hAnsi="Arial Narrow" w:cs="Arial Narrow"/>
                <w:strike/>
                <w:sz w:val="18"/>
                <w:szCs w:val="18"/>
                <w:highlight w:val="lightGray"/>
                <w:rPrChange w:id="555" w:author="prueba" w:date="2013-08-22T18:19:00Z">
                  <w:rPr>
                    <w:rFonts w:ascii="Arial Narrow" w:hAnsi="Arial Narrow" w:cs="Arial Narrow"/>
                    <w:sz w:val="18"/>
                    <w:szCs w:val="18"/>
                  </w:rPr>
                </w:rPrChange>
              </w:rPr>
            </w:pPr>
            <w:r w:rsidRPr="00A13F33">
              <w:rPr>
                <w:rFonts w:ascii="Arial Narrow" w:hAnsi="Arial Narrow" w:cs="Arial Narrow"/>
                <w:strike/>
                <w:sz w:val="18"/>
                <w:szCs w:val="18"/>
                <w:highlight w:val="lightGray"/>
                <w:rPrChange w:id="556" w:author="prueba" w:date="2013-08-22T18:19:00Z">
                  <w:rPr>
                    <w:rFonts w:ascii="Arial Narrow" w:hAnsi="Arial Narrow" w:cs="Arial Narrow"/>
                    <w:sz w:val="18"/>
                    <w:szCs w:val="18"/>
                  </w:rPr>
                </w:rPrChange>
              </w:rPr>
              <w:t>--</w:t>
            </w:r>
          </w:p>
        </w:tc>
      </w:tr>
      <w:tr w:rsidR="00706471" w:rsidRPr="00752A5B" w14:paraId="15B778DF" w14:textId="77777777" w:rsidTr="00466A13">
        <w:trPr>
          <w:jc w:val="center"/>
        </w:trPr>
        <w:tc>
          <w:tcPr>
            <w:tcW w:w="2268" w:type="dxa"/>
          </w:tcPr>
          <w:p w14:paraId="15B778DA" w14:textId="77777777" w:rsidR="00706471" w:rsidRPr="007A7832" w:rsidRDefault="00706471" w:rsidP="008C6227">
            <w:pPr>
              <w:tabs>
                <w:tab w:val="center" w:pos="4419"/>
                <w:tab w:val="right" w:pos="8838"/>
              </w:tabs>
              <w:rPr>
                <w:rFonts w:ascii="Arial Narrow" w:hAnsi="Arial Narrow" w:cs="Arial"/>
                <w:sz w:val="18"/>
                <w:szCs w:val="18"/>
              </w:rPr>
            </w:pPr>
            <w:r w:rsidRPr="007A7832">
              <w:rPr>
                <w:rFonts w:ascii="Arial Narrow" w:hAnsi="Arial Narrow" w:cs="Arial"/>
                <w:sz w:val="18"/>
                <w:szCs w:val="18"/>
              </w:rPr>
              <w:t>Descripción/Contenido</w:t>
            </w:r>
          </w:p>
        </w:tc>
        <w:tc>
          <w:tcPr>
            <w:tcW w:w="567" w:type="dxa"/>
          </w:tcPr>
          <w:p w14:paraId="15B778DB"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DC"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C</w:t>
            </w:r>
          </w:p>
        </w:tc>
        <w:tc>
          <w:tcPr>
            <w:tcW w:w="567" w:type="dxa"/>
          </w:tcPr>
          <w:p w14:paraId="15B778DD"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70</w:t>
            </w:r>
          </w:p>
        </w:tc>
        <w:tc>
          <w:tcPr>
            <w:tcW w:w="2249" w:type="dxa"/>
          </w:tcPr>
          <w:p w14:paraId="15B778DE" w14:textId="77777777" w:rsidR="00706471" w:rsidRPr="00CD6F5F" w:rsidRDefault="00A13F33" w:rsidP="008C6227">
            <w:pPr>
              <w:tabs>
                <w:tab w:val="center" w:pos="4419"/>
                <w:tab w:val="right" w:pos="8838"/>
              </w:tabs>
              <w:ind w:left="708"/>
              <w:jc w:val="center"/>
              <w:rPr>
                <w:rFonts w:ascii="Arial Narrow" w:hAnsi="Arial Narrow" w:cs="Arial Narrow"/>
                <w:strike/>
                <w:sz w:val="18"/>
                <w:szCs w:val="18"/>
                <w:highlight w:val="lightGray"/>
                <w:rPrChange w:id="557" w:author="prueba" w:date="2013-08-22T18:19:00Z">
                  <w:rPr>
                    <w:rFonts w:ascii="Arial Narrow" w:hAnsi="Arial Narrow" w:cs="Arial Narrow"/>
                    <w:sz w:val="18"/>
                    <w:szCs w:val="18"/>
                  </w:rPr>
                </w:rPrChange>
              </w:rPr>
            </w:pPr>
            <w:r w:rsidRPr="00A13F33">
              <w:rPr>
                <w:rFonts w:ascii="Arial Narrow" w:hAnsi="Arial Narrow" w:cs="Arial Narrow"/>
                <w:strike/>
                <w:sz w:val="18"/>
                <w:szCs w:val="18"/>
                <w:highlight w:val="lightGray"/>
                <w:rPrChange w:id="558" w:author="prueba" w:date="2013-08-22T18:19:00Z">
                  <w:rPr>
                    <w:rFonts w:ascii="Arial Narrow" w:hAnsi="Arial Narrow" w:cs="Arial Narrow"/>
                    <w:sz w:val="18"/>
                    <w:szCs w:val="18"/>
                  </w:rPr>
                </w:rPrChange>
              </w:rPr>
              <w:t>DISTRIBUCION  DIRECTA</w:t>
            </w:r>
          </w:p>
        </w:tc>
      </w:tr>
      <w:tr w:rsidR="00706471" w:rsidRPr="00752A5B" w14:paraId="15B778E5" w14:textId="77777777" w:rsidTr="00466A13">
        <w:trPr>
          <w:jc w:val="center"/>
        </w:trPr>
        <w:tc>
          <w:tcPr>
            <w:tcW w:w="2268" w:type="dxa"/>
          </w:tcPr>
          <w:p w14:paraId="15B778E0" w14:textId="77777777" w:rsidR="00706471" w:rsidRPr="007A7832" w:rsidRDefault="00706471" w:rsidP="008C6227">
            <w:pPr>
              <w:tabs>
                <w:tab w:val="center" w:pos="4419"/>
                <w:tab w:val="right" w:pos="8838"/>
              </w:tabs>
              <w:rPr>
                <w:rFonts w:ascii="Arial Narrow" w:hAnsi="Arial Narrow" w:cs="Arial"/>
                <w:sz w:val="18"/>
                <w:szCs w:val="18"/>
              </w:rPr>
            </w:pPr>
            <w:r w:rsidRPr="007A7832">
              <w:rPr>
                <w:rFonts w:ascii="Arial Narrow" w:hAnsi="Arial Narrow" w:cs="Arial"/>
                <w:sz w:val="18"/>
                <w:szCs w:val="18"/>
              </w:rPr>
              <w:t>Valor FOB</w:t>
            </w:r>
          </w:p>
        </w:tc>
        <w:tc>
          <w:tcPr>
            <w:tcW w:w="567" w:type="dxa"/>
          </w:tcPr>
          <w:p w14:paraId="15B778E1"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E2"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N</w:t>
            </w:r>
          </w:p>
        </w:tc>
        <w:tc>
          <w:tcPr>
            <w:tcW w:w="567" w:type="dxa"/>
          </w:tcPr>
          <w:p w14:paraId="15B778E3"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15,2</w:t>
            </w:r>
          </w:p>
        </w:tc>
        <w:tc>
          <w:tcPr>
            <w:tcW w:w="2249" w:type="dxa"/>
          </w:tcPr>
          <w:p w14:paraId="15B778E4" w14:textId="77777777" w:rsidR="00706471" w:rsidRPr="00CD6F5F" w:rsidRDefault="00A13F33" w:rsidP="00165824">
            <w:pPr>
              <w:tabs>
                <w:tab w:val="center" w:pos="4419"/>
                <w:tab w:val="right" w:pos="8838"/>
              </w:tabs>
              <w:ind w:left="708"/>
              <w:jc w:val="center"/>
              <w:rPr>
                <w:rFonts w:ascii="Arial Narrow" w:hAnsi="Arial Narrow" w:cs="Arial Narrow"/>
                <w:strike/>
                <w:sz w:val="18"/>
                <w:szCs w:val="18"/>
                <w:highlight w:val="lightGray"/>
                <w:rPrChange w:id="559" w:author="prueba" w:date="2013-08-22T18:19:00Z">
                  <w:rPr>
                    <w:rFonts w:ascii="Arial Narrow" w:hAnsi="Arial Narrow" w:cs="Arial Narrow"/>
                    <w:sz w:val="18"/>
                    <w:szCs w:val="18"/>
                  </w:rPr>
                </w:rPrChange>
              </w:rPr>
            </w:pPr>
            <w:r w:rsidRPr="00A13F33">
              <w:rPr>
                <w:rFonts w:ascii="Arial Narrow" w:hAnsi="Arial Narrow" w:cs="Arial Narrow"/>
                <w:strike/>
                <w:sz w:val="18"/>
                <w:szCs w:val="18"/>
                <w:highlight w:val="lightGray"/>
                <w:rPrChange w:id="560" w:author="prueba" w:date="2013-08-22T18:19:00Z">
                  <w:rPr>
                    <w:rFonts w:ascii="Arial Narrow" w:hAnsi="Arial Narrow" w:cs="Arial Narrow"/>
                    <w:sz w:val="18"/>
                    <w:szCs w:val="18"/>
                  </w:rPr>
                </w:rPrChange>
              </w:rPr>
              <w:t>00</w:t>
            </w:r>
          </w:p>
        </w:tc>
      </w:tr>
      <w:tr w:rsidR="00706471" w:rsidRPr="00752A5B" w14:paraId="15B778EB" w14:textId="77777777" w:rsidTr="00466A13">
        <w:trPr>
          <w:jc w:val="center"/>
        </w:trPr>
        <w:tc>
          <w:tcPr>
            <w:tcW w:w="2268" w:type="dxa"/>
          </w:tcPr>
          <w:p w14:paraId="15B778E6" w14:textId="77777777" w:rsidR="00706471" w:rsidRPr="007A7832" w:rsidRDefault="00706471" w:rsidP="008C6227">
            <w:pPr>
              <w:tabs>
                <w:tab w:val="center" w:pos="4419"/>
                <w:tab w:val="right" w:pos="8838"/>
              </w:tabs>
              <w:rPr>
                <w:rFonts w:ascii="Arial Narrow" w:hAnsi="Arial Narrow" w:cs="Arial"/>
                <w:sz w:val="18"/>
                <w:szCs w:val="18"/>
              </w:rPr>
            </w:pPr>
            <w:r w:rsidRPr="007A7832">
              <w:rPr>
                <w:rFonts w:ascii="Arial Narrow" w:hAnsi="Arial Narrow" w:cs="Arial"/>
                <w:sz w:val="18"/>
                <w:szCs w:val="18"/>
              </w:rPr>
              <w:t>Bultos Manifestado</w:t>
            </w:r>
          </w:p>
        </w:tc>
        <w:tc>
          <w:tcPr>
            <w:tcW w:w="567" w:type="dxa"/>
          </w:tcPr>
          <w:p w14:paraId="15B778E7"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E8"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N</w:t>
            </w:r>
          </w:p>
        </w:tc>
        <w:tc>
          <w:tcPr>
            <w:tcW w:w="567" w:type="dxa"/>
          </w:tcPr>
          <w:p w14:paraId="15B778E9"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15</w:t>
            </w:r>
          </w:p>
        </w:tc>
        <w:tc>
          <w:tcPr>
            <w:tcW w:w="2249" w:type="dxa"/>
          </w:tcPr>
          <w:p w14:paraId="15B778EA" w14:textId="77777777" w:rsidR="00706471" w:rsidRPr="00CD6F5F" w:rsidRDefault="00A13F33" w:rsidP="008C6227">
            <w:pPr>
              <w:tabs>
                <w:tab w:val="center" w:pos="4419"/>
                <w:tab w:val="right" w:pos="8838"/>
              </w:tabs>
              <w:ind w:left="708"/>
              <w:jc w:val="center"/>
              <w:rPr>
                <w:rFonts w:ascii="Arial Narrow" w:hAnsi="Arial Narrow" w:cs="Arial Narrow"/>
                <w:strike/>
                <w:sz w:val="18"/>
                <w:szCs w:val="18"/>
                <w:highlight w:val="lightGray"/>
                <w:rPrChange w:id="561" w:author="prueba" w:date="2013-08-22T18:19:00Z">
                  <w:rPr>
                    <w:rFonts w:ascii="Arial Narrow" w:hAnsi="Arial Narrow" w:cs="Arial Narrow"/>
                    <w:sz w:val="18"/>
                    <w:szCs w:val="18"/>
                  </w:rPr>
                </w:rPrChange>
              </w:rPr>
            </w:pPr>
            <w:r w:rsidRPr="00A13F33">
              <w:rPr>
                <w:rFonts w:ascii="Arial Narrow" w:hAnsi="Arial Narrow" w:cs="Arial Narrow"/>
                <w:strike/>
                <w:sz w:val="18"/>
                <w:szCs w:val="18"/>
                <w:highlight w:val="lightGray"/>
                <w:rPrChange w:id="562" w:author="prueba" w:date="2013-08-22T18:19:00Z">
                  <w:rPr>
                    <w:rFonts w:ascii="Arial Narrow" w:hAnsi="Arial Narrow" w:cs="Arial Narrow"/>
                    <w:sz w:val="18"/>
                    <w:szCs w:val="18"/>
                  </w:rPr>
                </w:rPrChange>
              </w:rPr>
              <w:t>00</w:t>
            </w:r>
          </w:p>
        </w:tc>
      </w:tr>
      <w:tr w:rsidR="00706471" w:rsidRPr="00752A5B" w14:paraId="15B778F1" w14:textId="77777777" w:rsidTr="00466A13">
        <w:trPr>
          <w:jc w:val="center"/>
        </w:trPr>
        <w:tc>
          <w:tcPr>
            <w:tcW w:w="2268" w:type="dxa"/>
          </w:tcPr>
          <w:p w14:paraId="15B778EC" w14:textId="77777777" w:rsidR="00706471" w:rsidRPr="007A7832" w:rsidRDefault="00706471" w:rsidP="008C6227">
            <w:pPr>
              <w:tabs>
                <w:tab w:val="center" w:pos="4419"/>
                <w:tab w:val="right" w:pos="8838"/>
              </w:tabs>
              <w:rPr>
                <w:rFonts w:ascii="Arial Narrow" w:hAnsi="Arial Narrow" w:cs="Arial"/>
                <w:sz w:val="18"/>
                <w:szCs w:val="18"/>
              </w:rPr>
            </w:pPr>
            <w:r w:rsidRPr="007A7832">
              <w:rPr>
                <w:rFonts w:ascii="Arial Narrow" w:hAnsi="Arial Narrow" w:cs="Arial"/>
                <w:sz w:val="18"/>
                <w:szCs w:val="18"/>
              </w:rPr>
              <w:t>Bultos Recepcionado</w:t>
            </w:r>
          </w:p>
        </w:tc>
        <w:tc>
          <w:tcPr>
            <w:tcW w:w="567" w:type="dxa"/>
          </w:tcPr>
          <w:p w14:paraId="15B778ED"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EE"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N</w:t>
            </w:r>
          </w:p>
        </w:tc>
        <w:tc>
          <w:tcPr>
            <w:tcW w:w="567" w:type="dxa"/>
          </w:tcPr>
          <w:p w14:paraId="15B778EF"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15</w:t>
            </w:r>
          </w:p>
        </w:tc>
        <w:tc>
          <w:tcPr>
            <w:tcW w:w="2249" w:type="dxa"/>
          </w:tcPr>
          <w:p w14:paraId="15B778F0" w14:textId="77777777" w:rsidR="00706471" w:rsidRPr="00CD6F5F" w:rsidRDefault="00A13F33" w:rsidP="008C6227">
            <w:pPr>
              <w:tabs>
                <w:tab w:val="center" w:pos="4419"/>
                <w:tab w:val="right" w:pos="8838"/>
              </w:tabs>
              <w:ind w:left="708"/>
              <w:jc w:val="center"/>
              <w:rPr>
                <w:rFonts w:ascii="Arial Narrow" w:hAnsi="Arial Narrow" w:cs="Arial Narrow"/>
                <w:strike/>
                <w:sz w:val="18"/>
                <w:szCs w:val="18"/>
                <w:highlight w:val="lightGray"/>
                <w:rPrChange w:id="563" w:author="prueba" w:date="2013-08-22T18:19:00Z">
                  <w:rPr>
                    <w:rFonts w:ascii="Arial Narrow" w:hAnsi="Arial Narrow" w:cs="Arial Narrow"/>
                    <w:sz w:val="18"/>
                    <w:szCs w:val="18"/>
                  </w:rPr>
                </w:rPrChange>
              </w:rPr>
            </w:pPr>
            <w:r w:rsidRPr="00A13F33">
              <w:rPr>
                <w:rFonts w:ascii="Arial Narrow" w:hAnsi="Arial Narrow" w:cs="Arial Narrow"/>
                <w:strike/>
                <w:sz w:val="18"/>
                <w:szCs w:val="18"/>
                <w:highlight w:val="lightGray"/>
                <w:rPrChange w:id="564" w:author="prueba" w:date="2013-08-22T18:19:00Z">
                  <w:rPr>
                    <w:rFonts w:ascii="Arial Narrow" w:hAnsi="Arial Narrow" w:cs="Arial Narrow"/>
                    <w:sz w:val="18"/>
                    <w:szCs w:val="18"/>
                  </w:rPr>
                </w:rPrChange>
              </w:rPr>
              <w:t>00</w:t>
            </w:r>
          </w:p>
        </w:tc>
      </w:tr>
      <w:tr w:rsidR="00706471" w:rsidRPr="00752A5B" w14:paraId="15B778F7" w14:textId="77777777" w:rsidTr="00466A13">
        <w:trPr>
          <w:jc w:val="center"/>
        </w:trPr>
        <w:tc>
          <w:tcPr>
            <w:tcW w:w="2268" w:type="dxa"/>
          </w:tcPr>
          <w:p w14:paraId="15B778F2" w14:textId="77777777" w:rsidR="00706471" w:rsidRPr="007A7832" w:rsidRDefault="00706471" w:rsidP="008C6227">
            <w:pPr>
              <w:tabs>
                <w:tab w:val="center" w:pos="4419"/>
                <w:tab w:val="right" w:pos="8838"/>
              </w:tabs>
              <w:rPr>
                <w:rFonts w:ascii="Arial Narrow" w:hAnsi="Arial Narrow" w:cs="Arial"/>
                <w:sz w:val="18"/>
                <w:szCs w:val="18"/>
              </w:rPr>
            </w:pPr>
            <w:r w:rsidRPr="007A7832">
              <w:rPr>
                <w:rFonts w:ascii="Arial Narrow" w:hAnsi="Arial Narrow" w:cs="Arial"/>
                <w:sz w:val="18"/>
                <w:szCs w:val="18"/>
              </w:rPr>
              <w:t>Peso  Manifestado</w:t>
            </w:r>
          </w:p>
        </w:tc>
        <w:tc>
          <w:tcPr>
            <w:tcW w:w="567" w:type="dxa"/>
          </w:tcPr>
          <w:p w14:paraId="15B778F3"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F4"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N</w:t>
            </w:r>
          </w:p>
        </w:tc>
        <w:tc>
          <w:tcPr>
            <w:tcW w:w="567" w:type="dxa"/>
          </w:tcPr>
          <w:p w14:paraId="15B778F5"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15</w:t>
            </w:r>
          </w:p>
        </w:tc>
        <w:tc>
          <w:tcPr>
            <w:tcW w:w="2249" w:type="dxa"/>
          </w:tcPr>
          <w:p w14:paraId="15B778F6" w14:textId="77777777" w:rsidR="00706471" w:rsidRPr="00CD6F5F" w:rsidRDefault="00A13F33" w:rsidP="008C6227">
            <w:pPr>
              <w:tabs>
                <w:tab w:val="center" w:pos="4419"/>
                <w:tab w:val="right" w:pos="8838"/>
              </w:tabs>
              <w:ind w:left="708"/>
              <w:jc w:val="center"/>
              <w:rPr>
                <w:rFonts w:ascii="Arial Narrow" w:hAnsi="Arial Narrow" w:cs="Arial Narrow"/>
                <w:strike/>
                <w:sz w:val="18"/>
                <w:szCs w:val="18"/>
                <w:highlight w:val="lightGray"/>
                <w:rPrChange w:id="565" w:author="prueba" w:date="2013-08-22T18:19:00Z">
                  <w:rPr>
                    <w:rFonts w:ascii="Arial Narrow" w:hAnsi="Arial Narrow" w:cs="Arial Narrow"/>
                    <w:sz w:val="18"/>
                    <w:szCs w:val="18"/>
                  </w:rPr>
                </w:rPrChange>
              </w:rPr>
            </w:pPr>
            <w:r w:rsidRPr="00A13F33">
              <w:rPr>
                <w:rFonts w:ascii="Arial Narrow" w:hAnsi="Arial Narrow" w:cs="Arial Narrow"/>
                <w:strike/>
                <w:sz w:val="18"/>
                <w:szCs w:val="18"/>
                <w:highlight w:val="lightGray"/>
                <w:rPrChange w:id="566" w:author="prueba" w:date="2013-08-22T18:19:00Z">
                  <w:rPr>
                    <w:rFonts w:ascii="Arial Narrow" w:hAnsi="Arial Narrow" w:cs="Arial Narrow"/>
                    <w:sz w:val="18"/>
                    <w:szCs w:val="18"/>
                  </w:rPr>
                </w:rPrChange>
              </w:rPr>
              <w:t>Idem</w:t>
            </w:r>
          </w:p>
        </w:tc>
      </w:tr>
      <w:tr w:rsidR="00706471" w:rsidRPr="00752A5B" w14:paraId="15B778FD" w14:textId="77777777" w:rsidTr="00466A13">
        <w:trPr>
          <w:jc w:val="center"/>
        </w:trPr>
        <w:tc>
          <w:tcPr>
            <w:tcW w:w="2268" w:type="dxa"/>
          </w:tcPr>
          <w:p w14:paraId="15B778F8" w14:textId="77777777" w:rsidR="00706471" w:rsidRPr="007A7832" w:rsidRDefault="00706471" w:rsidP="008C6227">
            <w:pPr>
              <w:tabs>
                <w:tab w:val="center" w:pos="4419"/>
                <w:tab w:val="right" w:pos="8838"/>
              </w:tabs>
              <w:rPr>
                <w:rFonts w:ascii="Arial Narrow" w:hAnsi="Arial Narrow" w:cs="Arial"/>
                <w:sz w:val="18"/>
                <w:szCs w:val="18"/>
              </w:rPr>
            </w:pPr>
            <w:r w:rsidRPr="007A7832">
              <w:rPr>
                <w:rFonts w:ascii="Arial Narrow" w:hAnsi="Arial Narrow" w:cs="Arial"/>
                <w:sz w:val="18"/>
                <w:szCs w:val="18"/>
              </w:rPr>
              <w:t>Peso Recepcionado</w:t>
            </w:r>
          </w:p>
        </w:tc>
        <w:tc>
          <w:tcPr>
            <w:tcW w:w="567" w:type="dxa"/>
          </w:tcPr>
          <w:p w14:paraId="15B778F9"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M</w:t>
            </w:r>
          </w:p>
        </w:tc>
        <w:tc>
          <w:tcPr>
            <w:tcW w:w="567" w:type="dxa"/>
          </w:tcPr>
          <w:p w14:paraId="15B778FA"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N</w:t>
            </w:r>
          </w:p>
        </w:tc>
        <w:tc>
          <w:tcPr>
            <w:tcW w:w="567" w:type="dxa"/>
          </w:tcPr>
          <w:p w14:paraId="15B778FB" w14:textId="77777777" w:rsidR="00706471" w:rsidRPr="007A7832" w:rsidRDefault="00706471" w:rsidP="008C6227">
            <w:pPr>
              <w:tabs>
                <w:tab w:val="center" w:pos="4419"/>
                <w:tab w:val="right" w:pos="8838"/>
              </w:tabs>
              <w:jc w:val="center"/>
              <w:rPr>
                <w:rFonts w:ascii="Arial Narrow" w:hAnsi="Arial Narrow" w:cs="Arial Narrow"/>
                <w:sz w:val="18"/>
                <w:szCs w:val="18"/>
              </w:rPr>
            </w:pPr>
            <w:r w:rsidRPr="007A7832">
              <w:rPr>
                <w:rFonts w:ascii="Arial Narrow" w:hAnsi="Arial Narrow" w:cs="Arial Narrow"/>
                <w:sz w:val="18"/>
                <w:szCs w:val="18"/>
              </w:rPr>
              <w:t>15</w:t>
            </w:r>
          </w:p>
        </w:tc>
        <w:tc>
          <w:tcPr>
            <w:tcW w:w="2249" w:type="dxa"/>
          </w:tcPr>
          <w:p w14:paraId="15B778FC" w14:textId="77777777" w:rsidR="00706471" w:rsidRPr="00CD6F5F" w:rsidRDefault="00A13F33" w:rsidP="008C6227">
            <w:pPr>
              <w:tabs>
                <w:tab w:val="center" w:pos="4419"/>
                <w:tab w:val="right" w:pos="8838"/>
              </w:tabs>
              <w:ind w:left="708"/>
              <w:jc w:val="center"/>
              <w:rPr>
                <w:rFonts w:ascii="Arial Narrow" w:hAnsi="Arial Narrow" w:cs="Arial Narrow"/>
                <w:strike/>
                <w:sz w:val="18"/>
                <w:szCs w:val="18"/>
                <w:highlight w:val="lightGray"/>
                <w:rPrChange w:id="567" w:author="prueba" w:date="2013-08-22T18:19:00Z">
                  <w:rPr>
                    <w:rFonts w:ascii="Arial Narrow" w:hAnsi="Arial Narrow" w:cs="Arial Narrow"/>
                    <w:sz w:val="18"/>
                    <w:szCs w:val="18"/>
                  </w:rPr>
                </w:rPrChange>
              </w:rPr>
            </w:pPr>
            <w:r w:rsidRPr="00A13F33">
              <w:rPr>
                <w:rFonts w:ascii="Arial Narrow" w:hAnsi="Arial Narrow" w:cs="Arial Narrow"/>
                <w:strike/>
                <w:sz w:val="18"/>
                <w:szCs w:val="18"/>
                <w:highlight w:val="lightGray"/>
                <w:rPrChange w:id="568" w:author="prueba" w:date="2013-08-22T18:19:00Z">
                  <w:rPr>
                    <w:rFonts w:ascii="Arial Narrow" w:hAnsi="Arial Narrow" w:cs="Arial Narrow"/>
                    <w:sz w:val="18"/>
                    <w:szCs w:val="18"/>
                  </w:rPr>
                </w:rPrChange>
              </w:rPr>
              <w:t>Idem</w:t>
            </w:r>
          </w:p>
        </w:tc>
      </w:tr>
      <w:tr w:rsidR="00706471" w:rsidRPr="00752A5B" w14:paraId="15B77903" w14:textId="77777777" w:rsidTr="00466A13">
        <w:trPr>
          <w:jc w:val="center"/>
        </w:trPr>
        <w:tc>
          <w:tcPr>
            <w:tcW w:w="2268" w:type="dxa"/>
          </w:tcPr>
          <w:p w14:paraId="15B778FE" w14:textId="77777777" w:rsidR="00706471" w:rsidRPr="00752A5B" w:rsidRDefault="00706471" w:rsidP="008C6227">
            <w:pPr>
              <w:tabs>
                <w:tab w:val="center" w:pos="4419"/>
                <w:tab w:val="right" w:pos="8838"/>
              </w:tabs>
              <w:rPr>
                <w:rFonts w:ascii="Arial Narrow" w:hAnsi="Arial Narrow" w:cs="Arial"/>
                <w:sz w:val="18"/>
                <w:szCs w:val="18"/>
              </w:rPr>
            </w:pPr>
            <w:r w:rsidRPr="00752A5B">
              <w:rPr>
                <w:rFonts w:ascii="Arial Narrow" w:hAnsi="Arial Narrow" w:cs="Arial"/>
                <w:sz w:val="18"/>
                <w:szCs w:val="18"/>
              </w:rPr>
              <w:t>Observación</w:t>
            </w:r>
          </w:p>
        </w:tc>
        <w:tc>
          <w:tcPr>
            <w:tcW w:w="567" w:type="dxa"/>
          </w:tcPr>
          <w:p w14:paraId="15B778FF" w14:textId="77777777" w:rsidR="00706471" w:rsidRPr="00752A5B" w:rsidRDefault="00706471" w:rsidP="008C6227">
            <w:pPr>
              <w:tabs>
                <w:tab w:val="center" w:pos="4419"/>
                <w:tab w:val="right" w:pos="8838"/>
              </w:tabs>
              <w:jc w:val="center"/>
              <w:rPr>
                <w:rFonts w:ascii="Arial Narrow" w:hAnsi="Arial Narrow" w:cs="Arial Narrow"/>
                <w:sz w:val="18"/>
                <w:szCs w:val="18"/>
              </w:rPr>
            </w:pPr>
            <w:r w:rsidRPr="00752A5B">
              <w:rPr>
                <w:rFonts w:ascii="Arial Narrow" w:hAnsi="Arial Narrow" w:cs="Arial Narrow"/>
                <w:sz w:val="18"/>
                <w:szCs w:val="18"/>
              </w:rPr>
              <w:t>C</w:t>
            </w:r>
          </w:p>
        </w:tc>
        <w:tc>
          <w:tcPr>
            <w:tcW w:w="567" w:type="dxa"/>
          </w:tcPr>
          <w:p w14:paraId="15B77900" w14:textId="77777777" w:rsidR="00706471" w:rsidRPr="00752A5B" w:rsidRDefault="00706471" w:rsidP="008C6227">
            <w:pPr>
              <w:tabs>
                <w:tab w:val="center" w:pos="4419"/>
                <w:tab w:val="right" w:pos="8838"/>
              </w:tabs>
              <w:jc w:val="center"/>
              <w:rPr>
                <w:rFonts w:ascii="Arial Narrow" w:hAnsi="Arial Narrow" w:cs="Arial Narrow"/>
                <w:sz w:val="18"/>
                <w:szCs w:val="18"/>
              </w:rPr>
            </w:pPr>
            <w:r w:rsidRPr="00752A5B">
              <w:rPr>
                <w:rFonts w:ascii="Arial Narrow" w:hAnsi="Arial Narrow" w:cs="Arial Narrow"/>
                <w:sz w:val="18"/>
                <w:szCs w:val="18"/>
              </w:rPr>
              <w:t>C</w:t>
            </w:r>
          </w:p>
        </w:tc>
        <w:tc>
          <w:tcPr>
            <w:tcW w:w="567" w:type="dxa"/>
          </w:tcPr>
          <w:p w14:paraId="15B77901" w14:textId="77777777" w:rsidR="00706471" w:rsidRPr="00752A5B" w:rsidRDefault="00706471" w:rsidP="008C6227">
            <w:pPr>
              <w:tabs>
                <w:tab w:val="center" w:pos="4419"/>
                <w:tab w:val="right" w:pos="8838"/>
              </w:tabs>
              <w:jc w:val="center"/>
              <w:rPr>
                <w:rFonts w:ascii="Arial Narrow" w:hAnsi="Arial Narrow" w:cs="Arial Narrow"/>
                <w:sz w:val="18"/>
                <w:szCs w:val="18"/>
              </w:rPr>
            </w:pPr>
            <w:r w:rsidRPr="00752A5B">
              <w:rPr>
                <w:rFonts w:ascii="Arial Narrow" w:hAnsi="Arial Narrow" w:cs="Arial Narrow"/>
                <w:sz w:val="18"/>
                <w:szCs w:val="18"/>
              </w:rPr>
              <w:t>140</w:t>
            </w:r>
          </w:p>
        </w:tc>
        <w:tc>
          <w:tcPr>
            <w:tcW w:w="2249" w:type="dxa"/>
          </w:tcPr>
          <w:p w14:paraId="15B77902" w14:textId="77777777" w:rsidR="00706471" w:rsidRPr="00CD6F5F" w:rsidRDefault="00A13F33" w:rsidP="008C6227">
            <w:pPr>
              <w:tabs>
                <w:tab w:val="center" w:pos="4419"/>
                <w:tab w:val="right" w:pos="8838"/>
              </w:tabs>
              <w:ind w:left="708"/>
              <w:jc w:val="center"/>
              <w:rPr>
                <w:rFonts w:ascii="Arial Narrow" w:hAnsi="Arial Narrow" w:cs="Arial Narrow"/>
                <w:strike/>
                <w:sz w:val="18"/>
                <w:szCs w:val="18"/>
                <w:highlight w:val="lightGray"/>
                <w:rPrChange w:id="569" w:author="prueba" w:date="2013-08-22T18:19:00Z">
                  <w:rPr>
                    <w:rFonts w:ascii="Arial Narrow" w:hAnsi="Arial Narrow" w:cs="Arial Narrow"/>
                    <w:sz w:val="18"/>
                    <w:szCs w:val="18"/>
                  </w:rPr>
                </w:rPrChange>
              </w:rPr>
            </w:pPr>
            <w:r w:rsidRPr="00A13F33">
              <w:rPr>
                <w:rFonts w:ascii="Arial Narrow" w:hAnsi="Arial Narrow" w:cs="Arial Narrow"/>
                <w:strike/>
                <w:sz w:val="18"/>
                <w:szCs w:val="18"/>
                <w:highlight w:val="lightGray"/>
                <w:rPrChange w:id="570" w:author="prueba" w:date="2013-08-22T18:19:00Z">
                  <w:rPr>
                    <w:rFonts w:ascii="Arial Narrow" w:hAnsi="Arial Narrow" w:cs="Arial Narrow"/>
                    <w:sz w:val="18"/>
                    <w:szCs w:val="18"/>
                  </w:rPr>
                </w:rPrChange>
              </w:rPr>
              <w:t>--</w:t>
            </w:r>
          </w:p>
        </w:tc>
      </w:tr>
    </w:tbl>
    <w:p w14:paraId="15B77904" w14:textId="77777777" w:rsidR="00456857" w:rsidRPr="00752A5B" w:rsidRDefault="00456857" w:rsidP="008C6227">
      <w:pPr>
        <w:ind w:left="57"/>
        <w:rPr>
          <w:rFonts w:ascii="Arial Narrow" w:hAnsi="Arial Narrow" w:cs="Arial Narrow"/>
          <w:b/>
          <w:sz w:val="20"/>
          <w:szCs w:val="20"/>
        </w:rPr>
      </w:pPr>
    </w:p>
    <w:p w14:paraId="15B77905" w14:textId="77777777" w:rsidR="00456857" w:rsidRPr="00752A5B" w:rsidRDefault="00456857" w:rsidP="008C6227">
      <w:pPr>
        <w:ind w:left="567"/>
        <w:rPr>
          <w:rFonts w:ascii="Arial Narrow" w:hAnsi="Arial Narrow" w:cs="Arial Narrow"/>
          <w:b/>
          <w:sz w:val="20"/>
          <w:szCs w:val="20"/>
        </w:rPr>
      </w:pPr>
      <w:r w:rsidRPr="00752A5B">
        <w:rPr>
          <w:rFonts w:ascii="Arial Narrow" w:hAnsi="Arial Narrow" w:cs="Arial Narrow"/>
          <w:b/>
          <w:sz w:val="20"/>
          <w:szCs w:val="20"/>
        </w:rPr>
        <w:t>Leyenda</w:t>
      </w:r>
    </w:p>
    <w:p w14:paraId="15B77906" w14:textId="77777777" w:rsidR="00456857" w:rsidRPr="00752A5B" w:rsidRDefault="00456857" w:rsidP="008C6227">
      <w:pPr>
        <w:ind w:left="567"/>
        <w:rPr>
          <w:rFonts w:ascii="Arial Narrow" w:hAnsi="Arial Narrow" w:cs="Arial Narrow"/>
          <w:sz w:val="20"/>
          <w:szCs w:val="20"/>
        </w:rPr>
      </w:pPr>
      <w:r w:rsidRPr="00752A5B">
        <w:rPr>
          <w:rFonts w:ascii="Arial Narrow" w:hAnsi="Arial Narrow" w:cs="Arial Narrow"/>
          <w:sz w:val="20"/>
          <w:szCs w:val="20"/>
        </w:rPr>
        <w:t>C</w:t>
      </w:r>
      <w:r w:rsidRPr="00752A5B">
        <w:rPr>
          <w:rFonts w:ascii="Arial Narrow" w:hAnsi="Arial Narrow" w:cs="Arial Narrow"/>
          <w:sz w:val="20"/>
          <w:szCs w:val="20"/>
          <w:vertAlign w:val="superscript"/>
        </w:rPr>
        <w:t>(1)</w:t>
      </w:r>
      <w:r w:rsidRPr="00752A5B">
        <w:rPr>
          <w:rFonts w:ascii="Arial Narrow" w:hAnsi="Arial Narrow" w:cs="Arial Narrow"/>
          <w:sz w:val="20"/>
          <w:szCs w:val="20"/>
        </w:rPr>
        <w:t>: Condición de Dato</w:t>
      </w:r>
    </w:p>
    <w:p w14:paraId="15B77907" w14:textId="77777777" w:rsidR="00456857" w:rsidRPr="00752A5B" w:rsidRDefault="00456857" w:rsidP="008C6227">
      <w:pPr>
        <w:numPr>
          <w:ilvl w:val="0"/>
          <w:numId w:val="29"/>
        </w:numPr>
        <w:ind w:left="851" w:hanging="170"/>
        <w:rPr>
          <w:rFonts w:ascii="Arial Narrow" w:hAnsi="Arial Narrow" w:cs="Arial Narrow"/>
          <w:sz w:val="20"/>
          <w:szCs w:val="20"/>
        </w:rPr>
      </w:pPr>
      <w:r w:rsidRPr="00752A5B">
        <w:rPr>
          <w:rFonts w:ascii="Arial Narrow" w:hAnsi="Arial Narrow" w:cs="Arial Narrow"/>
          <w:sz w:val="20"/>
          <w:szCs w:val="20"/>
        </w:rPr>
        <w:t>M: Mandatorio</w:t>
      </w:r>
    </w:p>
    <w:p w14:paraId="15B77908" w14:textId="77777777" w:rsidR="00456857" w:rsidRPr="00752A5B" w:rsidRDefault="00456857" w:rsidP="008C6227">
      <w:pPr>
        <w:numPr>
          <w:ilvl w:val="0"/>
          <w:numId w:val="29"/>
        </w:numPr>
        <w:ind w:left="851" w:hanging="170"/>
        <w:rPr>
          <w:rFonts w:ascii="Arial Narrow" w:hAnsi="Arial Narrow" w:cs="Arial Narrow"/>
          <w:sz w:val="20"/>
          <w:szCs w:val="20"/>
        </w:rPr>
      </w:pPr>
      <w:r w:rsidRPr="00752A5B">
        <w:rPr>
          <w:rFonts w:ascii="Arial Narrow" w:hAnsi="Arial Narrow" w:cs="Arial Narrow"/>
          <w:sz w:val="20"/>
          <w:szCs w:val="20"/>
        </w:rPr>
        <w:t>C: Condicional</w:t>
      </w:r>
    </w:p>
    <w:p w14:paraId="15B77909" w14:textId="77777777" w:rsidR="00456857" w:rsidRPr="00752A5B" w:rsidRDefault="00456857" w:rsidP="008C6227">
      <w:pPr>
        <w:numPr>
          <w:ilvl w:val="0"/>
          <w:numId w:val="29"/>
        </w:numPr>
        <w:ind w:left="851" w:hanging="170"/>
        <w:rPr>
          <w:rFonts w:ascii="Arial Narrow" w:hAnsi="Arial Narrow" w:cs="Arial Narrow"/>
          <w:sz w:val="20"/>
          <w:szCs w:val="20"/>
        </w:rPr>
      </w:pPr>
      <w:r w:rsidRPr="00752A5B">
        <w:rPr>
          <w:rFonts w:ascii="Arial Narrow" w:hAnsi="Arial Narrow" w:cs="Arial Narrow"/>
          <w:sz w:val="20"/>
          <w:szCs w:val="20"/>
        </w:rPr>
        <w:t>X: No requerido</w:t>
      </w:r>
    </w:p>
    <w:p w14:paraId="15B7790A" w14:textId="77777777" w:rsidR="00456857" w:rsidRPr="00752A5B" w:rsidRDefault="00456857" w:rsidP="008C6227">
      <w:pPr>
        <w:ind w:left="567"/>
        <w:rPr>
          <w:rFonts w:ascii="Arial Narrow" w:hAnsi="Arial Narrow" w:cs="Arial Narrow"/>
          <w:sz w:val="20"/>
          <w:szCs w:val="20"/>
        </w:rPr>
      </w:pPr>
      <w:r w:rsidRPr="00752A5B">
        <w:rPr>
          <w:rFonts w:ascii="Arial Narrow" w:hAnsi="Arial Narrow" w:cs="Arial Narrow"/>
          <w:sz w:val="20"/>
          <w:szCs w:val="20"/>
        </w:rPr>
        <w:t>T: Tipo de Dato</w:t>
      </w:r>
    </w:p>
    <w:p w14:paraId="15B7790B" w14:textId="77777777" w:rsidR="00456857" w:rsidRPr="00752A5B" w:rsidRDefault="00456857" w:rsidP="008C6227">
      <w:pPr>
        <w:numPr>
          <w:ilvl w:val="0"/>
          <w:numId w:val="29"/>
        </w:numPr>
        <w:ind w:left="851" w:hanging="170"/>
        <w:rPr>
          <w:rFonts w:ascii="Arial Narrow" w:hAnsi="Arial Narrow" w:cs="Arial Narrow"/>
          <w:sz w:val="20"/>
          <w:szCs w:val="20"/>
        </w:rPr>
      </w:pPr>
      <w:r w:rsidRPr="00752A5B">
        <w:rPr>
          <w:rFonts w:ascii="Arial Narrow" w:hAnsi="Arial Narrow" w:cs="Arial Narrow"/>
          <w:sz w:val="20"/>
          <w:szCs w:val="20"/>
        </w:rPr>
        <w:t>C: Carácter</w:t>
      </w:r>
    </w:p>
    <w:p w14:paraId="15B7790C" w14:textId="77777777" w:rsidR="00456857" w:rsidRPr="00752A5B" w:rsidRDefault="00456857" w:rsidP="008C6227">
      <w:pPr>
        <w:numPr>
          <w:ilvl w:val="0"/>
          <w:numId w:val="29"/>
        </w:numPr>
        <w:ind w:left="851" w:hanging="170"/>
        <w:rPr>
          <w:rFonts w:ascii="Arial Narrow" w:hAnsi="Arial Narrow" w:cs="Arial Narrow"/>
          <w:sz w:val="20"/>
          <w:szCs w:val="20"/>
        </w:rPr>
      </w:pPr>
      <w:r w:rsidRPr="00752A5B">
        <w:rPr>
          <w:rFonts w:ascii="Arial Narrow" w:hAnsi="Arial Narrow" w:cs="Arial Narrow"/>
          <w:sz w:val="20"/>
          <w:szCs w:val="20"/>
        </w:rPr>
        <w:t>N: Numérico</w:t>
      </w:r>
    </w:p>
    <w:p w14:paraId="15B7790D" w14:textId="77777777" w:rsidR="00456857" w:rsidRPr="00752A5B" w:rsidRDefault="00456857" w:rsidP="008C6227">
      <w:pPr>
        <w:ind w:left="567"/>
        <w:rPr>
          <w:rFonts w:ascii="Arial Narrow" w:hAnsi="Arial Narrow" w:cs="Arial Narrow"/>
          <w:sz w:val="20"/>
          <w:szCs w:val="20"/>
        </w:rPr>
      </w:pPr>
      <w:r w:rsidRPr="00752A5B">
        <w:rPr>
          <w:rFonts w:ascii="Arial Narrow" w:hAnsi="Arial Narrow" w:cs="Arial Narrow"/>
          <w:sz w:val="20"/>
          <w:szCs w:val="20"/>
        </w:rPr>
        <w:t>L: Longitud Máxima del Elemento</w:t>
      </w:r>
    </w:p>
    <w:p w14:paraId="15B7790E" w14:textId="77777777" w:rsidR="00456857" w:rsidRPr="00752A5B" w:rsidRDefault="00456857" w:rsidP="008C6227">
      <w:pPr>
        <w:pStyle w:val="Ttulo2"/>
        <w:rPr>
          <w:lang w:val="es-PE"/>
        </w:rPr>
      </w:pPr>
      <w:r w:rsidRPr="00752A5B">
        <w:rPr>
          <w:lang w:val="es-PE"/>
        </w:rPr>
        <w:t xml:space="preserve">Formato de </w:t>
      </w:r>
      <w:r w:rsidR="00245B8E" w:rsidRPr="00752A5B">
        <w:rPr>
          <w:lang w:val="es-PE"/>
        </w:rPr>
        <w:t xml:space="preserve">Impresión de </w:t>
      </w:r>
      <w:r w:rsidRPr="00752A5B">
        <w:rPr>
          <w:lang w:val="es-PE"/>
        </w:rPr>
        <w:t xml:space="preserve">Declaración </w:t>
      </w:r>
    </w:p>
    <w:p w14:paraId="15B7790F" w14:textId="77777777" w:rsidR="00E51529" w:rsidRPr="00752A5B" w:rsidDel="000A4424" w:rsidRDefault="00E51529" w:rsidP="008C6227">
      <w:pPr>
        <w:pStyle w:val="Ttulo2"/>
        <w:numPr>
          <w:ilvl w:val="0"/>
          <w:numId w:val="0"/>
        </w:numPr>
        <w:ind w:left="576"/>
        <w:rPr>
          <w:del w:id="571" w:author="prueba" w:date="2013-08-22T18:35:00Z"/>
          <w:lang w:val="es-PE"/>
        </w:rPr>
      </w:pPr>
    </w:p>
    <w:p w14:paraId="15B77910" w14:textId="77777777" w:rsidR="00E51529" w:rsidRPr="00752A5B" w:rsidDel="000A4424" w:rsidRDefault="00F33A5A" w:rsidP="008C6227">
      <w:pPr>
        <w:pStyle w:val="Ttulo2"/>
        <w:numPr>
          <w:ilvl w:val="0"/>
          <w:numId w:val="0"/>
        </w:numPr>
        <w:ind w:left="576"/>
        <w:rPr>
          <w:del w:id="572" w:author="prueba" w:date="2013-08-22T18:35:00Z"/>
          <w:lang w:val="es-PE"/>
        </w:rPr>
      </w:pPr>
      <w:del w:id="573" w:author="prueba" w:date="2013-08-22T18:35:00Z">
        <w:r>
          <w:rPr>
            <w:noProof/>
            <w:lang w:val="es-PE" w:eastAsia="es-PE"/>
            <w:rPrChange w:id="574">
              <w:rPr>
                <w:noProof/>
                <w:lang w:val="es-PE" w:eastAsia="es-PE"/>
              </w:rPr>
            </w:rPrChange>
          </w:rPr>
          <w:drawing>
            <wp:inline distT="0" distB="0" distL="0" distR="0" wp14:anchorId="15B77B3C" wp14:editId="15B77B3D">
              <wp:extent cx="5954395" cy="4190365"/>
              <wp:effectExtent l="19050" t="0" r="8255" b="0"/>
              <wp:docPr id="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srcRect/>
                      <a:stretch>
                        <a:fillRect/>
                      </a:stretch>
                    </pic:blipFill>
                    <pic:spPr bwMode="auto">
                      <a:xfrm>
                        <a:off x="0" y="0"/>
                        <a:ext cx="5954395" cy="4190365"/>
                      </a:xfrm>
                      <a:prstGeom prst="rect">
                        <a:avLst/>
                      </a:prstGeom>
                      <a:noFill/>
                      <a:ln w="9525">
                        <a:noFill/>
                        <a:miter lim="800000"/>
                        <a:headEnd/>
                        <a:tailEnd/>
                      </a:ln>
                    </pic:spPr>
                  </pic:pic>
                </a:graphicData>
              </a:graphic>
            </wp:inline>
          </w:drawing>
        </w:r>
      </w:del>
    </w:p>
    <w:p w14:paraId="15B77911" w14:textId="53B55EC0" w:rsidR="004D59A0" w:rsidRDefault="00B16D16">
      <w:pPr>
        <w:pStyle w:val="Ttulo2"/>
        <w:numPr>
          <w:ilvl w:val="0"/>
          <w:numId w:val="0"/>
        </w:numPr>
        <w:ind w:left="426"/>
        <w:jc w:val="center"/>
        <w:rPr>
          <w:lang w:val="es-PE"/>
        </w:rPr>
      </w:pPr>
      <w:del w:id="575" w:author="prueba" w:date="2013-08-22T18:35:00Z">
        <w:r>
          <w:rPr>
            <w:noProof/>
            <w:lang w:val="es-PE" w:eastAsia="es-PE"/>
          </w:rPr>
          <mc:AlternateContent>
            <mc:Choice Requires="wpg">
              <w:drawing>
                <wp:anchor distT="0" distB="0" distL="114300" distR="114300" simplePos="0" relativeHeight="251672576" behindDoc="0" locked="0" layoutInCell="1" allowOverlap="1" wp14:anchorId="15B77B3E" wp14:editId="5A4993BB">
                  <wp:simplePos x="0" y="0"/>
                  <wp:positionH relativeFrom="column">
                    <wp:posOffset>354965</wp:posOffset>
                  </wp:positionH>
                  <wp:positionV relativeFrom="paragraph">
                    <wp:posOffset>7620</wp:posOffset>
                  </wp:positionV>
                  <wp:extent cx="5925185" cy="202565"/>
                  <wp:effectExtent l="2540" t="0" r="15875" b="27940"/>
                  <wp:wrapNone/>
                  <wp:docPr id="2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5185" cy="202565"/>
                            <a:chOff x="1977" y="10174"/>
                            <a:chExt cx="9331" cy="319"/>
                          </a:xfrm>
                        </wpg:grpSpPr>
                        <wps:wsp>
                          <wps:cNvPr id="28" name="Rectangle 5"/>
                          <wps:cNvSpPr>
                            <a:spLocks noChangeArrowheads="1"/>
                          </wps:cNvSpPr>
                          <wps:spPr bwMode="auto">
                            <a:xfrm>
                              <a:off x="1977" y="10174"/>
                              <a:ext cx="378" cy="319"/>
                            </a:xfrm>
                            <a:prstGeom prst="rect">
                              <a:avLst/>
                            </a:prstGeom>
                            <a:solidFill>
                              <a:schemeClr val="dk1">
                                <a:lumMod val="100000"/>
                                <a:lumOff val="0"/>
                              </a:schemeClr>
                            </a:solidFill>
                            <a:ln>
                              <a:noFill/>
                            </a:ln>
                            <a:effectLst>
                              <a:outerShdw dist="28398" dir="3806097" algn="ctr" rotWithShape="0">
                                <a:schemeClr val="lt1">
                                  <a:lumMod val="50000"/>
                                  <a:lumOff val="0"/>
                                  <a:alpha val="50000"/>
                                </a:schemeClr>
                              </a:outerShdw>
                            </a:effectLst>
                            <a:extLst>
                              <a:ext uri="{91240B29-F687-4F45-9708-019B960494DF}">
                                <a14:hiddenLine xmlns:a14="http://schemas.microsoft.com/office/drawing/2010/main" w="38100">
                                  <a:solidFill>
                                    <a:schemeClr val="lt1">
                                      <a:lumMod val="95000"/>
                                      <a:lumOff val="0"/>
                                    </a:schemeClr>
                                  </a:solidFill>
                                  <a:miter lim="800000"/>
                                  <a:headEnd/>
                                  <a:tailEnd/>
                                </a14:hiddenLine>
                              </a:ext>
                            </a:extLst>
                          </wps:spPr>
                          <wps:txbx>
                            <w:txbxContent>
                              <w:p w14:paraId="15B77B7C" w14:textId="77777777" w:rsidR="009B72E4" w:rsidRPr="00A84C27" w:rsidRDefault="009B72E4">
                                <w:pPr>
                                  <w:rPr>
                                    <w:b/>
                                    <w:sz w:val="14"/>
                                    <w:lang w:val="es-PE"/>
                                  </w:rPr>
                                </w:pPr>
                                <w:r w:rsidRPr="00D43CE4">
                                  <w:rPr>
                                    <w:b/>
                                    <w:sz w:val="14"/>
                                    <w:lang w:val="es-PE"/>
                                  </w:rPr>
                                  <w:t>6</w:t>
                                </w:r>
                              </w:p>
                            </w:txbxContent>
                          </wps:txbx>
                          <wps:bodyPr rot="0" vert="horz" wrap="square" lIns="91440" tIns="45720" rIns="91440" bIns="45720" anchor="t" anchorCtr="0" upright="1">
                            <a:noAutofit/>
                          </wps:bodyPr>
                        </wps:wsp>
                        <wps:wsp>
                          <wps:cNvPr id="29" name="Rectangle 6"/>
                          <wps:cNvSpPr>
                            <a:spLocks noChangeArrowheads="1"/>
                          </wps:cNvSpPr>
                          <wps:spPr bwMode="auto">
                            <a:xfrm>
                              <a:off x="2355" y="10174"/>
                              <a:ext cx="8953" cy="319"/>
                            </a:xfrm>
                            <a:prstGeom prst="rect">
                              <a:avLst/>
                            </a:prstGeom>
                            <a:solidFill>
                              <a:schemeClr val="bg1">
                                <a:lumMod val="85000"/>
                                <a:lumOff val="0"/>
                              </a:schemeClr>
                            </a:solidFill>
                            <a:ln>
                              <a:noFill/>
                            </a:ln>
                            <a:effectLst>
                              <a:outerShdw dist="28398" dir="3806097" algn="ctr" rotWithShape="0">
                                <a:schemeClr val="lt1">
                                  <a:lumMod val="50000"/>
                                  <a:lumOff val="0"/>
                                  <a:alpha val="50000"/>
                                </a:schemeClr>
                              </a:outerShdw>
                            </a:effectLst>
                            <a:extLst>
                              <a:ext uri="{91240B29-F687-4F45-9708-019B960494DF}">
                                <a14:hiddenLine xmlns:a14="http://schemas.microsoft.com/office/drawing/2010/main" w="38100">
                                  <a:solidFill>
                                    <a:schemeClr val="lt1">
                                      <a:lumMod val="95000"/>
                                      <a:lumOff val="0"/>
                                    </a:schemeClr>
                                  </a:solidFill>
                                  <a:miter lim="800000"/>
                                  <a:headEnd/>
                                  <a:tailEnd/>
                                </a14:hiddenLine>
                              </a:ext>
                            </a:extLst>
                          </wps:spPr>
                          <wps:txbx>
                            <w:txbxContent>
                              <w:p w14:paraId="15B77B7D" w14:textId="77777777" w:rsidR="009B72E4" w:rsidRDefault="009B72E4">
                                <w:pPr>
                                  <w:pBdr>
                                    <w:bottom w:val="single" w:sz="4" w:space="1" w:color="auto"/>
                                  </w:pBdr>
                                  <w:rPr>
                                    <w:b/>
                                    <w:sz w:val="14"/>
                                    <w:lang w:val="es-PE"/>
                                  </w:rPr>
                                </w:pPr>
                                <w:r>
                                  <w:rPr>
                                    <w:b/>
                                    <w:sz w:val="14"/>
                                    <w:lang w:val="es-PE"/>
                                  </w:rPr>
                                  <w:t>DIF</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 o:spid="_x0000_s1029" style="position:absolute;left:0;text-align:left;margin-left:27.95pt;margin-top:.6pt;width:466.55pt;height:15.95pt;z-index:251672576" coordorigin="1977,10174" coordsize="9331,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">
                  <v:rect id="Rectangle 5" o:spid="_x0000_s1030" style="position:absolute;left:1977;top:10174;width:378;height:3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J4PcAA&#10;AADbAAAADwAAAGRycy9kb3ducmV2LnhtbERPy4rCMBTdD/gP4QrupqkFHa2NIoogsxjwtb8017ba&#10;3JQm2jpfbxYDszycd7bqTS2e1LrKsoJxFIMgzq2uuFBwPu0+ZyCcR9ZYWyYFL3KwWg4+Mky17fhA&#10;z6MvRAhhl6KC0vsmldLlJRl0kW2IA3e1rUEfYFtI3WIXwk0tkzieSoMVh4YSG9qUlN+PD6Ngvp7Q&#10;7avYdL/29OOS7ztdtoeHUqNhv16A8NT7f/Gfe68VJGFs+BJ+gF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QJ4PcAAAADbAAAADwAAAAAAAAAAAAAAAACYAgAAZHJzL2Rvd25y&#10;ZXYueG1sUEsFBgAAAAAEAAQA9QAAAIUDAAAAAA==&#10;" fillcolor="black [3200]" stroked="f" strokecolor="#f2f2f2 [3041]" strokeweight="3pt">
                    <v:shadow on="t" color="#7f7f7f [1601]" opacity=".5" offset="1pt"/>
                    <v:textbox>
                      <w:txbxContent>
                        <w:p w14:paraId="15B77B7C" w14:textId="77777777" w:rsidR="009B72E4" w:rsidRPr="00A84C27" w:rsidRDefault="009B72E4">
                          <w:pPr>
                            <w:rPr>
                              <w:b/>
                              <w:sz w:val="14"/>
                              <w:lang w:val="es-PE"/>
                            </w:rPr>
                          </w:pPr>
                          <w:r w:rsidRPr="00D43CE4">
                            <w:rPr>
                              <w:b/>
                              <w:sz w:val="14"/>
                              <w:lang w:val="es-PE"/>
                            </w:rPr>
                            <w:t>6</w:t>
                          </w:r>
                        </w:p>
                      </w:txbxContent>
                    </v:textbox>
                  </v:rect>
                  <v:rect id="Rectangle 6" o:spid="_x0000_s1031" style="position:absolute;left:2355;top:10174;width:8953;height:3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aaL8A&#10;AADbAAAADwAAAGRycy9kb3ducmV2LnhtbESPy6oCMRBE94L/EFpwpxkFLzoaRQRBlz7QbTPpeWjS&#10;GSZRx783FwSXRVWdohar1hrxpMZXjhWMhgkI4szpigsF59N2MAXhA7JG45gUvMnDatntLDDV7sUH&#10;eh5DISKEfYoKyhDqVEqflWTRD11NHL3cNRZDlE0hdYOvCLdGjpPkT1qsOC6UWNOmpOx+fFgF1c0/&#10;6p00Oecnv79ck3ZizEGpfq9dz0EEasMv/G3vtILxDP6/xB8gl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E75povwAAANsAAAAPAAAAAAAAAAAAAAAAAJgCAABkcnMvZG93bnJl&#10;di54bWxQSwUGAAAAAAQABAD1AAAAhAMAAAAA&#10;" fillcolor="#d8d8d8 [2732]" stroked="f" strokecolor="#f2f2f2 [3041]" strokeweight="3pt">
                    <v:shadow on="t" color="#7f7f7f [1601]" opacity=".5" offset="1pt"/>
                    <v:textbox>
                      <w:txbxContent>
                        <w:p w14:paraId="15B77B7D" w14:textId="77777777" w:rsidR="009B72E4" w:rsidRDefault="009B72E4">
                          <w:pPr>
                            <w:pBdr>
                              <w:bottom w:val="single" w:sz="4" w:space="1" w:color="auto"/>
                            </w:pBdr>
                            <w:rPr>
                              <w:b/>
                              <w:sz w:val="14"/>
                              <w:lang w:val="es-PE"/>
                            </w:rPr>
                          </w:pPr>
                          <w:r>
                            <w:rPr>
                              <w:b/>
                              <w:sz w:val="14"/>
                              <w:lang w:val="es-PE"/>
                            </w:rPr>
                            <w:t>DIF</w:t>
                          </w:r>
                        </w:p>
                      </w:txbxContent>
                    </v:textbox>
                  </v:rect>
                </v:group>
              </w:pict>
            </mc:Fallback>
          </mc:AlternateContent>
        </w:r>
        <w:r w:rsidR="00F33A5A">
          <w:rPr>
            <w:noProof/>
            <w:lang w:val="es-PE" w:eastAsia="es-PE"/>
            <w:rPrChange w:id="576">
              <w:rPr>
                <w:rFonts w:eastAsia="Times New Roman" w:cs="Times New Roman"/>
                <w:b w:val="0"/>
                <w:bCs w:val="0"/>
                <w:noProof/>
                <w:kern w:val="0"/>
                <w:sz w:val="22"/>
                <w:szCs w:val="24"/>
                <w:lang w:val="es-PE" w:eastAsia="es-PE"/>
              </w:rPr>
            </w:rPrChange>
          </w:rPr>
          <w:drawing>
            <wp:inline distT="0" distB="0" distL="0" distR="0" wp14:anchorId="15B77B3F" wp14:editId="15B77B40">
              <wp:extent cx="6171887" cy="736762"/>
              <wp:effectExtent l="19050" t="0" r="313" b="0"/>
              <wp:docPr id="3" name="Imagen 7" descr="E:\Usuarios\Aestela\Pictures\F03\DIF-a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Usuarios\Aestela\Pictures\F03\DIF-a1.gif"/>
                      <pic:cNvPicPr>
                        <a:picLocks noChangeAspect="1" noChangeArrowheads="1"/>
                      </pic:cNvPicPr>
                    </pic:nvPicPr>
                    <pic:blipFill>
                      <a:blip r:embed="rId35" cstate="print"/>
                      <a:srcRect t="88708" b="2687"/>
                      <a:stretch>
                        <a:fillRect/>
                      </a:stretch>
                    </pic:blipFill>
                    <pic:spPr bwMode="auto">
                      <a:xfrm>
                        <a:off x="0" y="0"/>
                        <a:ext cx="6171887" cy="736762"/>
                      </a:xfrm>
                      <a:prstGeom prst="rect">
                        <a:avLst/>
                      </a:prstGeom>
                      <a:noFill/>
                      <a:ln w="9525">
                        <a:noFill/>
                        <a:miter lim="800000"/>
                        <a:headEnd/>
                        <a:tailEnd/>
                      </a:ln>
                    </pic:spPr>
                  </pic:pic>
                </a:graphicData>
              </a:graphic>
            </wp:inline>
          </w:drawing>
        </w:r>
      </w:del>
    </w:p>
    <w:p w14:paraId="15B77912" w14:textId="1361841D" w:rsidR="00E51529" w:rsidRPr="00E6766F" w:rsidDel="000A4424" w:rsidRDefault="00B16D16" w:rsidP="008C6227">
      <w:pPr>
        <w:pStyle w:val="Ttulo2"/>
        <w:numPr>
          <w:ilvl w:val="0"/>
          <w:numId w:val="0"/>
        </w:numPr>
        <w:ind w:left="576"/>
        <w:rPr>
          <w:del w:id="577" w:author="prueba" w:date="2013-08-22T18:35:00Z"/>
          <w:b w:val="0"/>
          <w:sz w:val="20"/>
          <w:szCs w:val="20"/>
          <w:lang w:val="es-PE"/>
        </w:rPr>
      </w:pPr>
      <w:ins w:id="578" w:author="prueba" w:date="2013-08-22T18:38:00Z">
        <w:r>
          <w:rPr>
            <w:b w:val="0"/>
            <w:noProof/>
            <w:sz w:val="20"/>
            <w:szCs w:val="20"/>
            <w:lang w:val="es-PE" w:eastAsia="es-PE"/>
          </w:rPr>
          <mc:AlternateContent>
            <mc:Choice Requires="wps">
              <w:drawing>
                <wp:anchor distT="0" distB="0" distL="114300" distR="114300" simplePos="0" relativeHeight="251681792" behindDoc="0" locked="0" layoutInCell="1" allowOverlap="1" wp14:anchorId="15B77B41" wp14:editId="264A81C7">
                  <wp:simplePos x="0" y="0"/>
                  <wp:positionH relativeFrom="column">
                    <wp:posOffset>-1270</wp:posOffset>
                  </wp:positionH>
                  <wp:positionV relativeFrom="paragraph">
                    <wp:posOffset>7620</wp:posOffset>
                  </wp:positionV>
                  <wp:extent cx="1289050" cy="697230"/>
                  <wp:effectExtent l="8255" t="7620" r="7620" b="0"/>
                  <wp:wrapNone/>
                  <wp:docPr id="2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9050" cy="697230"/>
                          </a:xfrm>
                          <a:prstGeom prst="rect">
                            <a:avLst/>
                          </a:prstGeom>
                          <a:solidFill>
                            <a:srgbClr val="FFFF00">
                              <a:alpha val="3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 o:spid="_x0000_s1026" style="position:absolute;margin-left:-.1pt;margin-top:.6pt;width:101.5pt;height:54.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" fillcolor="yellow" stroked="f">
                  <v:fill opacity="19789f"/>
                </v:rect>
              </w:pict>
            </mc:Fallback>
          </mc:AlternateContent>
        </w:r>
      </w:ins>
      <w:r>
        <w:rPr>
          <w:b w:val="0"/>
          <w:noProof/>
          <w:sz w:val="20"/>
          <w:szCs w:val="20"/>
          <w:lang w:val="es-PE" w:eastAsia="es-PE"/>
        </w:rPr>
        <mc:AlternateContent>
          <mc:Choice Requires="wps">
            <w:drawing>
              <wp:anchor distT="0" distB="0" distL="114300" distR="114300" simplePos="0" relativeHeight="251673600" behindDoc="0" locked="0" layoutInCell="1" allowOverlap="1" wp14:anchorId="15B77B42" wp14:editId="17BCB0AE">
                <wp:simplePos x="0" y="0"/>
                <wp:positionH relativeFrom="column">
                  <wp:posOffset>-1270</wp:posOffset>
                </wp:positionH>
                <wp:positionV relativeFrom="paragraph">
                  <wp:posOffset>4678045</wp:posOffset>
                </wp:positionV>
                <wp:extent cx="5711190" cy="697230"/>
                <wp:effectExtent l="8255" t="1270" r="5080" b="6350"/>
                <wp:wrapNone/>
                <wp:docPr id="2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1190" cy="697230"/>
                        </a:xfrm>
                        <a:prstGeom prst="rect">
                          <a:avLst/>
                        </a:prstGeom>
                        <a:solidFill>
                          <a:srgbClr val="FFFF00">
                            <a:alpha val="3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1pt;margin-top:368.35pt;width:449.7pt;height:54.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" fillcolor="yellow" stroked="f">
                <v:fill opacity="19789f"/>
              </v:rect>
            </w:pict>
          </mc:Fallback>
        </mc:AlternateContent>
      </w:r>
      <w:del w:id="579" w:author="prueba" w:date="2013-08-22T18:35:00Z">
        <w:r w:rsidR="00E51529" w:rsidRPr="00E6766F" w:rsidDel="000A4424">
          <w:rPr>
            <w:b w:val="0"/>
            <w:sz w:val="20"/>
            <w:szCs w:val="20"/>
            <w:lang w:val="es-PE"/>
          </w:rPr>
          <w:delText>Donde:</w:delText>
        </w:r>
      </w:del>
    </w:p>
    <w:p w14:paraId="15B77913" w14:textId="77777777" w:rsidR="002858EF" w:rsidRDefault="00E51529" w:rsidP="002858EF">
      <w:pPr>
        <w:pStyle w:val="Ttulo2"/>
        <w:numPr>
          <w:ilvl w:val="0"/>
          <w:numId w:val="160"/>
        </w:numPr>
        <w:rPr>
          <w:del w:id="580" w:author="prueba" w:date="2013-08-22T18:35:00Z"/>
          <w:b w:val="0"/>
          <w:sz w:val="20"/>
          <w:szCs w:val="20"/>
          <w:lang w:val="es-PE"/>
        </w:rPr>
        <w:pPrChange w:id="581" w:author="prueba" w:date="2013-08-22T18:34:00Z">
          <w:pPr>
            <w:pStyle w:val="Ttulo2"/>
            <w:numPr>
              <w:ilvl w:val="0"/>
              <w:numId w:val="0"/>
            </w:numPr>
            <w:tabs>
              <w:tab w:val="clear" w:pos="576"/>
            </w:tabs>
            <w:ind w:left="0" w:firstLine="0"/>
          </w:pPr>
        </w:pPrChange>
      </w:pPr>
      <w:del w:id="582" w:author="prueba" w:date="2013-08-22T18:34:00Z">
        <w:r w:rsidRPr="00E6766F" w:rsidDel="000A4424">
          <w:rPr>
            <w:b w:val="0"/>
            <w:sz w:val="20"/>
            <w:szCs w:val="20"/>
            <w:lang w:val="es-PE"/>
          </w:rPr>
          <w:delText xml:space="preserve">(A): </w:delText>
        </w:r>
      </w:del>
      <w:del w:id="583" w:author="prueba" w:date="2013-08-22T18:35:00Z">
        <w:r w:rsidRPr="00E6766F" w:rsidDel="000A4424">
          <w:rPr>
            <w:b w:val="0"/>
            <w:sz w:val="20"/>
            <w:szCs w:val="20"/>
            <w:lang w:val="es-PE"/>
          </w:rPr>
          <w:delText>Deberá mostrar la sub partida nacional asociada a la serie</w:delText>
        </w:r>
      </w:del>
    </w:p>
    <w:p w14:paraId="15B77914" w14:textId="77777777" w:rsidR="002858EF" w:rsidRDefault="00E51529" w:rsidP="002858EF">
      <w:pPr>
        <w:pStyle w:val="Ttulo2"/>
        <w:numPr>
          <w:ilvl w:val="0"/>
          <w:numId w:val="160"/>
        </w:numPr>
        <w:rPr>
          <w:del w:id="584" w:author="prueba" w:date="2013-08-22T18:35:00Z"/>
          <w:b w:val="0"/>
          <w:sz w:val="20"/>
          <w:szCs w:val="20"/>
          <w:lang w:val="es-PE"/>
        </w:rPr>
        <w:pPrChange w:id="585" w:author="prueba" w:date="2013-08-22T18:35:00Z">
          <w:pPr>
            <w:pStyle w:val="Ttulo2"/>
            <w:numPr>
              <w:ilvl w:val="0"/>
              <w:numId w:val="0"/>
            </w:numPr>
            <w:tabs>
              <w:tab w:val="clear" w:pos="576"/>
            </w:tabs>
            <w:ind w:left="0" w:firstLine="0"/>
          </w:pPr>
        </w:pPrChange>
      </w:pPr>
      <w:del w:id="586" w:author="prueba" w:date="2013-08-22T18:34:00Z">
        <w:r w:rsidRPr="00E6766F" w:rsidDel="000A4424">
          <w:rPr>
            <w:b w:val="0"/>
            <w:sz w:val="20"/>
            <w:szCs w:val="20"/>
            <w:lang w:val="es-PE"/>
          </w:rPr>
          <w:delText xml:space="preserve">(B): </w:delText>
        </w:r>
      </w:del>
      <w:del w:id="587" w:author="prueba" w:date="2013-08-22T18:35:00Z">
        <w:r w:rsidRPr="00E6766F" w:rsidDel="000A4424">
          <w:rPr>
            <w:b w:val="0"/>
            <w:sz w:val="20"/>
            <w:szCs w:val="20"/>
            <w:lang w:val="es-PE"/>
          </w:rPr>
          <w:delText>Deberá mostrar el código de trato preferencial asociado a la serie</w:delText>
        </w:r>
      </w:del>
    </w:p>
    <w:p w14:paraId="15B77915" w14:textId="77777777" w:rsidR="002858EF" w:rsidRDefault="00E51529" w:rsidP="002858EF">
      <w:pPr>
        <w:pStyle w:val="Ttulo2"/>
        <w:numPr>
          <w:ilvl w:val="0"/>
          <w:numId w:val="160"/>
        </w:numPr>
        <w:rPr>
          <w:del w:id="588" w:author="prueba" w:date="2013-08-22T18:35:00Z"/>
          <w:b w:val="0"/>
          <w:sz w:val="20"/>
          <w:szCs w:val="20"/>
          <w:lang w:val="es-PE"/>
        </w:rPr>
        <w:pPrChange w:id="589" w:author="prueba" w:date="2013-08-22T18:35:00Z">
          <w:pPr>
            <w:pStyle w:val="Ttulo2"/>
            <w:numPr>
              <w:ilvl w:val="0"/>
              <w:numId w:val="0"/>
            </w:numPr>
            <w:tabs>
              <w:tab w:val="clear" w:pos="576"/>
            </w:tabs>
            <w:ind w:left="0" w:firstLine="0"/>
          </w:pPr>
        </w:pPrChange>
      </w:pPr>
      <w:del w:id="590" w:author="prueba" w:date="2013-08-22T18:34:00Z">
        <w:r w:rsidRPr="00E6766F" w:rsidDel="000A4424">
          <w:rPr>
            <w:b w:val="0"/>
            <w:sz w:val="20"/>
            <w:szCs w:val="20"/>
            <w:lang w:val="es-PE"/>
          </w:rPr>
          <w:delText xml:space="preserve">(C): </w:delText>
        </w:r>
      </w:del>
      <w:del w:id="591" w:author="prueba" w:date="2013-08-22T18:35:00Z">
        <w:r w:rsidRPr="00E6766F" w:rsidDel="000A4424">
          <w:rPr>
            <w:b w:val="0"/>
            <w:sz w:val="20"/>
            <w:szCs w:val="20"/>
            <w:lang w:val="es-PE"/>
          </w:rPr>
          <w:delText>Deberá mostrar el número de aviso de llegada asociado al envío</w:delText>
        </w:r>
      </w:del>
    </w:p>
    <w:p w14:paraId="15B77916" w14:textId="77777777" w:rsidR="002858EF" w:rsidRDefault="00E51529" w:rsidP="002858EF">
      <w:pPr>
        <w:pStyle w:val="Ttulo2"/>
        <w:numPr>
          <w:ilvl w:val="0"/>
          <w:numId w:val="160"/>
        </w:numPr>
        <w:rPr>
          <w:del w:id="592" w:author="prueba" w:date="2013-08-22T18:35:00Z"/>
          <w:b w:val="0"/>
          <w:sz w:val="20"/>
          <w:szCs w:val="20"/>
          <w:lang w:val="es-PE"/>
        </w:rPr>
        <w:pPrChange w:id="593" w:author="prueba" w:date="2013-08-22T18:35:00Z">
          <w:pPr>
            <w:pStyle w:val="Ttulo2"/>
            <w:numPr>
              <w:ilvl w:val="0"/>
              <w:numId w:val="0"/>
            </w:numPr>
            <w:tabs>
              <w:tab w:val="clear" w:pos="576"/>
            </w:tabs>
            <w:ind w:left="0" w:firstLine="0"/>
          </w:pPr>
        </w:pPrChange>
      </w:pPr>
      <w:del w:id="594" w:author="prueba" w:date="2013-08-22T18:34:00Z">
        <w:r w:rsidRPr="00E6766F" w:rsidDel="000A4424">
          <w:rPr>
            <w:b w:val="0"/>
            <w:sz w:val="20"/>
            <w:szCs w:val="20"/>
            <w:lang w:val="es-PE"/>
          </w:rPr>
          <w:delText xml:space="preserve">(D): </w:delText>
        </w:r>
      </w:del>
      <w:del w:id="595" w:author="prueba" w:date="2013-08-22T18:35:00Z">
        <w:r w:rsidRPr="00E6766F" w:rsidDel="000A4424">
          <w:rPr>
            <w:b w:val="0"/>
            <w:sz w:val="20"/>
            <w:szCs w:val="20"/>
            <w:lang w:val="es-PE"/>
          </w:rPr>
          <w:delText>Deberá mostrar el número de documento postal origen asociado al envío.</w:delText>
        </w:r>
      </w:del>
    </w:p>
    <w:p w14:paraId="15B77917" w14:textId="77777777" w:rsidR="002858EF" w:rsidRDefault="00E51529" w:rsidP="002858EF">
      <w:pPr>
        <w:pStyle w:val="Ttulo2"/>
        <w:numPr>
          <w:ilvl w:val="0"/>
          <w:numId w:val="160"/>
        </w:numPr>
        <w:rPr>
          <w:del w:id="596" w:author="prueba" w:date="2013-08-22T18:35:00Z"/>
          <w:b w:val="0"/>
          <w:sz w:val="20"/>
          <w:szCs w:val="20"/>
          <w:lang w:val="es-PE"/>
        </w:rPr>
        <w:pPrChange w:id="597" w:author="prueba" w:date="2013-08-22T18:35:00Z">
          <w:pPr>
            <w:pStyle w:val="Ttulo2"/>
            <w:numPr>
              <w:ilvl w:val="0"/>
              <w:numId w:val="0"/>
            </w:numPr>
            <w:tabs>
              <w:tab w:val="clear" w:pos="576"/>
            </w:tabs>
            <w:ind w:left="0" w:firstLine="0"/>
          </w:pPr>
        </w:pPrChange>
      </w:pPr>
      <w:del w:id="598" w:author="prueba" w:date="2013-08-22T18:34:00Z">
        <w:r w:rsidRPr="00E6766F" w:rsidDel="000A4424">
          <w:rPr>
            <w:b w:val="0"/>
            <w:sz w:val="20"/>
            <w:szCs w:val="20"/>
            <w:lang w:val="es-PE"/>
          </w:rPr>
          <w:delText xml:space="preserve">(E): </w:delText>
        </w:r>
      </w:del>
      <w:del w:id="599" w:author="prueba" w:date="2013-08-22T18:35:00Z">
        <w:r w:rsidRPr="00E6766F" w:rsidDel="000A4424">
          <w:rPr>
            <w:b w:val="0"/>
            <w:sz w:val="20"/>
            <w:szCs w:val="20"/>
            <w:lang w:val="es-PE"/>
          </w:rPr>
          <w:delText>Deberá mostrar la cantidad de unidades asociada a la serie</w:delText>
        </w:r>
      </w:del>
    </w:p>
    <w:p w14:paraId="15B77918" w14:textId="77777777" w:rsidR="002858EF" w:rsidRDefault="00E51529" w:rsidP="002858EF">
      <w:pPr>
        <w:pStyle w:val="Ttulo2"/>
        <w:numPr>
          <w:ilvl w:val="0"/>
          <w:numId w:val="160"/>
        </w:numPr>
        <w:rPr>
          <w:del w:id="600" w:author="prueba" w:date="2013-08-22T18:35:00Z"/>
          <w:b w:val="0"/>
          <w:sz w:val="20"/>
          <w:szCs w:val="20"/>
          <w:lang w:val="es-PE"/>
        </w:rPr>
        <w:pPrChange w:id="601" w:author="prueba" w:date="2013-08-22T18:35:00Z">
          <w:pPr>
            <w:pStyle w:val="Ttulo2"/>
            <w:numPr>
              <w:ilvl w:val="0"/>
              <w:numId w:val="0"/>
            </w:numPr>
            <w:tabs>
              <w:tab w:val="clear" w:pos="576"/>
            </w:tabs>
            <w:ind w:left="0" w:firstLine="0"/>
          </w:pPr>
        </w:pPrChange>
      </w:pPr>
      <w:del w:id="602" w:author="prueba" w:date="2013-08-22T18:34:00Z">
        <w:r w:rsidRPr="00E6766F" w:rsidDel="000A4424">
          <w:rPr>
            <w:b w:val="0"/>
            <w:sz w:val="20"/>
            <w:szCs w:val="20"/>
            <w:lang w:val="es-PE"/>
          </w:rPr>
          <w:delText xml:space="preserve">(F): </w:delText>
        </w:r>
      </w:del>
      <w:del w:id="603" w:author="prueba" w:date="2013-08-22T18:35:00Z">
        <w:r w:rsidRPr="00E6766F" w:rsidDel="000A4424">
          <w:rPr>
            <w:b w:val="0"/>
            <w:sz w:val="20"/>
            <w:szCs w:val="20"/>
            <w:lang w:val="es-PE"/>
          </w:rPr>
          <w:delText>Deberá mostrar el tipo de unidades físicas asociado a la serie</w:delText>
        </w:r>
      </w:del>
    </w:p>
    <w:p w14:paraId="15B77919" w14:textId="77777777" w:rsidR="002858EF" w:rsidRDefault="00E51529" w:rsidP="002858EF">
      <w:pPr>
        <w:pStyle w:val="Ttulo2"/>
        <w:numPr>
          <w:ilvl w:val="0"/>
          <w:numId w:val="160"/>
        </w:numPr>
        <w:rPr>
          <w:del w:id="604" w:author="prueba" w:date="2013-08-22T18:35:00Z"/>
          <w:b w:val="0"/>
          <w:sz w:val="20"/>
          <w:szCs w:val="20"/>
          <w:lang w:val="es-PE"/>
        </w:rPr>
        <w:pPrChange w:id="605" w:author="prueba" w:date="2013-08-22T18:35:00Z">
          <w:pPr>
            <w:pStyle w:val="Ttulo2"/>
            <w:numPr>
              <w:ilvl w:val="0"/>
              <w:numId w:val="0"/>
            </w:numPr>
            <w:tabs>
              <w:tab w:val="clear" w:pos="576"/>
            </w:tabs>
            <w:ind w:left="0" w:firstLine="0"/>
          </w:pPr>
        </w:pPrChange>
      </w:pPr>
      <w:del w:id="606" w:author="prueba" w:date="2013-08-22T18:34:00Z">
        <w:r w:rsidRPr="00E6766F" w:rsidDel="000A4424">
          <w:rPr>
            <w:b w:val="0"/>
            <w:sz w:val="20"/>
            <w:szCs w:val="20"/>
            <w:lang w:val="es-PE"/>
          </w:rPr>
          <w:delText xml:space="preserve">(G): </w:delText>
        </w:r>
      </w:del>
      <w:del w:id="607" w:author="prueba" w:date="2013-08-22T18:35:00Z">
        <w:r w:rsidRPr="00E6766F" w:rsidDel="000A4424">
          <w:rPr>
            <w:b w:val="0"/>
            <w:sz w:val="20"/>
            <w:szCs w:val="20"/>
            <w:lang w:val="es-PE"/>
          </w:rPr>
          <w:delText>Deberá mostrar el peso bruto de la serie</w:delText>
        </w:r>
      </w:del>
    </w:p>
    <w:p w14:paraId="15B7791A" w14:textId="77777777" w:rsidR="002858EF" w:rsidRDefault="00E51529" w:rsidP="002858EF">
      <w:pPr>
        <w:pStyle w:val="Ttulo2"/>
        <w:numPr>
          <w:ilvl w:val="0"/>
          <w:numId w:val="0"/>
        </w:numPr>
        <w:ind w:left="1296"/>
        <w:rPr>
          <w:del w:id="608" w:author="prueba" w:date="2013-08-22T18:35:00Z"/>
          <w:b w:val="0"/>
          <w:sz w:val="20"/>
          <w:szCs w:val="20"/>
          <w:lang w:val="es-PE"/>
        </w:rPr>
        <w:pPrChange w:id="609" w:author="prueba" w:date="2013-08-22T18:35:00Z">
          <w:pPr>
            <w:pStyle w:val="Ttulo2"/>
            <w:numPr>
              <w:ilvl w:val="0"/>
              <w:numId w:val="0"/>
            </w:numPr>
            <w:tabs>
              <w:tab w:val="clear" w:pos="576"/>
            </w:tabs>
            <w:ind w:left="0" w:firstLine="0"/>
          </w:pPr>
        </w:pPrChange>
      </w:pPr>
      <w:del w:id="610" w:author="prueba" w:date="2013-08-22T18:35:00Z">
        <w:r w:rsidRPr="00E6766F" w:rsidDel="000A4424">
          <w:rPr>
            <w:b w:val="0"/>
            <w:sz w:val="20"/>
            <w:szCs w:val="20"/>
            <w:lang w:val="es-PE"/>
          </w:rPr>
          <w:delText>(H): Deberá mostrar la cantidad de bultos asociados a la serie</w:delText>
        </w:r>
      </w:del>
    </w:p>
    <w:p w14:paraId="15B7791B" w14:textId="77777777" w:rsidR="002858EF" w:rsidRDefault="003A68F3" w:rsidP="002858EF">
      <w:pPr>
        <w:pStyle w:val="Ttulo2"/>
        <w:numPr>
          <w:ilvl w:val="0"/>
          <w:numId w:val="160"/>
        </w:numPr>
        <w:rPr>
          <w:del w:id="611" w:author="prueba" w:date="2013-08-22T18:35:00Z"/>
          <w:b w:val="0"/>
          <w:sz w:val="20"/>
          <w:szCs w:val="20"/>
          <w:lang w:val="es-PE"/>
        </w:rPr>
        <w:pPrChange w:id="612" w:author="prueba" w:date="2013-08-22T18:35:00Z">
          <w:pPr>
            <w:pStyle w:val="Ttulo2"/>
            <w:numPr>
              <w:ilvl w:val="0"/>
              <w:numId w:val="0"/>
            </w:numPr>
            <w:tabs>
              <w:tab w:val="clear" w:pos="576"/>
            </w:tabs>
            <w:ind w:left="0" w:firstLine="0"/>
          </w:pPr>
        </w:pPrChange>
      </w:pPr>
      <w:del w:id="613" w:author="prueba" w:date="2013-08-22T18:34:00Z">
        <w:r>
          <w:rPr>
            <w:bCs w:val="0"/>
            <w:sz w:val="20"/>
            <w:szCs w:val="20"/>
            <w:lang w:val="es-PE"/>
          </w:rPr>
          <w:delText xml:space="preserve">(I) </w:delText>
        </w:r>
      </w:del>
      <w:del w:id="614" w:author="prueba" w:date="2013-08-22T18:35:00Z">
        <w:r>
          <w:rPr>
            <w:bCs w:val="0"/>
            <w:sz w:val="20"/>
            <w:szCs w:val="20"/>
            <w:lang w:val="es-PE"/>
          </w:rPr>
          <w:delText>: Deberá mostrar el total de cantidad asociado a la DIF</w:delText>
        </w:r>
      </w:del>
    </w:p>
    <w:p w14:paraId="15B7791C" w14:textId="77777777" w:rsidR="002858EF" w:rsidRDefault="003A68F3" w:rsidP="002858EF">
      <w:pPr>
        <w:pStyle w:val="Ttulo2"/>
        <w:numPr>
          <w:ilvl w:val="0"/>
          <w:numId w:val="160"/>
        </w:numPr>
        <w:rPr>
          <w:del w:id="615" w:author="prueba" w:date="2013-08-22T18:35:00Z"/>
          <w:b w:val="0"/>
          <w:sz w:val="20"/>
          <w:szCs w:val="20"/>
          <w:lang w:val="es-PE"/>
        </w:rPr>
        <w:pPrChange w:id="616" w:author="prueba" w:date="2013-08-22T18:35:00Z">
          <w:pPr>
            <w:pStyle w:val="Ttulo2"/>
            <w:numPr>
              <w:ilvl w:val="0"/>
              <w:numId w:val="0"/>
            </w:numPr>
            <w:tabs>
              <w:tab w:val="clear" w:pos="576"/>
            </w:tabs>
            <w:ind w:left="0" w:firstLine="0"/>
          </w:pPr>
        </w:pPrChange>
      </w:pPr>
      <w:del w:id="617" w:author="prueba" w:date="2013-08-22T18:35:00Z">
        <w:r>
          <w:rPr>
            <w:bCs w:val="0"/>
            <w:sz w:val="20"/>
            <w:szCs w:val="20"/>
            <w:lang w:val="es-PE"/>
          </w:rPr>
          <w:delText>(J): Deberá mostrar el monto total liquidado de la DIF (en núm</w:delText>
        </w:r>
        <w:r w:rsidR="00E51529" w:rsidRPr="00E6766F" w:rsidDel="000A4424">
          <w:rPr>
            <w:b w:val="0"/>
            <w:sz w:val="20"/>
            <w:szCs w:val="20"/>
            <w:lang w:val="es-PE"/>
          </w:rPr>
          <w:delText>eros)</w:delText>
        </w:r>
      </w:del>
    </w:p>
    <w:p w14:paraId="15B7791D" w14:textId="77777777" w:rsidR="002858EF" w:rsidRDefault="00E51529" w:rsidP="002858EF">
      <w:pPr>
        <w:pStyle w:val="Ttulo2"/>
        <w:numPr>
          <w:ilvl w:val="0"/>
          <w:numId w:val="160"/>
        </w:numPr>
        <w:rPr>
          <w:del w:id="618" w:author="prueba" w:date="2013-08-22T18:35:00Z"/>
          <w:b w:val="0"/>
          <w:sz w:val="20"/>
          <w:szCs w:val="20"/>
          <w:lang w:val="es-PE"/>
        </w:rPr>
        <w:pPrChange w:id="619" w:author="prueba" w:date="2013-08-22T18:35:00Z">
          <w:pPr>
            <w:pStyle w:val="Ttulo2"/>
            <w:numPr>
              <w:ilvl w:val="0"/>
              <w:numId w:val="0"/>
            </w:numPr>
            <w:tabs>
              <w:tab w:val="clear" w:pos="576"/>
            </w:tabs>
            <w:ind w:left="0" w:firstLine="0"/>
          </w:pPr>
        </w:pPrChange>
      </w:pPr>
      <w:del w:id="620" w:author="prueba" w:date="2013-08-22T18:35:00Z">
        <w:r w:rsidRPr="00E6766F" w:rsidDel="000A4424">
          <w:rPr>
            <w:b w:val="0"/>
            <w:sz w:val="20"/>
            <w:szCs w:val="20"/>
            <w:lang w:val="es-PE"/>
          </w:rPr>
          <w:delText>(K): Deberá mostrar el número de registro del funcionario de SUNAT que generó la declaración.</w:delText>
        </w:r>
      </w:del>
    </w:p>
    <w:p w14:paraId="15B7791E" w14:textId="77777777" w:rsidR="002858EF" w:rsidRDefault="00E51529" w:rsidP="002858EF">
      <w:pPr>
        <w:pStyle w:val="Ttulo2"/>
        <w:numPr>
          <w:ilvl w:val="0"/>
          <w:numId w:val="160"/>
        </w:numPr>
        <w:rPr>
          <w:del w:id="621" w:author="prueba" w:date="2013-08-22T18:35:00Z"/>
          <w:lang w:val="es-PE"/>
        </w:rPr>
        <w:pPrChange w:id="622" w:author="prueba" w:date="2013-08-22T18:35:00Z">
          <w:pPr>
            <w:pStyle w:val="Ttulo2"/>
            <w:numPr>
              <w:ilvl w:val="0"/>
              <w:numId w:val="0"/>
            </w:numPr>
            <w:tabs>
              <w:tab w:val="clear" w:pos="576"/>
            </w:tabs>
            <w:ind w:left="0" w:firstLine="0"/>
          </w:pPr>
        </w:pPrChange>
      </w:pPr>
      <w:del w:id="623" w:author="prueba" w:date="2013-08-22T18:35:00Z">
        <w:r w:rsidRPr="00E6766F" w:rsidDel="000A4424">
          <w:rPr>
            <w:b w:val="0"/>
            <w:sz w:val="20"/>
            <w:szCs w:val="20"/>
            <w:lang w:val="es-PE"/>
          </w:rPr>
          <w:delText>(L): Deberá mostrar el código del funcionario de SERPOST que participó en el despacho</w:delText>
        </w:r>
        <w:r w:rsidRPr="00752A5B" w:rsidDel="000A4424">
          <w:rPr>
            <w:lang w:val="es-PE"/>
          </w:rPr>
          <w:delText>.</w:delText>
        </w:r>
      </w:del>
    </w:p>
    <w:p w14:paraId="15B7791F" w14:textId="77777777" w:rsidR="00A84C27" w:rsidDel="000A4424" w:rsidRDefault="00A84C27" w:rsidP="008C6227">
      <w:pPr>
        <w:pStyle w:val="Ttulo2"/>
        <w:numPr>
          <w:ilvl w:val="0"/>
          <w:numId w:val="0"/>
        </w:numPr>
        <w:ind w:left="576"/>
        <w:rPr>
          <w:del w:id="624" w:author="prueba" w:date="2013-08-22T18:35:00Z"/>
          <w:lang w:val="es-PE"/>
        </w:rPr>
      </w:pPr>
    </w:p>
    <w:p w14:paraId="15B77920" w14:textId="77777777" w:rsidR="00AD425D" w:rsidRDefault="00F33A5A" w:rsidP="00AD425D">
      <w:pPr>
        <w:rPr>
          <w:ins w:id="625" w:author="prueba" w:date="2013-08-22T18:35:00Z"/>
        </w:rPr>
      </w:pPr>
      <w:ins w:id="626" w:author="prueba" w:date="2013-08-22T18:31:00Z">
        <w:r>
          <w:rPr>
            <w:noProof/>
            <w:lang w:val="es-PE" w:eastAsia="es-PE"/>
            <w:rPrChange w:id="627">
              <w:rPr>
                <w:rFonts w:eastAsia="Arial Unicode MS" w:cs="Arial"/>
                <w:b/>
                <w:bCs/>
                <w:noProof/>
                <w:kern w:val="22"/>
                <w:sz w:val="26"/>
                <w:szCs w:val="28"/>
                <w:lang w:val="es-PE" w:eastAsia="es-PE"/>
              </w:rPr>
            </w:rPrChange>
          </w:rPr>
          <w:drawing>
            <wp:inline distT="0" distB="0" distL="0" distR="0" wp14:anchorId="15B77B43" wp14:editId="15B77B44">
              <wp:extent cx="5612130" cy="5365443"/>
              <wp:effectExtent l="1905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cstate="print"/>
                      <a:srcRect/>
                      <a:stretch>
                        <a:fillRect/>
                      </a:stretch>
                    </pic:blipFill>
                    <pic:spPr bwMode="auto">
                      <a:xfrm>
                        <a:off x="0" y="0"/>
                        <a:ext cx="5612130" cy="5365443"/>
                      </a:xfrm>
                      <a:prstGeom prst="rect">
                        <a:avLst/>
                      </a:prstGeom>
                      <a:noFill/>
                      <a:ln w="9525">
                        <a:noFill/>
                        <a:miter lim="800000"/>
                        <a:headEnd/>
                        <a:tailEnd/>
                      </a:ln>
                    </pic:spPr>
                  </pic:pic>
                </a:graphicData>
              </a:graphic>
            </wp:inline>
          </w:drawing>
        </w:r>
      </w:ins>
    </w:p>
    <w:p w14:paraId="15B77921" w14:textId="77777777" w:rsidR="000A4424" w:rsidRPr="00E6766F" w:rsidRDefault="000A4424" w:rsidP="000A4424">
      <w:pPr>
        <w:pStyle w:val="Ttulo2"/>
        <w:numPr>
          <w:ilvl w:val="0"/>
          <w:numId w:val="0"/>
        </w:numPr>
        <w:ind w:left="576"/>
        <w:rPr>
          <w:ins w:id="628" w:author="prueba" w:date="2013-08-22T18:35:00Z"/>
          <w:b w:val="0"/>
          <w:sz w:val="20"/>
          <w:szCs w:val="20"/>
          <w:lang w:val="es-PE"/>
        </w:rPr>
      </w:pPr>
      <w:ins w:id="629" w:author="prueba" w:date="2013-08-22T18:35:00Z">
        <w:r w:rsidRPr="00E6766F">
          <w:rPr>
            <w:b w:val="0"/>
            <w:sz w:val="20"/>
            <w:szCs w:val="20"/>
            <w:lang w:val="es-PE"/>
          </w:rPr>
          <w:t>Donde:</w:t>
        </w:r>
      </w:ins>
    </w:p>
    <w:p w14:paraId="15B77922" w14:textId="77777777" w:rsidR="000A4424" w:rsidRPr="00E6766F" w:rsidRDefault="000A4424" w:rsidP="000A4424">
      <w:pPr>
        <w:pStyle w:val="Ttulo2"/>
        <w:numPr>
          <w:ilvl w:val="0"/>
          <w:numId w:val="160"/>
        </w:numPr>
        <w:rPr>
          <w:ins w:id="630" w:author="prueba" w:date="2013-08-22T18:35:00Z"/>
          <w:b w:val="0"/>
          <w:sz w:val="20"/>
          <w:szCs w:val="20"/>
          <w:lang w:val="es-PE"/>
        </w:rPr>
      </w:pPr>
      <w:ins w:id="631" w:author="prueba" w:date="2013-08-22T18:35:00Z">
        <w:r w:rsidRPr="00E6766F">
          <w:rPr>
            <w:b w:val="0"/>
            <w:sz w:val="20"/>
            <w:szCs w:val="20"/>
            <w:lang w:val="es-PE"/>
          </w:rPr>
          <w:t>Deberá mostrar la sub partida nacional asociada a la serie</w:t>
        </w:r>
      </w:ins>
    </w:p>
    <w:p w14:paraId="15B77923" w14:textId="77777777" w:rsidR="000A4424" w:rsidRPr="00E6766F" w:rsidRDefault="000A4424" w:rsidP="000A4424">
      <w:pPr>
        <w:pStyle w:val="Ttulo2"/>
        <w:numPr>
          <w:ilvl w:val="0"/>
          <w:numId w:val="160"/>
        </w:numPr>
        <w:rPr>
          <w:ins w:id="632" w:author="prueba" w:date="2013-08-22T18:35:00Z"/>
          <w:b w:val="0"/>
          <w:sz w:val="20"/>
          <w:szCs w:val="20"/>
          <w:lang w:val="es-PE"/>
        </w:rPr>
      </w:pPr>
      <w:ins w:id="633" w:author="prueba" w:date="2013-08-22T18:35:00Z">
        <w:r w:rsidRPr="00E6766F">
          <w:rPr>
            <w:b w:val="0"/>
            <w:sz w:val="20"/>
            <w:szCs w:val="20"/>
            <w:lang w:val="es-PE"/>
          </w:rPr>
          <w:t>Deberá mostrar el código de trato preferencial asociado a la serie</w:t>
        </w:r>
      </w:ins>
    </w:p>
    <w:p w14:paraId="15B77924" w14:textId="77777777" w:rsidR="000A4424" w:rsidRPr="00E6766F" w:rsidRDefault="000A4424" w:rsidP="000A4424">
      <w:pPr>
        <w:pStyle w:val="Ttulo2"/>
        <w:numPr>
          <w:ilvl w:val="0"/>
          <w:numId w:val="160"/>
        </w:numPr>
        <w:rPr>
          <w:ins w:id="634" w:author="prueba" w:date="2013-08-22T18:35:00Z"/>
          <w:b w:val="0"/>
          <w:sz w:val="20"/>
          <w:szCs w:val="20"/>
          <w:lang w:val="es-PE"/>
        </w:rPr>
      </w:pPr>
      <w:ins w:id="635" w:author="prueba" w:date="2013-08-22T18:35:00Z">
        <w:r w:rsidRPr="00E6766F">
          <w:rPr>
            <w:b w:val="0"/>
            <w:sz w:val="20"/>
            <w:szCs w:val="20"/>
            <w:lang w:val="es-PE"/>
          </w:rPr>
          <w:t>Deberá mostrar el número de aviso de llegada asociado al envío</w:t>
        </w:r>
      </w:ins>
    </w:p>
    <w:p w14:paraId="15B77925" w14:textId="77777777" w:rsidR="000A4424" w:rsidRPr="00E6766F" w:rsidRDefault="000A4424" w:rsidP="000A4424">
      <w:pPr>
        <w:pStyle w:val="Ttulo2"/>
        <w:numPr>
          <w:ilvl w:val="0"/>
          <w:numId w:val="160"/>
        </w:numPr>
        <w:rPr>
          <w:ins w:id="636" w:author="prueba" w:date="2013-08-22T18:35:00Z"/>
          <w:b w:val="0"/>
          <w:sz w:val="20"/>
          <w:szCs w:val="20"/>
          <w:lang w:val="es-PE"/>
        </w:rPr>
      </w:pPr>
      <w:ins w:id="637" w:author="prueba" w:date="2013-08-22T18:35:00Z">
        <w:r w:rsidRPr="00E6766F">
          <w:rPr>
            <w:b w:val="0"/>
            <w:sz w:val="20"/>
            <w:szCs w:val="20"/>
            <w:lang w:val="es-PE"/>
          </w:rPr>
          <w:t>Deberá mostrar el número de documento postal origen asociado al envío.</w:t>
        </w:r>
      </w:ins>
    </w:p>
    <w:p w14:paraId="15B77926" w14:textId="77777777" w:rsidR="000A4424" w:rsidRPr="00E6766F" w:rsidRDefault="000A4424" w:rsidP="000A4424">
      <w:pPr>
        <w:pStyle w:val="Ttulo2"/>
        <w:numPr>
          <w:ilvl w:val="0"/>
          <w:numId w:val="160"/>
        </w:numPr>
        <w:rPr>
          <w:ins w:id="638" w:author="prueba" w:date="2013-08-22T18:35:00Z"/>
          <w:b w:val="0"/>
          <w:sz w:val="20"/>
          <w:szCs w:val="20"/>
          <w:lang w:val="es-PE"/>
        </w:rPr>
      </w:pPr>
      <w:ins w:id="639" w:author="prueba" w:date="2013-08-22T18:35:00Z">
        <w:r w:rsidRPr="00E6766F">
          <w:rPr>
            <w:b w:val="0"/>
            <w:sz w:val="20"/>
            <w:szCs w:val="20"/>
            <w:lang w:val="es-PE"/>
          </w:rPr>
          <w:t>Deberá mostrar la cantidad de unidades asociada a la serie</w:t>
        </w:r>
      </w:ins>
    </w:p>
    <w:p w14:paraId="15B77927" w14:textId="77777777" w:rsidR="000A4424" w:rsidRPr="00E6766F" w:rsidRDefault="000A4424" w:rsidP="000A4424">
      <w:pPr>
        <w:pStyle w:val="Ttulo2"/>
        <w:numPr>
          <w:ilvl w:val="0"/>
          <w:numId w:val="160"/>
        </w:numPr>
        <w:rPr>
          <w:ins w:id="640" w:author="prueba" w:date="2013-08-22T18:35:00Z"/>
          <w:b w:val="0"/>
          <w:sz w:val="20"/>
          <w:szCs w:val="20"/>
          <w:lang w:val="es-PE"/>
        </w:rPr>
      </w:pPr>
      <w:ins w:id="641" w:author="prueba" w:date="2013-08-22T18:35:00Z">
        <w:r w:rsidRPr="00E6766F">
          <w:rPr>
            <w:b w:val="0"/>
            <w:sz w:val="20"/>
            <w:szCs w:val="20"/>
            <w:lang w:val="es-PE"/>
          </w:rPr>
          <w:t>Deberá mostrar el tipo de unidades físicas asociado a la serie</w:t>
        </w:r>
      </w:ins>
    </w:p>
    <w:p w14:paraId="15B77928" w14:textId="77777777" w:rsidR="000A4424" w:rsidRPr="00E6766F" w:rsidRDefault="000A4424" w:rsidP="000A4424">
      <w:pPr>
        <w:pStyle w:val="Ttulo2"/>
        <w:numPr>
          <w:ilvl w:val="0"/>
          <w:numId w:val="160"/>
        </w:numPr>
        <w:rPr>
          <w:ins w:id="642" w:author="prueba" w:date="2013-08-22T18:35:00Z"/>
          <w:b w:val="0"/>
          <w:sz w:val="20"/>
          <w:szCs w:val="20"/>
          <w:lang w:val="es-PE"/>
        </w:rPr>
      </w:pPr>
      <w:ins w:id="643" w:author="prueba" w:date="2013-08-22T18:35:00Z">
        <w:r w:rsidRPr="00E6766F">
          <w:rPr>
            <w:b w:val="0"/>
            <w:sz w:val="20"/>
            <w:szCs w:val="20"/>
            <w:lang w:val="es-PE"/>
          </w:rPr>
          <w:t>Deberá mostrar el peso bruto de la serie</w:t>
        </w:r>
      </w:ins>
    </w:p>
    <w:p w14:paraId="15B77929" w14:textId="77777777" w:rsidR="000A4424" w:rsidRDefault="000A4424" w:rsidP="000A4424">
      <w:pPr>
        <w:pStyle w:val="Ttulo2"/>
        <w:numPr>
          <w:ilvl w:val="0"/>
          <w:numId w:val="0"/>
        </w:numPr>
        <w:ind w:left="1296"/>
        <w:rPr>
          <w:ins w:id="644" w:author="prueba" w:date="2013-08-22T18:35:00Z"/>
          <w:b w:val="0"/>
          <w:sz w:val="20"/>
          <w:szCs w:val="20"/>
          <w:lang w:val="es-PE"/>
        </w:rPr>
      </w:pPr>
      <w:ins w:id="645" w:author="prueba" w:date="2013-08-22T18:35:00Z">
        <w:r w:rsidRPr="00E6766F">
          <w:rPr>
            <w:b w:val="0"/>
            <w:sz w:val="20"/>
            <w:szCs w:val="20"/>
            <w:lang w:val="es-PE"/>
          </w:rPr>
          <w:t>Deberá mostrar la cantidad de bultos asociados a la serie</w:t>
        </w:r>
      </w:ins>
    </w:p>
    <w:p w14:paraId="15B7792A" w14:textId="77777777" w:rsidR="000A4424" w:rsidRPr="000A4424" w:rsidRDefault="000A4424" w:rsidP="000A4424">
      <w:pPr>
        <w:pStyle w:val="Ttulo2"/>
        <w:numPr>
          <w:ilvl w:val="0"/>
          <w:numId w:val="160"/>
        </w:numPr>
        <w:rPr>
          <w:ins w:id="646" w:author="prueba" w:date="2013-08-22T18:35:00Z"/>
          <w:b w:val="0"/>
          <w:sz w:val="20"/>
          <w:szCs w:val="20"/>
          <w:lang w:val="es-PE"/>
        </w:rPr>
      </w:pPr>
      <w:ins w:id="647" w:author="prueba" w:date="2013-08-22T18:35:00Z">
        <w:r w:rsidRPr="000A4424">
          <w:rPr>
            <w:b w:val="0"/>
            <w:sz w:val="20"/>
            <w:szCs w:val="20"/>
            <w:lang w:val="es-PE"/>
          </w:rPr>
          <w:t xml:space="preserve"> Deberá mostrar el total de cantidad asociado a la DIF</w:t>
        </w:r>
      </w:ins>
    </w:p>
    <w:p w14:paraId="15B7792B" w14:textId="77777777" w:rsidR="000A4424" w:rsidRPr="00E6766F" w:rsidRDefault="000A4424" w:rsidP="000A4424">
      <w:pPr>
        <w:pStyle w:val="Ttulo2"/>
        <w:numPr>
          <w:ilvl w:val="0"/>
          <w:numId w:val="160"/>
        </w:numPr>
        <w:rPr>
          <w:ins w:id="648" w:author="prueba" w:date="2013-08-22T18:35:00Z"/>
          <w:b w:val="0"/>
          <w:sz w:val="20"/>
          <w:szCs w:val="20"/>
          <w:lang w:val="es-PE"/>
        </w:rPr>
      </w:pPr>
      <w:ins w:id="649" w:author="prueba" w:date="2013-08-22T18:35:00Z">
        <w:r w:rsidRPr="000A4424">
          <w:rPr>
            <w:b w:val="0"/>
            <w:sz w:val="20"/>
            <w:szCs w:val="20"/>
            <w:lang w:val="es-PE"/>
          </w:rPr>
          <w:t>Deberá mostrar el monto total liquidado de la DIF (en núm</w:t>
        </w:r>
        <w:r w:rsidRPr="00E6766F">
          <w:rPr>
            <w:b w:val="0"/>
            <w:sz w:val="20"/>
            <w:szCs w:val="20"/>
            <w:lang w:val="es-PE"/>
          </w:rPr>
          <w:t>eros)</w:t>
        </w:r>
      </w:ins>
    </w:p>
    <w:p w14:paraId="15B7792C" w14:textId="77777777" w:rsidR="000A4424" w:rsidRPr="00E6766F" w:rsidRDefault="000A4424" w:rsidP="000A4424">
      <w:pPr>
        <w:pStyle w:val="Ttulo2"/>
        <w:numPr>
          <w:ilvl w:val="0"/>
          <w:numId w:val="160"/>
        </w:numPr>
        <w:rPr>
          <w:ins w:id="650" w:author="prueba" w:date="2013-08-22T18:35:00Z"/>
          <w:b w:val="0"/>
          <w:sz w:val="20"/>
          <w:szCs w:val="20"/>
          <w:lang w:val="es-PE"/>
        </w:rPr>
      </w:pPr>
      <w:ins w:id="651" w:author="prueba" w:date="2013-08-22T18:35:00Z">
        <w:r w:rsidRPr="00E6766F">
          <w:rPr>
            <w:b w:val="0"/>
            <w:sz w:val="20"/>
            <w:szCs w:val="20"/>
            <w:lang w:val="es-PE"/>
          </w:rPr>
          <w:t>Deberá mostrar el número de registro del funcionario de SUNAT que generó la declaración.</w:t>
        </w:r>
      </w:ins>
    </w:p>
    <w:p w14:paraId="15B7792D" w14:textId="77777777" w:rsidR="000A4424" w:rsidRDefault="000A4424" w:rsidP="000A4424">
      <w:pPr>
        <w:pStyle w:val="Ttulo2"/>
        <w:numPr>
          <w:ilvl w:val="0"/>
          <w:numId w:val="160"/>
        </w:numPr>
        <w:rPr>
          <w:ins w:id="652" w:author="prueba" w:date="2013-08-22T18:35:00Z"/>
          <w:lang w:val="es-PE"/>
        </w:rPr>
      </w:pPr>
      <w:ins w:id="653" w:author="prueba" w:date="2013-08-22T18:35:00Z">
        <w:r w:rsidRPr="00E6766F">
          <w:rPr>
            <w:b w:val="0"/>
            <w:sz w:val="20"/>
            <w:szCs w:val="20"/>
            <w:lang w:val="es-PE"/>
          </w:rPr>
          <w:t>Deberá mostrar el código del funcionario de SERPOST que participó en el despacho</w:t>
        </w:r>
        <w:r w:rsidRPr="00752A5B">
          <w:rPr>
            <w:lang w:val="es-PE"/>
          </w:rPr>
          <w:t>.</w:t>
        </w:r>
      </w:ins>
    </w:p>
    <w:p w14:paraId="15B7792E" w14:textId="77777777" w:rsidR="000A4424" w:rsidRDefault="000A4424" w:rsidP="00AD425D">
      <w:pPr>
        <w:rPr>
          <w:ins w:id="654" w:author="prueba" w:date="2013-08-22T18:36:00Z"/>
          <w:lang w:val="es-PE"/>
        </w:rPr>
        <w:sectPr w:rsidR="000A4424" w:rsidSect="008055B4">
          <w:pgSz w:w="11907" w:h="16840" w:code="9"/>
          <w:pgMar w:top="1559" w:right="1106" w:bottom="1418" w:left="1418" w:header="709" w:footer="709" w:gutter="0"/>
          <w:cols w:space="708"/>
          <w:docGrid w:linePitch="360"/>
        </w:sectPr>
      </w:pPr>
    </w:p>
    <w:p w14:paraId="15B7792F" w14:textId="77777777" w:rsidR="000A4424" w:rsidRPr="000A4424" w:rsidRDefault="000A4424" w:rsidP="00AD425D">
      <w:pPr>
        <w:rPr>
          <w:ins w:id="655" w:author="prueba" w:date="2013-08-22T18:31:00Z"/>
          <w:lang w:val="es-PE"/>
          <w:rPrChange w:id="656" w:author="prueba" w:date="2013-08-22T18:35:00Z">
            <w:rPr>
              <w:ins w:id="657" w:author="prueba" w:date="2013-08-22T18:31:00Z"/>
            </w:rPr>
          </w:rPrChange>
        </w:rPr>
      </w:pPr>
      <w:ins w:id="658" w:author="prueba" w:date="2013-08-22T18:36:00Z">
        <w:r>
          <w:rPr>
            <w:lang w:val="es-PE"/>
          </w:rPr>
          <w:t>Formato a imprimir por Serpost S.A.:</w:t>
        </w:r>
      </w:ins>
    </w:p>
    <w:p w14:paraId="15B77930" w14:textId="77777777" w:rsidR="00AD425D" w:rsidRDefault="00F33A5A" w:rsidP="00AD425D">
      <w:pPr>
        <w:rPr>
          <w:ins w:id="659" w:author="prueba" w:date="2013-08-22T18:31:00Z"/>
        </w:rPr>
      </w:pPr>
      <w:ins w:id="660" w:author="prueba" w:date="2013-08-22T18:31:00Z">
        <w:r>
          <w:rPr>
            <w:noProof/>
            <w:lang w:val="es-PE" w:eastAsia="es-PE"/>
            <w:rPrChange w:id="661">
              <w:rPr>
                <w:rFonts w:eastAsia="Arial Unicode MS" w:cs="Arial"/>
                <w:b/>
                <w:bCs/>
                <w:noProof/>
                <w:kern w:val="22"/>
                <w:sz w:val="26"/>
                <w:szCs w:val="28"/>
                <w:lang w:val="es-PE" w:eastAsia="es-PE"/>
              </w:rPr>
            </w:rPrChange>
          </w:rPr>
          <w:drawing>
            <wp:inline distT="0" distB="0" distL="0" distR="0" wp14:anchorId="15B77B45" wp14:editId="15B77B46">
              <wp:extent cx="5612130" cy="7943495"/>
              <wp:effectExtent l="1905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cstate="print"/>
                      <a:srcRect/>
                      <a:stretch>
                        <a:fillRect/>
                      </a:stretch>
                    </pic:blipFill>
                    <pic:spPr bwMode="auto">
                      <a:xfrm>
                        <a:off x="0" y="0"/>
                        <a:ext cx="5612130" cy="7943495"/>
                      </a:xfrm>
                      <a:prstGeom prst="rect">
                        <a:avLst/>
                      </a:prstGeom>
                      <a:noFill/>
                      <a:ln w="9525">
                        <a:noFill/>
                        <a:miter lim="800000"/>
                        <a:headEnd/>
                        <a:tailEnd/>
                      </a:ln>
                    </pic:spPr>
                  </pic:pic>
                </a:graphicData>
              </a:graphic>
            </wp:inline>
          </w:drawing>
        </w:r>
      </w:ins>
    </w:p>
    <w:p w14:paraId="15B77931" w14:textId="77777777" w:rsidR="000A4424" w:rsidRDefault="000A4424" w:rsidP="008C6227">
      <w:pPr>
        <w:pStyle w:val="Ttulo2"/>
        <w:numPr>
          <w:ilvl w:val="0"/>
          <w:numId w:val="0"/>
        </w:numPr>
        <w:ind w:left="576"/>
        <w:rPr>
          <w:ins w:id="662" w:author="prueba" w:date="2013-08-22T18:37:00Z"/>
          <w:lang w:val="es-PE"/>
        </w:rPr>
        <w:sectPr w:rsidR="000A4424" w:rsidSect="008055B4">
          <w:pgSz w:w="11907" w:h="16840" w:code="9"/>
          <w:pgMar w:top="1559" w:right="1106" w:bottom="1418" w:left="1418" w:header="709" w:footer="709" w:gutter="0"/>
          <w:cols w:space="708"/>
          <w:docGrid w:linePitch="360"/>
        </w:sectPr>
      </w:pPr>
    </w:p>
    <w:p w14:paraId="15B77932" w14:textId="77777777" w:rsidR="00E51529" w:rsidDel="000A4424" w:rsidRDefault="00E51529" w:rsidP="008C6227">
      <w:pPr>
        <w:pStyle w:val="Ttulo2"/>
        <w:numPr>
          <w:ilvl w:val="0"/>
          <w:numId w:val="0"/>
        </w:numPr>
        <w:ind w:left="576"/>
        <w:rPr>
          <w:del w:id="663" w:author="prueba" w:date="2013-08-22T18:37:00Z"/>
          <w:lang w:val="es-PE"/>
        </w:rPr>
      </w:pPr>
    </w:p>
    <w:p w14:paraId="15B77933" w14:textId="77777777" w:rsidR="006C677F" w:rsidDel="000A4424" w:rsidRDefault="006C677F" w:rsidP="008C6227">
      <w:pPr>
        <w:pStyle w:val="Ttulo2"/>
        <w:numPr>
          <w:ilvl w:val="0"/>
          <w:numId w:val="0"/>
        </w:numPr>
        <w:ind w:left="576"/>
        <w:rPr>
          <w:del w:id="664" w:author="prueba" w:date="2013-08-22T18:37:00Z"/>
          <w:lang w:val="es-PE"/>
        </w:rPr>
      </w:pPr>
    </w:p>
    <w:p w14:paraId="15B77934" w14:textId="77777777" w:rsidR="006C677F" w:rsidDel="000A4424" w:rsidRDefault="006C677F" w:rsidP="008C6227">
      <w:pPr>
        <w:pStyle w:val="Ttulo2"/>
        <w:numPr>
          <w:ilvl w:val="0"/>
          <w:numId w:val="0"/>
        </w:numPr>
        <w:ind w:left="576"/>
        <w:rPr>
          <w:del w:id="665" w:author="prueba" w:date="2013-08-22T18:37:00Z"/>
        </w:rPr>
      </w:pPr>
    </w:p>
    <w:p w14:paraId="15B77935" w14:textId="77777777" w:rsidR="00075AFE" w:rsidDel="000A4424" w:rsidRDefault="00075AFE" w:rsidP="008C6227">
      <w:pPr>
        <w:pStyle w:val="Ttulo2"/>
        <w:numPr>
          <w:ilvl w:val="0"/>
          <w:numId w:val="0"/>
        </w:numPr>
        <w:ind w:left="576"/>
        <w:rPr>
          <w:del w:id="666" w:author="prueba" w:date="2013-08-22T18:37:00Z"/>
          <w:lang w:val="es-PE"/>
        </w:rPr>
      </w:pPr>
    </w:p>
    <w:p w14:paraId="15B77936" w14:textId="77777777" w:rsidR="006C677F" w:rsidDel="00EB7071" w:rsidRDefault="006C677F" w:rsidP="008C6227">
      <w:pPr>
        <w:pStyle w:val="Ttulo2"/>
        <w:numPr>
          <w:ilvl w:val="0"/>
          <w:numId w:val="0"/>
        </w:numPr>
        <w:ind w:left="576"/>
        <w:rPr>
          <w:del w:id="667" w:author="prueba" w:date="2013-08-22T18:32:00Z"/>
          <w:lang w:val="es-PE"/>
        </w:rPr>
      </w:pPr>
    </w:p>
    <w:p w14:paraId="15B77937" w14:textId="77777777" w:rsidR="006C677F" w:rsidDel="00EB7071" w:rsidRDefault="006C677F" w:rsidP="008C6227">
      <w:pPr>
        <w:pStyle w:val="Ttulo2"/>
        <w:numPr>
          <w:ilvl w:val="0"/>
          <w:numId w:val="0"/>
        </w:numPr>
        <w:ind w:left="576"/>
        <w:rPr>
          <w:del w:id="668" w:author="prueba" w:date="2013-08-22T18:32:00Z"/>
          <w:lang w:val="es-PE"/>
        </w:rPr>
      </w:pPr>
    </w:p>
    <w:p w14:paraId="15B77938" w14:textId="77777777" w:rsidR="006C677F" w:rsidDel="00EB7071" w:rsidRDefault="006C677F" w:rsidP="008C6227">
      <w:pPr>
        <w:pStyle w:val="Ttulo2"/>
        <w:numPr>
          <w:ilvl w:val="0"/>
          <w:numId w:val="0"/>
        </w:numPr>
        <w:ind w:left="576"/>
        <w:rPr>
          <w:del w:id="669" w:author="prueba" w:date="2013-08-22T18:32:00Z"/>
          <w:lang w:val="es-PE"/>
        </w:rPr>
      </w:pPr>
    </w:p>
    <w:p w14:paraId="15B77939" w14:textId="77777777" w:rsidR="00E40E29" w:rsidDel="000A4424" w:rsidRDefault="00E40E29" w:rsidP="008C6227">
      <w:pPr>
        <w:pStyle w:val="Ttulo2"/>
        <w:numPr>
          <w:ilvl w:val="0"/>
          <w:numId w:val="0"/>
        </w:numPr>
        <w:ind w:left="720"/>
        <w:rPr>
          <w:del w:id="670" w:author="prueba" w:date="2013-08-22T18:34:00Z"/>
          <w:lang w:val="es-PE"/>
        </w:rPr>
      </w:pPr>
    </w:p>
    <w:p w14:paraId="15B7793A" w14:textId="77777777" w:rsidR="00D01CB1" w:rsidRPr="000E6FC3" w:rsidRDefault="00D01CB1" w:rsidP="008C6227">
      <w:pPr>
        <w:pStyle w:val="Ttulo2"/>
        <w:numPr>
          <w:ilvl w:val="1"/>
          <w:numId w:val="130"/>
        </w:numPr>
        <w:rPr>
          <w:lang w:val="es-PE"/>
        </w:rPr>
      </w:pPr>
      <w:r w:rsidRPr="00752A5B">
        <w:rPr>
          <w:lang w:val="es-PE"/>
        </w:rPr>
        <w:t>Formato de Impresión de Notificación de Observaciones</w:t>
      </w:r>
    </w:p>
    <w:p w14:paraId="15B7793B" w14:textId="77777777" w:rsidR="00D01CB1" w:rsidRPr="00752A5B" w:rsidDel="000A4424" w:rsidRDefault="00D01CB1" w:rsidP="008C6227">
      <w:pPr>
        <w:pStyle w:val="Ttulo2"/>
        <w:numPr>
          <w:ilvl w:val="0"/>
          <w:numId w:val="0"/>
        </w:numPr>
        <w:ind w:left="576"/>
        <w:rPr>
          <w:del w:id="671" w:author="prueba" w:date="2013-08-22T18:33:00Z"/>
          <w:lang w:val="es-PE"/>
        </w:rPr>
      </w:pPr>
    </w:p>
    <w:tbl>
      <w:tblPr>
        <w:tblStyle w:val="Tablaconcuadrcula"/>
        <w:tblW w:w="0" w:type="auto"/>
        <w:tblInd w:w="108" w:type="dxa"/>
        <w:tblLook w:val="04A0" w:firstRow="1" w:lastRow="0" w:firstColumn="1" w:lastColumn="0" w:noHBand="0" w:noVBand="1"/>
      </w:tblPr>
      <w:tblGrid>
        <w:gridCol w:w="339"/>
        <w:gridCol w:w="2943"/>
        <w:gridCol w:w="558"/>
        <w:gridCol w:w="859"/>
        <w:gridCol w:w="850"/>
        <w:gridCol w:w="854"/>
        <w:gridCol w:w="696"/>
        <w:gridCol w:w="151"/>
        <w:gridCol w:w="1717"/>
      </w:tblGrid>
      <w:tr w:rsidR="00D01CB1" w:rsidRPr="00752A5B" w:rsidDel="000A4424" w14:paraId="15B7793F" w14:textId="77777777" w:rsidTr="00C64DF0">
        <w:trPr>
          <w:trHeight w:val="1159"/>
          <w:del w:id="672" w:author="prueba" w:date="2013-08-22T18:33:00Z"/>
        </w:trPr>
        <w:tc>
          <w:tcPr>
            <w:tcW w:w="3829" w:type="dxa"/>
            <w:gridSpan w:val="3"/>
          </w:tcPr>
          <w:p w14:paraId="15B7793C" w14:textId="77777777" w:rsidR="00D01CB1" w:rsidRPr="00752A5B" w:rsidDel="000A4424" w:rsidRDefault="00F33A5A" w:rsidP="008C6227">
            <w:pPr>
              <w:rPr>
                <w:del w:id="673" w:author="prueba" w:date="2013-08-22T18:33:00Z"/>
              </w:rPr>
            </w:pPr>
            <w:del w:id="674" w:author="prueba" w:date="2013-08-22T18:33:00Z">
              <w:r>
                <w:rPr>
                  <w:noProof/>
                  <w:lang w:val="es-PE" w:eastAsia="es-PE"/>
                  <w:rPrChange w:id="675">
                    <w:rPr>
                      <w:rFonts w:eastAsia="Arial Unicode MS" w:cs="Arial"/>
                      <w:b/>
                      <w:bCs/>
                      <w:noProof/>
                      <w:kern w:val="22"/>
                      <w:sz w:val="26"/>
                      <w:szCs w:val="28"/>
                      <w:lang w:val="es-PE" w:eastAsia="es-PE"/>
                    </w:rPr>
                  </w:rPrChange>
                </w:rPr>
                <w:drawing>
                  <wp:inline distT="0" distB="0" distL="0" distR="0" wp14:anchorId="15B77B47" wp14:editId="15B77B48">
                    <wp:extent cx="2239408" cy="545497"/>
                    <wp:effectExtent l="19050" t="0" r="8492" b="0"/>
                    <wp:docPr id="14" name="0 Imagen" descr="Sunat-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at-Logo.gif"/>
                            <pic:cNvPicPr/>
                          </pic:nvPicPr>
                          <pic:blipFill>
                            <a:blip r:embed="rId38" cstate="print"/>
                            <a:stretch>
                              <a:fillRect/>
                            </a:stretch>
                          </pic:blipFill>
                          <pic:spPr>
                            <a:xfrm>
                              <a:off x="0" y="0"/>
                              <a:ext cx="2243393" cy="546468"/>
                            </a:xfrm>
                            <a:prstGeom prst="rect">
                              <a:avLst/>
                            </a:prstGeom>
                          </pic:spPr>
                        </pic:pic>
                      </a:graphicData>
                    </a:graphic>
                  </wp:inline>
                </w:drawing>
              </w:r>
            </w:del>
          </w:p>
          <w:p w14:paraId="15B7793D" w14:textId="77777777" w:rsidR="00D01CB1" w:rsidRPr="00752A5B" w:rsidDel="000A4424" w:rsidRDefault="00D01CB1" w:rsidP="008C6227">
            <w:pPr>
              <w:rPr>
                <w:del w:id="676" w:author="prueba" w:date="2013-08-22T18:33:00Z"/>
              </w:rPr>
            </w:pPr>
          </w:p>
        </w:tc>
        <w:tc>
          <w:tcPr>
            <w:tcW w:w="5127" w:type="dxa"/>
            <w:gridSpan w:val="6"/>
          </w:tcPr>
          <w:p w14:paraId="15B7793E" w14:textId="5575A7EF" w:rsidR="00D01CB1" w:rsidRPr="00752A5B" w:rsidDel="000A4424" w:rsidRDefault="00B16D16" w:rsidP="008C6227">
            <w:pPr>
              <w:rPr>
                <w:del w:id="677" w:author="prueba" w:date="2013-08-22T18:33:00Z"/>
              </w:rPr>
            </w:pPr>
            <w:del w:id="678" w:author="prueba" w:date="2013-08-22T18:33:00Z">
              <w:r>
                <w:rPr>
                  <w:noProof/>
                  <w:lang w:val="es-PE" w:eastAsia="es-PE"/>
                </w:rPr>
                <mc:AlternateContent>
                  <mc:Choice Requires="wps">
                    <w:drawing>
                      <wp:anchor distT="0" distB="0" distL="114300" distR="114300" simplePos="0" relativeHeight="251662336" behindDoc="0" locked="0" layoutInCell="1" allowOverlap="1" wp14:anchorId="15B77B49" wp14:editId="6019B65B">
                        <wp:simplePos x="0" y="0"/>
                        <wp:positionH relativeFrom="column">
                          <wp:posOffset>-70485</wp:posOffset>
                        </wp:positionH>
                        <wp:positionV relativeFrom="paragraph">
                          <wp:posOffset>29845</wp:posOffset>
                        </wp:positionV>
                        <wp:extent cx="3227705" cy="690245"/>
                        <wp:effectExtent l="0" t="0" r="0" b="0"/>
                        <wp:wrapNone/>
                        <wp:docPr id="2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7705" cy="6902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B77B7E" w14:textId="77777777" w:rsidR="009B72E4" w:rsidRDefault="009B72E4" w:rsidP="00D01CB1">
                                    <w:pPr>
                                      <w:jc w:val="center"/>
                                      <w:rPr>
                                        <w:b/>
                                        <w:sz w:val="20"/>
                                      </w:rPr>
                                    </w:pPr>
                                    <w:r w:rsidRPr="00056264">
                                      <w:rPr>
                                        <w:b/>
                                        <w:sz w:val="20"/>
                                        <w:highlight w:val="cyan"/>
                                      </w:rPr>
                                      <w:t>Intendencia de Aduana Postal del Callao</w:t>
                                    </w:r>
                                  </w:p>
                                  <w:p w14:paraId="15B77B7F" w14:textId="77777777" w:rsidR="009B72E4" w:rsidRPr="00056264" w:rsidRDefault="009B72E4" w:rsidP="00D01CB1">
                                    <w:pPr>
                                      <w:jc w:val="center"/>
                                      <w:rPr>
                                        <w:b/>
                                        <w:sz w:val="10"/>
                                      </w:rPr>
                                    </w:pPr>
                                  </w:p>
                                  <w:p w14:paraId="15B77B80" w14:textId="77777777" w:rsidR="009B72E4" w:rsidRDefault="009B72E4" w:rsidP="00D01CB1">
                                    <w:pPr>
                                      <w:jc w:val="center"/>
                                      <w:rPr>
                                        <w:b/>
                                        <w:sz w:val="20"/>
                                      </w:rPr>
                                    </w:pPr>
                                    <w:r w:rsidRPr="00056264">
                                      <w:rPr>
                                        <w:b/>
                                        <w:sz w:val="20"/>
                                      </w:rPr>
                                      <w:t>NOTIFICACION</w:t>
                                    </w:r>
                                    <w:r>
                                      <w:rPr>
                                        <w:b/>
                                        <w:sz w:val="20"/>
                                      </w:rPr>
                                      <w:t xml:space="preserve"> N° 244-3F0020-2012-          </w:t>
                                    </w:r>
                                    <w:r w:rsidRPr="00056264">
                                      <w:rPr>
                                        <w:b/>
                                        <w:sz w:val="20"/>
                                      </w:rPr>
                                      <w:t>-SUNAT</w:t>
                                    </w:r>
                                  </w:p>
                                  <w:p w14:paraId="15B77B81" w14:textId="77777777" w:rsidR="009B72E4" w:rsidRPr="00056264" w:rsidRDefault="009B72E4" w:rsidP="00D01CB1">
                                    <w:pPr>
                                      <w:jc w:val="center"/>
                                      <w:rPr>
                                        <w:b/>
                                        <w:sz w:val="2"/>
                                      </w:rPr>
                                    </w:pPr>
                                  </w:p>
                                  <w:p w14:paraId="15B77B82" w14:textId="77777777" w:rsidR="009B72E4" w:rsidRDefault="009B72E4" w:rsidP="00056264">
                                    <w:pPr>
                                      <w:jc w:val="left"/>
                                      <w:rPr>
                                        <w:sz w:val="16"/>
                                        <w:szCs w:val="18"/>
                                      </w:rPr>
                                    </w:pPr>
                                    <w:r w:rsidRPr="00056264">
                                      <w:rPr>
                                        <w:sz w:val="16"/>
                                        <w:szCs w:val="18"/>
                                      </w:rPr>
                                      <w:t xml:space="preserve">Fecha y Hora de Generación: </w:t>
                                    </w:r>
                                    <w:r>
                                      <w:rPr>
                                        <w:sz w:val="16"/>
                                        <w:szCs w:val="18"/>
                                      </w:rPr>
                                      <w:t xml:space="preserve">00/00/0000 </w:t>
                                    </w:r>
                                  </w:p>
                                  <w:p w14:paraId="15B77B83" w14:textId="77777777" w:rsidR="009B72E4" w:rsidRPr="007E5BCD" w:rsidRDefault="009B72E4" w:rsidP="00056264">
                                    <w:pPr>
                                      <w:jc w:val="left"/>
                                      <w:rPr>
                                        <w:strike/>
                                        <w:sz w:val="18"/>
                                        <w:szCs w:val="18"/>
                                      </w:rPr>
                                    </w:pPr>
                                    <w:r w:rsidRPr="007E5BCD">
                                      <w:rPr>
                                        <w:strike/>
                                        <w:sz w:val="16"/>
                                        <w:szCs w:val="18"/>
                                        <w:highlight w:val="cyan"/>
                                      </w:rPr>
                                      <w:t xml:space="preserve">Fecha y Hora de </w:t>
                                    </w:r>
                                    <w:r w:rsidRPr="007E5BCD">
                                      <w:rPr>
                                        <w:strike/>
                                        <w:sz w:val="16"/>
                                        <w:szCs w:val="16"/>
                                        <w:highlight w:val="cyan"/>
                                      </w:rPr>
                                      <w:t>Impresión: 00/00/0000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32" type="#_x0000_t202" style="position:absolute;left:0;text-align:left;margin-left:-5.55pt;margin-top:2.35pt;width:254.15pt;height:54.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" stroked="f">
                        <v:textbox>
                          <w:txbxContent>
                            <w:p w14:paraId="15B77B7E" w14:textId="77777777" w:rsidR="009B72E4" w:rsidRDefault="009B72E4" w:rsidP="00D01CB1">
                              <w:pPr>
                                <w:jc w:val="center"/>
                                <w:rPr>
                                  <w:b/>
                                  <w:sz w:val="20"/>
                                </w:rPr>
                              </w:pPr>
                              <w:r w:rsidRPr="00056264">
                                <w:rPr>
                                  <w:b/>
                                  <w:sz w:val="20"/>
                                  <w:highlight w:val="cyan"/>
                                </w:rPr>
                                <w:t>Intendencia de Aduana Postal del Callao</w:t>
                              </w:r>
                            </w:p>
                            <w:p w14:paraId="15B77B7F" w14:textId="77777777" w:rsidR="009B72E4" w:rsidRPr="00056264" w:rsidRDefault="009B72E4" w:rsidP="00D01CB1">
                              <w:pPr>
                                <w:jc w:val="center"/>
                                <w:rPr>
                                  <w:b/>
                                  <w:sz w:val="10"/>
                                </w:rPr>
                              </w:pPr>
                            </w:p>
                            <w:p w14:paraId="15B77B80" w14:textId="77777777" w:rsidR="009B72E4" w:rsidRDefault="009B72E4" w:rsidP="00D01CB1">
                              <w:pPr>
                                <w:jc w:val="center"/>
                                <w:rPr>
                                  <w:b/>
                                  <w:sz w:val="20"/>
                                </w:rPr>
                              </w:pPr>
                              <w:r w:rsidRPr="00056264">
                                <w:rPr>
                                  <w:b/>
                                  <w:sz w:val="20"/>
                                </w:rPr>
                                <w:t>NOTIFICACION</w:t>
                              </w:r>
                              <w:r>
                                <w:rPr>
                                  <w:b/>
                                  <w:sz w:val="20"/>
                                </w:rPr>
                                <w:t xml:space="preserve"> N° 244-3F0020-2012-          </w:t>
                              </w:r>
                              <w:r w:rsidRPr="00056264">
                                <w:rPr>
                                  <w:b/>
                                  <w:sz w:val="20"/>
                                </w:rPr>
                                <w:t>-SUNAT</w:t>
                              </w:r>
                            </w:p>
                            <w:p w14:paraId="15B77B81" w14:textId="77777777" w:rsidR="009B72E4" w:rsidRPr="00056264" w:rsidRDefault="009B72E4" w:rsidP="00D01CB1">
                              <w:pPr>
                                <w:jc w:val="center"/>
                                <w:rPr>
                                  <w:b/>
                                  <w:sz w:val="2"/>
                                </w:rPr>
                              </w:pPr>
                            </w:p>
                            <w:p w14:paraId="15B77B82" w14:textId="77777777" w:rsidR="009B72E4" w:rsidRDefault="009B72E4" w:rsidP="00056264">
                              <w:pPr>
                                <w:jc w:val="left"/>
                                <w:rPr>
                                  <w:sz w:val="16"/>
                                  <w:szCs w:val="18"/>
                                </w:rPr>
                              </w:pPr>
                              <w:r w:rsidRPr="00056264">
                                <w:rPr>
                                  <w:sz w:val="16"/>
                                  <w:szCs w:val="18"/>
                                </w:rPr>
                                <w:t xml:space="preserve">Fecha y Hora de Generación: </w:t>
                              </w:r>
                              <w:r>
                                <w:rPr>
                                  <w:sz w:val="16"/>
                                  <w:szCs w:val="18"/>
                                </w:rPr>
                                <w:t xml:space="preserve">00/00/0000 </w:t>
                              </w:r>
                            </w:p>
                            <w:p w14:paraId="15B77B83" w14:textId="77777777" w:rsidR="009B72E4" w:rsidRPr="007E5BCD" w:rsidRDefault="009B72E4" w:rsidP="00056264">
                              <w:pPr>
                                <w:jc w:val="left"/>
                                <w:rPr>
                                  <w:strike/>
                                  <w:sz w:val="18"/>
                                  <w:szCs w:val="18"/>
                                </w:rPr>
                              </w:pPr>
                              <w:r w:rsidRPr="007E5BCD">
                                <w:rPr>
                                  <w:strike/>
                                  <w:sz w:val="16"/>
                                  <w:szCs w:val="18"/>
                                  <w:highlight w:val="cyan"/>
                                </w:rPr>
                                <w:t xml:space="preserve">Fecha y Hora de </w:t>
                              </w:r>
                              <w:r w:rsidRPr="007E5BCD">
                                <w:rPr>
                                  <w:strike/>
                                  <w:sz w:val="16"/>
                                  <w:szCs w:val="16"/>
                                  <w:highlight w:val="cyan"/>
                                </w:rPr>
                                <w:t>Impresión: 00/00/0000</w:t>
                              </w:r>
                            </w:p>
                          </w:txbxContent>
                        </v:textbox>
                      </v:shape>
                    </w:pict>
                  </mc:Fallback>
                </mc:AlternateContent>
              </w:r>
            </w:del>
          </w:p>
        </w:tc>
      </w:tr>
      <w:tr w:rsidR="00D01CB1" w:rsidRPr="00752A5B" w:rsidDel="000A4424" w14:paraId="15B77942" w14:textId="77777777" w:rsidTr="00C64DF0">
        <w:trPr>
          <w:del w:id="679" w:author="prueba" w:date="2013-08-22T18:33:00Z"/>
        </w:trPr>
        <w:tc>
          <w:tcPr>
            <w:tcW w:w="328" w:type="dxa"/>
            <w:shd w:val="clear" w:color="auto" w:fill="000000" w:themeFill="text1"/>
          </w:tcPr>
          <w:p w14:paraId="15B77940" w14:textId="77777777" w:rsidR="00D01CB1" w:rsidRPr="00752A5B" w:rsidDel="000A4424" w:rsidRDefault="00D01CB1" w:rsidP="008C6227">
            <w:pPr>
              <w:rPr>
                <w:del w:id="680" w:author="prueba" w:date="2013-08-22T18:33:00Z"/>
                <w:b/>
                <w:szCs w:val="20"/>
              </w:rPr>
            </w:pPr>
            <w:del w:id="681" w:author="prueba" w:date="2013-08-22T18:33:00Z">
              <w:r w:rsidRPr="00752A5B" w:rsidDel="000A4424">
                <w:rPr>
                  <w:b/>
                  <w:szCs w:val="20"/>
                </w:rPr>
                <w:delText>1</w:delText>
              </w:r>
            </w:del>
          </w:p>
        </w:tc>
        <w:tc>
          <w:tcPr>
            <w:tcW w:w="8628" w:type="dxa"/>
            <w:gridSpan w:val="8"/>
            <w:shd w:val="clear" w:color="auto" w:fill="BFBFBF" w:themeFill="background1" w:themeFillShade="BF"/>
          </w:tcPr>
          <w:p w14:paraId="15B77941" w14:textId="77777777" w:rsidR="00D01CB1" w:rsidRPr="00752A5B" w:rsidDel="000A4424" w:rsidRDefault="00D01CB1" w:rsidP="008C6227">
            <w:pPr>
              <w:rPr>
                <w:del w:id="682" w:author="prueba" w:date="2013-08-22T18:33:00Z"/>
              </w:rPr>
            </w:pPr>
            <w:del w:id="683" w:author="prueba" w:date="2013-08-22T18:33:00Z">
              <w:r w:rsidRPr="00752A5B" w:rsidDel="000A4424">
                <w:rPr>
                  <w:b/>
                  <w:szCs w:val="20"/>
                </w:rPr>
                <w:delText>DATOS GENERALES</w:delText>
              </w:r>
            </w:del>
          </w:p>
        </w:tc>
      </w:tr>
      <w:tr w:rsidR="00D01CB1" w:rsidRPr="00752A5B" w:rsidDel="000A4424" w14:paraId="15B77946" w14:textId="77777777" w:rsidTr="00C64DF0">
        <w:trPr>
          <w:del w:id="684" w:author="prueba" w:date="2013-08-22T18:33:00Z"/>
        </w:trPr>
        <w:tc>
          <w:tcPr>
            <w:tcW w:w="6392" w:type="dxa"/>
            <w:gridSpan w:val="6"/>
          </w:tcPr>
          <w:p w14:paraId="15B77943" w14:textId="77777777" w:rsidR="00D01CB1" w:rsidRPr="00752A5B" w:rsidDel="000A4424" w:rsidRDefault="00D01CB1" w:rsidP="008C6227">
            <w:pPr>
              <w:rPr>
                <w:del w:id="685" w:author="prueba" w:date="2013-08-22T18:33:00Z"/>
                <w:sz w:val="16"/>
                <w:szCs w:val="16"/>
              </w:rPr>
            </w:pPr>
            <w:del w:id="686" w:author="prueba" w:date="2013-08-22T18:33:00Z">
              <w:r w:rsidRPr="00752A5B" w:rsidDel="000A4424">
                <w:rPr>
                  <w:sz w:val="16"/>
                  <w:szCs w:val="16"/>
                </w:rPr>
                <w:delText>Nombre o Razón Social del Declarante:</w:delText>
              </w:r>
            </w:del>
          </w:p>
          <w:p w14:paraId="15B77944" w14:textId="77777777" w:rsidR="00D01CB1" w:rsidRPr="00752A5B" w:rsidDel="000A4424" w:rsidRDefault="00D01CB1" w:rsidP="008C6227">
            <w:pPr>
              <w:rPr>
                <w:del w:id="687" w:author="prueba" w:date="2013-08-22T18:33:00Z"/>
                <w:sz w:val="16"/>
                <w:szCs w:val="16"/>
              </w:rPr>
            </w:pPr>
          </w:p>
        </w:tc>
        <w:tc>
          <w:tcPr>
            <w:tcW w:w="2564" w:type="dxa"/>
            <w:gridSpan w:val="3"/>
          </w:tcPr>
          <w:p w14:paraId="15B77945" w14:textId="77777777" w:rsidR="00D01CB1" w:rsidRPr="00752A5B" w:rsidDel="000A4424" w:rsidRDefault="00D01CB1" w:rsidP="008C6227">
            <w:pPr>
              <w:rPr>
                <w:del w:id="688" w:author="prueba" w:date="2013-08-22T18:33:00Z"/>
                <w:sz w:val="16"/>
                <w:szCs w:val="16"/>
              </w:rPr>
            </w:pPr>
            <w:del w:id="689" w:author="prueba" w:date="2013-08-22T18:33:00Z">
              <w:r w:rsidRPr="00752A5B" w:rsidDel="000A4424">
                <w:rPr>
                  <w:sz w:val="16"/>
                  <w:szCs w:val="16"/>
                </w:rPr>
                <w:delText>Tipo y N° Doc. Identidad</w:delText>
              </w:r>
            </w:del>
          </w:p>
        </w:tc>
      </w:tr>
      <w:tr w:rsidR="00D01CB1" w:rsidRPr="00752A5B" w:rsidDel="000A4424" w14:paraId="15B77949" w14:textId="77777777" w:rsidTr="00C64DF0">
        <w:trPr>
          <w:del w:id="690" w:author="prueba" w:date="2013-08-22T18:33:00Z"/>
        </w:trPr>
        <w:tc>
          <w:tcPr>
            <w:tcW w:w="8956" w:type="dxa"/>
            <w:gridSpan w:val="9"/>
          </w:tcPr>
          <w:p w14:paraId="15B77947" w14:textId="77777777" w:rsidR="00D01CB1" w:rsidRPr="00752A5B" w:rsidDel="000A4424" w:rsidRDefault="00D01CB1" w:rsidP="008C6227">
            <w:pPr>
              <w:rPr>
                <w:del w:id="691" w:author="prueba" w:date="2013-08-22T18:33:00Z"/>
                <w:sz w:val="16"/>
                <w:szCs w:val="16"/>
              </w:rPr>
            </w:pPr>
            <w:del w:id="692" w:author="prueba" w:date="2013-08-22T18:33:00Z">
              <w:r w:rsidRPr="00752A5B" w:rsidDel="000A4424">
                <w:rPr>
                  <w:sz w:val="16"/>
                  <w:szCs w:val="16"/>
                </w:rPr>
                <w:delText>Destinatario</w:delText>
              </w:r>
            </w:del>
          </w:p>
          <w:p w14:paraId="15B77948" w14:textId="77777777" w:rsidR="00D01CB1" w:rsidRPr="00752A5B" w:rsidDel="000A4424" w:rsidRDefault="00D01CB1" w:rsidP="008C6227">
            <w:pPr>
              <w:rPr>
                <w:del w:id="693" w:author="prueba" w:date="2013-08-22T18:33:00Z"/>
                <w:sz w:val="16"/>
                <w:szCs w:val="16"/>
              </w:rPr>
            </w:pPr>
          </w:p>
        </w:tc>
      </w:tr>
      <w:tr w:rsidR="00D01CB1" w:rsidRPr="00752A5B" w:rsidDel="000A4424" w14:paraId="15B7794C" w14:textId="77777777" w:rsidTr="00C64DF0">
        <w:trPr>
          <w:del w:id="694" w:author="prueba" w:date="2013-08-22T18:33:00Z"/>
        </w:trPr>
        <w:tc>
          <w:tcPr>
            <w:tcW w:w="8956" w:type="dxa"/>
            <w:gridSpan w:val="9"/>
          </w:tcPr>
          <w:p w14:paraId="15B7794A" w14:textId="77777777" w:rsidR="00D01CB1" w:rsidRPr="00752A5B" w:rsidDel="000A4424" w:rsidRDefault="00D01CB1" w:rsidP="008C6227">
            <w:pPr>
              <w:rPr>
                <w:del w:id="695" w:author="prueba" w:date="2013-08-22T18:33:00Z"/>
                <w:sz w:val="16"/>
                <w:szCs w:val="16"/>
              </w:rPr>
            </w:pPr>
            <w:del w:id="696" w:author="prueba" w:date="2013-08-22T18:33:00Z">
              <w:r w:rsidRPr="00752A5B" w:rsidDel="000A4424">
                <w:rPr>
                  <w:sz w:val="16"/>
                  <w:szCs w:val="16"/>
                </w:rPr>
                <w:delText>Dirección</w:delText>
              </w:r>
            </w:del>
          </w:p>
          <w:p w14:paraId="15B7794B" w14:textId="77777777" w:rsidR="00D01CB1" w:rsidRPr="00752A5B" w:rsidDel="000A4424" w:rsidRDefault="00D01CB1" w:rsidP="008C6227">
            <w:pPr>
              <w:rPr>
                <w:del w:id="697" w:author="prueba" w:date="2013-08-22T18:33:00Z"/>
              </w:rPr>
            </w:pPr>
          </w:p>
        </w:tc>
      </w:tr>
      <w:tr w:rsidR="00D01CB1" w:rsidRPr="00752A5B" w:rsidDel="000A4424" w14:paraId="15B77953" w14:textId="77777777" w:rsidTr="00C64DF0">
        <w:trPr>
          <w:del w:id="698" w:author="prueba" w:date="2013-08-22T18:33:00Z"/>
        </w:trPr>
        <w:tc>
          <w:tcPr>
            <w:tcW w:w="5538" w:type="dxa"/>
            <w:gridSpan w:val="5"/>
          </w:tcPr>
          <w:p w14:paraId="15B7794D" w14:textId="77777777" w:rsidR="00D01CB1" w:rsidRPr="00752A5B" w:rsidDel="000A4424" w:rsidRDefault="00D01CB1" w:rsidP="008C6227">
            <w:pPr>
              <w:rPr>
                <w:del w:id="699" w:author="prueba" w:date="2013-08-22T18:33:00Z"/>
                <w:sz w:val="16"/>
                <w:szCs w:val="16"/>
              </w:rPr>
            </w:pPr>
            <w:del w:id="700" w:author="prueba" w:date="2013-08-22T18:33:00Z">
              <w:r w:rsidRPr="00752A5B" w:rsidDel="000A4424">
                <w:rPr>
                  <w:sz w:val="16"/>
                  <w:szCs w:val="16"/>
                </w:rPr>
                <w:delText>Remitente</w:delText>
              </w:r>
            </w:del>
          </w:p>
          <w:p w14:paraId="15B7794E" w14:textId="77777777" w:rsidR="00D01CB1" w:rsidRPr="00752A5B" w:rsidDel="000A4424" w:rsidRDefault="00D01CB1" w:rsidP="008C6227">
            <w:pPr>
              <w:rPr>
                <w:del w:id="701" w:author="prueba" w:date="2013-08-22T18:33:00Z"/>
              </w:rPr>
            </w:pPr>
          </w:p>
        </w:tc>
        <w:tc>
          <w:tcPr>
            <w:tcW w:w="1701" w:type="dxa"/>
            <w:gridSpan w:val="3"/>
          </w:tcPr>
          <w:p w14:paraId="15B7794F" w14:textId="77777777" w:rsidR="00D01CB1" w:rsidRPr="00752A5B" w:rsidDel="000A4424" w:rsidRDefault="00D01CB1" w:rsidP="008C6227">
            <w:pPr>
              <w:rPr>
                <w:del w:id="702" w:author="prueba" w:date="2013-08-22T18:33:00Z"/>
                <w:sz w:val="16"/>
                <w:szCs w:val="16"/>
              </w:rPr>
            </w:pPr>
            <w:del w:id="703" w:author="prueba" w:date="2013-08-22T18:33:00Z">
              <w:r w:rsidRPr="00752A5B" w:rsidDel="000A4424">
                <w:rPr>
                  <w:sz w:val="16"/>
                  <w:szCs w:val="16"/>
                </w:rPr>
                <w:delText>País de Origen</w:delText>
              </w:r>
            </w:del>
          </w:p>
          <w:p w14:paraId="15B77950" w14:textId="77777777" w:rsidR="00D01CB1" w:rsidRPr="00752A5B" w:rsidDel="000A4424" w:rsidRDefault="00D01CB1" w:rsidP="008C6227">
            <w:pPr>
              <w:rPr>
                <w:del w:id="704" w:author="prueba" w:date="2013-08-22T18:33:00Z"/>
              </w:rPr>
            </w:pPr>
          </w:p>
        </w:tc>
        <w:tc>
          <w:tcPr>
            <w:tcW w:w="1717" w:type="dxa"/>
          </w:tcPr>
          <w:p w14:paraId="15B77951" w14:textId="77777777" w:rsidR="00D01CB1" w:rsidRPr="00752A5B" w:rsidDel="000A4424" w:rsidRDefault="00D01CB1" w:rsidP="008C6227">
            <w:pPr>
              <w:rPr>
                <w:del w:id="705" w:author="prueba" w:date="2013-08-22T18:33:00Z"/>
                <w:sz w:val="16"/>
                <w:szCs w:val="16"/>
              </w:rPr>
            </w:pPr>
            <w:del w:id="706" w:author="prueba" w:date="2013-08-22T18:33:00Z">
              <w:r w:rsidRPr="00752A5B" w:rsidDel="000A4424">
                <w:rPr>
                  <w:sz w:val="16"/>
                  <w:szCs w:val="16"/>
                </w:rPr>
                <w:delText>Oficina de Origen</w:delText>
              </w:r>
            </w:del>
          </w:p>
          <w:p w14:paraId="15B77952" w14:textId="77777777" w:rsidR="00D01CB1" w:rsidRPr="00752A5B" w:rsidDel="000A4424" w:rsidRDefault="00D01CB1" w:rsidP="008C6227">
            <w:pPr>
              <w:rPr>
                <w:del w:id="707" w:author="prueba" w:date="2013-08-22T18:33:00Z"/>
              </w:rPr>
            </w:pPr>
          </w:p>
        </w:tc>
      </w:tr>
      <w:tr w:rsidR="00D01CB1" w:rsidRPr="00752A5B" w:rsidDel="000A4424" w14:paraId="15B7795B" w14:textId="77777777" w:rsidTr="00C64DF0">
        <w:trPr>
          <w:del w:id="708" w:author="prueba" w:date="2013-08-22T18:33:00Z"/>
        </w:trPr>
        <w:tc>
          <w:tcPr>
            <w:tcW w:w="3271" w:type="dxa"/>
            <w:gridSpan w:val="2"/>
          </w:tcPr>
          <w:p w14:paraId="15B77954" w14:textId="77777777" w:rsidR="00D01CB1" w:rsidRPr="00752A5B" w:rsidDel="000A4424" w:rsidRDefault="00D01CB1" w:rsidP="008C6227">
            <w:pPr>
              <w:rPr>
                <w:del w:id="709" w:author="prueba" w:date="2013-08-22T18:33:00Z"/>
                <w:sz w:val="16"/>
                <w:szCs w:val="16"/>
              </w:rPr>
            </w:pPr>
            <w:del w:id="710" w:author="prueba" w:date="2013-08-22T18:33:00Z">
              <w:r w:rsidRPr="00752A5B" w:rsidDel="000A4424">
                <w:rPr>
                  <w:sz w:val="16"/>
                  <w:szCs w:val="16"/>
                </w:rPr>
                <w:delText>Empresa de Transporte</w:delText>
              </w:r>
            </w:del>
          </w:p>
          <w:p w14:paraId="15B77955" w14:textId="77777777" w:rsidR="00D01CB1" w:rsidRPr="00752A5B" w:rsidDel="000A4424" w:rsidRDefault="00D01CB1" w:rsidP="008C6227">
            <w:pPr>
              <w:rPr>
                <w:del w:id="711" w:author="prueba" w:date="2013-08-22T18:33:00Z"/>
              </w:rPr>
            </w:pPr>
          </w:p>
        </w:tc>
        <w:tc>
          <w:tcPr>
            <w:tcW w:w="1417" w:type="dxa"/>
            <w:gridSpan w:val="2"/>
          </w:tcPr>
          <w:p w14:paraId="15B77956" w14:textId="77777777" w:rsidR="00D01CB1" w:rsidRPr="00752A5B" w:rsidDel="000A4424" w:rsidRDefault="00D01CB1" w:rsidP="008C6227">
            <w:pPr>
              <w:rPr>
                <w:del w:id="712" w:author="prueba" w:date="2013-08-22T18:33:00Z"/>
                <w:sz w:val="16"/>
                <w:szCs w:val="16"/>
              </w:rPr>
            </w:pPr>
            <w:del w:id="713" w:author="prueba" w:date="2013-08-22T18:33:00Z">
              <w:r w:rsidRPr="00752A5B" w:rsidDel="000A4424">
                <w:rPr>
                  <w:sz w:val="16"/>
                  <w:szCs w:val="16"/>
                </w:rPr>
                <w:delText>Vuelo/Nave</w:delText>
              </w:r>
            </w:del>
          </w:p>
        </w:tc>
        <w:tc>
          <w:tcPr>
            <w:tcW w:w="1704" w:type="dxa"/>
            <w:gridSpan w:val="2"/>
          </w:tcPr>
          <w:p w14:paraId="15B77957" w14:textId="77777777" w:rsidR="007E5BCD" w:rsidDel="000A4424" w:rsidRDefault="007E5BCD" w:rsidP="008C6227">
            <w:pPr>
              <w:rPr>
                <w:del w:id="714" w:author="prueba" w:date="2013-08-22T18:33:00Z"/>
                <w:sz w:val="16"/>
                <w:szCs w:val="16"/>
              </w:rPr>
            </w:pPr>
            <w:del w:id="715" w:author="prueba" w:date="2013-08-22T18:33:00Z">
              <w:r w:rsidRPr="005151C9" w:rsidDel="000A4424">
                <w:rPr>
                  <w:sz w:val="16"/>
                  <w:highlight w:val="cyan"/>
                </w:rPr>
                <w:delText>DPO (Número)</w:delText>
              </w:r>
              <w:r w:rsidRPr="00752A5B" w:rsidDel="000A4424">
                <w:rPr>
                  <w:sz w:val="16"/>
                  <w:szCs w:val="16"/>
                </w:rPr>
                <w:delText xml:space="preserve"> </w:delText>
              </w:r>
            </w:del>
          </w:p>
          <w:p w14:paraId="15B77958" w14:textId="77777777" w:rsidR="00D447F4" w:rsidRPr="005151C9" w:rsidDel="000A4424" w:rsidRDefault="00D447F4" w:rsidP="008C6227">
            <w:pPr>
              <w:rPr>
                <w:del w:id="716" w:author="prueba" w:date="2013-08-22T18:33:00Z"/>
                <w:sz w:val="16"/>
                <w:lang w:val="es-PE"/>
              </w:rPr>
            </w:pPr>
            <w:del w:id="717" w:author="prueba" w:date="2013-08-22T18:33:00Z">
              <w:r w:rsidRPr="005151C9" w:rsidDel="000A4424">
                <w:rPr>
                  <w:sz w:val="16"/>
                  <w:highlight w:val="cyan"/>
                </w:rPr>
                <w:delText>Aviso de Llegada (</w:delText>
              </w:r>
              <w:r w:rsidDel="000A4424">
                <w:rPr>
                  <w:sz w:val="16"/>
                  <w:highlight w:val="cyan"/>
                </w:rPr>
                <w:delText>Año</w:delText>
              </w:r>
              <w:r w:rsidRPr="005151C9" w:rsidDel="000A4424">
                <w:rPr>
                  <w:sz w:val="16"/>
                  <w:highlight w:val="cyan"/>
                </w:rPr>
                <w:delText>, tipo y Número)</w:delText>
              </w:r>
            </w:del>
          </w:p>
          <w:p w14:paraId="15B77959" w14:textId="77777777" w:rsidR="005151C9" w:rsidRPr="005151C9" w:rsidDel="000A4424" w:rsidRDefault="00D447F4" w:rsidP="008C6227">
            <w:pPr>
              <w:rPr>
                <w:del w:id="718" w:author="prueba" w:date="2013-08-22T18:33:00Z"/>
                <w:lang w:val="es-PE"/>
              </w:rPr>
            </w:pPr>
            <w:del w:id="719" w:author="prueba" w:date="2013-08-22T18:33:00Z">
              <w:r w:rsidRPr="00752A5B" w:rsidDel="000A4424">
                <w:rPr>
                  <w:sz w:val="16"/>
                  <w:szCs w:val="16"/>
                </w:rPr>
                <w:delText>Año y N° DEP</w:delText>
              </w:r>
            </w:del>
          </w:p>
        </w:tc>
        <w:tc>
          <w:tcPr>
            <w:tcW w:w="2564" w:type="dxa"/>
            <w:gridSpan w:val="3"/>
          </w:tcPr>
          <w:p w14:paraId="15B7795A" w14:textId="77777777" w:rsidR="00D01CB1" w:rsidRPr="00752A5B" w:rsidDel="000A4424" w:rsidRDefault="00D01CB1" w:rsidP="008C6227">
            <w:pPr>
              <w:rPr>
                <w:del w:id="720" w:author="prueba" w:date="2013-08-22T18:33:00Z"/>
              </w:rPr>
            </w:pPr>
            <w:del w:id="721" w:author="prueba" w:date="2013-08-22T18:33:00Z">
              <w:r w:rsidRPr="00752A5B" w:rsidDel="000A4424">
                <w:rPr>
                  <w:sz w:val="16"/>
                  <w:szCs w:val="16"/>
                </w:rPr>
                <w:delText>F. de arribo Dep. Temp. Postal</w:delText>
              </w:r>
            </w:del>
          </w:p>
        </w:tc>
      </w:tr>
      <w:tr w:rsidR="00D01CB1" w:rsidRPr="00752A5B" w:rsidDel="000A4424" w14:paraId="15B7795E" w14:textId="77777777" w:rsidTr="00C64DF0">
        <w:trPr>
          <w:del w:id="722" w:author="prueba" w:date="2013-08-22T18:33:00Z"/>
        </w:trPr>
        <w:tc>
          <w:tcPr>
            <w:tcW w:w="328" w:type="dxa"/>
            <w:tcBorders>
              <w:bottom w:val="single" w:sz="4" w:space="0" w:color="000000" w:themeColor="text1"/>
            </w:tcBorders>
            <w:shd w:val="clear" w:color="auto" w:fill="000000" w:themeFill="text1"/>
          </w:tcPr>
          <w:p w14:paraId="15B7795C" w14:textId="77777777" w:rsidR="00D01CB1" w:rsidRPr="00752A5B" w:rsidDel="000A4424" w:rsidRDefault="00D01CB1" w:rsidP="008C6227">
            <w:pPr>
              <w:rPr>
                <w:del w:id="723" w:author="prueba" w:date="2013-08-22T18:33:00Z"/>
                <w:b/>
                <w:szCs w:val="20"/>
              </w:rPr>
            </w:pPr>
            <w:del w:id="724" w:author="prueba" w:date="2013-08-22T18:33:00Z">
              <w:r w:rsidRPr="00752A5B" w:rsidDel="000A4424">
                <w:rPr>
                  <w:b/>
                  <w:szCs w:val="20"/>
                </w:rPr>
                <w:delText>2</w:delText>
              </w:r>
            </w:del>
          </w:p>
        </w:tc>
        <w:tc>
          <w:tcPr>
            <w:tcW w:w="8628" w:type="dxa"/>
            <w:gridSpan w:val="8"/>
            <w:tcBorders>
              <w:bottom w:val="single" w:sz="4" w:space="0" w:color="000000" w:themeColor="text1"/>
            </w:tcBorders>
            <w:shd w:val="clear" w:color="auto" w:fill="BFBFBF" w:themeFill="background1" w:themeFillShade="BF"/>
          </w:tcPr>
          <w:p w14:paraId="15B7795D" w14:textId="77777777" w:rsidR="00D01CB1" w:rsidRPr="00752A5B" w:rsidDel="000A4424" w:rsidRDefault="00D01CB1" w:rsidP="008C6227">
            <w:pPr>
              <w:rPr>
                <w:del w:id="725" w:author="prueba" w:date="2013-08-22T18:33:00Z"/>
              </w:rPr>
            </w:pPr>
            <w:del w:id="726" w:author="prueba" w:date="2013-08-22T18:33:00Z">
              <w:r w:rsidRPr="00752A5B" w:rsidDel="000A4424">
                <w:rPr>
                  <w:b/>
                  <w:szCs w:val="20"/>
                </w:rPr>
                <w:delText>OBSERVACI</w:delText>
              </w:r>
              <w:r w:rsidR="00DF0B61" w:rsidDel="000A4424">
                <w:rPr>
                  <w:b/>
                  <w:szCs w:val="20"/>
                </w:rPr>
                <w:delText>ÓN(</w:delText>
              </w:r>
              <w:r w:rsidRPr="00752A5B" w:rsidDel="000A4424">
                <w:rPr>
                  <w:b/>
                  <w:szCs w:val="20"/>
                </w:rPr>
                <w:delText>ES</w:delText>
              </w:r>
              <w:r w:rsidR="00DF0B61" w:rsidDel="000A4424">
                <w:rPr>
                  <w:b/>
                  <w:szCs w:val="20"/>
                </w:rPr>
                <w:delText>)</w:delText>
              </w:r>
              <w:r w:rsidRPr="00752A5B" w:rsidDel="000A4424">
                <w:rPr>
                  <w:b/>
                  <w:szCs w:val="20"/>
                </w:rPr>
                <w:delText xml:space="preserve"> SUNAT</w:delText>
              </w:r>
            </w:del>
          </w:p>
        </w:tc>
      </w:tr>
      <w:tr w:rsidR="00D01CB1" w:rsidRPr="00752A5B" w:rsidDel="000A4424" w14:paraId="15B77964" w14:textId="77777777" w:rsidTr="00C64DF0">
        <w:trPr>
          <w:del w:id="727" w:author="prueba" w:date="2013-08-22T18:33:00Z"/>
        </w:trPr>
        <w:tc>
          <w:tcPr>
            <w:tcW w:w="8956" w:type="dxa"/>
            <w:gridSpan w:val="9"/>
            <w:tcBorders>
              <w:bottom w:val="nil"/>
            </w:tcBorders>
          </w:tcPr>
          <w:p w14:paraId="15B7795F" w14:textId="77777777" w:rsidR="00D01CB1" w:rsidRPr="00752A5B" w:rsidDel="000A4424" w:rsidRDefault="00D01CB1" w:rsidP="008C6227">
            <w:pPr>
              <w:rPr>
                <w:del w:id="728" w:author="prueba" w:date="2013-08-22T18:33:00Z"/>
                <w:szCs w:val="20"/>
              </w:rPr>
            </w:pPr>
            <w:del w:id="729" w:author="prueba" w:date="2013-08-22T18:33:00Z">
              <w:r w:rsidRPr="00752A5B" w:rsidDel="000A4424">
                <w:rPr>
                  <w:szCs w:val="20"/>
                </w:rPr>
                <w:delText xml:space="preserve">A fin de </w:delText>
              </w:r>
              <w:r w:rsidRPr="00DF0B61" w:rsidDel="000A4424">
                <w:rPr>
                  <w:strike/>
                  <w:szCs w:val="20"/>
                  <w:highlight w:val="cyan"/>
                </w:rPr>
                <w:delText>culminar</w:delText>
              </w:r>
              <w:r w:rsidR="00DF0B61" w:rsidRPr="00DF0B61" w:rsidDel="000A4424">
                <w:rPr>
                  <w:szCs w:val="20"/>
                  <w:highlight w:val="cyan"/>
                </w:rPr>
                <w:delText xml:space="preserve"> proseguir</w:delText>
              </w:r>
              <w:r w:rsidR="00DF0B61" w:rsidDel="000A4424">
                <w:rPr>
                  <w:szCs w:val="20"/>
                </w:rPr>
                <w:delText xml:space="preserve"> con</w:delText>
              </w:r>
              <w:r w:rsidRPr="00752A5B" w:rsidDel="000A4424">
                <w:rPr>
                  <w:szCs w:val="20"/>
                </w:rPr>
                <w:delText xml:space="preserve"> el despacho aduanero </w:delText>
              </w:r>
              <w:r w:rsidR="00DF0B61" w:rsidRPr="00DF0B61" w:rsidDel="000A4424">
                <w:rPr>
                  <w:szCs w:val="20"/>
                  <w:highlight w:val="cyan"/>
                </w:rPr>
                <w:delText>se solicita</w:delText>
              </w:r>
              <w:r w:rsidR="00DF0B61" w:rsidDel="000A4424">
                <w:rPr>
                  <w:szCs w:val="20"/>
                </w:rPr>
                <w:delText xml:space="preserve"> </w:delText>
              </w:r>
              <w:r w:rsidRPr="00DF0B61" w:rsidDel="000A4424">
                <w:rPr>
                  <w:strike/>
                  <w:szCs w:val="20"/>
                  <w:highlight w:val="cyan"/>
                </w:rPr>
                <w:delText>solicitamos</w:delText>
              </w:r>
              <w:r w:rsidRPr="00752A5B" w:rsidDel="000A4424">
                <w:rPr>
                  <w:szCs w:val="20"/>
                </w:rPr>
                <w:delText xml:space="preserve"> lo siguiente:</w:delText>
              </w:r>
            </w:del>
          </w:p>
          <w:p w14:paraId="15B77960" w14:textId="77777777" w:rsidR="00D01CB1" w:rsidRPr="00752A5B" w:rsidDel="000A4424" w:rsidRDefault="00D01CB1" w:rsidP="008C6227">
            <w:pPr>
              <w:rPr>
                <w:del w:id="730" w:author="prueba" w:date="2013-08-22T18:33:00Z"/>
              </w:rPr>
            </w:pPr>
          </w:p>
          <w:p w14:paraId="15B77961" w14:textId="77777777" w:rsidR="00D01CB1" w:rsidRPr="00752A5B" w:rsidDel="000A4424" w:rsidRDefault="00D01CB1" w:rsidP="008C6227">
            <w:pPr>
              <w:rPr>
                <w:del w:id="731" w:author="prueba" w:date="2013-08-22T18:33:00Z"/>
              </w:rPr>
            </w:pPr>
          </w:p>
          <w:p w14:paraId="15B77962" w14:textId="77777777" w:rsidR="00D01CB1" w:rsidRPr="00752A5B" w:rsidDel="000A4424" w:rsidRDefault="00D01CB1" w:rsidP="008C6227">
            <w:pPr>
              <w:rPr>
                <w:del w:id="732" w:author="prueba" w:date="2013-08-22T18:33:00Z"/>
              </w:rPr>
            </w:pPr>
          </w:p>
          <w:p w14:paraId="15B77963" w14:textId="77777777" w:rsidR="00D01CB1" w:rsidRPr="00752A5B" w:rsidDel="000A4424" w:rsidRDefault="00D01CB1" w:rsidP="008C6227">
            <w:pPr>
              <w:rPr>
                <w:del w:id="733" w:author="prueba" w:date="2013-08-22T18:33:00Z"/>
              </w:rPr>
            </w:pPr>
          </w:p>
        </w:tc>
      </w:tr>
      <w:tr w:rsidR="00D01CB1" w:rsidRPr="00752A5B" w:rsidDel="000A4424" w14:paraId="15B7796B" w14:textId="77777777" w:rsidTr="00C64DF0">
        <w:trPr>
          <w:trHeight w:val="451"/>
          <w:del w:id="734" w:author="prueba" w:date="2013-08-22T18:33:00Z"/>
        </w:trPr>
        <w:tc>
          <w:tcPr>
            <w:tcW w:w="7088" w:type="dxa"/>
            <w:gridSpan w:val="7"/>
            <w:vMerge w:val="restart"/>
            <w:tcBorders>
              <w:top w:val="nil"/>
              <w:left w:val="single" w:sz="4" w:space="0" w:color="000000" w:themeColor="text1"/>
              <w:bottom w:val="single" w:sz="4" w:space="0" w:color="000000" w:themeColor="text1"/>
              <w:right w:val="single" w:sz="4" w:space="0" w:color="000000" w:themeColor="text1"/>
            </w:tcBorders>
          </w:tcPr>
          <w:p w14:paraId="15B77965" w14:textId="77777777" w:rsidR="00056264" w:rsidDel="000A4424" w:rsidRDefault="00056264" w:rsidP="008C6227">
            <w:pPr>
              <w:rPr>
                <w:del w:id="735" w:author="prueba" w:date="2013-08-22T18:33:00Z"/>
                <w:sz w:val="16"/>
                <w:szCs w:val="16"/>
              </w:rPr>
            </w:pPr>
            <w:del w:id="736" w:author="prueba" w:date="2013-08-22T18:33:00Z">
              <w:r w:rsidRPr="00056264" w:rsidDel="000A4424">
                <w:rPr>
                  <w:sz w:val="16"/>
                  <w:szCs w:val="16"/>
                  <w:highlight w:val="cyan"/>
                </w:rPr>
                <w:delText xml:space="preserve">Mayores detalles de la(s) observación(es) de la presente notificación </w:delText>
              </w:r>
              <w:r w:rsidDel="000A4424">
                <w:rPr>
                  <w:sz w:val="16"/>
                  <w:szCs w:val="16"/>
                  <w:highlight w:val="cyan"/>
                </w:rPr>
                <w:delText xml:space="preserve">podrá consultarla(s) </w:delText>
              </w:r>
              <w:r w:rsidRPr="00056264" w:rsidDel="000A4424">
                <w:rPr>
                  <w:sz w:val="16"/>
                  <w:szCs w:val="16"/>
                  <w:highlight w:val="cyan"/>
                </w:rPr>
                <w:delText>en el portal Web</w:delText>
              </w:r>
              <w:r w:rsidDel="000A4424">
                <w:rPr>
                  <w:sz w:val="16"/>
                  <w:szCs w:val="16"/>
                  <w:highlight w:val="cyan"/>
                </w:rPr>
                <w:delText xml:space="preserve"> de la Sunat (</w:delText>
              </w:r>
              <w:r w:rsidR="00A13F33" w:rsidDel="000A4424">
                <w:fldChar w:fldCharType="begin"/>
              </w:r>
              <w:r w:rsidR="005D19E4" w:rsidDel="000A4424">
                <w:delInstrText>HYPERLINK "http://www.sunat.gob.pe/"</w:delInstrText>
              </w:r>
              <w:r w:rsidR="00A13F33" w:rsidDel="000A4424">
                <w:fldChar w:fldCharType="separate"/>
              </w:r>
              <w:r w:rsidRPr="007E5BCD" w:rsidDel="000A4424">
                <w:rPr>
                  <w:rStyle w:val="Hipervnculo"/>
                  <w:sz w:val="16"/>
                  <w:szCs w:val="16"/>
                  <w:highlight w:val="cyan"/>
                  <w:u w:val="none"/>
                </w:rPr>
                <w:delText>http://www.sunat.gob.pe/</w:delText>
              </w:r>
              <w:r w:rsidR="00A13F33" w:rsidDel="000A4424">
                <w:fldChar w:fldCharType="end"/>
              </w:r>
              <w:r w:rsidRPr="00056264" w:rsidDel="000A4424">
                <w:rPr>
                  <w:sz w:val="16"/>
                  <w:szCs w:val="16"/>
                  <w:highlight w:val="cyan"/>
                </w:rPr>
                <w:delText xml:space="preserve"> - Operatividad Aduanera</w:delText>
              </w:r>
              <w:r w:rsidDel="000A4424">
                <w:rPr>
                  <w:sz w:val="16"/>
                  <w:szCs w:val="16"/>
                  <w:highlight w:val="cyan"/>
                </w:rPr>
                <w:delText>) o contactarse al teléfono</w:delText>
              </w:r>
              <w:r w:rsidRPr="00056264" w:rsidDel="000A4424">
                <w:rPr>
                  <w:sz w:val="16"/>
                  <w:szCs w:val="16"/>
                  <w:highlight w:val="cyan"/>
                </w:rPr>
                <w:delText xml:space="preserve"> 51 - 1- 219-5150 (Anexo xxxx).</w:delText>
              </w:r>
            </w:del>
          </w:p>
          <w:p w14:paraId="15B77966" w14:textId="77777777" w:rsidR="00056264" w:rsidRPr="00056264" w:rsidDel="000A4424" w:rsidRDefault="00056264" w:rsidP="008C6227">
            <w:pPr>
              <w:rPr>
                <w:del w:id="737" w:author="prueba" w:date="2013-08-22T18:33:00Z"/>
                <w:sz w:val="16"/>
                <w:szCs w:val="16"/>
                <w:highlight w:val="cyan"/>
              </w:rPr>
            </w:pPr>
          </w:p>
          <w:p w14:paraId="15B77967" w14:textId="77777777" w:rsidR="00D01CB1" w:rsidRPr="00C53302" w:rsidDel="000A4424" w:rsidRDefault="0067281E" w:rsidP="008C6227">
            <w:pPr>
              <w:rPr>
                <w:del w:id="738" w:author="prueba" w:date="2013-08-22T18:33:00Z"/>
                <w:strike/>
                <w:sz w:val="16"/>
                <w:szCs w:val="16"/>
                <w:highlight w:val="cyan"/>
              </w:rPr>
            </w:pPr>
            <w:del w:id="739" w:author="prueba" w:date="2013-08-22T18:33:00Z">
              <w:r w:rsidRPr="00C53302" w:rsidDel="000A4424">
                <w:rPr>
                  <w:strike/>
                  <w:sz w:val="16"/>
                  <w:szCs w:val="16"/>
                  <w:highlight w:val="cyan"/>
                </w:rPr>
                <w:delText xml:space="preserve">Lo </w:delText>
              </w:r>
              <w:r w:rsidR="00D01CB1" w:rsidRPr="00C53302" w:rsidDel="000A4424">
                <w:rPr>
                  <w:strike/>
                  <w:sz w:val="16"/>
                  <w:szCs w:val="16"/>
                  <w:highlight w:val="cyan"/>
                </w:rPr>
                <w:delText>solicitad</w:delText>
              </w:r>
              <w:r w:rsidRPr="00C53302" w:rsidDel="000A4424">
                <w:rPr>
                  <w:strike/>
                  <w:sz w:val="16"/>
                  <w:szCs w:val="16"/>
                  <w:highlight w:val="cyan"/>
                </w:rPr>
                <w:delText>o</w:delText>
              </w:r>
              <w:r w:rsidR="00D01CB1" w:rsidRPr="00C53302" w:rsidDel="000A4424">
                <w:rPr>
                  <w:strike/>
                  <w:sz w:val="16"/>
                  <w:szCs w:val="16"/>
                  <w:highlight w:val="cyan"/>
                </w:rPr>
                <w:delText xml:space="preserve"> debe </w:delText>
              </w:r>
              <w:r w:rsidRPr="00C53302" w:rsidDel="000A4424">
                <w:rPr>
                  <w:strike/>
                  <w:sz w:val="16"/>
                  <w:szCs w:val="16"/>
                  <w:highlight w:val="cyan"/>
                </w:rPr>
                <w:delText>presentarse</w:delText>
              </w:r>
              <w:r w:rsidR="00D01CB1" w:rsidRPr="00C53302" w:rsidDel="000A4424">
                <w:rPr>
                  <w:strike/>
                  <w:sz w:val="16"/>
                  <w:szCs w:val="16"/>
                  <w:highlight w:val="cyan"/>
                </w:rPr>
                <w:delText xml:space="preserve"> a través de SERPOST dentro del plazo de diez (10) días hábiles contados a partir del día siguiente de la recepción del presente.</w:delText>
              </w:r>
            </w:del>
          </w:p>
          <w:p w14:paraId="15B77968" w14:textId="77777777" w:rsidR="00D01CB1" w:rsidRPr="00752A5B" w:rsidDel="000A4424" w:rsidRDefault="00D01CB1" w:rsidP="008C6227">
            <w:pPr>
              <w:spacing w:line="480" w:lineRule="auto"/>
              <w:rPr>
                <w:del w:id="740" w:author="prueba" w:date="2013-08-22T18:33:00Z"/>
                <w:sz w:val="16"/>
                <w:szCs w:val="16"/>
              </w:rPr>
            </w:pPr>
            <w:del w:id="741" w:author="prueba" w:date="2013-08-22T18:33:00Z">
              <w:r w:rsidRPr="00752A5B" w:rsidDel="000A4424">
                <w:rPr>
                  <w:b/>
                  <w:sz w:val="16"/>
                  <w:szCs w:val="16"/>
                </w:rPr>
                <w:delText>Nota</w:delText>
              </w:r>
              <w:r w:rsidRPr="00752A5B" w:rsidDel="000A4424">
                <w:rPr>
                  <w:sz w:val="16"/>
                  <w:szCs w:val="16"/>
                </w:rPr>
                <w:delText>: Los envíos postales permanecerán en custodia de SERPOST conforme a Ley</w:delText>
              </w:r>
              <w:r w:rsidR="00D447F4" w:rsidRPr="0067281E" w:rsidDel="000A4424">
                <w:rPr>
                  <w:sz w:val="16"/>
                  <w:szCs w:val="16"/>
                </w:rPr>
                <w:delText>.</w:delText>
              </w:r>
            </w:del>
          </w:p>
        </w:tc>
        <w:tc>
          <w:tcPr>
            <w:tcW w:w="1868" w:type="dxa"/>
            <w:gridSpan w:val="2"/>
            <w:tcBorders>
              <w:top w:val="single" w:sz="4" w:space="0" w:color="000000" w:themeColor="text1"/>
              <w:left w:val="single" w:sz="4" w:space="0" w:color="000000" w:themeColor="text1"/>
            </w:tcBorders>
          </w:tcPr>
          <w:p w14:paraId="15B77969" w14:textId="77777777" w:rsidR="00D01CB1" w:rsidRPr="00752A5B" w:rsidDel="000A4424" w:rsidRDefault="00D01CB1" w:rsidP="008C6227">
            <w:pPr>
              <w:rPr>
                <w:del w:id="742" w:author="prueba" w:date="2013-08-22T18:33:00Z"/>
                <w:sz w:val="16"/>
                <w:szCs w:val="16"/>
              </w:rPr>
            </w:pPr>
            <w:del w:id="743" w:author="prueba" w:date="2013-08-22T18:33:00Z">
              <w:r w:rsidRPr="00752A5B" w:rsidDel="000A4424">
                <w:rPr>
                  <w:sz w:val="16"/>
                  <w:szCs w:val="16"/>
                </w:rPr>
                <w:delText>Código F. Aduanero</w:delText>
              </w:r>
            </w:del>
          </w:p>
          <w:p w14:paraId="15B7796A" w14:textId="77777777" w:rsidR="00D01CB1" w:rsidRPr="00752A5B" w:rsidDel="000A4424" w:rsidRDefault="00D01CB1" w:rsidP="008C6227">
            <w:pPr>
              <w:rPr>
                <w:del w:id="744" w:author="prueba" w:date="2013-08-22T18:33:00Z"/>
              </w:rPr>
            </w:pPr>
          </w:p>
        </w:tc>
      </w:tr>
      <w:tr w:rsidR="00D01CB1" w:rsidRPr="00752A5B" w:rsidDel="000A4424" w14:paraId="15B7796F" w14:textId="77777777" w:rsidTr="00C64DF0">
        <w:trPr>
          <w:trHeight w:val="451"/>
          <w:del w:id="745" w:author="prueba" w:date="2013-08-22T18:33:00Z"/>
        </w:trPr>
        <w:tc>
          <w:tcPr>
            <w:tcW w:w="7088" w:type="dxa"/>
            <w:gridSpan w:val="7"/>
            <w:vMerge/>
            <w:tcBorders>
              <w:top w:val="nil"/>
              <w:left w:val="single" w:sz="4" w:space="0" w:color="000000" w:themeColor="text1"/>
              <w:bottom w:val="single" w:sz="4" w:space="0" w:color="000000" w:themeColor="text1"/>
              <w:right w:val="single" w:sz="4" w:space="0" w:color="000000" w:themeColor="text1"/>
            </w:tcBorders>
          </w:tcPr>
          <w:p w14:paraId="15B7796C" w14:textId="77777777" w:rsidR="00D01CB1" w:rsidRPr="00752A5B" w:rsidDel="000A4424" w:rsidRDefault="00D01CB1" w:rsidP="008C6227">
            <w:pPr>
              <w:rPr>
                <w:del w:id="746" w:author="prueba" w:date="2013-08-22T18:33:00Z"/>
                <w:sz w:val="16"/>
                <w:szCs w:val="16"/>
              </w:rPr>
            </w:pPr>
          </w:p>
        </w:tc>
        <w:tc>
          <w:tcPr>
            <w:tcW w:w="1868" w:type="dxa"/>
            <w:gridSpan w:val="2"/>
            <w:tcBorders>
              <w:left w:val="single" w:sz="4" w:space="0" w:color="000000" w:themeColor="text1"/>
            </w:tcBorders>
          </w:tcPr>
          <w:p w14:paraId="15B7796D" w14:textId="77777777" w:rsidR="00D01CB1" w:rsidRPr="00752A5B" w:rsidDel="000A4424" w:rsidRDefault="00D01CB1" w:rsidP="008C6227">
            <w:pPr>
              <w:rPr>
                <w:del w:id="747" w:author="prueba" w:date="2013-08-22T18:33:00Z"/>
                <w:sz w:val="16"/>
                <w:szCs w:val="16"/>
              </w:rPr>
            </w:pPr>
            <w:del w:id="748" w:author="prueba" w:date="2013-08-22T18:33:00Z">
              <w:r w:rsidRPr="00752A5B" w:rsidDel="000A4424">
                <w:rPr>
                  <w:sz w:val="16"/>
                  <w:szCs w:val="16"/>
                </w:rPr>
                <w:delText>Código F. SERPOST</w:delText>
              </w:r>
            </w:del>
          </w:p>
          <w:p w14:paraId="15B7796E" w14:textId="77777777" w:rsidR="00D01CB1" w:rsidRPr="00752A5B" w:rsidDel="000A4424" w:rsidRDefault="00D01CB1" w:rsidP="008C6227">
            <w:pPr>
              <w:rPr>
                <w:del w:id="749" w:author="prueba" w:date="2013-08-22T18:33:00Z"/>
              </w:rPr>
            </w:pPr>
          </w:p>
        </w:tc>
      </w:tr>
    </w:tbl>
    <w:p w14:paraId="15B77970" w14:textId="77777777" w:rsidR="00D01CB1" w:rsidDel="000A4424" w:rsidRDefault="00D01CB1" w:rsidP="008C6227">
      <w:pPr>
        <w:rPr>
          <w:del w:id="750" w:author="prueba" w:date="2013-08-22T18:33:00Z"/>
        </w:rPr>
      </w:pPr>
    </w:p>
    <w:p w14:paraId="15B77971" w14:textId="77777777" w:rsidR="006C677F" w:rsidDel="000A4424" w:rsidRDefault="006C677F" w:rsidP="008C6227">
      <w:pPr>
        <w:rPr>
          <w:del w:id="751" w:author="prueba" w:date="2013-08-22T18:33:00Z"/>
        </w:rPr>
      </w:pPr>
    </w:p>
    <w:p w14:paraId="15B77972" w14:textId="77777777" w:rsidR="006C677F" w:rsidDel="000A4424" w:rsidRDefault="006C677F" w:rsidP="008C6227">
      <w:pPr>
        <w:pStyle w:val="Prrafodelista"/>
        <w:ind w:left="720"/>
        <w:rPr>
          <w:del w:id="752" w:author="prueba" w:date="2013-08-22T18:40:00Z"/>
          <w:sz w:val="20"/>
          <w:szCs w:val="20"/>
        </w:rPr>
      </w:pPr>
    </w:p>
    <w:p w14:paraId="15B77973" w14:textId="77777777" w:rsidR="00EB7071" w:rsidRDefault="00EB7071" w:rsidP="00EB7071">
      <w:pPr>
        <w:rPr>
          <w:ins w:id="753" w:author="prueba" w:date="2013-08-22T18:32:00Z"/>
        </w:rPr>
      </w:pPr>
    </w:p>
    <w:p w14:paraId="15B77974" w14:textId="76355430" w:rsidR="00EB7071" w:rsidRDefault="00B16D16" w:rsidP="00EB7071">
      <w:pPr>
        <w:rPr>
          <w:ins w:id="754" w:author="prueba" w:date="2013-08-22T18:33:00Z"/>
        </w:rPr>
      </w:pPr>
      <w:ins w:id="755" w:author="prueba" w:date="2013-08-22T18:38:00Z">
        <w:r>
          <w:rPr>
            <w:noProof/>
            <w:lang w:val="es-PE" w:eastAsia="es-PE"/>
          </w:rPr>
          <mc:AlternateContent>
            <mc:Choice Requires="wps">
              <w:drawing>
                <wp:anchor distT="0" distB="0" distL="114300" distR="114300" simplePos="0" relativeHeight="251680768" behindDoc="0" locked="0" layoutInCell="1" allowOverlap="1" wp14:anchorId="15B77B4A" wp14:editId="437B8F4D">
                  <wp:simplePos x="0" y="0"/>
                  <wp:positionH relativeFrom="column">
                    <wp:posOffset>46355</wp:posOffset>
                  </wp:positionH>
                  <wp:positionV relativeFrom="paragraph">
                    <wp:posOffset>4650105</wp:posOffset>
                  </wp:positionV>
                  <wp:extent cx="5574030" cy="653415"/>
                  <wp:effectExtent l="8255" t="1905" r="8890" b="1905"/>
                  <wp:wrapNone/>
                  <wp:docPr id="2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4030" cy="653415"/>
                          </a:xfrm>
                          <a:prstGeom prst="rect">
                            <a:avLst/>
                          </a:prstGeom>
                          <a:solidFill>
                            <a:srgbClr val="FFFF00">
                              <a:alpha val="36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 o:spid="_x0000_s1026" style="position:absolute;margin-left:3.65pt;margin-top:366.15pt;width:438.9pt;height:51.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" fillcolor="yellow" stroked="f">
                  <v:fill opacity="23644f"/>
                </v:rect>
              </w:pict>
            </mc:Fallback>
          </mc:AlternateContent>
        </w:r>
        <w:r>
          <w:rPr>
            <w:noProof/>
            <w:lang w:val="es-PE" w:eastAsia="es-PE"/>
          </w:rPr>
          <mc:AlternateContent>
            <mc:Choice Requires="wps">
              <w:drawing>
                <wp:anchor distT="0" distB="0" distL="114300" distR="114300" simplePos="0" relativeHeight="251679744" behindDoc="0" locked="0" layoutInCell="1" allowOverlap="1" wp14:anchorId="15B77B4B" wp14:editId="27E19B43">
                  <wp:simplePos x="0" y="0"/>
                  <wp:positionH relativeFrom="column">
                    <wp:posOffset>46355</wp:posOffset>
                  </wp:positionH>
                  <wp:positionV relativeFrom="paragraph">
                    <wp:posOffset>4105910</wp:posOffset>
                  </wp:positionV>
                  <wp:extent cx="4517390" cy="544195"/>
                  <wp:effectExtent l="8255" t="635" r="8255" b="7620"/>
                  <wp:wrapNone/>
                  <wp:docPr id="1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17390" cy="544195"/>
                          </a:xfrm>
                          <a:prstGeom prst="rect">
                            <a:avLst/>
                          </a:prstGeom>
                          <a:solidFill>
                            <a:srgbClr val="FFFF00">
                              <a:alpha val="36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26" style="position:absolute;margin-left:3.65pt;margin-top:323.3pt;width:355.7pt;height:42.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" fillcolor="yellow" stroked="f">
                  <v:fill opacity="23644f"/>
                </v:rect>
              </w:pict>
            </mc:Fallback>
          </mc:AlternateContent>
        </w:r>
        <w:r>
          <w:rPr>
            <w:noProof/>
            <w:lang w:val="es-PE" w:eastAsia="es-PE"/>
          </w:rPr>
          <mc:AlternateContent>
            <mc:Choice Requires="wps">
              <w:drawing>
                <wp:anchor distT="0" distB="0" distL="114300" distR="114300" simplePos="0" relativeHeight="251678720" behindDoc="0" locked="0" layoutInCell="1" allowOverlap="1" wp14:anchorId="15B77B4C" wp14:editId="573AC00F">
                  <wp:simplePos x="0" y="0"/>
                  <wp:positionH relativeFrom="column">
                    <wp:posOffset>862965</wp:posOffset>
                  </wp:positionH>
                  <wp:positionV relativeFrom="paragraph">
                    <wp:posOffset>2070100</wp:posOffset>
                  </wp:positionV>
                  <wp:extent cx="2711450" cy="228600"/>
                  <wp:effectExtent l="5715" t="3175" r="6985" b="6350"/>
                  <wp:wrapNone/>
                  <wp:docPr id="1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11450" cy="228600"/>
                          </a:xfrm>
                          <a:prstGeom prst="rect">
                            <a:avLst/>
                          </a:prstGeom>
                          <a:solidFill>
                            <a:srgbClr val="FFFF00">
                              <a:alpha val="36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 o:spid="_x0000_s1026" style="position:absolute;margin-left:67.95pt;margin-top:163pt;width:213.5pt;height:1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" fillcolor="yellow" stroked="f">
                  <v:fill opacity="23644f"/>
                </v:rect>
              </w:pict>
            </mc:Fallback>
          </mc:AlternateContent>
        </w:r>
        <w:r>
          <w:rPr>
            <w:noProof/>
            <w:lang w:val="es-PE" w:eastAsia="es-PE"/>
          </w:rPr>
          <mc:AlternateContent>
            <mc:Choice Requires="wps">
              <w:drawing>
                <wp:anchor distT="0" distB="0" distL="114300" distR="114300" simplePos="0" relativeHeight="251677696" behindDoc="0" locked="0" layoutInCell="1" allowOverlap="1" wp14:anchorId="15B77B4D" wp14:editId="252F1825">
                  <wp:simplePos x="0" y="0"/>
                  <wp:positionH relativeFrom="column">
                    <wp:posOffset>2517775</wp:posOffset>
                  </wp:positionH>
                  <wp:positionV relativeFrom="paragraph">
                    <wp:posOffset>1841500</wp:posOffset>
                  </wp:positionV>
                  <wp:extent cx="1056640" cy="228600"/>
                  <wp:effectExtent l="3175" t="3175" r="6985" b="6350"/>
                  <wp:wrapNone/>
                  <wp:docPr id="1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6640" cy="228600"/>
                          </a:xfrm>
                          <a:prstGeom prst="rect">
                            <a:avLst/>
                          </a:prstGeom>
                          <a:solidFill>
                            <a:srgbClr val="FFFF00">
                              <a:alpha val="36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1" o:spid="_x0000_s1026" style="position:absolute;margin-left:198.25pt;margin-top:145pt;width:83.2pt;height:1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" fillcolor="yellow" stroked="f">
                  <v:fill opacity="23644f"/>
                </v:rect>
              </w:pict>
            </mc:Fallback>
          </mc:AlternateContent>
        </w:r>
        <w:r>
          <w:rPr>
            <w:noProof/>
            <w:lang w:val="es-PE" w:eastAsia="es-PE"/>
          </w:rPr>
          <mc:AlternateContent>
            <mc:Choice Requires="wps">
              <w:drawing>
                <wp:anchor distT="0" distB="0" distL="114300" distR="114300" simplePos="0" relativeHeight="251676672" behindDoc="0" locked="0" layoutInCell="1" allowOverlap="1" wp14:anchorId="15B77B4E" wp14:editId="1E2373F7">
                  <wp:simplePos x="0" y="0"/>
                  <wp:positionH relativeFrom="column">
                    <wp:posOffset>4563745</wp:posOffset>
                  </wp:positionH>
                  <wp:positionV relativeFrom="paragraph">
                    <wp:posOffset>1612900</wp:posOffset>
                  </wp:positionV>
                  <wp:extent cx="1056640" cy="228600"/>
                  <wp:effectExtent l="1270" t="3175" r="8890" b="6350"/>
                  <wp:wrapNone/>
                  <wp:docPr id="1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6640" cy="228600"/>
                          </a:xfrm>
                          <a:prstGeom prst="rect">
                            <a:avLst/>
                          </a:prstGeom>
                          <a:solidFill>
                            <a:srgbClr val="FFFF00">
                              <a:alpha val="36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 o:spid="_x0000_s1026" style="position:absolute;margin-left:359.35pt;margin-top:127pt;width:83.2pt;height:1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" fillcolor="yellow" stroked="f">
                  <v:fill opacity="23644f"/>
                </v:rect>
              </w:pict>
            </mc:Fallback>
          </mc:AlternateContent>
        </w:r>
      </w:ins>
      <w:ins w:id="756" w:author="prueba" w:date="2013-08-22T18:37:00Z">
        <w:r>
          <w:rPr>
            <w:noProof/>
            <w:lang w:val="es-PE" w:eastAsia="es-PE"/>
          </w:rPr>
          <mc:AlternateContent>
            <mc:Choice Requires="wps">
              <w:drawing>
                <wp:anchor distT="0" distB="0" distL="114300" distR="114300" simplePos="0" relativeHeight="251675648" behindDoc="0" locked="0" layoutInCell="1" allowOverlap="1" wp14:anchorId="15B77B4F" wp14:editId="570BCD32">
                  <wp:simplePos x="0" y="0"/>
                  <wp:positionH relativeFrom="column">
                    <wp:posOffset>46355</wp:posOffset>
                  </wp:positionH>
                  <wp:positionV relativeFrom="paragraph">
                    <wp:posOffset>154305</wp:posOffset>
                  </wp:positionV>
                  <wp:extent cx="1644015" cy="414020"/>
                  <wp:effectExtent l="8255" t="1905" r="5080" b="3175"/>
                  <wp:wrapNone/>
                  <wp:docPr id="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4015" cy="414020"/>
                          </a:xfrm>
                          <a:prstGeom prst="rect">
                            <a:avLst/>
                          </a:prstGeom>
                          <a:solidFill>
                            <a:srgbClr val="FFFF00">
                              <a:alpha val="36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26" style="position:absolute;margin-left:3.65pt;margin-top:12.15pt;width:129.45pt;height:32.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" fillcolor="yellow" stroked="f">
                  <v:fill opacity="23644f"/>
                </v:rect>
              </w:pict>
            </mc:Fallback>
          </mc:AlternateContent>
        </w:r>
      </w:ins>
      <w:r>
        <w:rPr>
          <w:noProof/>
          <w:lang w:val="es-PE" w:eastAsia="es-PE"/>
        </w:rPr>
        <mc:AlternateContent>
          <mc:Choice Requires="wps">
            <w:drawing>
              <wp:anchor distT="0" distB="0" distL="114300" distR="114300" simplePos="0" relativeHeight="251674624" behindDoc="0" locked="0" layoutInCell="1" allowOverlap="1" wp14:anchorId="15B77B50" wp14:editId="4005D880">
                <wp:simplePos x="0" y="0"/>
                <wp:positionH relativeFrom="column">
                  <wp:posOffset>2343785</wp:posOffset>
                </wp:positionH>
                <wp:positionV relativeFrom="paragraph">
                  <wp:posOffset>45720</wp:posOffset>
                </wp:positionV>
                <wp:extent cx="2731770" cy="206375"/>
                <wp:effectExtent l="635" t="7620" r="1270" b="5080"/>
                <wp:wrapNone/>
                <wp:docPr id="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1770" cy="206375"/>
                        </a:xfrm>
                        <a:prstGeom prst="rect">
                          <a:avLst/>
                        </a:prstGeom>
                        <a:solidFill>
                          <a:srgbClr val="FFFF00">
                            <a:alpha val="36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184.55pt;margin-top:3.6pt;width:215.1pt;height:16.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" fillcolor="yellow" stroked="f">
                <v:fill opacity="23644f"/>
              </v:rect>
            </w:pict>
          </mc:Fallback>
        </mc:AlternateContent>
      </w:r>
      <w:ins w:id="757" w:author="prueba" w:date="2013-08-22T18:32:00Z">
        <w:r w:rsidR="00F33A5A">
          <w:rPr>
            <w:noProof/>
            <w:lang w:val="es-PE" w:eastAsia="es-PE"/>
            <w:rPrChange w:id="758">
              <w:rPr>
                <w:rFonts w:eastAsia="Arial Unicode MS" w:cs="Arial"/>
                <w:b/>
                <w:bCs/>
                <w:noProof/>
                <w:kern w:val="22"/>
                <w:sz w:val="26"/>
                <w:szCs w:val="28"/>
                <w:lang w:val="es-PE" w:eastAsia="es-PE"/>
              </w:rPr>
            </w:rPrChange>
          </w:rPr>
          <w:drawing>
            <wp:inline distT="0" distB="0" distL="0" distR="0" wp14:anchorId="15B77B51" wp14:editId="15B77B52">
              <wp:extent cx="5612130" cy="5303463"/>
              <wp:effectExtent l="1905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cstate="print"/>
                      <a:srcRect/>
                      <a:stretch>
                        <a:fillRect/>
                      </a:stretch>
                    </pic:blipFill>
                    <pic:spPr bwMode="auto">
                      <a:xfrm>
                        <a:off x="0" y="0"/>
                        <a:ext cx="5612130" cy="5303463"/>
                      </a:xfrm>
                      <a:prstGeom prst="rect">
                        <a:avLst/>
                      </a:prstGeom>
                      <a:noFill/>
                      <a:ln w="9525">
                        <a:noFill/>
                        <a:miter lim="800000"/>
                        <a:headEnd/>
                        <a:tailEnd/>
                      </a:ln>
                    </pic:spPr>
                  </pic:pic>
                </a:graphicData>
              </a:graphic>
            </wp:inline>
          </w:drawing>
        </w:r>
      </w:ins>
    </w:p>
    <w:p w14:paraId="15B77975" w14:textId="77777777" w:rsidR="000A4424" w:rsidRPr="00752A5B" w:rsidRDefault="000A4424" w:rsidP="000A4424">
      <w:pPr>
        <w:rPr>
          <w:sz w:val="20"/>
          <w:szCs w:val="20"/>
        </w:rPr>
      </w:pPr>
      <w:ins w:id="759" w:author="prueba" w:date="2013-08-22T18:33:00Z">
        <w:r w:rsidRPr="00752A5B">
          <w:rPr>
            <w:sz w:val="20"/>
            <w:szCs w:val="20"/>
          </w:rPr>
          <w:t>Donde:</w:t>
        </w:r>
      </w:ins>
    </w:p>
    <w:p w14:paraId="15B77976" w14:textId="77777777" w:rsidR="000A4424" w:rsidRPr="00752A5B" w:rsidRDefault="000A4424" w:rsidP="000A4424">
      <w:pPr>
        <w:pStyle w:val="Prrafodelista"/>
        <w:numPr>
          <w:ilvl w:val="0"/>
          <w:numId w:val="128"/>
        </w:numPr>
        <w:rPr>
          <w:sz w:val="20"/>
          <w:szCs w:val="20"/>
        </w:rPr>
      </w:pPr>
      <w:ins w:id="760" w:author="prueba" w:date="2013-08-22T18:33:00Z">
        <w:r w:rsidRPr="00752A5B">
          <w:rPr>
            <w:sz w:val="20"/>
            <w:szCs w:val="20"/>
          </w:rPr>
          <w:t>Tipo y N° Doc. Identidad, corresponde al tipo y número de documento de identidad del declarante.</w:t>
        </w:r>
      </w:ins>
    </w:p>
    <w:p w14:paraId="15B77977" w14:textId="77777777" w:rsidR="000A4424" w:rsidRPr="00752A5B" w:rsidRDefault="000A4424" w:rsidP="000A4424">
      <w:pPr>
        <w:pStyle w:val="Prrafodelista"/>
        <w:numPr>
          <w:ilvl w:val="0"/>
          <w:numId w:val="128"/>
        </w:numPr>
        <w:rPr>
          <w:sz w:val="20"/>
          <w:szCs w:val="20"/>
        </w:rPr>
      </w:pPr>
      <w:ins w:id="761" w:author="prueba" w:date="2013-08-22T18:33:00Z">
        <w:r w:rsidRPr="00752A5B">
          <w:rPr>
            <w:sz w:val="20"/>
            <w:szCs w:val="20"/>
          </w:rPr>
          <w:t>País de Origen, corresponde al código de país de origen manifestado.</w:t>
        </w:r>
      </w:ins>
    </w:p>
    <w:p w14:paraId="15B77978" w14:textId="77777777" w:rsidR="000A4424" w:rsidRPr="00752A5B" w:rsidRDefault="000A4424" w:rsidP="000A4424">
      <w:pPr>
        <w:pStyle w:val="Prrafodelista"/>
        <w:numPr>
          <w:ilvl w:val="0"/>
          <w:numId w:val="128"/>
        </w:numPr>
        <w:rPr>
          <w:sz w:val="20"/>
          <w:szCs w:val="20"/>
        </w:rPr>
      </w:pPr>
      <w:ins w:id="762" w:author="prueba" w:date="2013-08-22T18:33:00Z">
        <w:r w:rsidRPr="00752A5B">
          <w:rPr>
            <w:sz w:val="20"/>
            <w:szCs w:val="20"/>
          </w:rPr>
          <w:t>Oficina de Origen, corresponde al lugar de origen manifestado.</w:t>
        </w:r>
      </w:ins>
    </w:p>
    <w:p w14:paraId="15B77979" w14:textId="77777777" w:rsidR="000A4424" w:rsidRPr="00752A5B" w:rsidRDefault="000A4424" w:rsidP="000A4424">
      <w:pPr>
        <w:pStyle w:val="Prrafodelista"/>
        <w:numPr>
          <w:ilvl w:val="0"/>
          <w:numId w:val="128"/>
        </w:numPr>
        <w:rPr>
          <w:sz w:val="20"/>
          <w:szCs w:val="20"/>
        </w:rPr>
      </w:pPr>
      <w:ins w:id="763" w:author="prueba" w:date="2013-08-22T18:33:00Z">
        <w:r w:rsidRPr="00752A5B">
          <w:rPr>
            <w:sz w:val="20"/>
            <w:szCs w:val="20"/>
          </w:rPr>
          <w:t>En la sección 2 (Observaciones SUNAT), se deberán mostrar los textos que correspondan a las observaciones notificadas según Anexo 6.7</w:t>
        </w:r>
      </w:ins>
    </w:p>
    <w:p w14:paraId="15B7797A" w14:textId="77777777" w:rsidR="000A4424" w:rsidRPr="00752A5B" w:rsidRDefault="000A4424" w:rsidP="000A4424">
      <w:pPr>
        <w:pStyle w:val="Prrafodelista"/>
        <w:numPr>
          <w:ilvl w:val="0"/>
          <w:numId w:val="128"/>
        </w:numPr>
        <w:rPr>
          <w:sz w:val="20"/>
          <w:szCs w:val="20"/>
        </w:rPr>
      </w:pPr>
      <w:ins w:id="764" w:author="prueba" w:date="2013-08-22T18:33:00Z">
        <w:r w:rsidRPr="00752A5B">
          <w:rPr>
            <w:sz w:val="20"/>
            <w:szCs w:val="20"/>
          </w:rPr>
          <w:t>Código F. Aduanero, corresponde al código del funcionario aduanero que generó la notificación.</w:t>
        </w:r>
      </w:ins>
    </w:p>
    <w:p w14:paraId="15B7797B" w14:textId="77777777" w:rsidR="000A4424" w:rsidRDefault="000A4424" w:rsidP="000A4424">
      <w:pPr>
        <w:pStyle w:val="Prrafodelista"/>
        <w:numPr>
          <w:ilvl w:val="0"/>
          <w:numId w:val="128"/>
        </w:numPr>
        <w:rPr>
          <w:sz w:val="20"/>
          <w:szCs w:val="20"/>
        </w:rPr>
      </w:pPr>
      <w:ins w:id="765" w:author="prueba" w:date="2013-08-22T18:33:00Z">
        <w:r w:rsidRPr="00752A5B">
          <w:rPr>
            <w:sz w:val="20"/>
            <w:szCs w:val="20"/>
          </w:rPr>
          <w:t>Código F. SERPOST, corresponde al código del funcionario que participó en el despacho.</w:t>
        </w:r>
      </w:ins>
    </w:p>
    <w:p w14:paraId="15B7797C" w14:textId="77777777" w:rsidR="000A4424" w:rsidRDefault="000A4424" w:rsidP="00EB7071">
      <w:pPr>
        <w:rPr>
          <w:ins w:id="766" w:author="prueba" w:date="2013-08-22T18:39:00Z"/>
        </w:rPr>
        <w:sectPr w:rsidR="000A4424" w:rsidSect="008055B4">
          <w:pgSz w:w="11907" w:h="16840" w:code="9"/>
          <w:pgMar w:top="1559" w:right="1106" w:bottom="1418" w:left="1418" w:header="709" w:footer="709" w:gutter="0"/>
          <w:cols w:space="708"/>
          <w:docGrid w:linePitch="360"/>
        </w:sectPr>
      </w:pPr>
    </w:p>
    <w:p w14:paraId="15B7797D" w14:textId="77777777" w:rsidR="000A4424" w:rsidRPr="000A4424" w:rsidRDefault="000A4424" w:rsidP="000A4424">
      <w:pPr>
        <w:rPr>
          <w:ins w:id="767" w:author="prueba" w:date="2013-08-22T18:39:00Z"/>
          <w:lang w:val="es-PE"/>
        </w:rPr>
      </w:pPr>
      <w:ins w:id="768" w:author="prueba" w:date="2013-08-22T18:39:00Z">
        <w:r>
          <w:rPr>
            <w:lang w:val="es-PE"/>
          </w:rPr>
          <w:t>Formato a imprimir por Serpost S.A.:</w:t>
        </w:r>
      </w:ins>
    </w:p>
    <w:p w14:paraId="15B7797E" w14:textId="77777777" w:rsidR="00EB7071" w:rsidRDefault="00EB7071" w:rsidP="00EB7071">
      <w:pPr>
        <w:rPr>
          <w:ins w:id="769" w:author="prueba" w:date="2013-08-22T18:32:00Z"/>
        </w:rPr>
      </w:pPr>
    </w:p>
    <w:p w14:paraId="15B7797F" w14:textId="77777777" w:rsidR="00EB7071" w:rsidRDefault="00F33A5A" w:rsidP="00EB7071">
      <w:pPr>
        <w:rPr>
          <w:ins w:id="770" w:author="prueba" w:date="2013-08-22T18:32:00Z"/>
        </w:rPr>
      </w:pPr>
      <w:ins w:id="771" w:author="prueba" w:date="2013-08-22T18:32:00Z">
        <w:r>
          <w:rPr>
            <w:noProof/>
            <w:lang w:val="es-PE" w:eastAsia="es-PE"/>
            <w:rPrChange w:id="772">
              <w:rPr>
                <w:rFonts w:eastAsia="Arial Unicode MS" w:cs="Arial"/>
                <w:b/>
                <w:bCs/>
                <w:noProof/>
                <w:kern w:val="22"/>
                <w:sz w:val="26"/>
                <w:szCs w:val="28"/>
                <w:lang w:val="es-PE" w:eastAsia="es-PE"/>
              </w:rPr>
            </w:rPrChange>
          </w:rPr>
          <w:drawing>
            <wp:inline distT="0" distB="0" distL="0" distR="0" wp14:anchorId="15B77B53" wp14:editId="15B77B54">
              <wp:extent cx="5612130" cy="8014122"/>
              <wp:effectExtent l="1905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0" cstate="print"/>
                      <a:srcRect/>
                      <a:stretch>
                        <a:fillRect/>
                      </a:stretch>
                    </pic:blipFill>
                    <pic:spPr bwMode="auto">
                      <a:xfrm>
                        <a:off x="0" y="0"/>
                        <a:ext cx="5612130" cy="8014122"/>
                      </a:xfrm>
                      <a:prstGeom prst="rect">
                        <a:avLst/>
                      </a:prstGeom>
                      <a:noFill/>
                      <a:ln w="9525">
                        <a:noFill/>
                        <a:miter lim="800000"/>
                        <a:headEnd/>
                        <a:tailEnd/>
                      </a:ln>
                    </pic:spPr>
                  </pic:pic>
                </a:graphicData>
              </a:graphic>
            </wp:inline>
          </w:drawing>
        </w:r>
      </w:ins>
    </w:p>
    <w:p w14:paraId="15B77980" w14:textId="77777777" w:rsidR="00EB7071" w:rsidRDefault="00EB7071" w:rsidP="00EB7071">
      <w:pPr>
        <w:rPr>
          <w:ins w:id="773" w:author="prueba" w:date="2013-08-22T18:32:00Z"/>
        </w:rPr>
      </w:pPr>
    </w:p>
    <w:p w14:paraId="15B77981" w14:textId="77777777" w:rsidR="002858EF" w:rsidRDefault="00A13F33" w:rsidP="002858EF">
      <w:pPr>
        <w:rPr>
          <w:del w:id="774" w:author="prueba" w:date="2013-08-22T18:40:00Z"/>
          <w:sz w:val="20"/>
          <w:szCs w:val="20"/>
        </w:rPr>
        <w:pPrChange w:id="775" w:author="prueba" w:date="2013-08-22T18:40:00Z">
          <w:pPr>
            <w:pStyle w:val="Prrafodelista"/>
            <w:ind w:left="720"/>
          </w:pPr>
        </w:pPrChange>
      </w:pPr>
      <w:del w:id="776" w:author="prueba" w:date="2013-08-22T18:40:00Z">
        <w:r w:rsidDel="000A4424">
          <w:fldChar w:fldCharType="begin"/>
        </w:r>
        <w:r w:rsidDel="000A4424">
          <w:fldChar w:fldCharType="end"/>
        </w:r>
      </w:del>
    </w:p>
    <w:p w14:paraId="15B77982" w14:textId="77777777" w:rsidR="00D01CB1" w:rsidRDefault="00D01CB1" w:rsidP="008C6227"/>
    <w:p w14:paraId="15B77983" w14:textId="77777777" w:rsidR="00D01CB1" w:rsidRPr="00466A13" w:rsidRDefault="00D01CB1" w:rsidP="008C6227">
      <w:pPr>
        <w:pStyle w:val="Ttulo2"/>
        <w:numPr>
          <w:ilvl w:val="1"/>
          <w:numId w:val="130"/>
        </w:numPr>
        <w:rPr>
          <w:sz w:val="20"/>
          <w:lang w:val="es-PE"/>
        </w:rPr>
      </w:pPr>
      <w:r w:rsidRPr="00466A13">
        <w:rPr>
          <w:sz w:val="20"/>
          <w:lang w:val="es-PE"/>
        </w:rPr>
        <w:t>Formato de Impresión de Detalle de Depósito</w:t>
      </w:r>
    </w:p>
    <w:p w14:paraId="15B77984" w14:textId="77777777" w:rsidR="00D01CB1" w:rsidRPr="00466A13" w:rsidRDefault="00D01CB1" w:rsidP="008C6227">
      <w:pPr>
        <w:pStyle w:val="Ttulo2"/>
        <w:numPr>
          <w:ilvl w:val="0"/>
          <w:numId w:val="0"/>
        </w:numPr>
        <w:ind w:left="576"/>
        <w:rPr>
          <w:sz w:val="20"/>
          <w:lang w:val="es-PE"/>
        </w:rPr>
      </w:pPr>
    </w:p>
    <w:p w14:paraId="15B77985" w14:textId="77777777" w:rsidR="00D01CB1" w:rsidRPr="00466A13" w:rsidRDefault="00D01CB1" w:rsidP="008C6227">
      <w:pPr>
        <w:pStyle w:val="Ttulo2"/>
        <w:numPr>
          <w:ilvl w:val="0"/>
          <w:numId w:val="0"/>
        </w:numPr>
        <w:ind w:left="576"/>
        <w:rPr>
          <w:sz w:val="20"/>
          <w:lang w:val="es-PE"/>
        </w:rPr>
      </w:pPr>
      <w:r w:rsidRPr="00466A13">
        <w:rPr>
          <w:noProof/>
          <w:sz w:val="20"/>
          <w:lang w:val="es-PE" w:eastAsia="es-PE"/>
        </w:rPr>
        <w:drawing>
          <wp:inline distT="0" distB="0" distL="0" distR="0" wp14:anchorId="15B77B55" wp14:editId="15B77B56">
            <wp:extent cx="4196293" cy="2844000"/>
            <wp:effectExtent l="19050" t="0" r="0" b="0"/>
            <wp:docPr id="2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cstate="print"/>
                    <a:srcRect/>
                    <a:stretch>
                      <a:fillRect/>
                    </a:stretch>
                  </pic:blipFill>
                  <pic:spPr bwMode="auto">
                    <a:xfrm>
                      <a:off x="0" y="0"/>
                      <a:ext cx="4198860" cy="2845739"/>
                    </a:xfrm>
                    <a:prstGeom prst="rect">
                      <a:avLst/>
                    </a:prstGeom>
                    <a:noFill/>
                  </pic:spPr>
                </pic:pic>
              </a:graphicData>
            </a:graphic>
          </wp:inline>
        </w:drawing>
      </w:r>
    </w:p>
    <w:p w14:paraId="15B77986" w14:textId="77777777" w:rsidR="00D01CB1" w:rsidRPr="00466A13" w:rsidRDefault="00D01CB1" w:rsidP="008C6227">
      <w:pPr>
        <w:pStyle w:val="Ttulo2"/>
        <w:numPr>
          <w:ilvl w:val="0"/>
          <w:numId w:val="0"/>
        </w:numPr>
        <w:ind w:left="576"/>
        <w:rPr>
          <w:sz w:val="20"/>
          <w:lang w:val="es-PE"/>
        </w:rPr>
      </w:pPr>
    </w:p>
    <w:p w14:paraId="15B77987" w14:textId="77777777" w:rsidR="00D01CB1" w:rsidRPr="00466A13" w:rsidRDefault="00D01CB1" w:rsidP="008C6227">
      <w:pPr>
        <w:pStyle w:val="Ttulo2"/>
        <w:numPr>
          <w:ilvl w:val="1"/>
          <w:numId w:val="130"/>
        </w:numPr>
        <w:rPr>
          <w:sz w:val="20"/>
          <w:lang w:val="es-PE"/>
        </w:rPr>
      </w:pPr>
      <w:bookmarkStart w:id="777" w:name="_Resultado_de_Consulta"/>
      <w:bookmarkEnd w:id="777"/>
      <w:r w:rsidRPr="00466A13">
        <w:rPr>
          <w:sz w:val="20"/>
          <w:lang w:val="es-PE"/>
        </w:rPr>
        <w:t>Resultado de Consulta de Traslado de Carga Postal</w:t>
      </w:r>
    </w:p>
    <w:p w14:paraId="15B77988" w14:textId="77777777" w:rsidR="00D01CB1" w:rsidRPr="00466A13" w:rsidRDefault="00D01CB1" w:rsidP="008C6227">
      <w:pPr>
        <w:pStyle w:val="Ttulo2"/>
        <w:numPr>
          <w:ilvl w:val="0"/>
          <w:numId w:val="0"/>
        </w:numPr>
        <w:ind w:left="576"/>
        <w:rPr>
          <w:sz w:val="20"/>
          <w:lang w:val="es-PE"/>
        </w:rPr>
      </w:pPr>
    </w:p>
    <w:p w14:paraId="15B77989" w14:textId="77777777" w:rsidR="00D01CB1" w:rsidRPr="00466A13" w:rsidRDefault="00D01CB1" w:rsidP="008C6227">
      <w:pPr>
        <w:pStyle w:val="Ttulo2"/>
        <w:numPr>
          <w:ilvl w:val="0"/>
          <w:numId w:val="0"/>
        </w:numPr>
        <w:ind w:left="576"/>
        <w:rPr>
          <w:sz w:val="20"/>
          <w:lang w:val="es-PE"/>
        </w:rPr>
      </w:pPr>
      <w:bookmarkStart w:id="778" w:name="_/"/>
      <w:bookmarkEnd w:id="778"/>
      <w:r w:rsidRPr="00466A13">
        <w:rPr>
          <w:noProof/>
          <w:sz w:val="20"/>
          <w:lang w:val="es-PE" w:eastAsia="es-PE"/>
        </w:rPr>
        <w:drawing>
          <wp:inline distT="0" distB="0" distL="0" distR="0" wp14:anchorId="15B77B57" wp14:editId="15B77B58">
            <wp:extent cx="5954395" cy="568960"/>
            <wp:effectExtent l="19050" t="0" r="8255" b="0"/>
            <wp:docPr id="2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srcRect/>
                    <a:stretch>
                      <a:fillRect/>
                    </a:stretch>
                  </pic:blipFill>
                  <pic:spPr bwMode="auto">
                    <a:xfrm>
                      <a:off x="0" y="0"/>
                      <a:ext cx="5954395" cy="568960"/>
                    </a:xfrm>
                    <a:prstGeom prst="rect">
                      <a:avLst/>
                    </a:prstGeom>
                    <a:noFill/>
                    <a:ln w="9525">
                      <a:noFill/>
                      <a:miter lim="800000"/>
                      <a:headEnd/>
                      <a:tailEnd/>
                    </a:ln>
                  </pic:spPr>
                </pic:pic>
              </a:graphicData>
            </a:graphic>
          </wp:inline>
        </w:drawing>
      </w:r>
    </w:p>
    <w:p w14:paraId="15B7798A" w14:textId="77777777" w:rsidR="00D01CB1" w:rsidRPr="00466A13" w:rsidRDefault="00D01CB1" w:rsidP="008C6227">
      <w:pPr>
        <w:pStyle w:val="Ttulo2"/>
        <w:numPr>
          <w:ilvl w:val="0"/>
          <w:numId w:val="0"/>
        </w:numPr>
        <w:ind w:left="576"/>
        <w:rPr>
          <w:sz w:val="20"/>
          <w:lang w:val="es-PE"/>
        </w:rPr>
      </w:pPr>
    </w:p>
    <w:p w14:paraId="15B7798B" w14:textId="77777777" w:rsidR="00D01CB1" w:rsidRPr="00466A13" w:rsidRDefault="00D01CB1" w:rsidP="008C6227">
      <w:pPr>
        <w:pStyle w:val="Ttulo2"/>
        <w:numPr>
          <w:ilvl w:val="0"/>
          <w:numId w:val="0"/>
        </w:numPr>
        <w:ind w:left="576"/>
        <w:rPr>
          <w:sz w:val="20"/>
          <w:lang w:val="es-PE"/>
        </w:rPr>
      </w:pPr>
    </w:p>
    <w:p w14:paraId="15B7798C" w14:textId="77777777" w:rsidR="00D01CB1" w:rsidRPr="00466A13" w:rsidRDefault="00D01CB1" w:rsidP="008C6227">
      <w:pPr>
        <w:pStyle w:val="Ttulo2"/>
        <w:numPr>
          <w:ilvl w:val="1"/>
          <w:numId w:val="130"/>
        </w:numPr>
        <w:rPr>
          <w:sz w:val="20"/>
          <w:lang w:val="es-PE"/>
        </w:rPr>
      </w:pPr>
      <w:r w:rsidRPr="00466A13">
        <w:rPr>
          <w:sz w:val="20"/>
          <w:lang w:val="es-PE"/>
        </w:rPr>
        <w:t>Resultado de Consulta de Datos del DEP</w:t>
      </w:r>
    </w:p>
    <w:p w14:paraId="15B7798D" w14:textId="77777777" w:rsidR="00D01CB1" w:rsidRPr="00466A13" w:rsidRDefault="00D01CB1" w:rsidP="008C6227">
      <w:pPr>
        <w:pStyle w:val="Ttulo2"/>
        <w:numPr>
          <w:ilvl w:val="0"/>
          <w:numId w:val="0"/>
        </w:numPr>
        <w:ind w:left="576"/>
        <w:rPr>
          <w:sz w:val="20"/>
          <w:lang w:val="es-PE"/>
        </w:rPr>
      </w:pPr>
      <w:r w:rsidRPr="00466A13">
        <w:rPr>
          <w:noProof/>
          <w:sz w:val="20"/>
          <w:lang w:val="es-PE" w:eastAsia="es-PE"/>
        </w:rPr>
        <w:drawing>
          <wp:inline distT="0" distB="0" distL="0" distR="0" wp14:anchorId="15B77B59" wp14:editId="15B77B5A">
            <wp:extent cx="5731120" cy="2009565"/>
            <wp:effectExtent l="19050" t="0" r="293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cstate="print"/>
                    <a:srcRect/>
                    <a:stretch>
                      <a:fillRect/>
                    </a:stretch>
                  </pic:blipFill>
                  <pic:spPr bwMode="auto">
                    <a:xfrm>
                      <a:off x="0" y="0"/>
                      <a:ext cx="5732222" cy="2009952"/>
                    </a:xfrm>
                    <a:prstGeom prst="rect">
                      <a:avLst/>
                    </a:prstGeom>
                    <a:noFill/>
                    <a:ln w="9525">
                      <a:noFill/>
                      <a:miter lim="800000"/>
                      <a:headEnd/>
                      <a:tailEnd/>
                    </a:ln>
                  </pic:spPr>
                </pic:pic>
              </a:graphicData>
            </a:graphic>
          </wp:inline>
        </w:drawing>
      </w:r>
    </w:p>
    <w:p w14:paraId="15B7798E" w14:textId="77777777" w:rsidR="00D01CB1" w:rsidRPr="00466A13" w:rsidRDefault="00D01CB1" w:rsidP="008C6227">
      <w:pPr>
        <w:pStyle w:val="Ttulo2"/>
        <w:numPr>
          <w:ilvl w:val="0"/>
          <w:numId w:val="0"/>
        </w:numPr>
        <w:ind w:left="576"/>
        <w:rPr>
          <w:sz w:val="20"/>
          <w:lang w:val="es-PE"/>
        </w:rPr>
      </w:pPr>
    </w:p>
    <w:p w14:paraId="15B7798F" w14:textId="77777777" w:rsidR="00D01CB1" w:rsidRPr="00466A13" w:rsidRDefault="00D01CB1" w:rsidP="008C6227">
      <w:pPr>
        <w:pStyle w:val="Ttulo2"/>
        <w:numPr>
          <w:ilvl w:val="1"/>
          <w:numId w:val="130"/>
        </w:numPr>
        <w:rPr>
          <w:sz w:val="20"/>
          <w:lang w:val="es-PE"/>
        </w:rPr>
      </w:pPr>
      <w:r w:rsidRPr="00466A13">
        <w:rPr>
          <w:sz w:val="20"/>
          <w:lang w:val="es-PE"/>
        </w:rPr>
        <w:t>Resultado de Consulta de DEPs Rectificadas</w:t>
      </w:r>
    </w:p>
    <w:p w14:paraId="15B77990" w14:textId="77777777" w:rsidR="00D01CB1" w:rsidRPr="00466A13" w:rsidRDefault="00D01CB1" w:rsidP="008C6227">
      <w:pPr>
        <w:pStyle w:val="Ttulo2"/>
        <w:numPr>
          <w:ilvl w:val="0"/>
          <w:numId w:val="0"/>
        </w:numPr>
        <w:ind w:left="576"/>
        <w:rPr>
          <w:sz w:val="20"/>
          <w:lang w:val="es-PE"/>
        </w:rPr>
      </w:pPr>
      <w:bookmarkStart w:id="779" w:name="_/_1"/>
      <w:bookmarkEnd w:id="779"/>
      <w:r w:rsidRPr="00466A13">
        <w:rPr>
          <w:noProof/>
          <w:sz w:val="20"/>
          <w:lang w:val="es-PE" w:eastAsia="es-PE"/>
        </w:rPr>
        <w:drawing>
          <wp:inline distT="0" distB="0" distL="0" distR="0" wp14:anchorId="15B77B5B" wp14:editId="15B77B5C">
            <wp:extent cx="5484935" cy="2373841"/>
            <wp:effectExtent l="19050" t="0" r="1465" b="0"/>
            <wp:docPr id="15"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cstate="print"/>
                    <a:srcRect/>
                    <a:stretch>
                      <a:fillRect/>
                    </a:stretch>
                  </pic:blipFill>
                  <pic:spPr bwMode="auto">
                    <a:xfrm>
                      <a:off x="0" y="0"/>
                      <a:ext cx="5486376" cy="2374464"/>
                    </a:xfrm>
                    <a:prstGeom prst="rect">
                      <a:avLst/>
                    </a:prstGeom>
                    <a:noFill/>
                    <a:ln w="9525">
                      <a:noFill/>
                      <a:miter lim="800000"/>
                      <a:headEnd/>
                      <a:tailEnd/>
                    </a:ln>
                  </pic:spPr>
                </pic:pic>
              </a:graphicData>
            </a:graphic>
          </wp:inline>
        </w:drawing>
      </w:r>
    </w:p>
    <w:p w14:paraId="15B77991" w14:textId="77777777" w:rsidR="00D01CB1" w:rsidRPr="00466A13" w:rsidRDefault="00D01CB1" w:rsidP="008C6227">
      <w:pPr>
        <w:pStyle w:val="Ttulo2"/>
        <w:numPr>
          <w:ilvl w:val="0"/>
          <w:numId w:val="0"/>
        </w:numPr>
        <w:ind w:left="576"/>
        <w:rPr>
          <w:sz w:val="20"/>
          <w:lang w:val="es-PE"/>
        </w:rPr>
      </w:pPr>
    </w:p>
    <w:p w14:paraId="15B77992" w14:textId="77777777" w:rsidR="00D01CB1" w:rsidRPr="00466A13" w:rsidRDefault="00D01CB1" w:rsidP="008C6227">
      <w:pPr>
        <w:pStyle w:val="Ttulo2"/>
        <w:numPr>
          <w:ilvl w:val="1"/>
          <w:numId w:val="130"/>
        </w:numPr>
        <w:rPr>
          <w:sz w:val="20"/>
          <w:lang w:val="es-PE"/>
        </w:rPr>
      </w:pPr>
      <w:bookmarkStart w:id="780" w:name="_Resultado_de_Consulta_1"/>
      <w:bookmarkEnd w:id="780"/>
      <w:r w:rsidRPr="00466A13">
        <w:rPr>
          <w:sz w:val="20"/>
          <w:lang w:val="es-PE"/>
        </w:rPr>
        <w:t>Resultado de Consulta de Guías Seleccionadas</w:t>
      </w:r>
    </w:p>
    <w:p w14:paraId="15B77993" w14:textId="77777777" w:rsidR="00D01CB1" w:rsidRPr="00466A13" w:rsidRDefault="00D01CB1" w:rsidP="008C6227">
      <w:pPr>
        <w:pStyle w:val="Ttulo2"/>
        <w:numPr>
          <w:ilvl w:val="0"/>
          <w:numId w:val="0"/>
        </w:numPr>
        <w:ind w:left="576"/>
        <w:rPr>
          <w:sz w:val="20"/>
          <w:lang w:val="es-PE"/>
        </w:rPr>
      </w:pPr>
      <w:r w:rsidRPr="00466A13">
        <w:rPr>
          <w:noProof/>
          <w:sz w:val="20"/>
          <w:lang w:val="es-PE" w:eastAsia="es-PE"/>
        </w:rPr>
        <w:drawing>
          <wp:inline distT="0" distB="0" distL="0" distR="0" wp14:anchorId="15B77B5D" wp14:editId="15B77B5E">
            <wp:extent cx="4429858" cy="1231510"/>
            <wp:effectExtent l="19050" t="0" r="8792"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5" cstate="print"/>
                    <a:srcRect/>
                    <a:stretch>
                      <a:fillRect/>
                    </a:stretch>
                  </pic:blipFill>
                  <pic:spPr bwMode="auto">
                    <a:xfrm>
                      <a:off x="0" y="0"/>
                      <a:ext cx="4430984" cy="1231823"/>
                    </a:xfrm>
                    <a:prstGeom prst="rect">
                      <a:avLst/>
                    </a:prstGeom>
                    <a:noFill/>
                    <a:ln w="9525">
                      <a:noFill/>
                      <a:miter lim="800000"/>
                      <a:headEnd/>
                      <a:tailEnd/>
                    </a:ln>
                  </pic:spPr>
                </pic:pic>
              </a:graphicData>
            </a:graphic>
          </wp:inline>
        </w:drawing>
      </w:r>
    </w:p>
    <w:p w14:paraId="15B77994" w14:textId="77777777" w:rsidR="00D01CB1" w:rsidRPr="00466A13" w:rsidRDefault="00D01CB1" w:rsidP="008C6227">
      <w:pPr>
        <w:pStyle w:val="Ttulo2"/>
        <w:numPr>
          <w:ilvl w:val="0"/>
          <w:numId w:val="0"/>
        </w:numPr>
        <w:rPr>
          <w:sz w:val="20"/>
          <w:lang w:val="es-PE"/>
        </w:rPr>
      </w:pPr>
    </w:p>
    <w:p w14:paraId="15B77995" w14:textId="77777777" w:rsidR="00D01CB1" w:rsidRPr="00466A13" w:rsidRDefault="00D01CB1" w:rsidP="008C6227">
      <w:pPr>
        <w:pStyle w:val="Ttulo2"/>
        <w:numPr>
          <w:ilvl w:val="1"/>
          <w:numId w:val="130"/>
        </w:numPr>
        <w:rPr>
          <w:sz w:val="20"/>
          <w:lang w:val="es-PE"/>
        </w:rPr>
      </w:pPr>
      <w:bookmarkStart w:id="781" w:name="_dw"/>
      <w:bookmarkEnd w:id="781"/>
      <w:r w:rsidRPr="00466A13">
        <w:rPr>
          <w:sz w:val="20"/>
          <w:lang w:val="es-PE"/>
        </w:rPr>
        <w:t>Detalle de Perfiles de Acceso</w:t>
      </w:r>
    </w:p>
    <w:p w14:paraId="15B77996" w14:textId="77777777" w:rsidR="00D01CB1" w:rsidRPr="00466A13" w:rsidRDefault="00D01CB1" w:rsidP="008C6227">
      <w:pPr>
        <w:pStyle w:val="Ttulo2"/>
        <w:numPr>
          <w:ilvl w:val="0"/>
          <w:numId w:val="0"/>
        </w:numPr>
        <w:ind w:left="576"/>
        <w:rPr>
          <w:sz w:val="20"/>
          <w:lang w:val="es-PE"/>
        </w:rPr>
      </w:pPr>
    </w:p>
    <w:p w14:paraId="15B77997" w14:textId="77777777" w:rsidR="00D01CB1" w:rsidRPr="00466A13" w:rsidRDefault="00D01CB1" w:rsidP="008C6227">
      <w:pPr>
        <w:pStyle w:val="Ttulo2"/>
        <w:numPr>
          <w:ilvl w:val="0"/>
          <w:numId w:val="0"/>
        </w:numPr>
        <w:ind w:left="576"/>
        <w:rPr>
          <w:sz w:val="20"/>
          <w:lang w:val="es-PE"/>
        </w:rPr>
      </w:pPr>
      <w:r w:rsidRPr="00466A13">
        <w:rPr>
          <w:noProof/>
          <w:sz w:val="20"/>
          <w:lang w:val="es-PE" w:eastAsia="es-PE"/>
        </w:rPr>
        <w:drawing>
          <wp:inline distT="0" distB="0" distL="0" distR="0" wp14:anchorId="15B77B5F" wp14:editId="15B77B60">
            <wp:extent cx="5562452" cy="4338285"/>
            <wp:effectExtent l="19050" t="0" r="148" b="0"/>
            <wp:docPr id="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srcRect/>
                    <a:stretch>
                      <a:fillRect/>
                    </a:stretch>
                  </pic:blipFill>
                  <pic:spPr bwMode="auto">
                    <a:xfrm>
                      <a:off x="0" y="0"/>
                      <a:ext cx="5565880" cy="4340958"/>
                    </a:xfrm>
                    <a:prstGeom prst="rect">
                      <a:avLst/>
                    </a:prstGeom>
                    <a:noFill/>
                    <a:ln w="9525">
                      <a:noFill/>
                      <a:miter lim="800000"/>
                      <a:headEnd/>
                      <a:tailEnd/>
                    </a:ln>
                  </pic:spPr>
                </pic:pic>
              </a:graphicData>
            </a:graphic>
          </wp:inline>
        </w:drawing>
      </w:r>
    </w:p>
    <w:p w14:paraId="15B77998" w14:textId="77777777" w:rsidR="00D81260" w:rsidRPr="00D81260" w:rsidRDefault="00D81260" w:rsidP="00D81260">
      <w:pPr>
        <w:pStyle w:val="Ttulo2"/>
        <w:numPr>
          <w:ilvl w:val="1"/>
          <w:numId w:val="130"/>
        </w:numPr>
        <w:rPr>
          <w:sz w:val="20"/>
          <w:highlight w:val="yellow"/>
          <w:lang w:val="es-PE"/>
        </w:rPr>
      </w:pPr>
      <w:r w:rsidRPr="00D81260">
        <w:rPr>
          <w:sz w:val="20"/>
          <w:highlight w:val="yellow"/>
          <w:lang w:val="es-PE"/>
        </w:rPr>
        <w:t>Ubigeos Lima y Callao para Despacho Presencial</w:t>
      </w:r>
      <w:r w:rsidR="009B72E4">
        <w:rPr>
          <w:sz w:val="20"/>
          <w:highlight w:val="yellow"/>
          <w:lang w:val="es-PE"/>
        </w:rPr>
        <w:t xml:space="preserve"> </w:t>
      </w:r>
    </w:p>
    <w:p w14:paraId="15B77999" w14:textId="77777777" w:rsidR="00D81260" w:rsidRPr="00890790" w:rsidRDefault="00D81260" w:rsidP="00D81260">
      <w:pPr>
        <w:pStyle w:val="Ttulo2"/>
        <w:numPr>
          <w:ilvl w:val="0"/>
          <w:numId w:val="0"/>
        </w:numPr>
        <w:ind w:left="720"/>
        <w:rPr>
          <w:sz w:val="8"/>
          <w:highlight w:val="yellow"/>
          <w:lang w:val="es-PE"/>
        </w:rPr>
      </w:pPr>
    </w:p>
    <w:tbl>
      <w:tblPr>
        <w:tblW w:w="7967" w:type="dxa"/>
        <w:jc w:val="center"/>
        <w:tblInd w:w="-81" w:type="dxa"/>
        <w:tblCellMar>
          <w:left w:w="0" w:type="dxa"/>
          <w:right w:w="0" w:type="dxa"/>
        </w:tblCellMar>
        <w:tblLook w:val="04A0" w:firstRow="1" w:lastRow="0" w:firstColumn="1" w:lastColumn="0" w:noHBand="0" w:noVBand="1"/>
      </w:tblPr>
      <w:tblGrid>
        <w:gridCol w:w="960"/>
        <w:gridCol w:w="960"/>
        <w:gridCol w:w="1800"/>
        <w:gridCol w:w="1620"/>
        <w:gridCol w:w="2627"/>
      </w:tblGrid>
      <w:tr w:rsidR="00890790" w:rsidRPr="00D81260" w14:paraId="15B7799F" w14:textId="77777777" w:rsidTr="00890790">
        <w:trPr>
          <w:trHeight w:val="59"/>
          <w:jc w:val="center"/>
        </w:trPr>
        <w:tc>
          <w:tcPr>
            <w:tcW w:w="960" w:type="dxa"/>
            <w:tcBorders>
              <w:top w:val="single" w:sz="8" w:space="0" w:color="auto"/>
              <w:left w:val="single" w:sz="8" w:space="0" w:color="auto"/>
              <w:bottom w:val="single" w:sz="8" w:space="0" w:color="auto"/>
              <w:right w:val="single" w:sz="8" w:space="0" w:color="auto"/>
            </w:tcBorders>
            <w:shd w:val="clear" w:color="auto" w:fill="808080" w:themeFill="background1" w:themeFillShade="80"/>
          </w:tcPr>
          <w:p w14:paraId="15B7799A" w14:textId="77777777" w:rsidR="00890790" w:rsidRPr="00890790" w:rsidRDefault="00890790" w:rsidP="00890790">
            <w:pPr>
              <w:jc w:val="center"/>
              <w:rPr>
                <w:rFonts w:ascii="Arial Narrow" w:hAnsi="Arial Narrow" w:cs="Arial"/>
                <w:b/>
                <w:color w:val="000000"/>
                <w:sz w:val="20"/>
                <w:szCs w:val="18"/>
                <w:highlight w:val="yellow"/>
              </w:rPr>
            </w:pPr>
            <w:r w:rsidRPr="00890790">
              <w:rPr>
                <w:rFonts w:ascii="Arial Narrow" w:hAnsi="Arial Narrow" w:cs="Arial"/>
                <w:b/>
                <w:color w:val="000000"/>
                <w:sz w:val="20"/>
                <w:szCs w:val="18"/>
                <w:highlight w:val="yellow"/>
              </w:rPr>
              <w:t>N°</w:t>
            </w:r>
          </w:p>
        </w:tc>
        <w:tc>
          <w:tcPr>
            <w:tcW w:w="960" w:type="dxa"/>
            <w:tcBorders>
              <w:top w:val="single" w:sz="8" w:space="0" w:color="auto"/>
              <w:left w:val="single" w:sz="8" w:space="0" w:color="auto"/>
              <w:bottom w:val="single" w:sz="8" w:space="0" w:color="auto"/>
              <w:right w:val="single" w:sz="8" w:space="0" w:color="auto"/>
            </w:tcBorders>
            <w:shd w:val="clear" w:color="auto" w:fill="808080" w:themeFill="background1" w:themeFillShade="80"/>
            <w:noWrap/>
            <w:tcMar>
              <w:top w:w="0" w:type="dxa"/>
              <w:left w:w="70" w:type="dxa"/>
              <w:bottom w:w="0" w:type="dxa"/>
              <w:right w:w="70" w:type="dxa"/>
            </w:tcMar>
            <w:vAlign w:val="bottom"/>
            <w:hideMark/>
          </w:tcPr>
          <w:p w14:paraId="15B7799B" w14:textId="77777777" w:rsidR="00890790" w:rsidRPr="00890790" w:rsidRDefault="00890790" w:rsidP="00890790">
            <w:pPr>
              <w:jc w:val="center"/>
              <w:rPr>
                <w:rFonts w:ascii="Arial Narrow" w:hAnsi="Arial Narrow" w:cs="Arial"/>
                <w:b/>
                <w:color w:val="000000"/>
                <w:sz w:val="20"/>
                <w:szCs w:val="18"/>
                <w:highlight w:val="yellow"/>
              </w:rPr>
            </w:pPr>
            <w:r w:rsidRPr="00890790">
              <w:rPr>
                <w:rFonts w:ascii="Arial Narrow" w:hAnsi="Arial Narrow" w:cs="Arial"/>
                <w:b/>
                <w:color w:val="000000"/>
                <w:sz w:val="20"/>
                <w:szCs w:val="18"/>
                <w:highlight w:val="yellow"/>
              </w:rPr>
              <w:t>CODIGO</w:t>
            </w:r>
          </w:p>
        </w:tc>
        <w:tc>
          <w:tcPr>
            <w:tcW w:w="1800" w:type="dxa"/>
            <w:tcBorders>
              <w:top w:val="single" w:sz="8" w:space="0" w:color="auto"/>
              <w:left w:val="nil"/>
              <w:bottom w:val="single" w:sz="8" w:space="0" w:color="auto"/>
              <w:right w:val="single" w:sz="8" w:space="0" w:color="auto"/>
            </w:tcBorders>
            <w:shd w:val="clear" w:color="auto" w:fill="808080" w:themeFill="background1" w:themeFillShade="80"/>
            <w:noWrap/>
            <w:tcMar>
              <w:top w:w="0" w:type="dxa"/>
              <w:left w:w="70" w:type="dxa"/>
              <w:bottom w:w="0" w:type="dxa"/>
              <w:right w:w="70" w:type="dxa"/>
            </w:tcMar>
            <w:vAlign w:val="bottom"/>
            <w:hideMark/>
          </w:tcPr>
          <w:p w14:paraId="15B7799C" w14:textId="77777777" w:rsidR="00890790" w:rsidRPr="00890790" w:rsidRDefault="00890790" w:rsidP="00890790">
            <w:pPr>
              <w:jc w:val="center"/>
              <w:rPr>
                <w:rFonts w:ascii="Arial Narrow" w:hAnsi="Arial Narrow" w:cs="Arial"/>
                <w:b/>
                <w:color w:val="000000"/>
                <w:sz w:val="20"/>
                <w:szCs w:val="18"/>
                <w:highlight w:val="yellow"/>
              </w:rPr>
            </w:pPr>
            <w:r w:rsidRPr="00890790">
              <w:rPr>
                <w:rFonts w:ascii="Arial Narrow" w:hAnsi="Arial Narrow" w:cs="Arial"/>
                <w:b/>
                <w:color w:val="000000"/>
                <w:sz w:val="20"/>
                <w:szCs w:val="18"/>
                <w:highlight w:val="yellow"/>
              </w:rPr>
              <w:t>DPTO</w:t>
            </w:r>
          </w:p>
        </w:tc>
        <w:tc>
          <w:tcPr>
            <w:tcW w:w="1620" w:type="dxa"/>
            <w:tcBorders>
              <w:top w:val="single" w:sz="8" w:space="0" w:color="auto"/>
              <w:left w:val="nil"/>
              <w:bottom w:val="single" w:sz="8" w:space="0" w:color="auto"/>
              <w:right w:val="single" w:sz="8" w:space="0" w:color="auto"/>
            </w:tcBorders>
            <w:shd w:val="clear" w:color="auto" w:fill="808080" w:themeFill="background1" w:themeFillShade="80"/>
            <w:noWrap/>
            <w:tcMar>
              <w:top w:w="0" w:type="dxa"/>
              <w:left w:w="70" w:type="dxa"/>
              <w:bottom w:w="0" w:type="dxa"/>
              <w:right w:w="70" w:type="dxa"/>
            </w:tcMar>
            <w:vAlign w:val="bottom"/>
            <w:hideMark/>
          </w:tcPr>
          <w:p w14:paraId="15B7799D" w14:textId="77777777" w:rsidR="00890790" w:rsidRPr="00890790" w:rsidRDefault="00890790" w:rsidP="00890790">
            <w:pPr>
              <w:jc w:val="center"/>
              <w:rPr>
                <w:rFonts w:ascii="Arial Narrow" w:hAnsi="Arial Narrow" w:cs="Arial"/>
                <w:b/>
                <w:color w:val="000000"/>
                <w:sz w:val="20"/>
                <w:szCs w:val="18"/>
                <w:highlight w:val="yellow"/>
              </w:rPr>
            </w:pPr>
            <w:r w:rsidRPr="00890790">
              <w:rPr>
                <w:rFonts w:ascii="Arial Narrow" w:hAnsi="Arial Narrow" w:cs="Arial"/>
                <w:b/>
                <w:color w:val="000000"/>
                <w:sz w:val="20"/>
                <w:szCs w:val="18"/>
                <w:highlight w:val="yellow"/>
              </w:rPr>
              <w:t>PROV</w:t>
            </w:r>
          </w:p>
        </w:tc>
        <w:tc>
          <w:tcPr>
            <w:tcW w:w="2627" w:type="dxa"/>
            <w:tcBorders>
              <w:top w:val="single" w:sz="8" w:space="0" w:color="auto"/>
              <w:left w:val="nil"/>
              <w:bottom w:val="single" w:sz="8" w:space="0" w:color="auto"/>
              <w:right w:val="single" w:sz="8" w:space="0" w:color="auto"/>
            </w:tcBorders>
            <w:shd w:val="clear" w:color="auto" w:fill="808080" w:themeFill="background1" w:themeFillShade="80"/>
            <w:noWrap/>
            <w:tcMar>
              <w:top w:w="0" w:type="dxa"/>
              <w:left w:w="70" w:type="dxa"/>
              <w:bottom w:w="0" w:type="dxa"/>
              <w:right w:w="70" w:type="dxa"/>
            </w:tcMar>
            <w:vAlign w:val="bottom"/>
            <w:hideMark/>
          </w:tcPr>
          <w:p w14:paraId="15B7799E" w14:textId="77777777" w:rsidR="00890790" w:rsidRPr="00890790" w:rsidRDefault="00890790" w:rsidP="00890790">
            <w:pPr>
              <w:jc w:val="center"/>
              <w:rPr>
                <w:rFonts w:ascii="Arial Narrow" w:hAnsi="Arial Narrow" w:cs="Arial"/>
                <w:b/>
                <w:color w:val="000000"/>
                <w:sz w:val="20"/>
                <w:szCs w:val="18"/>
                <w:highlight w:val="yellow"/>
              </w:rPr>
            </w:pPr>
            <w:r w:rsidRPr="00890790">
              <w:rPr>
                <w:rFonts w:ascii="Arial Narrow" w:hAnsi="Arial Narrow" w:cs="Arial"/>
                <w:b/>
                <w:color w:val="000000"/>
                <w:sz w:val="20"/>
                <w:szCs w:val="18"/>
                <w:highlight w:val="yellow"/>
              </w:rPr>
              <w:t>DIST</w:t>
            </w:r>
          </w:p>
        </w:tc>
      </w:tr>
      <w:tr w:rsidR="00890790" w:rsidRPr="00D81260" w14:paraId="15B779A5" w14:textId="77777777" w:rsidTr="00890790">
        <w:trPr>
          <w:trHeight w:val="59"/>
          <w:jc w:val="center"/>
        </w:trPr>
        <w:tc>
          <w:tcPr>
            <w:tcW w:w="960" w:type="dxa"/>
            <w:tcBorders>
              <w:top w:val="single" w:sz="8" w:space="0" w:color="auto"/>
              <w:left w:val="single" w:sz="8" w:space="0" w:color="auto"/>
              <w:bottom w:val="single" w:sz="8" w:space="0" w:color="auto"/>
              <w:right w:val="single" w:sz="8" w:space="0" w:color="auto"/>
            </w:tcBorders>
          </w:tcPr>
          <w:p w14:paraId="15B779A0"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1</w:t>
            </w:r>
          </w:p>
        </w:tc>
        <w:tc>
          <w:tcPr>
            <w:tcW w:w="960" w:type="dxa"/>
            <w:tcBorders>
              <w:top w:val="single" w:sz="8" w:space="0" w:color="auto"/>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A1"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150101</w:t>
            </w:r>
          </w:p>
        </w:tc>
        <w:tc>
          <w:tcPr>
            <w:tcW w:w="1800" w:type="dxa"/>
            <w:tcBorders>
              <w:top w:val="single" w:sz="8" w:space="0" w:color="auto"/>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A2"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single" w:sz="8" w:space="0" w:color="auto"/>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A3"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single" w:sz="8" w:space="0" w:color="auto"/>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A4"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r>
      <w:tr w:rsidR="00890790" w:rsidRPr="00D81260" w14:paraId="15B779AB"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9A6"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2</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A7"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150102</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A8"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A9"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AA"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ANCON</w:t>
            </w:r>
          </w:p>
        </w:tc>
      </w:tr>
      <w:tr w:rsidR="00890790" w:rsidRPr="00D81260" w14:paraId="15B779B1"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9AC"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3</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AD"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150103</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AE"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AF"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B0"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ATE</w:t>
            </w:r>
          </w:p>
        </w:tc>
      </w:tr>
      <w:tr w:rsidR="00890790" w:rsidRPr="00D81260" w14:paraId="15B779B7"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9B2"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4</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B3"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150104</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B4"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B5"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B6"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BARRANCO</w:t>
            </w:r>
          </w:p>
        </w:tc>
      </w:tr>
      <w:tr w:rsidR="00890790" w:rsidRPr="00D81260" w14:paraId="15B779BD"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9B8"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5</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B9"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150105</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BA"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BB"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BC"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BRE¿A</w:t>
            </w:r>
          </w:p>
        </w:tc>
      </w:tr>
      <w:tr w:rsidR="00890790" w:rsidRPr="00D81260" w14:paraId="15B779C3"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9BE"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6</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BF"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150106</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C0"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C1"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C2"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CARABAYLLO</w:t>
            </w:r>
          </w:p>
        </w:tc>
      </w:tr>
      <w:tr w:rsidR="00890790" w:rsidRPr="00D81260" w14:paraId="15B779C9"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9C4"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7</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C5"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150107</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C6"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C7"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C8"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CHACLACAYO</w:t>
            </w:r>
          </w:p>
        </w:tc>
      </w:tr>
      <w:tr w:rsidR="00890790" w:rsidRPr="00D81260" w14:paraId="15B779CF"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9CA"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8</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CB"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150108</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CC"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CD"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CE"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CHORRILLOS</w:t>
            </w:r>
          </w:p>
        </w:tc>
      </w:tr>
      <w:tr w:rsidR="00890790" w:rsidRPr="00D81260" w14:paraId="15B779D5"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9D0"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9</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D1"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150109</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D2"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D3"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D4"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CIENEGUILLA</w:t>
            </w:r>
          </w:p>
        </w:tc>
      </w:tr>
      <w:tr w:rsidR="00890790" w:rsidRPr="00D81260" w14:paraId="15B779DB"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9D6"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10</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D7"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150110</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D8"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D9"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DA"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COMAS</w:t>
            </w:r>
          </w:p>
        </w:tc>
      </w:tr>
      <w:tr w:rsidR="00890790" w:rsidRPr="00D81260" w14:paraId="15B779E1"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9DC"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11</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DD"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150111</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DE"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DF"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E0"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EL AGUSTINO</w:t>
            </w:r>
          </w:p>
        </w:tc>
      </w:tr>
      <w:tr w:rsidR="00890790" w:rsidRPr="00D81260" w14:paraId="15B779E7"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9E2"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12</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E3"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150112</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E4"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E5"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E6"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INDEPENDENCIA</w:t>
            </w:r>
          </w:p>
        </w:tc>
      </w:tr>
      <w:tr w:rsidR="00890790" w:rsidRPr="00D81260" w14:paraId="15B779ED"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9E8"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13</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E9"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150113</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EA"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EB"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EC"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JESUS MARIA</w:t>
            </w:r>
          </w:p>
        </w:tc>
      </w:tr>
      <w:tr w:rsidR="00890790" w:rsidRPr="00D81260" w14:paraId="15B779F3"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9EE"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14</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EF"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150114</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F0"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F1"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F2"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LA MOLINA</w:t>
            </w:r>
          </w:p>
        </w:tc>
      </w:tr>
      <w:tr w:rsidR="00890790" w:rsidRPr="00D81260" w14:paraId="15B779F9"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9F4"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15</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F5"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150115</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F6"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F7"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F8"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LA VICTORIA</w:t>
            </w:r>
          </w:p>
        </w:tc>
      </w:tr>
      <w:tr w:rsidR="00890790" w:rsidRPr="00D81260" w14:paraId="15B779FF"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9FA"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16</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FB"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150116</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FC"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FD"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9FE"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LINCE</w:t>
            </w:r>
          </w:p>
        </w:tc>
      </w:tr>
      <w:tr w:rsidR="00890790" w:rsidRPr="00D81260" w14:paraId="15B77A05"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00"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17</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01"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150117</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02"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03"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04"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LOS OLIVOS</w:t>
            </w:r>
          </w:p>
        </w:tc>
      </w:tr>
      <w:tr w:rsidR="00890790" w:rsidRPr="00D81260" w14:paraId="15B77A0B"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06"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18</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07"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150118</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08"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09"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0A"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LURIGANCHO</w:t>
            </w:r>
          </w:p>
        </w:tc>
      </w:tr>
      <w:tr w:rsidR="00890790" w:rsidRPr="00D81260" w14:paraId="15B77A11"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0C"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19</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0D"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150119</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0E"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0F"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10"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LURIN</w:t>
            </w:r>
          </w:p>
        </w:tc>
      </w:tr>
      <w:tr w:rsidR="00890790" w:rsidRPr="00D81260" w14:paraId="15B77A17"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12"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20</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13"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150120</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14"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15"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16"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MAGDALENA DEL MAR</w:t>
            </w:r>
          </w:p>
        </w:tc>
      </w:tr>
      <w:tr w:rsidR="00890790" w:rsidRPr="00D81260" w14:paraId="15B77A1D"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18"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21</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19"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150121</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1A"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1B"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1C"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MAGDALENA VIEJA</w:t>
            </w:r>
          </w:p>
        </w:tc>
      </w:tr>
      <w:tr w:rsidR="00890790" w:rsidRPr="00D81260" w14:paraId="15B77A23"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1E"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22</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1F"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150122</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20"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21"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22"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MIRAFLORES</w:t>
            </w:r>
          </w:p>
        </w:tc>
      </w:tr>
      <w:tr w:rsidR="00890790" w:rsidRPr="00D81260" w14:paraId="15B77A29"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24"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23</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25"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150123</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26"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27"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28"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PACHACAMAC</w:t>
            </w:r>
          </w:p>
        </w:tc>
      </w:tr>
      <w:tr w:rsidR="00890790" w:rsidRPr="00D81260" w14:paraId="15B77A2F"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2A"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24</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2B"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150124</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2C"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2D"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2E"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PUCUSANA</w:t>
            </w:r>
          </w:p>
        </w:tc>
      </w:tr>
      <w:tr w:rsidR="00890790" w:rsidRPr="00D81260" w14:paraId="15B77A35"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30"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25</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31"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150125</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32"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33"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34"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PUENTE PIEDRA</w:t>
            </w:r>
          </w:p>
        </w:tc>
      </w:tr>
      <w:tr w:rsidR="00890790" w:rsidRPr="00D81260" w14:paraId="15B77A3B"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36"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26</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37"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150126</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38"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39"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3A"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PUNTA HERMOSA</w:t>
            </w:r>
          </w:p>
        </w:tc>
      </w:tr>
      <w:tr w:rsidR="00890790" w:rsidRPr="00D81260" w14:paraId="15B77A41"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3C"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27</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3D"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150127</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3E"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3F"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40"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PUNTA NEGRA</w:t>
            </w:r>
          </w:p>
        </w:tc>
      </w:tr>
      <w:tr w:rsidR="00890790" w:rsidRPr="00D81260" w14:paraId="15B77A47"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42"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28</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43"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150128</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44"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45"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46"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RIMAC</w:t>
            </w:r>
          </w:p>
        </w:tc>
      </w:tr>
      <w:tr w:rsidR="00890790" w:rsidRPr="00D81260" w14:paraId="15B77A4D"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48"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29</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49"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150129</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4A"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4B"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4C"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SAN BARTOLO</w:t>
            </w:r>
          </w:p>
        </w:tc>
      </w:tr>
      <w:tr w:rsidR="00890790" w:rsidRPr="00D81260" w14:paraId="15B77A53"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4E"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30</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4F"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150130</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50"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51"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52"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SAN BORJA</w:t>
            </w:r>
          </w:p>
        </w:tc>
      </w:tr>
      <w:tr w:rsidR="00890790" w:rsidRPr="00D81260" w14:paraId="15B77A59"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54"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31</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55"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150131</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56"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57"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58"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SAN ISIDRO</w:t>
            </w:r>
          </w:p>
        </w:tc>
      </w:tr>
      <w:tr w:rsidR="00890790" w:rsidRPr="00D81260" w14:paraId="15B77A5F"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5A"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32</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5B"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150132</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5C"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5D"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5E"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SAN JUAN DE LURIGANCH</w:t>
            </w:r>
          </w:p>
        </w:tc>
      </w:tr>
      <w:tr w:rsidR="00890790" w:rsidRPr="00D81260" w14:paraId="15B77A65"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60"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33</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61"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150133</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62"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63"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64"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SAN JUAN DE MIRAFLORE</w:t>
            </w:r>
          </w:p>
        </w:tc>
      </w:tr>
      <w:tr w:rsidR="00890790" w:rsidRPr="00D81260" w14:paraId="15B77A6B"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66"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34</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67"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150134</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68"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69"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6A"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SAN LUIS</w:t>
            </w:r>
          </w:p>
        </w:tc>
      </w:tr>
      <w:tr w:rsidR="00890790" w:rsidRPr="00D81260" w14:paraId="15B77A71"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6C"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35</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6D"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150135</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6E"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6F"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70"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SAN MARTIN DE PORRES</w:t>
            </w:r>
          </w:p>
        </w:tc>
      </w:tr>
      <w:tr w:rsidR="00890790" w:rsidRPr="00D81260" w14:paraId="15B77A77"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72"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36</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73"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150136</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74"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75"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76"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SAN MIGUEL</w:t>
            </w:r>
          </w:p>
        </w:tc>
      </w:tr>
      <w:tr w:rsidR="00890790" w:rsidRPr="00D81260" w14:paraId="15B77A7D"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78"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37</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79"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150137</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7A"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7B"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7C"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SANTA ANITA</w:t>
            </w:r>
          </w:p>
        </w:tc>
      </w:tr>
      <w:tr w:rsidR="00890790" w:rsidRPr="00D81260" w14:paraId="15B77A83"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7E"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38</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7F"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150138</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80"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81"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82"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SANTA MARIA DEL MAR</w:t>
            </w:r>
          </w:p>
        </w:tc>
      </w:tr>
      <w:tr w:rsidR="00890790" w:rsidRPr="00D81260" w14:paraId="15B77A89"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84"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39</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85"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150139</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86"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87"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88"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SANTA ROSA</w:t>
            </w:r>
          </w:p>
        </w:tc>
      </w:tr>
      <w:tr w:rsidR="00890790" w:rsidRPr="00D81260" w14:paraId="15B77A8F"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8A"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40</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8B"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150140</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8C"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8D"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8E"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SANTIAGO DE SURCO</w:t>
            </w:r>
          </w:p>
        </w:tc>
      </w:tr>
      <w:tr w:rsidR="00890790" w:rsidRPr="00D81260" w14:paraId="15B77A95"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90"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41</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91"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150141</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92"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93"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94"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SURQUILLO</w:t>
            </w:r>
          </w:p>
        </w:tc>
      </w:tr>
      <w:tr w:rsidR="00890790" w:rsidRPr="00D81260" w14:paraId="15B77A9B"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96"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42</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97"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150142</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98"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99"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9A"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VILLA EL SALVADOR</w:t>
            </w:r>
          </w:p>
        </w:tc>
      </w:tr>
      <w:tr w:rsidR="00890790" w:rsidRPr="00D81260" w14:paraId="15B77AA1" w14:textId="77777777" w:rsidTr="00890790">
        <w:trPr>
          <w:trHeight w:val="59"/>
          <w:jc w:val="center"/>
        </w:trPr>
        <w:tc>
          <w:tcPr>
            <w:tcW w:w="960" w:type="dxa"/>
            <w:tcBorders>
              <w:top w:val="nil"/>
              <w:left w:val="single" w:sz="8" w:space="0" w:color="auto"/>
              <w:bottom w:val="nil"/>
              <w:right w:val="single" w:sz="8" w:space="0" w:color="auto"/>
            </w:tcBorders>
          </w:tcPr>
          <w:p w14:paraId="15B77A9C"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43</w:t>
            </w:r>
          </w:p>
        </w:tc>
        <w:tc>
          <w:tcPr>
            <w:tcW w:w="960" w:type="dxa"/>
            <w:tcBorders>
              <w:top w:val="nil"/>
              <w:left w:val="single" w:sz="8" w:space="0" w:color="auto"/>
              <w:bottom w:val="nil"/>
              <w:right w:val="single" w:sz="8" w:space="0" w:color="auto"/>
            </w:tcBorders>
            <w:shd w:val="clear" w:color="auto" w:fill="auto"/>
            <w:noWrap/>
            <w:tcMar>
              <w:top w:w="0" w:type="dxa"/>
              <w:left w:w="70" w:type="dxa"/>
              <w:bottom w:w="0" w:type="dxa"/>
              <w:right w:w="70" w:type="dxa"/>
            </w:tcMar>
            <w:vAlign w:val="bottom"/>
            <w:hideMark/>
          </w:tcPr>
          <w:p w14:paraId="15B77A9D"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150143</w:t>
            </w:r>
          </w:p>
        </w:tc>
        <w:tc>
          <w:tcPr>
            <w:tcW w:w="1800" w:type="dxa"/>
            <w:tcBorders>
              <w:top w:val="nil"/>
              <w:left w:val="nil"/>
              <w:bottom w:val="nil"/>
              <w:right w:val="single" w:sz="8" w:space="0" w:color="auto"/>
            </w:tcBorders>
            <w:shd w:val="clear" w:color="auto" w:fill="auto"/>
            <w:noWrap/>
            <w:tcMar>
              <w:top w:w="0" w:type="dxa"/>
              <w:left w:w="70" w:type="dxa"/>
              <w:bottom w:w="0" w:type="dxa"/>
              <w:right w:w="70" w:type="dxa"/>
            </w:tcMar>
            <w:vAlign w:val="bottom"/>
            <w:hideMark/>
          </w:tcPr>
          <w:p w14:paraId="15B77A9E"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1620" w:type="dxa"/>
            <w:tcBorders>
              <w:top w:val="nil"/>
              <w:left w:val="nil"/>
              <w:bottom w:val="nil"/>
              <w:right w:val="single" w:sz="8" w:space="0" w:color="auto"/>
            </w:tcBorders>
            <w:shd w:val="clear" w:color="auto" w:fill="auto"/>
            <w:noWrap/>
            <w:tcMar>
              <w:top w:w="0" w:type="dxa"/>
              <w:left w:w="70" w:type="dxa"/>
              <w:bottom w:w="0" w:type="dxa"/>
              <w:right w:w="70" w:type="dxa"/>
            </w:tcMar>
            <w:vAlign w:val="bottom"/>
            <w:hideMark/>
          </w:tcPr>
          <w:p w14:paraId="15B77A9F"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LIMA</w:t>
            </w:r>
          </w:p>
        </w:tc>
        <w:tc>
          <w:tcPr>
            <w:tcW w:w="2627" w:type="dxa"/>
            <w:tcBorders>
              <w:top w:val="nil"/>
              <w:left w:val="nil"/>
              <w:bottom w:val="nil"/>
              <w:right w:val="single" w:sz="8" w:space="0" w:color="auto"/>
            </w:tcBorders>
            <w:shd w:val="clear" w:color="auto" w:fill="auto"/>
            <w:noWrap/>
            <w:tcMar>
              <w:top w:w="0" w:type="dxa"/>
              <w:left w:w="70" w:type="dxa"/>
              <w:bottom w:w="0" w:type="dxa"/>
              <w:right w:w="70" w:type="dxa"/>
            </w:tcMar>
            <w:vAlign w:val="bottom"/>
            <w:hideMark/>
          </w:tcPr>
          <w:p w14:paraId="15B77AA0"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VILLA MARIA DEL TRIUN</w:t>
            </w:r>
          </w:p>
        </w:tc>
      </w:tr>
      <w:tr w:rsidR="00890790" w:rsidRPr="00D81260" w14:paraId="15B77AA7" w14:textId="77777777" w:rsidTr="00890790">
        <w:trPr>
          <w:trHeight w:val="79"/>
          <w:jc w:val="center"/>
        </w:trPr>
        <w:tc>
          <w:tcPr>
            <w:tcW w:w="960" w:type="dxa"/>
            <w:tcBorders>
              <w:top w:val="nil"/>
              <w:left w:val="single" w:sz="8" w:space="0" w:color="auto"/>
              <w:bottom w:val="single" w:sz="8" w:space="0" w:color="auto"/>
              <w:right w:val="single" w:sz="8" w:space="0" w:color="auto"/>
            </w:tcBorders>
          </w:tcPr>
          <w:p w14:paraId="15B77AA2" w14:textId="77777777" w:rsidR="00890790" w:rsidRPr="00D81260" w:rsidRDefault="00890790">
            <w:pPr>
              <w:rPr>
                <w:rFonts w:ascii="Arial Narrow" w:hAnsi="Arial Narrow"/>
                <w:sz w:val="20"/>
                <w:szCs w:val="18"/>
                <w:highlight w:val="yellow"/>
              </w:rPr>
            </w:pP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A3" w14:textId="77777777" w:rsidR="00890790" w:rsidRPr="00D81260" w:rsidRDefault="00890790">
            <w:pPr>
              <w:rPr>
                <w:rFonts w:ascii="Arial Narrow" w:hAnsi="Arial Narrow"/>
                <w:sz w:val="20"/>
                <w:szCs w:val="18"/>
                <w:highlight w:val="yellow"/>
              </w:rPr>
            </w:pP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A4" w14:textId="77777777" w:rsidR="00890790" w:rsidRPr="00D81260" w:rsidRDefault="00890790">
            <w:pPr>
              <w:rPr>
                <w:rFonts w:ascii="Arial Narrow" w:hAnsi="Arial Narrow"/>
                <w:sz w:val="20"/>
                <w:szCs w:val="18"/>
                <w:highlight w:val="yellow"/>
              </w:rPr>
            </w:pP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A5" w14:textId="77777777" w:rsidR="00890790" w:rsidRPr="00D81260" w:rsidRDefault="00890790">
            <w:pPr>
              <w:rPr>
                <w:rFonts w:ascii="Arial Narrow" w:hAnsi="Arial Narrow"/>
                <w:sz w:val="20"/>
                <w:szCs w:val="18"/>
                <w:highlight w:val="yellow"/>
              </w:rPr>
            </w:pP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A6" w14:textId="77777777" w:rsidR="00890790" w:rsidRPr="00D81260" w:rsidRDefault="00890790">
            <w:pPr>
              <w:rPr>
                <w:rFonts w:ascii="Arial Narrow" w:hAnsi="Arial Narrow"/>
                <w:sz w:val="20"/>
                <w:szCs w:val="18"/>
                <w:highlight w:val="yellow"/>
              </w:rPr>
            </w:pPr>
          </w:p>
        </w:tc>
      </w:tr>
      <w:tr w:rsidR="00890790" w:rsidRPr="00D81260" w14:paraId="15B77AAD"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A8"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44</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A9"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070101</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AA"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CALLAO</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AB"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CALLAO</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AC"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CALLAO</w:t>
            </w:r>
          </w:p>
        </w:tc>
      </w:tr>
      <w:tr w:rsidR="00890790" w:rsidRPr="00D81260" w14:paraId="15B77AB3"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AE"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45</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AF"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070102</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B0"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CALLAO</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B1"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CALLAO</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B2"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BELLAVISTA</w:t>
            </w:r>
          </w:p>
        </w:tc>
      </w:tr>
      <w:tr w:rsidR="00890790" w:rsidRPr="00D81260" w14:paraId="15B77AB9"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B4"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46</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B5"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070103</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B6"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CALLAO</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B7"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CALLAO</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B8"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CARMEN DE LA LEGUA RE</w:t>
            </w:r>
          </w:p>
        </w:tc>
      </w:tr>
      <w:tr w:rsidR="00890790" w:rsidRPr="00D81260" w14:paraId="15B77ABF"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BA"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47</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BB"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070104</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BC"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CALLAO</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BD"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CALLAO</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BE"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LA PERLA</w:t>
            </w:r>
          </w:p>
        </w:tc>
      </w:tr>
      <w:tr w:rsidR="00890790" w:rsidRPr="00D81260" w14:paraId="15B77AC5"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C0"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48</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C1"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070105</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C2"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CALLAO</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C3"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CALLAO</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C4"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LA PUNTA</w:t>
            </w:r>
          </w:p>
        </w:tc>
      </w:tr>
      <w:tr w:rsidR="00890790" w:rsidRPr="00D81260" w14:paraId="15B77ACB" w14:textId="77777777" w:rsidTr="00890790">
        <w:trPr>
          <w:trHeight w:val="59"/>
          <w:jc w:val="center"/>
        </w:trPr>
        <w:tc>
          <w:tcPr>
            <w:tcW w:w="960" w:type="dxa"/>
            <w:tcBorders>
              <w:top w:val="nil"/>
              <w:left w:val="single" w:sz="8" w:space="0" w:color="auto"/>
              <w:bottom w:val="single" w:sz="8" w:space="0" w:color="auto"/>
              <w:right w:val="single" w:sz="8" w:space="0" w:color="auto"/>
            </w:tcBorders>
          </w:tcPr>
          <w:p w14:paraId="15B77AC6" w14:textId="77777777" w:rsidR="00890790" w:rsidRPr="00D81260" w:rsidRDefault="00890790">
            <w:pPr>
              <w:rPr>
                <w:rFonts w:ascii="Arial Narrow" w:hAnsi="Arial Narrow" w:cs="Arial"/>
                <w:color w:val="000000"/>
                <w:sz w:val="20"/>
                <w:szCs w:val="18"/>
                <w:highlight w:val="yellow"/>
              </w:rPr>
            </w:pPr>
            <w:r>
              <w:rPr>
                <w:rFonts w:ascii="Arial Narrow" w:hAnsi="Arial Narrow" w:cs="Arial"/>
                <w:color w:val="000000"/>
                <w:sz w:val="20"/>
                <w:szCs w:val="18"/>
                <w:highlight w:val="yellow"/>
              </w:rPr>
              <w:t>49</w:t>
            </w:r>
          </w:p>
        </w:tc>
        <w:tc>
          <w:tcPr>
            <w:tcW w:w="960" w:type="dxa"/>
            <w:tcBorders>
              <w:top w:val="nil"/>
              <w:left w:val="single" w:sz="8" w:space="0" w:color="auto"/>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C7"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070106</w:t>
            </w:r>
          </w:p>
        </w:tc>
        <w:tc>
          <w:tcPr>
            <w:tcW w:w="180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C8"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CALLAO</w:t>
            </w:r>
          </w:p>
        </w:tc>
        <w:tc>
          <w:tcPr>
            <w:tcW w:w="1620"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C9" w14:textId="77777777" w:rsidR="00890790" w:rsidRPr="00D81260" w:rsidRDefault="00890790">
            <w:pPr>
              <w:rPr>
                <w:rFonts w:ascii="Arial Narrow" w:eastAsiaTheme="minorHAnsi" w:hAnsi="Arial Narrow" w:cs="Arial"/>
                <w:color w:val="000000"/>
                <w:sz w:val="20"/>
                <w:szCs w:val="18"/>
                <w:highlight w:val="yellow"/>
              </w:rPr>
            </w:pPr>
            <w:r w:rsidRPr="00D81260">
              <w:rPr>
                <w:rFonts w:ascii="Arial Narrow" w:hAnsi="Arial Narrow" w:cs="Arial"/>
                <w:color w:val="000000"/>
                <w:sz w:val="20"/>
                <w:szCs w:val="18"/>
                <w:highlight w:val="yellow"/>
              </w:rPr>
              <w:t>CALLAO</w:t>
            </w:r>
          </w:p>
        </w:tc>
        <w:tc>
          <w:tcPr>
            <w:tcW w:w="2627" w:type="dxa"/>
            <w:tcBorders>
              <w:top w:val="nil"/>
              <w:left w:val="nil"/>
              <w:bottom w:val="single" w:sz="8" w:space="0" w:color="auto"/>
              <w:right w:val="single" w:sz="8" w:space="0" w:color="auto"/>
            </w:tcBorders>
            <w:shd w:val="clear" w:color="auto" w:fill="auto"/>
            <w:noWrap/>
            <w:tcMar>
              <w:top w:w="0" w:type="dxa"/>
              <w:left w:w="70" w:type="dxa"/>
              <w:bottom w:w="0" w:type="dxa"/>
              <w:right w:w="70" w:type="dxa"/>
            </w:tcMar>
            <w:vAlign w:val="bottom"/>
            <w:hideMark/>
          </w:tcPr>
          <w:p w14:paraId="15B77ACA" w14:textId="77777777" w:rsidR="00890790" w:rsidRPr="00D81260" w:rsidRDefault="00890790">
            <w:pPr>
              <w:rPr>
                <w:rFonts w:ascii="Arial Narrow" w:eastAsiaTheme="minorHAnsi" w:hAnsi="Arial Narrow" w:cs="Arial"/>
                <w:color w:val="000000"/>
                <w:sz w:val="20"/>
                <w:szCs w:val="18"/>
              </w:rPr>
            </w:pPr>
            <w:r w:rsidRPr="00D81260">
              <w:rPr>
                <w:rFonts w:ascii="Arial Narrow" w:hAnsi="Arial Narrow" w:cs="Arial"/>
                <w:color w:val="000000"/>
                <w:sz w:val="20"/>
                <w:szCs w:val="18"/>
                <w:highlight w:val="yellow"/>
              </w:rPr>
              <w:t>VENTANILLA</w:t>
            </w:r>
          </w:p>
        </w:tc>
      </w:tr>
    </w:tbl>
    <w:p w14:paraId="15B77ACC" w14:textId="77777777" w:rsidR="00890790" w:rsidRDefault="00890790" w:rsidP="00890790">
      <w:pPr>
        <w:pStyle w:val="Ttulo2"/>
        <w:numPr>
          <w:ilvl w:val="0"/>
          <w:numId w:val="0"/>
        </w:numPr>
        <w:ind w:left="720"/>
        <w:rPr>
          <w:sz w:val="20"/>
          <w:lang w:val="es-PE"/>
        </w:rPr>
        <w:sectPr w:rsidR="00890790" w:rsidSect="008055B4">
          <w:pgSz w:w="11907" w:h="16840" w:code="9"/>
          <w:pgMar w:top="1559" w:right="1106" w:bottom="1418" w:left="1418" w:header="709" w:footer="709" w:gutter="0"/>
          <w:cols w:space="708"/>
          <w:docGrid w:linePitch="360"/>
        </w:sectPr>
      </w:pPr>
    </w:p>
    <w:p w14:paraId="15B77ACD" w14:textId="77777777" w:rsidR="00890790" w:rsidRDefault="00890790" w:rsidP="00890790">
      <w:pPr>
        <w:pStyle w:val="Ttulo2"/>
        <w:numPr>
          <w:ilvl w:val="0"/>
          <w:numId w:val="0"/>
        </w:numPr>
        <w:ind w:left="720"/>
        <w:rPr>
          <w:sz w:val="20"/>
          <w:lang w:val="es-PE"/>
        </w:rPr>
      </w:pPr>
    </w:p>
    <w:p w14:paraId="15B77ACE" w14:textId="77777777" w:rsidR="00D81260" w:rsidRPr="00D81260" w:rsidRDefault="00D81260" w:rsidP="00D81260">
      <w:pPr>
        <w:pStyle w:val="Ttulo2"/>
        <w:numPr>
          <w:ilvl w:val="1"/>
          <w:numId w:val="130"/>
        </w:numPr>
        <w:rPr>
          <w:sz w:val="20"/>
          <w:lang w:val="es-PE"/>
        </w:rPr>
      </w:pPr>
      <w:r w:rsidRPr="00D81260">
        <w:rPr>
          <w:sz w:val="20"/>
          <w:lang w:val="es-PE"/>
        </w:rPr>
        <w:t>Motivos de Notificación</w:t>
      </w:r>
    </w:p>
    <w:p w14:paraId="15B77ACF" w14:textId="77777777" w:rsidR="00D81260" w:rsidRDefault="00D81260" w:rsidP="00D81260">
      <w:pPr>
        <w:pStyle w:val="Ttulo2"/>
        <w:numPr>
          <w:ilvl w:val="0"/>
          <w:numId w:val="0"/>
        </w:numPr>
        <w:ind w:left="720"/>
        <w:rPr>
          <w:sz w:val="20"/>
          <w:lang w:val="es-PE"/>
        </w:rPr>
      </w:pPr>
    </w:p>
    <w:p w14:paraId="15B77AD0" w14:textId="77777777" w:rsidR="004A189C" w:rsidRPr="008E18C1" w:rsidRDefault="004A189C" w:rsidP="008C6227">
      <w:pPr>
        <w:pStyle w:val="Prrafodelista"/>
        <w:numPr>
          <w:ilvl w:val="0"/>
          <w:numId w:val="153"/>
        </w:numPr>
        <w:contextualSpacing/>
        <w:rPr>
          <w:rFonts w:cs="Arial"/>
          <w:b/>
        </w:rPr>
      </w:pPr>
      <w:r w:rsidRPr="008E18C1">
        <w:rPr>
          <w:rFonts w:cs="Arial"/>
          <w:b/>
        </w:rPr>
        <w:t xml:space="preserve">EQUIPAJE NO ACOMPAÑADO: </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3"/>
        <w:gridCol w:w="8086"/>
      </w:tblGrid>
      <w:tr w:rsidR="004A189C" w:rsidRPr="008E18C1" w14:paraId="15B77AD3" w14:textId="77777777" w:rsidTr="000F73BA">
        <w:tc>
          <w:tcPr>
            <w:tcW w:w="806" w:type="dxa"/>
          </w:tcPr>
          <w:p w14:paraId="15B77AD1" w14:textId="77777777" w:rsidR="004A189C" w:rsidRPr="008E18C1" w:rsidRDefault="004A189C" w:rsidP="008C6227">
            <w:pPr>
              <w:pStyle w:val="Prrafodelista"/>
              <w:ind w:left="0"/>
              <w:rPr>
                <w:rFonts w:cs="Arial"/>
              </w:rPr>
            </w:pPr>
          </w:p>
        </w:tc>
        <w:tc>
          <w:tcPr>
            <w:tcW w:w="8221" w:type="dxa"/>
          </w:tcPr>
          <w:p w14:paraId="15B77AD2" w14:textId="77777777" w:rsidR="004A189C" w:rsidRPr="008E18C1" w:rsidRDefault="004A189C" w:rsidP="008C6227">
            <w:pPr>
              <w:pStyle w:val="Prrafodelista"/>
              <w:ind w:left="0"/>
              <w:rPr>
                <w:rFonts w:cs="Arial"/>
                <w:b/>
              </w:rPr>
            </w:pPr>
            <w:r w:rsidRPr="008E18C1">
              <w:rPr>
                <w:rFonts w:cs="Arial"/>
                <w:b/>
              </w:rPr>
              <w:t>Viajero debe presentar copia legalizada de PASAPORTE</w:t>
            </w:r>
            <w:r w:rsidRPr="008E18C1">
              <w:rPr>
                <w:rFonts w:cs="Arial"/>
              </w:rPr>
              <w:t xml:space="preserve"> completo con sello legible de fecha de ingreso a Perú – Decreto Supremo N° 016-2016-EF (Consultas: Web: </w:t>
            </w:r>
            <w:hyperlink r:id="rId47" w:history="1">
              <w:r w:rsidRPr="008E18C1">
                <w:rPr>
                  <w:rStyle w:val="Hipervnculo"/>
                  <w:rFonts w:cs="Arial"/>
                </w:rPr>
                <w:t>http://www.sunat.gob.pe</w:t>
              </w:r>
            </w:hyperlink>
            <w:r w:rsidRPr="008E18C1">
              <w:rPr>
                <w:rFonts w:cs="Arial"/>
              </w:rPr>
              <w:t xml:space="preserve"> - Teléfono: 51 - 1 - 219-5150)</w:t>
            </w:r>
          </w:p>
        </w:tc>
      </w:tr>
    </w:tbl>
    <w:p w14:paraId="15B77AD4" w14:textId="77777777" w:rsidR="004A189C" w:rsidRPr="008E18C1" w:rsidRDefault="004A189C" w:rsidP="008C6227">
      <w:pPr>
        <w:pStyle w:val="Prrafodelista"/>
        <w:rPr>
          <w:rFonts w:cs="Arial"/>
          <w:b/>
        </w:rPr>
      </w:pPr>
    </w:p>
    <w:p w14:paraId="15B77AD5" w14:textId="77777777" w:rsidR="004A189C" w:rsidRPr="008E18C1" w:rsidRDefault="004A189C" w:rsidP="008C6227">
      <w:pPr>
        <w:pStyle w:val="Prrafodelista"/>
        <w:numPr>
          <w:ilvl w:val="0"/>
          <w:numId w:val="153"/>
        </w:numPr>
        <w:ind w:right="708"/>
        <w:contextualSpacing/>
        <w:rPr>
          <w:rFonts w:cs="Arial"/>
          <w:b/>
        </w:rPr>
      </w:pPr>
      <w:r w:rsidRPr="008E18C1">
        <w:rPr>
          <w:rFonts w:cs="Arial"/>
          <w:b/>
        </w:rPr>
        <w:t xml:space="preserve">MERCANCIA PROHIBIDA: </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7"/>
        <w:gridCol w:w="8092"/>
      </w:tblGrid>
      <w:tr w:rsidR="004A189C" w:rsidRPr="008E18C1" w14:paraId="15B77AD8" w14:textId="77777777" w:rsidTr="000F73BA">
        <w:tc>
          <w:tcPr>
            <w:tcW w:w="806" w:type="dxa"/>
          </w:tcPr>
          <w:p w14:paraId="15B77AD6" w14:textId="77777777" w:rsidR="004A189C" w:rsidRPr="008E18C1" w:rsidRDefault="004A189C" w:rsidP="008C6227">
            <w:pPr>
              <w:pStyle w:val="Prrafodelista"/>
              <w:ind w:left="0"/>
              <w:rPr>
                <w:rFonts w:cs="Arial"/>
                <w:b/>
                <w:lang w:val="en-US"/>
              </w:rPr>
            </w:pPr>
          </w:p>
        </w:tc>
        <w:tc>
          <w:tcPr>
            <w:tcW w:w="8272" w:type="dxa"/>
          </w:tcPr>
          <w:p w14:paraId="15B77AD7" w14:textId="77777777" w:rsidR="004A189C" w:rsidRPr="008E18C1" w:rsidRDefault="004A189C" w:rsidP="008C6227">
            <w:pPr>
              <w:pStyle w:val="Prrafodelista"/>
              <w:ind w:left="0"/>
              <w:rPr>
                <w:rFonts w:cs="Arial"/>
                <w:b/>
              </w:rPr>
            </w:pPr>
            <w:r w:rsidRPr="008E18C1">
              <w:rPr>
                <w:rFonts w:cs="Arial"/>
                <w:b/>
              </w:rPr>
              <w:t xml:space="preserve">Se prohíbe el ingreso de ROPA y/o CALZADO USADO(S) </w:t>
            </w:r>
            <w:r w:rsidRPr="008E18C1">
              <w:rPr>
                <w:rFonts w:cs="Arial"/>
              </w:rPr>
              <w:t>– Ley N° 28514. (Consultas: Web: http://www.sunat.gob.pe  - Teléfono: +51-01-219-5150)</w:t>
            </w:r>
          </w:p>
        </w:tc>
      </w:tr>
    </w:tbl>
    <w:p w14:paraId="15B77AD9" w14:textId="77777777" w:rsidR="004A189C" w:rsidRPr="008E18C1" w:rsidRDefault="004A189C" w:rsidP="008C6227">
      <w:pPr>
        <w:rPr>
          <w:rFonts w:cs="Arial"/>
          <w:b/>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7"/>
        <w:gridCol w:w="8092"/>
      </w:tblGrid>
      <w:tr w:rsidR="004A189C" w:rsidRPr="008E18C1" w14:paraId="15B77ADC" w14:textId="77777777" w:rsidTr="000F73BA">
        <w:tc>
          <w:tcPr>
            <w:tcW w:w="806" w:type="dxa"/>
          </w:tcPr>
          <w:p w14:paraId="15B77ADA" w14:textId="77777777" w:rsidR="004A189C" w:rsidRPr="008E18C1" w:rsidRDefault="004A189C" w:rsidP="008C6227">
            <w:pPr>
              <w:pStyle w:val="Prrafodelista"/>
              <w:ind w:left="0"/>
              <w:rPr>
                <w:rFonts w:cs="Arial"/>
                <w:b/>
              </w:rPr>
            </w:pPr>
          </w:p>
        </w:tc>
        <w:tc>
          <w:tcPr>
            <w:tcW w:w="8272" w:type="dxa"/>
          </w:tcPr>
          <w:p w14:paraId="15B77ADB" w14:textId="77777777" w:rsidR="004A189C" w:rsidRPr="008E18C1" w:rsidRDefault="004A189C" w:rsidP="008C6227">
            <w:pPr>
              <w:pStyle w:val="Prrafodelista"/>
              <w:ind w:left="0"/>
              <w:rPr>
                <w:rFonts w:cs="Arial"/>
                <w:b/>
              </w:rPr>
            </w:pPr>
            <w:r w:rsidRPr="008E18C1">
              <w:rPr>
                <w:rFonts w:cs="Arial"/>
                <w:b/>
              </w:rPr>
              <w:t>Se prohíbe el ingreso de REPUESTO(S) DE VEHÍCULO(S) USADO(S)</w:t>
            </w:r>
            <w:r w:rsidRPr="008E18C1">
              <w:rPr>
                <w:rFonts w:cs="Arial"/>
              </w:rPr>
              <w:t xml:space="preserve"> –Decreto Supremo N° 053-2010-MTC (Consultas: Web: http://www.sunat.gob.pe  - Central telefónica: 51 - 1- 219-5150)</w:t>
            </w:r>
          </w:p>
        </w:tc>
      </w:tr>
    </w:tbl>
    <w:p w14:paraId="15B77ADD" w14:textId="77777777" w:rsidR="004A189C" w:rsidRPr="008E18C1" w:rsidRDefault="004A189C" w:rsidP="008C6227">
      <w:pPr>
        <w:rPr>
          <w:rFonts w:cs="Arial"/>
          <w:b/>
        </w:rPr>
      </w:pPr>
    </w:p>
    <w:p w14:paraId="15B77ADE" w14:textId="77777777" w:rsidR="004A189C" w:rsidRPr="008E18C1" w:rsidRDefault="004A189C" w:rsidP="008C6227">
      <w:pPr>
        <w:pStyle w:val="Prrafodelista"/>
        <w:numPr>
          <w:ilvl w:val="0"/>
          <w:numId w:val="153"/>
        </w:numPr>
        <w:contextualSpacing/>
        <w:rPr>
          <w:rFonts w:cs="Arial"/>
          <w:b/>
        </w:rPr>
      </w:pPr>
      <w:r w:rsidRPr="008E18C1">
        <w:rPr>
          <w:rFonts w:cs="Arial"/>
          <w:b/>
        </w:rPr>
        <w:t>MERCANCIA(S) RESTRINGIDA(S):</w:t>
      </w:r>
    </w:p>
    <w:p w14:paraId="15B77ADF" w14:textId="77777777" w:rsidR="004A189C" w:rsidRPr="008E18C1" w:rsidRDefault="004A189C" w:rsidP="008C6227">
      <w:pPr>
        <w:pStyle w:val="Prrafodelista"/>
        <w:ind w:left="360"/>
        <w:rPr>
          <w:rFonts w:cs="Arial"/>
          <w:b/>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7"/>
        <w:gridCol w:w="8092"/>
      </w:tblGrid>
      <w:tr w:rsidR="004A189C" w:rsidRPr="008E18C1" w14:paraId="15B77AE2" w14:textId="77777777" w:rsidTr="000F73BA">
        <w:tc>
          <w:tcPr>
            <w:tcW w:w="806" w:type="dxa"/>
          </w:tcPr>
          <w:p w14:paraId="15B77AE0" w14:textId="77777777" w:rsidR="004A189C" w:rsidRPr="008E18C1" w:rsidRDefault="004A189C" w:rsidP="008C6227">
            <w:pPr>
              <w:pStyle w:val="Prrafodelista"/>
              <w:ind w:left="0"/>
              <w:rPr>
                <w:rFonts w:cs="Arial"/>
                <w:b/>
                <w:lang w:val="en-US"/>
              </w:rPr>
            </w:pPr>
          </w:p>
        </w:tc>
        <w:tc>
          <w:tcPr>
            <w:tcW w:w="8272" w:type="dxa"/>
          </w:tcPr>
          <w:p w14:paraId="15B77AE1" w14:textId="77777777" w:rsidR="004A189C" w:rsidRPr="008E18C1" w:rsidRDefault="004A189C" w:rsidP="008C6227">
            <w:pPr>
              <w:pStyle w:val="Prrafodelista"/>
              <w:ind w:left="0"/>
              <w:rPr>
                <w:rFonts w:cs="Arial"/>
                <w:b/>
              </w:rPr>
            </w:pPr>
            <w:r w:rsidRPr="008E18C1">
              <w:rPr>
                <w:rFonts w:cs="Arial"/>
                <w:b/>
              </w:rPr>
              <w:t>Permiso de Internamiento de equipo(s) y/o aparato(s) de TELECOMUNICACIÓN:</w:t>
            </w:r>
            <w:r w:rsidRPr="008E18C1">
              <w:rPr>
                <w:rFonts w:cs="Arial"/>
              </w:rPr>
              <w:t xml:space="preserve"> Expedido por el Ministerio de Transportes y Comunicaciones (MTC) – Decreto Supremo N° 013-93-MTC - Resolución Ministerial N° 204-2009-MTC/03 (Dirección: Jr. Zorritos 1203 – Breña, Lima – Teléfono: 51 -1- 6157800 – Web: </w:t>
            </w:r>
            <w:hyperlink r:id="rId48" w:history="1">
              <w:r w:rsidRPr="008E18C1">
                <w:rPr>
                  <w:rStyle w:val="Hipervnculo"/>
                  <w:rFonts w:cs="Arial"/>
                </w:rPr>
                <w:t>http://www.mtc.gob.pe</w:t>
              </w:r>
            </w:hyperlink>
            <w:r w:rsidRPr="008E18C1">
              <w:rPr>
                <w:rFonts w:cs="Arial"/>
              </w:rPr>
              <w:t>)</w:t>
            </w:r>
          </w:p>
        </w:tc>
      </w:tr>
    </w:tbl>
    <w:p w14:paraId="15B77AE3" w14:textId="77777777" w:rsidR="004A189C" w:rsidRPr="008E18C1" w:rsidRDefault="004A189C" w:rsidP="008C6227">
      <w:pPr>
        <w:rPr>
          <w:rFonts w:cs="Arial"/>
          <w:b/>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8"/>
        <w:gridCol w:w="8091"/>
      </w:tblGrid>
      <w:tr w:rsidR="004A189C" w:rsidRPr="008E18C1" w14:paraId="15B77AE6" w14:textId="77777777" w:rsidTr="000F73BA">
        <w:tc>
          <w:tcPr>
            <w:tcW w:w="806" w:type="dxa"/>
          </w:tcPr>
          <w:p w14:paraId="15B77AE4" w14:textId="77777777" w:rsidR="004A189C" w:rsidRPr="008E18C1" w:rsidRDefault="004A189C" w:rsidP="008C6227">
            <w:pPr>
              <w:pStyle w:val="Prrafodelista"/>
              <w:ind w:left="0"/>
              <w:rPr>
                <w:rFonts w:cs="Arial"/>
                <w:b/>
              </w:rPr>
            </w:pPr>
          </w:p>
        </w:tc>
        <w:tc>
          <w:tcPr>
            <w:tcW w:w="8272" w:type="dxa"/>
          </w:tcPr>
          <w:p w14:paraId="15B77AE5" w14:textId="77777777" w:rsidR="004A189C" w:rsidRPr="008E18C1" w:rsidRDefault="004A189C" w:rsidP="008C6227">
            <w:pPr>
              <w:pStyle w:val="Prrafodelista"/>
              <w:ind w:left="0"/>
              <w:rPr>
                <w:rFonts w:cs="Arial"/>
                <w:b/>
              </w:rPr>
            </w:pPr>
            <w:r w:rsidRPr="008E18C1">
              <w:rPr>
                <w:rFonts w:cs="Arial"/>
                <w:b/>
              </w:rPr>
              <w:t>Informe de Inspección y Verificación / Autorización de PLAGUICIDAS e Insumos VETERINARIOS (IIV/APIV)</w:t>
            </w:r>
            <w:r w:rsidRPr="008E18C1">
              <w:rPr>
                <w:rFonts w:cs="Arial"/>
              </w:rPr>
              <w:t xml:space="preserve">, emitido por el Servicio Nacional de Sanidad Agraria (SENASA) – Decreto Legislativo N° 1059 – Decreto Supremo N° 18-2008-AG (Web: </w:t>
            </w:r>
            <w:hyperlink r:id="rId49" w:history="1">
              <w:r w:rsidRPr="008E18C1">
                <w:rPr>
                  <w:rStyle w:val="Hipervnculo"/>
                  <w:rFonts w:cs="Arial"/>
                </w:rPr>
                <w:t>http://www.senasa.gob.pe/</w:t>
              </w:r>
            </w:hyperlink>
            <w:r w:rsidRPr="008E18C1">
              <w:rPr>
                <w:rFonts w:cs="Arial"/>
              </w:rPr>
              <w:t xml:space="preserve"> - Teléfono: 51 - 1 - 313-3300)</w:t>
            </w:r>
          </w:p>
        </w:tc>
      </w:tr>
    </w:tbl>
    <w:p w14:paraId="15B77AE7" w14:textId="77777777" w:rsidR="004A189C" w:rsidRPr="008E18C1" w:rsidRDefault="004A189C" w:rsidP="008C6227">
      <w:pPr>
        <w:pStyle w:val="Prrafodelista"/>
        <w:ind w:left="360"/>
        <w:rPr>
          <w:rFonts w:cs="Arial"/>
          <w:b/>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7"/>
        <w:gridCol w:w="8092"/>
      </w:tblGrid>
      <w:tr w:rsidR="004A189C" w:rsidRPr="008E18C1" w14:paraId="15B77AEA" w14:textId="77777777" w:rsidTr="000F73BA">
        <w:tc>
          <w:tcPr>
            <w:tcW w:w="806" w:type="dxa"/>
          </w:tcPr>
          <w:p w14:paraId="15B77AE8" w14:textId="77777777" w:rsidR="004A189C" w:rsidRPr="008E18C1" w:rsidRDefault="004A189C" w:rsidP="008C6227">
            <w:pPr>
              <w:pStyle w:val="Prrafodelista"/>
              <w:ind w:left="0"/>
              <w:rPr>
                <w:rFonts w:cs="Arial"/>
                <w:b/>
              </w:rPr>
            </w:pPr>
          </w:p>
        </w:tc>
        <w:tc>
          <w:tcPr>
            <w:tcW w:w="8272" w:type="dxa"/>
          </w:tcPr>
          <w:p w14:paraId="15B77AE9" w14:textId="77777777" w:rsidR="004A189C" w:rsidRPr="008E18C1" w:rsidRDefault="004A189C" w:rsidP="008C6227">
            <w:pPr>
              <w:pStyle w:val="Textoindependiente"/>
              <w:spacing w:line="276" w:lineRule="auto"/>
              <w:rPr>
                <w:b w:val="0"/>
                <w:lang w:val="es-PE"/>
              </w:rPr>
            </w:pPr>
            <w:r w:rsidRPr="008E18C1">
              <w:rPr>
                <w:szCs w:val="22"/>
              </w:rPr>
              <w:t>Registro Sanitario ó Autorización Sanitaria,</w:t>
            </w:r>
            <w:r w:rsidRPr="008E18C1">
              <w:rPr>
                <w:rStyle w:val="Textoennegrita"/>
                <w:szCs w:val="22"/>
              </w:rPr>
              <w:t xml:space="preserve"> para ALIMENTO(S), BEBIDA(S),  DESINFECTANTE(S), PLAGUICIDA(S), JUGUETE(S) y/o ÚTIL(ES) DE ESCRITORIO</w:t>
            </w:r>
            <w:r w:rsidRPr="008E18C1">
              <w:rPr>
                <w:rStyle w:val="Textoennegrita"/>
                <w:b/>
                <w:szCs w:val="22"/>
              </w:rPr>
              <w:t xml:space="preserve">, </w:t>
            </w:r>
            <w:r w:rsidRPr="00C842F0">
              <w:rPr>
                <w:rStyle w:val="Textoennegrita"/>
                <w:szCs w:val="22"/>
              </w:rPr>
              <w:t>emitid</w:t>
            </w:r>
            <w:r w:rsidRPr="00C842F0">
              <w:rPr>
                <w:szCs w:val="22"/>
              </w:rPr>
              <w:t xml:space="preserve">o </w:t>
            </w:r>
            <w:r w:rsidRPr="00603F0C">
              <w:rPr>
                <w:b w:val="0"/>
                <w:szCs w:val="22"/>
              </w:rPr>
              <w:t>por la Dirección General de Sanidad Ambiental (DIGESA) - Ley 26842, Decreto Supremo N° 007-98-SA (Dirección: Las Amapolas 350 Urb. San Eugenio, Lince, Lima (Web: http://www.digesa.sld.pe  - Teléfono 51 - 1 - 442-8353)</w:t>
            </w:r>
          </w:p>
        </w:tc>
      </w:tr>
    </w:tbl>
    <w:p w14:paraId="15B77AEB" w14:textId="77777777" w:rsidR="004A189C" w:rsidRPr="008E18C1" w:rsidRDefault="004A189C" w:rsidP="008C6227">
      <w:pPr>
        <w:pStyle w:val="Prrafodelista"/>
        <w:ind w:left="360"/>
        <w:rPr>
          <w:rFonts w:cs="Arial"/>
          <w:b/>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5"/>
        <w:gridCol w:w="8094"/>
      </w:tblGrid>
      <w:tr w:rsidR="004A189C" w:rsidRPr="008E18C1" w14:paraId="15B77AEE" w14:textId="77777777" w:rsidTr="000F73BA">
        <w:tc>
          <w:tcPr>
            <w:tcW w:w="806" w:type="dxa"/>
          </w:tcPr>
          <w:p w14:paraId="15B77AEC" w14:textId="77777777" w:rsidR="004A189C" w:rsidRPr="008E18C1" w:rsidRDefault="004A189C" w:rsidP="008C6227">
            <w:pPr>
              <w:pStyle w:val="Textoindependiente"/>
              <w:spacing w:line="276" w:lineRule="auto"/>
              <w:rPr>
                <w:b w:val="0"/>
                <w:szCs w:val="22"/>
                <w:lang w:val="es-PE"/>
              </w:rPr>
            </w:pPr>
          </w:p>
        </w:tc>
        <w:tc>
          <w:tcPr>
            <w:tcW w:w="8272" w:type="dxa"/>
          </w:tcPr>
          <w:p w14:paraId="15B77AED" w14:textId="77777777" w:rsidR="004A189C" w:rsidRPr="008E18C1" w:rsidRDefault="004A189C" w:rsidP="008C6227">
            <w:pPr>
              <w:pStyle w:val="Textoindependiente"/>
              <w:spacing w:line="276" w:lineRule="auto"/>
              <w:rPr>
                <w:szCs w:val="22"/>
                <w:lang w:val="es-PE"/>
              </w:rPr>
            </w:pPr>
            <w:r w:rsidRPr="008E18C1">
              <w:rPr>
                <w:szCs w:val="22"/>
              </w:rPr>
              <w:t xml:space="preserve">Registro Sanitario o Certificado de Registro Sanitario o Autorización Excepcional de Importación, para </w:t>
            </w:r>
            <w:r w:rsidRPr="008E18C1">
              <w:rPr>
                <w:bCs/>
                <w:szCs w:val="22"/>
              </w:rPr>
              <w:t xml:space="preserve">PRODUCTO(S) FARMACÉUTICO(S), DISPOSITIVO(S) MÉDICOS y/o PRODUCTO(S) SANITARIO(S), </w:t>
            </w:r>
            <w:r w:rsidRPr="00603F0C">
              <w:rPr>
                <w:b w:val="0"/>
                <w:bCs/>
                <w:szCs w:val="22"/>
              </w:rPr>
              <w:t>e</w:t>
            </w:r>
            <w:r w:rsidRPr="00603F0C">
              <w:rPr>
                <w:b w:val="0"/>
                <w:szCs w:val="22"/>
              </w:rPr>
              <w:t>mitido por la Dirección General de Medicamentos e Insumos y Drogas (DIGEMID) – Ministerio de Salud (Ley N° 29459, Decreto Supremo N° 016-2011-SA) (</w:t>
            </w:r>
            <w:r w:rsidRPr="00603F0C">
              <w:rPr>
                <w:b w:val="0"/>
                <w:szCs w:val="22"/>
                <w:lang w:val="es-PE"/>
              </w:rPr>
              <w:t xml:space="preserve">Web: </w:t>
            </w:r>
            <w:hyperlink r:id="rId50" w:history="1">
              <w:r w:rsidRPr="00603F0C">
                <w:rPr>
                  <w:rStyle w:val="Hipervnculo"/>
                  <w:b w:val="0"/>
                  <w:szCs w:val="22"/>
                  <w:lang w:val="es-PE"/>
                </w:rPr>
                <w:t>http://www.digemid.minsa.gob.pe/</w:t>
              </w:r>
            </w:hyperlink>
            <w:r w:rsidRPr="00603F0C">
              <w:rPr>
                <w:b w:val="0"/>
                <w:szCs w:val="22"/>
                <w:lang w:val="es-PE"/>
              </w:rPr>
              <w:t xml:space="preserve"> – </w:t>
            </w:r>
            <w:r w:rsidRPr="00603F0C">
              <w:rPr>
                <w:b w:val="0"/>
                <w:szCs w:val="22"/>
              </w:rPr>
              <w:t xml:space="preserve">Direc.: Calle Coronel Odriozola 111, San Isidro, Lima, Alt. Cdra. 32 Av. Arequipa – Teléfono 51 - 1 - </w:t>
            </w:r>
            <w:r w:rsidRPr="00603F0C">
              <w:rPr>
                <w:b w:val="0"/>
                <w:szCs w:val="22"/>
                <w:lang w:val="es-PE"/>
              </w:rPr>
              <w:t>422-9200)</w:t>
            </w:r>
          </w:p>
        </w:tc>
      </w:tr>
    </w:tbl>
    <w:p w14:paraId="15B77AEF" w14:textId="77777777" w:rsidR="004A189C" w:rsidRPr="008E18C1" w:rsidRDefault="004A189C" w:rsidP="008C6227">
      <w:pPr>
        <w:pStyle w:val="Prrafodelista"/>
        <w:ind w:left="360"/>
        <w:rPr>
          <w:rFonts w:cs="Arial"/>
          <w:b/>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8"/>
        <w:gridCol w:w="8091"/>
      </w:tblGrid>
      <w:tr w:rsidR="004A189C" w:rsidRPr="008E18C1" w14:paraId="15B77AF2" w14:textId="77777777" w:rsidTr="000F73BA">
        <w:tc>
          <w:tcPr>
            <w:tcW w:w="806" w:type="dxa"/>
          </w:tcPr>
          <w:p w14:paraId="15B77AF0" w14:textId="77777777" w:rsidR="004A189C" w:rsidRPr="008E18C1" w:rsidRDefault="004A189C" w:rsidP="008C6227">
            <w:pPr>
              <w:pStyle w:val="Textoindependiente"/>
              <w:spacing w:line="276" w:lineRule="auto"/>
              <w:rPr>
                <w:b w:val="0"/>
                <w:szCs w:val="22"/>
              </w:rPr>
            </w:pPr>
          </w:p>
        </w:tc>
        <w:tc>
          <w:tcPr>
            <w:tcW w:w="8272" w:type="dxa"/>
          </w:tcPr>
          <w:p w14:paraId="15B77AF1" w14:textId="77777777" w:rsidR="004A189C" w:rsidRPr="008E18C1" w:rsidRDefault="004A189C" w:rsidP="008C6227">
            <w:pPr>
              <w:pStyle w:val="Prrafodelista"/>
              <w:ind w:left="0"/>
              <w:rPr>
                <w:rFonts w:cs="Arial"/>
                <w:b/>
              </w:rPr>
            </w:pPr>
            <w:r w:rsidRPr="008E18C1">
              <w:rPr>
                <w:rFonts w:cs="Arial"/>
                <w:b/>
              </w:rPr>
              <w:t>Documento de control para impreso(s), texto(s) cartográfico(s), geográfico(s), cuaderno(s) y otro(s) MATERIAL(ES) EN EL QUE APAREZCA(N) MUTILADO EL TERRITORIO NACIONAL</w:t>
            </w:r>
            <w:r w:rsidRPr="008E18C1">
              <w:rPr>
                <w:rFonts w:cs="Arial"/>
              </w:rPr>
              <w:t xml:space="preserve">, emitido por el Ministerio de Relaciones Exteriores - Ley N° 26219 (Web: </w:t>
            </w:r>
            <w:hyperlink r:id="rId51" w:history="1">
              <w:r w:rsidRPr="008E18C1">
                <w:rPr>
                  <w:rStyle w:val="Hipervnculo"/>
                  <w:rFonts w:cs="Arial"/>
                  <w:color w:val="0000CC"/>
                </w:rPr>
                <w:t>http://www.rree.gob.pe/</w:t>
              </w:r>
            </w:hyperlink>
            <w:r w:rsidRPr="008E18C1">
              <w:rPr>
                <w:rFonts w:cs="Arial"/>
                <w:color w:val="000000"/>
              </w:rPr>
              <w:t xml:space="preserve"> - Teléfono: 51 - 1 - </w:t>
            </w:r>
            <w:r w:rsidRPr="008E18C1">
              <w:rPr>
                <w:rFonts w:cs="Arial"/>
              </w:rPr>
              <w:t>204-2400</w:t>
            </w:r>
            <w:r w:rsidRPr="008E18C1">
              <w:rPr>
                <w:rFonts w:cs="Arial"/>
                <w:color w:val="000000"/>
              </w:rPr>
              <w:t>)</w:t>
            </w:r>
          </w:p>
        </w:tc>
      </w:tr>
    </w:tbl>
    <w:p w14:paraId="15B77AF3" w14:textId="77777777" w:rsidR="004A189C" w:rsidRPr="008E18C1" w:rsidRDefault="004A189C" w:rsidP="008C6227">
      <w:pPr>
        <w:pStyle w:val="Prrafodelista"/>
        <w:ind w:left="360"/>
        <w:rPr>
          <w:rFonts w:cs="Arial"/>
          <w:b/>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9"/>
        <w:gridCol w:w="8090"/>
      </w:tblGrid>
      <w:tr w:rsidR="004A189C" w:rsidRPr="008E18C1" w14:paraId="15B77AF6" w14:textId="77777777" w:rsidTr="000F73BA">
        <w:tc>
          <w:tcPr>
            <w:tcW w:w="806" w:type="dxa"/>
          </w:tcPr>
          <w:p w14:paraId="15B77AF4" w14:textId="77777777" w:rsidR="004A189C" w:rsidRPr="008E18C1" w:rsidRDefault="004A189C" w:rsidP="008C6227">
            <w:pPr>
              <w:pStyle w:val="Textoindependiente"/>
              <w:spacing w:line="276" w:lineRule="auto"/>
              <w:rPr>
                <w:b w:val="0"/>
                <w:szCs w:val="22"/>
              </w:rPr>
            </w:pPr>
          </w:p>
        </w:tc>
        <w:tc>
          <w:tcPr>
            <w:tcW w:w="8272" w:type="dxa"/>
          </w:tcPr>
          <w:p w14:paraId="15B77AF5" w14:textId="77777777" w:rsidR="004A189C" w:rsidRPr="008E18C1" w:rsidRDefault="004A189C" w:rsidP="008C6227">
            <w:pPr>
              <w:pStyle w:val="Prrafodelista"/>
              <w:ind w:left="0"/>
              <w:rPr>
                <w:rFonts w:cs="Arial"/>
              </w:rPr>
            </w:pPr>
            <w:r w:rsidRPr="008E18C1">
              <w:rPr>
                <w:rFonts w:cs="Arial"/>
                <w:b/>
              </w:rPr>
              <w:t>Autorización bienes para explotación de JUEGOS DE CASINO, MÁQUINAS TRAGAMONEDAS o memorias y demás juegos de azar</w:t>
            </w:r>
            <w:r w:rsidRPr="008E18C1">
              <w:rPr>
                <w:rFonts w:cs="Arial"/>
              </w:rPr>
              <w:t xml:space="preserve">, emitido por Dirección Nacional de Turismo (DNT) del Ministerio de Comercio Exterior y Turismo - Ley N° 27153, Ley N° 27796, Decreto Supremo N° 009-2002-MINCETUR (Web: </w:t>
            </w:r>
            <w:hyperlink r:id="rId52" w:history="1">
              <w:r w:rsidRPr="008E18C1">
                <w:rPr>
                  <w:rStyle w:val="Hipervnculo"/>
                  <w:rFonts w:cs="Arial"/>
                  <w:color w:val="auto"/>
                </w:rPr>
                <w:t>www.</w:t>
              </w:r>
              <w:r w:rsidRPr="008E18C1">
                <w:rPr>
                  <w:rStyle w:val="Hipervnculo"/>
                  <w:rFonts w:cs="Arial"/>
                  <w:bCs/>
                  <w:color w:val="auto"/>
                </w:rPr>
                <w:t>mincetur</w:t>
              </w:r>
              <w:r w:rsidRPr="008E18C1">
                <w:rPr>
                  <w:rStyle w:val="Hipervnculo"/>
                  <w:rFonts w:cs="Arial"/>
                  <w:color w:val="auto"/>
                </w:rPr>
                <w:t>.gob.pe</w:t>
              </w:r>
            </w:hyperlink>
            <w:r w:rsidRPr="008E18C1">
              <w:rPr>
                <w:rStyle w:val="CitaHTML"/>
                <w:rFonts w:cs="Arial"/>
              </w:rPr>
              <w:t xml:space="preserve"> – Central telefónica: 51 - 1 - </w:t>
            </w:r>
            <w:r w:rsidRPr="008E18C1">
              <w:rPr>
                <w:rFonts w:cs="Arial"/>
              </w:rPr>
              <w:t>513-6100)</w:t>
            </w:r>
          </w:p>
        </w:tc>
      </w:tr>
    </w:tbl>
    <w:p w14:paraId="15B77AF7" w14:textId="77777777" w:rsidR="004A189C" w:rsidRPr="008E18C1" w:rsidRDefault="004A189C" w:rsidP="008C6227">
      <w:pPr>
        <w:pStyle w:val="Prrafodelista"/>
        <w:ind w:left="360"/>
        <w:rPr>
          <w:rFonts w:cs="Arial"/>
          <w:b/>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0"/>
        <w:gridCol w:w="8089"/>
      </w:tblGrid>
      <w:tr w:rsidR="004A189C" w:rsidRPr="008E18C1" w14:paraId="15B77AFA" w14:textId="77777777" w:rsidTr="000F73BA">
        <w:tc>
          <w:tcPr>
            <w:tcW w:w="806" w:type="dxa"/>
          </w:tcPr>
          <w:p w14:paraId="15B77AF8" w14:textId="77777777" w:rsidR="004A189C" w:rsidRPr="008E18C1" w:rsidRDefault="004A189C" w:rsidP="008C6227">
            <w:pPr>
              <w:pStyle w:val="Textoindependiente"/>
              <w:spacing w:line="276" w:lineRule="auto"/>
              <w:rPr>
                <w:b w:val="0"/>
                <w:szCs w:val="22"/>
              </w:rPr>
            </w:pPr>
          </w:p>
        </w:tc>
        <w:tc>
          <w:tcPr>
            <w:tcW w:w="8272" w:type="dxa"/>
          </w:tcPr>
          <w:p w14:paraId="15B77AF9" w14:textId="77777777" w:rsidR="004A189C" w:rsidRPr="008E18C1" w:rsidRDefault="004A189C" w:rsidP="008C6227">
            <w:pPr>
              <w:pStyle w:val="Prrafodelista"/>
              <w:ind w:left="0"/>
              <w:rPr>
                <w:rFonts w:cs="Arial"/>
                <w:b/>
              </w:rPr>
            </w:pPr>
            <w:r w:rsidRPr="008E18C1">
              <w:rPr>
                <w:rFonts w:cs="Arial"/>
                <w:b/>
              </w:rPr>
              <w:t>Permiso de importación para SUSTANCIAS AGOTADORAS DE LA CAPA DE OZONO – SAO</w:t>
            </w:r>
            <w:r w:rsidRPr="008E18C1">
              <w:rPr>
                <w:rFonts w:cs="Arial"/>
              </w:rPr>
              <w:t xml:space="preserve"> y/o Certificado expedido por el fabricante en el extranjero para equipos de refrigeración, congelamiento y otros de producción de frío y aire acondicionado que no contienen o requieren para su producción u operación ninguna SAO. Competencia: Oficina Técnica de Ozono - OTO / PERU- MINPRODUCE (Decreto Supremo 033-2000-ITINCI) </w:t>
            </w:r>
          </w:p>
        </w:tc>
      </w:tr>
    </w:tbl>
    <w:p w14:paraId="15B77AFB" w14:textId="77777777" w:rsidR="004A189C" w:rsidRPr="008E18C1" w:rsidRDefault="004A189C" w:rsidP="008C6227">
      <w:pPr>
        <w:pStyle w:val="Prrafodelista"/>
        <w:ind w:left="360"/>
        <w:rPr>
          <w:rFonts w:cs="Arial"/>
          <w:b/>
        </w:rPr>
      </w:pPr>
    </w:p>
    <w:p w14:paraId="15B77AFC" w14:textId="77777777" w:rsidR="004A189C" w:rsidRPr="008E18C1" w:rsidRDefault="004A189C" w:rsidP="008C6227">
      <w:pPr>
        <w:pStyle w:val="Prrafodelista"/>
        <w:numPr>
          <w:ilvl w:val="0"/>
          <w:numId w:val="153"/>
        </w:numPr>
        <w:contextualSpacing/>
        <w:rPr>
          <w:rFonts w:cs="Arial"/>
          <w:b/>
        </w:rPr>
      </w:pPr>
      <w:r w:rsidRPr="008E18C1">
        <w:rPr>
          <w:rFonts w:cs="Arial"/>
          <w:b/>
        </w:rPr>
        <w:t>SUSTENTAR VALOR EN ADUANA O DESCRIPCION: (DS 186-99-EF, Procedimiento INTA-PE-01.10)</w:t>
      </w:r>
    </w:p>
    <w:p w14:paraId="15B77AFD" w14:textId="77777777" w:rsidR="004A189C" w:rsidRPr="008E18C1" w:rsidRDefault="004A189C" w:rsidP="008C6227">
      <w:pPr>
        <w:pStyle w:val="Prrafodelista"/>
        <w:ind w:left="360"/>
        <w:rPr>
          <w:rFonts w:cs="Arial"/>
          <w:b/>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1"/>
        <w:gridCol w:w="8088"/>
      </w:tblGrid>
      <w:tr w:rsidR="004A189C" w:rsidRPr="008E18C1" w14:paraId="15B77B00" w14:textId="77777777" w:rsidTr="000F73BA">
        <w:tc>
          <w:tcPr>
            <w:tcW w:w="806" w:type="dxa"/>
          </w:tcPr>
          <w:p w14:paraId="15B77AFE" w14:textId="77777777" w:rsidR="004A189C" w:rsidRPr="008E18C1" w:rsidRDefault="004A189C" w:rsidP="008C6227">
            <w:pPr>
              <w:pStyle w:val="Textoindependiente"/>
              <w:spacing w:line="276" w:lineRule="auto"/>
              <w:rPr>
                <w:b w:val="0"/>
                <w:szCs w:val="22"/>
              </w:rPr>
            </w:pPr>
          </w:p>
        </w:tc>
        <w:tc>
          <w:tcPr>
            <w:tcW w:w="8265" w:type="dxa"/>
          </w:tcPr>
          <w:p w14:paraId="15B77AFF" w14:textId="77777777" w:rsidR="004A189C" w:rsidRPr="008E18C1" w:rsidRDefault="004A189C" w:rsidP="008C6227">
            <w:pPr>
              <w:pStyle w:val="Prrafodelista"/>
              <w:ind w:left="0"/>
              <w:rPr>
                <w:rFonts w:cs="Arial"/>
                <w:b/>
              </w:rPr>
            </w:pPr>
            <w:r w:rsidRPr="008E18C1">
              <w:rPr>
                <w:rFonts w:cs="Arial"/>
              </w:rPr>
              <w:t>Factura Comercial o comprobante de pago original por las mercancías</w:t>
            </w:r>
          </w:p>
        </w:tc>
      </w:tr>
    </w:tbl>
    <w:p w14:paraId="15B77B01" w14:textId="77777777" w:rsidR="004A189C" w:rsidRPr="008E18C1" w:rsidRDefault="004A189C" w:rsidP="008C6227">
      <w:pPr>
        <w:pStyle w:val="Prrafodelista"/>
        <w:ind w:left="360"/>
        <w:rPr>
          <w:rFonts w:cs="Arial"/>
          <w:b/>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1"/>
        <w:gridCol w:w="8088"/>
      </w:tblGrid>
      <w:tr w:rsidR="004A189C" w:rsidRPr="008E18C1" w14:paraId="15B77B04" w14:textId="77777777" w:rsidTr="000F73BA">
        <w:trPr>
          <w:trHeight w:val="401"/>
        </w:trPr>
        <w:tc>
          <w:tcPr>
            <w:tcW w:w="806" w:type="dxa"/>
          </w:tcPr>
          <w:p w14:paraId="15B77B02" w14:textId="77777777" w:rsidR="004A189C" w:rsidRPr="008E18C1" w:rsidRDefault="004A189C" w:rsidP="008C6227">
            <w:pPr>
              <w:pStyle w:val="Textoindependiente"/>
              <w:spacing w:line="276" w:lineRule="auto"/>
              <w:rPr>
                <w:b w:val="0"/>
                <w:szCs w:val="22"/>
              </w:rPr>
            </w:pPr>
          </w:p>
        </w:tc>
        <w:tc>
          <w:tcPr>
            <w:tcW w:w="8267" w:type="dxa"/>
          </w:tcPr>
          <w:p w14:paraId="15B77B03" w14:textId="77777777" w:rsidR="004A189C" w:rsidRPr="008E18C1" w:rsidRDefault="004A189C" w:rsidP="008C6227">
            <w:pPr>
              <w:pStyle w:val="Prrafodelista"/>
              <w:ind w:left="0"/>
              <w:rPr>
                <w:rFonts w:cs="Arial"/>
                <w:b/>
              </w:rPr>
            </w:pPr>
            <w:r w:rsidRPr="008E18C1">
              <w:rPr>
                <w:rFonts w:cs="Arial"/>
              </w:rPr>
              <w:t>Lista de precios vigente del proveedor, considerando descuentos de corresponder</w:t>
            </w:r>
          </w:p>
        </w:tc>
      </w:tr>
    </w:tbl>
    <w:p w14:paraId="15B77B05" w14:textId="77777777" w:rsidR="004A189C" w:rsidRPr="008E18C1" w:rsidRDefault="004A189C" w:rsidP="008C6227">
      <w:pPr>
        <w:pStyle w:val="Prrafodelista"/>
        <w:ind w:left="360"/>
        <w:rPr>
          <w:rFonts w:cs="Arial"/>
          <w:b/>
        </w:rPr>
      </w:pPr>
    </w:p>
    <w:tbl>
      <w:tblPr>
        <w:tblW w:w="9027"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6"/>
        <w:gridCol w:w="8221"/>
      </w:tblGrid>
      <w:tr w:rsidR="004A189C" w:rsidRPr="008E18C1" w14:paraId="15B77B08" w14:textId="77777777" w:rsidTr="000F73BA">
        <w:trPr>
          <w:trHeight w:val="277"/>
        </w:trPr>
        <w:tc>
          <w:tcPr>
            <w:tcW w:w="806" w:type="dxa"/>
          </w:tcPr>
          <w:p w14:paraId="15B77B06" w14:textId="77777777" w:rsidR="004A189C" w:rsidRPr="008E18C1" w:rsidRDefault="004A189C" w:rsidP="008C6227">
            <w:pPr>
              <w:pStyle w:val="Textoindependiente"/>
              <w:spacing w:line="276" w:lineRule="auto"/>
              <w:rPr>
                <w:b w:val="0"/>
                <w:szCs w:val="22"/>
              </w:rPr>
            </w:pPr>
          </w:p>
        </w:tc>
        <w:tc>
          <w:tcPr>
            <w:tcW w:w="8221" w:type="dxa"/>
          </w:tcPr>
          <w:p w14:paraId="15B77B07" w14:textId="77777777" w:rsidR="004A189C" w:rsidRPr="008E18C1" w:rsidRDefault="004A189C" w:rsidP="008C6227">
            <w:pPr>
              <w:pStyle w:val="Prrafodelista"/>
              <w:ind w:left="0"/>
              <w:rPr>
                <w:rFonts w:cs="Arial"/>
                <w:b/>
              </w:rPr>
            </w:pPr>
            <w:r w:rsidRPr="008E18C1">
              <w:rPr>
                <w:rFonts w:cs="Arial"/>
              </w:rPr>
              <w:t>Declaración Jurada de Valor según formato de la OMC o aplicación de Cartilla de Referencia de Valores</w:t>
            </w:r>
          </w:p>
        </w:tc>
      </w:tr>
    </w:tbl>
    <w:p w14:paraId="15B77B09" w14:textId="77777777" w:rsidR="004A189C" w:rsidRPr="008E18C1" w:rsidRDefault="004A189C" w:rsidP="008C6227">
      <w:pPr>
        <w:pStyle w:val="Prrafodelista"/>
        <w:ind w:left="360"/>
        <w:rPr>
          <w:rFonts w:cs="Arial"/>
          <w:b/>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0"/>
        <w:gridCol w:w="8089"/>
      </w:tblGrid>
      <w:tr w:rsidR="004A189C" w:rsidRPr="008E18C1" w14:paraId="15B77B0C" w14:textId="77777777" w:rsidTr="000F73BA">
        <w:trPr>
          <w:trHeight w:val="277"/>
        </w:trPr>
        <w:tc>
          <w:tcPr>
            <w:tcW w:w="806" w:type="dxa"/>
          </w:tcPr>
          <w:p w14:paraId="15B77B0A" w14:textId="77777777" w:rsidR="004A189C" w:rsidRPr="008E18C1" w:rsidRDefault="004A189C" w:rsidP="008C6227">
            <w:pPr>
              <w:pStyle w:val="Textoindependiente"/>
              <w:spacing w:line="276" w:lineRule="auto"/>
              <w:rPr>
                <w:b w:val="0"/>
                <w:szCs w:val="22"/>
              </w:rPr>
            </w:pPr>
          </w:p>
        </w:tc>
        <w:tc>
          <w:tcPr>
            <w:tcW w:w="8270" w:type="dxa"/>
          </w:tcPr>
          <w:p w14:paraId="15B77B0B" w14:textId="77777777" w:rsidR="004A189C" w:rsidRPr="008E18C1" w:rsidRDefault="004A189C" w:rsidP="008C6227">
            <w:pPr>
              <w:pStyle w:val="Prrafodelista"/>
              <w:ind w:left="0"/>
              <w:rPr>
                <w:rFonts w:cs="Arial"/>
                <w:b/>
              </w:rPr>
            </w:pPr>
            <w:r w:rsidRPr="008E18C1">
              <w:rPr>
                <w:rFonts w:cs="Arial"/>
              </w:rPr>
              <w:t>Transferencia bancaria por el pago de la mercancía</w:t>
            </w:r>
          </w:p>
        </w:tc>
      </w:tr>
    </w:tbl>
    <w:p w14:paraId="15B77B0D" w14:textId="77777777" w:rsidR="004A189C" w:rsidRPr="008E18C1" w:rsidRDefault="004A189C" w:rsidP="008C6227">
      <w:pPr>
        <w:pStyle w:val="Prrafodelista"/>
        <w:ind w:left="360"/>
        <w:rPr>
          <w:rFonts w:cs="Arial"/>
          <w:b/>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0"/>
        <w:gridCol w:w="8089"/>
      </w:tblGrid>
      <w:tr w:rsidR="004A189C" w:rsidRPr="008E18C1" w14:paraId="15B77B10" w14:textId="77777777" w:rsidTr="000F73BA">
        <w:trPr>
          <w:trHeight w:val="277"/>
        </w:trPr>
        <w:tc>
          <w:tcPr>
            <w:tcW w:w="806" w:type="dxa"/>
          </w:tcPr>
          <w:p w14:paraId="15B77B0E" w14:textId="77777777" w:rsidR="004A189C" w:rsidRPr="008E18C1" w:rsidRDefault="004A189C" w:rsidP="008C6227">
            <w:pPr>
              <w:pStyle w:val="Textoindependiente"/>
              <w:spacing w:line="276" w:lineRule="auto"/>
              <w:rPr>
                <w:b w:val="0"/>
                <w:szCs w:val="22"/>
              </w:rPr>
            </w:pPr>
          </w:p>
        </w:tc>
        <w:tc>
          <w:tcPr>
            <w:tcW w:w="8270" w:type="dxa"/>
          </w:tcPr>
          <w:p w14:paraId="15B77B0F" w14:textId="77777777" w:rsidR="004A189C" w:rsidRPr="008E18C1" w:rsidRDefault="004A189C" w:rsidP="008C6227">
            <w:pPr>
              <w:pStyle w:val="Prrafodelista"/>
              <w:ind w:left="0"/>
              <w:rPr>
                <w:rFonts w:cs="Arial"/>
                <w:b/>
              </w:rPr>
            </w:pPr>
            <w:r w:rsidRPr="008E18C1">
              <w:rPr>
                <w:rFonts w:cs="Arial"/>
              </w:rPr>
              <w:t>Especificaciones técnicas de la mercancía, manual(es), catálogo(s), etc.</w:t>
            </w:r>
          </w:p>
        </w:tc>
      </w:tr>
    </w:tbl>
    <w:p w14:paraId="15B77B11" w14:textId="77777777" w:rsidR="004A189C" w:rsidRPr="008E18C1" w:rsidRDefault="004A189C" w:rsidP="008C6227">
      <w:pPr>
        <w:pStyle w:val="Prrafodelista"/>
        <w:ind w:left="360"/>
        <w:rPr>
          <w:rFonts w:cs="Arial"/>
          <w:b/>
        </w:rPr>
      </w:pPr>
    </w:p>
    <w:p w14:paraId="15B77B12" w14:textId="77777777" w:rsidR="004A189C" w:rsidRPr="008E18C1" w:rsidRDefault="004A189C" w:rsidP="008C6227">
      <w:pPr>
        <w:pStyle w:val="Prrafodelista"/>
        <w:ind w:left="360"/>
        <w:rPr>
          <w:rFonts w:cs="Arial"/>
          <w:b/>
        </w:rPr>
      </w:pPr>
      <w:r w:rsidRPr="008E18C1">
        <w:rPr>
          <w:rFonts w:cs="Arial"/>
          <w:b/>
        </w:rPr>
        <w:t>5. REQUERIMIENTO NÚMERO DE RUC</w:t>
      </w:r>
    </w:p>
    <w:p w14:paraId="15B77B13" w14:textId="77777777" w:rsidR="004A189C" w:rsidRPr="008E18C1" w:rsidRDefault="004A189C" w:rsidP="008C6227">
      <w:pPr>
        <w:pStyle w:val="Prrafodelista"/>
        <w:ind w:left="360"/>
        <w:rPr>
          <w:rFonts w:cs="Arial"/>
          <w:b/>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9"/>
        <w:gridCol w:w="8090"/>
      </w:tblGrid>
      <w:tr w:rsidR="004A189C" w:rsidRPr="008E18C1" w14:paraId="15B77B16" w14:textId="77777777" w:rsidTr="000F73BA">
        <w:trPr>
          <w:trHeight w:val="277"/>
        </w:trPr>
        <w:tc>
          <w:tcPr>
            <w:tcW w:w="806" w:type="dxa"/>
          </w:tcPr>
          <w:p w14:paraId="15B77B14" w14:textId="77777777" w:rsidR="004A189C" w:rsidRPr="008E18C1" w:rsidRDefault="004A189C" w:rsidP="008C6227">
            <w:pPr>
              <w:pStyle w:val="Textoindependiente"/>
              <w:spacing w:line="276" w:lineRule="auto"/>
              <w:rPr>
                <w:b w:val="0"/>
                <w:szCs w:val="22"/>
              </w:rPr>
            </w:pPr>
          </w:p>
        </w:tc>
        <w:tc>
          <w:tcPr>
            <w:tcW w:w="8270" w:type="dxa"/>
          </w:tcPr>
          <w:p w14:paraId="15B77B15" w14:textId="77777777" w:rsidR="004A189C" w:rsidRPr="008E18C1" w:rsidRDefault="004A189C" w:rsidP="008C6227">
            <w:pPr>
              <w:pStyle w:val="Prrafodelista"/>
              <w:ind w:left="0"/>
              <w:rPr>
                <w:rFonts w:cs="Arial"/>
              </w:rPr>
            </w:pPr>
            <w:r w:rsidRPr="008E18C1">
              <w:rPr>
                <w:rFonts w:cs="Arial"/>
                <w:b/>
              </w:rPr>
              <w:t>Acreditar Registro Único de Contribuyentes</w:t>
            </w:r>
            <w:r w:rsidRPr="008E18C1">
              <w:rPr>
                <w:rFonts w:cs="Arial"/>
              </w:rPr>
              <w:t xml:space="preserve"> con condición de Habido. Competencia: Superintendencia Nacional de Aduanas y de Administración Tributaria (</w:t>
            </w:r>
            <w:r w:rsidRPr="008E18C1">
              <w:rPr>
                <w:rFonts w:cs="Arial"/>
                <w:bCs/>
                <w:lang w:val="es-ES_tradnl"/>
              </w:rPr>
              <w:t>Resolución de Superintendencia Nacional de Administración Tributaria 298-2004-SUNAT)</w:t>
            </w:r>
          </w:p>
        </w:tc>
      </w:tr>
    </w:tbl>
    <w:p w14:paraId="15B77B17" w14:textId="77777777" w:rsidR="004A189C" w:rsidRPr="008E18C1" w:rsidRDefault="004A189C" w:rsidP="008C6227">
      <w:pPr>
        <w:pStyle w:val="Prrafodelista"/>
        <w:ind w:left="360"/>
        <w:rPr>
          <w:rFonts w:cs="Arial"/>
          <w:b/>
        </w:rPr>
      </w:pPr>
    </w:p>
    <w:p w14:paraId="15B77B18" w14:textId="77777777" w:rsidR="004A189C" w:rsidRPr="008E18C1" w:rsidRDefault="004A189C" w:rsidP="008C6227">
      <w:pPr>
        <w:pStyle w:val="Prrafodelista"/>
        <w:ind w:left="360"/>
        <w:rPr>
          <w:rFonts w:cs="Arial"/>
          <w:b/>
        </w:rPr>
      </w:pPr>
      <w:r w:rsidRPr="008E18C1">
        <w:rPr>
          <w:rFonts w:cs="Arial"/>
          <w:b/>
        </w:rPr>
        <w:t xml:space="preserve">6. OTRO </w:t>
      </w:r>
      <w:r w:rsidR="00320C2D">
        <w:rPr>
          <w:rFonts w:cs="Arial"/>
          <w:b/>
        </w:rPr>
        <w:t>REGIMEN</w:t>
      </w:r>
    </w:p>
    <w:p w14:paraId="15B77B19" w14:textId="77777777" w:rsidR="004A189C" w:rsidRPr="008E18C1" w:rsidRDefault="004A189C" w:rsidP="008C6227">
      <w:pPr>
        <w:pStyle w:val="Prrafodelista"/>
        <w:ind w:left="360"/>
        <w:rPr>
          <w:rFonts w:cs="Arial"/>
          <w:b/>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0"/>
        <w:gridCol w:w="8089"/>
      </w:tblGrid>
      <w:tr w:rsidR="004A189C" w:rsidRPr="00D219E5" w14:paraId="15B77B1C" w14:textId="77777777" w:rsidTr="000F73BA">
        <w:trPr>
          <w:trHeight w:val="277"/>
        </w:trPr>
        <w:tc>
          <w:tcPr>
            <w:tcW w:w="806" w:type="dxa"/>
          </w:tcPr>
          <w:p w14:paraId="15B77B1A" w14:textId="77777777" w:rsidR="004A189C" w:rsidRPr="008E18C1" w:rsidRDefault="004A189C" w:rsidP="008C6227">
            <w:pPr>
              <w:pStyle w:val="Textoindependiente"/>
              <w:spacing w:line="276" w:lineRule="auto"/>
              <w:rPr>
                <w:b w:val="0"/>
                <w:szCs w:val="22"/>
              </w:rPr>
            </w:pPr>
          </w:p>
        </w:tc>
        <w:tc>
          <w:tcPr>
            <w:tcW w:w="8270" w:type="dxa"/>
          </w:tcPr>
          <w:p w14:paraId="15B77B1B" w14:textId="77777777" w:rsidR="004D59A0" w:rsidRDefault="00320C2D">
            <w:pPr>
              <w:pStyle w:val="Prrafodelista"/>
              <w:ind w:left="0"/>
              <w:rPr>
                <w:rFonts w:cs="Arial"/>
              </w:rPr>
            </w:pPr>
            <w:r>
              <w:rPr>
                <w:rFonts w:cs="Arial"/>
              </w:rPr>
              <w:t>No corresponde su tramitación bajo este régimen.</w:t>
            </w:r>
          </w:p>
        </w:tc>
      </w:tr>
    </w:tbl>
    <w:p w14:paraId="15B77B1D" w14:textId="77777777" w:rsidR="00D81260" w:rsidRDefault="00D81260" w:rsidP="008C6227">
      <w:pPr>
        <w:pStyle w:val="Prrafodelista"/>
        <w:ind w:left="360"/>
        <w:rPr>
          <w:rFonts w:cs="Arial"/>
          <w:b/>
        </w:rPr>
        <w:sectPr w:rsidR="00D81260" w:rsidSect="008055B4">
          <w:pgSz w:w="11907" w:h="16840" w:code="9"/>
          <w:pgMar w:top="1559" w:right="1106" w:bottom="1418" w:left="1418" w:header="709" w:footer="709" w:gutter="0"/>
          <w:cols w:space="708"/>
          <w:docGrid w:linePitch="360"/>
        </w:sectPr>
      </w:pPr>
    </w:p>
    <w:p w14:paraId="15B77B1E" w14:textId="77777777" w:rsidR="00D81260" w:rsidRPr="00D81260" w:rsidRDefault="00D81260" w:rsidP="00D81260">
      <w:pPr>
        <w:pStyle w:val="Prrafodelista"/>
        <w:ind w:left="360"/>
        <w:rPr>
          <w:sz w:val="20"/>
          <w:lang w:val="es-PE"/>
        </w:rPr>
      </w:pPr>
    </w:p>
    <w:sectPr w:rsidR="00D81260" w:rsidRPr="00D81260" w:rsidSect="008055B4">
      <w:pgSz w:w="11907" w:h="16840" w:code="9"/>
      <w:pgMar w:top="1559" w:right="1106" w:bottom="1418" w:left="1418"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498" w:author="Adrian Erasmo Noriega Apolinario" w:date="2013-08-15T20:08:00Z" w:initials="AENA">
    <w:p w14:paraId="15B77B61" w14:textId="77777777" w:rsidR="009B72E4" w:rsidRDefault="009B72E4">
      <w:pPr>
        <w:pStyle w:val="Textocomentario"/>
      </w:pPr>
      <w:r>
        <w:rPr>
          <w:rStyle w:val="Refdecomentario"/>
        </w:rPr>
        <w:annotationRef/>
      </w:r>
      <w:r>
        <w:t>Ubicar en el reqeuerimiento correspondiente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B77B64" w14:textId="77777777" w:rsidR="00F33A5A" w:rsidRDefault="00F33A5A">
      <w:r>
        <w:separator/>
      </w:r>
    </w:p>
  </w:endnote>
  <w:endnote w:type="continuationSeparator" w:id="0">
    <w:p w14:paraId="15B77B65" w14:textId="77777777" w:rsidR="00F33A5A" w:rsidRDefault="00F33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w:panose1 w:val="02020603060405020304"/>
    <w:charset w:val="00"/>
    <w:family w:val="roman"/>
    <w:pitch w:val="variable"/>
    <w:sig w:usb0="E0002AEF" w:usb1="C0007841" w:usb2="00000009" w:usb3="00000000" w:csb0="000001FF" w:csb1="00000000"/>
  </w:font>
  <w:font w:name="Helvetica">
    <w:panose1 w:val="020B05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AFF" w:usb1="C000605B" w:usb2="00000029" w:usb3="00000000" w:csb0="000101FF" w:csb1="00000000"/>
  </w:font>
  <w:font w:name="TimesNewRoman">
    <w:panose1 w:val="00000000000000000000"/>
    <w:charset w:val="00"/>
    <w:family w:val="roman"/>
    <w:notTrueType/>
    <w:pitch w:val="default"/>
    <w:sig w:usb0="00000003" w:usb1="00000000" w:usb2="00000000" w:usb3="00000000" w:csb0="00000001" w:csb1="00000000"/>
  </w:font>
  <w:font w:name="Arial,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B77B67" w14:textId="77777777" w:rsidR="009B72E4" w:rsidRDefault="00A13F33">
    <w:pPr>
      <w:pStyle w:val="Piedepgina"/>
      <w:framePr w:wrap="around" w:vAnchor="text" w:hAnchor="margin" w:xAlign="right" w:y="1"/>
      <w:rPr>
        <w:rStyle w:val="Nmerodepgina"/>
      </w:rPr>
    </w:pPr>
    <w:r>
      <w:rPr>
        <w:rStyle w:val="Nmerodepgina"/>
      </w:rPr>
      <w:fldChar w:fldCharType="begin"/>
    </w:r>
    <w:r w:rsidR="009B72E4">
      <w:rPr>
        <w:rStyle w:val="Nmerodepgina"/>
      </w:rPr>
      <w:instrText xml:space="preserve">PAGE  </w:instrText>
    </w:r>
    <w:r>
      <w:rPr>
        <w:rStyle w:val="Nmerodepgina"/>
      </w:rPr>
      <w:fldChar w:fldCharType="end"/>
    </w:r>
  </w:p>
  <w:p w14:paraId="15B77B68" w14:textId="77777777" w:rsidR="009B72E4" w:rsidRDefault="009B72E4">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B77B69" w14:textId="77777777" w:rsidR="009B72E4" w:rsidRDefault="00A13F33" w:rsidP="00B27A4F">
    <w:pPr>
      <w:pStyle w:val="Piedepgina"/>
      <w:tabs>
        <w:tab w:val="clear" w:pos="4419"/>
        <w:tab w:val="clear" w:pos="8838"/>
        <w:tab w:val="left" w:pos="8820"/>
      </w:tabs>
      <w:ind w:right="45"/>
      <w:jc w:val="right"/>
      <w:rPr>
        <w:sz w:val="18"/>
      </w:rPr>
    </w:pPr>
    <w:r>
      <w:rPr>
        <w:rStyle w:val="Nmerodepgina"/>
        <w:rFonts w:ascii="Arial Narrow" w:hAnsi="Arial Narrow"/>
      </w:rPr>
      <w:fldChar w:fldCharType="begin"/>
    </w:r>
    <w:r w:rsidR="009B72E4">
      <w:rPr>
        <w:rStyle w:val="Nmerodepgina"/>
        <w:rFonts w:ascii="Arial Narrow" w:hAnsi="Arial Narrow"/>
      </w:rPr>
      <w:instrText xml:space="preserve"> PAGE </w:instrText>
    </w:r>
    <w:r>
      <w:rPr>
        <w:rStyle w:val="Nmerodepgina"/>
        <w:rFonts w:ascii="Arial Narrow" w:hAnsi="Arial Narrow"/>
      </w:rPr>
      <w:fldChar w:fldCharType="separate"/>
    </w:r>
    <w:r w:rsidR="00B16D16">
      <w:rPr>
        <w:rStyle w:val="Nmerodepgina"/>
        <w:rFonts w:ascii="Arial Narrow" w:hAnsi="Arial Narrow"/>
        <w:noProof/>
      </w:rPr>
      <w:t>63</w:t>
    </w:r>
    <w:r>
      <w:rPr>
        <w:rStyle w:val="Nmerodepgina"/>
        <w:rFonts w:ascii="Arial Narrow" w:hAnsi="Arial Narrow"/>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B77B62" w14:textId="77777777" w:rsidR="00F33A5A" w:rsidRDefault="00F33A5A">
      <w:r>
        <w:separator/>
      </w:r>
    </w:p>
  </w:footnote>
  <w:footnote w:type="continuationSeparator" w:id="0">
    <w:p w14:paraId="15B77B63" w14:textId="77777777" w:rsidR="00F33A5A" w:rsidRDefault="00F33A5A">
      <w:r>
        <w:continuationSeparator/>
      </w:r>
    </w:p>
  </w:footnote>
  <w:footnote w:id="1">
    <w:p w14:paraId="15B77B6F" w14:textId="77777777" w:rsidR="009B72E4" w:rsidRPr="00712F10" w:rsidRDefault="009B72E4" w:rsidP="00286D57">
      <w:pPr>
        <w:pStyle w:val="Textonotapie"/>
        <w:rPr>
          <w:rFonts w:ascii="Arial" w:hAnsi="Arial"/>
          <w:sz w:val="18"/>
          <w:szCs w:val="18"/>
          <w:lang w:val="es-PE"/>
        </w:rPr>
      </w:pPr>
      <w:r w:rsidRPr="00712F10">
        <w:rPr>
          <w:rStyle w:val="Refdenotaalpie"/>
          <w:rFonts w:ascii="Arial" w:hAnsi="Arial"/>
          <w:sz w:val="18"/>
          <w:szCs w:val="18"/>
        </w:rPr>
        <w:footnoteRef/>
      </w:r>
      <w:r w:rsidRPr="00712F10">
        <w:rPr>
          <w:rFonts w:ascii="Arial" w:hAnsi="Arial"/>
          <w:sz w:val="18"/>
          <w:szCs w:val="18"/>
          <w:lang w:val="es-PE"/>
        </w:rPr>
        <w:t xml:space="preserve"> Oficial de Aduana de la Intendencia de Aduana Aérea del Callao.</w:t>
      </w:r>
    </w:p>
  </w:footnote>
  <w:footnote w:id="2">
    <w:p w14:paraId="15B77B70" w14:textId="77777777" w:rsidR="009B72E4" w:rsidRPr="00712F10" w:rsidRDefault="009B72E4" w:rsidP="00286D57">
      <w:pPr>
        <w:pStyle w:val="Textonotapie"/>
        <w:rPr>
          <w:rFonts w:ascii="Arial" w:hAnsi="Arial"/>
          <w:sz w:val="18"/>
          <w:szCs w:val="18"/>
          <w:lang w:val="es-PE"/>
        </w:rPr>
      </w:pPr>
      <w:r w:rsidRPr="00712F10">
        <w:rPr>
          <w:rStyle w:val="Refdenotaalpie"/>
          <w:rFonts w:ascii="Arial" w:hAnsi="Arial"/>
          <w:sz w:val="18"/>
          <w:szCs w:val="18"/>
        </w:rPr>
        <w:footnoteRef/>
      </w:r>
      <w:r w:rsidRPr="00712F10">
        <w:rPr>
          <w:rFonts w:ascii="Arial" w:hAnsi="Arial"/>
          <w:sz w:val="18"/>
          <w:szCs w:val="18"/>
          <w:lang w:val="es-PE"/>
        </w:rPr>
        <w:t xml:space="preserve"> Oficial de Aduana de la Intendencia de Aduana Postal del Callao.</w:t>
      </w:r>
    </w:p>
  </w:footnote>
  <w:footnote w:id="3">
    <w:p w14:paraId="15B77B71" w14:textId="77777777" w:rsidR="009B72E4" w:rsidRPr="006F54D9" w:rsidRDefault="009B72E4" w:rsidP="00286D57">
      <w:pPr>
        <w:pStyle w:val="Textonotapie"/>
        <w:rPr>
          <w:rFonts w:ascii="Arial" w:hAnsi="Arial"/>
          <w:sz w:val="18"/>
          <w:szCs w:val="18"/>
          <w:lang w:val="es-PE"/>
        </w:rPr>
      </w:pPr>
      <w:r w:rsidRPr="006F54D9">
        <w:rPr>
          <w:rStyle w:val="Refdenotaalpie"/>
          <w:rFonts w:ascii="Arial" w:hAnsi="Arial"/>
          <w:sz w:val="18"/>
          <w:szCs w:val="18"/>
        </w:rPr>
        <w:footnoteRef/>
      </w:r>
      <w:r w:rsidRPr="006F54D9">
        <w:rPr>
          <w:rFonts w:ascii="Arial" w:hAnsi="Arial"/>
          <w:sz w:val="18"/>
          <w:szCs w:val="18"/>
          <w:lang w:val="es-PE"/>
        </w:rPr>
        <w:t xml:space="preserve"> </w:t>
      </w:r>
      <w:r>
        <w:rPr>
          <w:rFonts w:ascii="Arial" w:hAnsi="Arial"/>
          <w:iCs/>
          <w:sz w:val="18"/>
          <w:szCs w:val="18"/>
          <w:lang w:val="es-ES"/>
        </w:rPr>
        <w:t>L</w:t>
      </w:r>
      <w:r w:rsidRPr="006F54D9">
        <w:rPr>
          <w:rFonts w:ascii="Arial" w:hAnsi="Arial"/>
          <w:iCs/>
          <w:sz w:val="18"/>
          <w:szCs w:val="18"/>
          <w:lang w:val="es-ES"/>
        </w:rPr>
        <w:t>iterales a), b) y c) del numeral 3.2 del artículo 3º</w:t>
      </w:r>
      <w:r>
        <w:rPr>
          <w:rFonts w:ascii="Arial" w:hAnsi="Arial"/>
          <w:iCs/>
          <w:sz w:val="18"/>
          <w:szCs w:val="18"/>
          <w:lang w:val="es-ES"/>
        </w:rPr>
        <w:t xml:space="preserve"> del D.S. N° 067-2006-EF.</w:t>
      </w:r>
    </w:p>
  </w:footnote>
  <w:footnote w:id="4">
    <w:p w14:paraId="15B77B72" w14:textId="77777777" w:rsidR="009B72E4" w:rsidRPr="00FF3DA2" w:rsidRDefault="009B72E4" w:rsidP="00286D57">
      <w:pPr>
        <w:pStyle w:val="Textonotapie"/>
        <w:rPr>
          <w:rFonts w:ascii="Arial" w:hAnsi="Arial"/>
          <w:sz w:val="18"/>
          <w:szCs w:val="18"/>
          <w:lang w:val="es-PE"/>
        </w:rPr>
      </w:pPr>
      <w:r w:rsidRPr="00FF3DA2">
        <w:rPr>
          <w:rStyle w:val="Refdenotaalpie"/>
          <w:rFonts w:ascii="Arial" w:hAnsi="Arial"/>
          <w:sz w:val="18"/>
          <w:szCs w:val="18"/>
        </w:rPr>
        <w:footnoteRef/>
      </w:r>
      <w:r>
        <w:rPr>
          <w:rFonts w:ascii="Arial" w:hAnsi="Arial"/>
          <w:sz w:val="18"/>
          <w:szCs w:val="18"/>
          <w:lang w:val="es-PE"/>
        </w:rPr>
        <w:t xml:space="preserve"> Li</w:t>
      </w:r>
      <w:r w:rsidRPr="00FF3DA2">
        <w:rPr>
          <w:rFonts w:ascii="Arial" w:hAnsi="Arial"/>
          <w:sz w:val="18"/>
          <w:szCs w:val="18"/>
          <w:lang w:val="es-PE"/>
        </w:rPr>
        <w:t>teral e) del numeral 3.2 del artículo 3º del D.S. N° 067-2006-EF.</w:t>
      </w:r>
    </w:p>
  </w:footnote>
  <w:footnote w:id="5">
    <w:p w14:paraId="15B77B73" w14:textId="77777777" w:rsidR="009B72E4" w:rsidRPr="009B448C" w:rsidRDefault="009B72E4" w:rsidP="00286D57">
      <w:pPr>
        <w:pStyle w:val="Textonotapie"/>
        <w:rPr>
          <w:rFonts w:ascii="Arial" w:hAnsi="Arial"/>
          <w:sz w:val="18"/>
          <w:szCs w:val="18"/>
          <w:lang w:val="es-PE"/>
        </w:rPr>
      </w:pPr>
      <w:r w:rsidRPr="009B448C">
        <w:rPr>
          <w:rStyle w:val="Refdenotaalpie"/>
          <w:rFonts w:ascii="Arial" w:hAnsi="Arial"/>
          <w:sz w:val="18"/>
          <w:szCs w:val="18"/>
        </w:rPr>
        <w:footnoteRef/>
      </w:r>
      <w:r w:rsidRPr="009B448C">
        <w:rPr>
          <w:rFonts w:ascii="Arial" w:hAnsi="Arial"/>
          <w:sz w:val="18"/>
          <w:szCs w:val="18"/>
          <w:lang w:val="es-PE"/>
        </w:rPr>
        <w:t xml:space="preserve"> Especialista u Oficial de Aduana de la Intendencia de Aduana Postal del Callao</w:t>
      </w:r>
      <w:r>
        <w:rPr>
          <w:rFonts w:ascii="Arial" w:hAnsi="Arial"/>
          <w:sz w:val="18"/>
          <w:szCs w:val="18"/>
          <w:lang w:val="es-PE"/>
        </w:rPr>
        <w:t>.</w:t>
      </w:r>
    </w:p>
  </w:footnote>
  <w:footnote w:id="6">
    <w:p w14:paraId="15B77B74" w14:textId="77777777" w:rsidR="009B72E4" w:rsidRPr="0091018A" w:rsidRDefault="009B72E4" w:rsidP="00286D57">
      <w:pPr>
        <w:pStyle w:val="Textonotapie"/>
        <w:tabs>
          <w:tab w:val="clear" w:pos="851"/>
          <w:tab w:val="clear" w:pos="1191"/>
          <w:tab w:val="clear" w:pos="1531"/>
          <w:tab w:val="left" w:pos="180"/>
        </w:tabs>
        <w:ind w:left="180" w:hanging="180"/>
        <w:rPr>
          <w:rFonts w:ascii="Arial" w:hAnsi="Arial"/>
          <w:sz w:val="18"/>
          <w:szCs w:val="18"/>
          <w:lang w:val="es-PE"/>
        </w:rPr>
      </w:pPr>
      <w:r w:rsidRPr="0091018A">
        <w:rPr>
          <w:rStyle w:val="Refdenotaalpie"/>
          <w:rFonts w:ascii="Arial" w:hAnsi="Arial"/>
          <w:sz w:val="18"/>
          <w:szCs w:val="18"/>
        </w:rPr>
        <w:footnoteRef/>
      </w:r>
      <w:r w:rsidRPr="0091018A">
        <w:rPr>
          <w:rFonts w:ascii="Arial" w:hAnsi="Arial"/>
          <w:sz w:val="18"/>
          <w:szCs w:val="18"/>
          <w:lang w:val="es-PE"/>
        </w:rPr>
        <w:t xml:space="preserve"> La Declaración Simplificada Postal Premium está constituida por </w:t>
      </w:r>
      <w:r>
        <w:rPr>
          <w:rFonts w:ascii="Arial" w:hAnsi="Arial"/>
          <w:sz w:val="18"/>
          <w:szCs w:val="18"/>
          <w:lang w:val="es-PE"/>
        </w:rPr>
        <w:t>el</w:t>
      </w:r>
      <w:r w:rsidRPr="0091018A">
        <w:rPr>
          <w:rFonts w:ascii="Arial" w:hAnsi="Arial"/>
          <w:sz w:val="18"/>
          <w:szCs w:val="18"/>
          <w:lang w:val="es-PE"/>
        </w:rPr>
        <w:t xml:space="preserve"> formato Despacho Postal Premium y por el formato UPU.</w:t>
      </w:r>
    </w:p>
  </w:footnote>
  <w:footnote w:id="7">
    <w:p w14:paraId="15B77B75" w14:textId="77777777" w:rsidR="009B72E4" w:rsidRPr="001540FB" w:rsidRDefault="009B72E4" w:rsidP="00286D57">
      <w:pPr>
        <w:pStyle w:val="Textonotapie"/>
        <w:tabs>
          <w:tab w:val="clear" w:pos="851"/>
          <w:tab w:val="clear" w:pos="1191"/>
          <w:tab w:val="clear" w:pos="1531"/>
          <w:tab w:val="left" w:pos="180"/>
        </w:tabs>
        <w:ind w:left="180" w:hanging="180"/>
        <w:rPr>
          <w:rFonts w:ascii="Arial" w:hAnsi="Arial"/>
          <w:sz w:val="18"/>
          <w:szCs w:val="18"/>
          <w:lang w:val="es-PE"/>
        </w:rPr>
      </w:pPr>
      <w:r w:rsidRPr="001540FB">
        <w:rPr>
          <w:rStyle w:val="Refdenotaalpie"/>
          <w:rFonts w:ascii="Arial" w:hAnsi="Arial"/>
          <w:sz w:val="18"/>
          <w:szCs w:val="18"/>
        </w:rPr>
        <w:footnoteRef/>
      </w:r>
      <w:r>
        <w:rPr>
          <w:rFonts w:ascii="Arial" w:hAnsi="Arial"/>
          <w:sz w:val="18"/>
          <w:szCs w:val="18"/>
          <w:lang w:val="es-PE"/>
        </w:rPr>
        <w:t xml:space="preserve"> </w:t>
      </w:r>
      <w:r w:rsidRPr="001540FB">
        <w:rPr>
          <w:rFonts w:ascii="Arial" w:hAnsi="Arial"/>
          <w:sz w:val="18"/>
          <w:szCs w:val="18"/>
          <w:lang w:val="es-PE"/>
        </w:rPr>
        <w:t xml:space="preserve">En el caso de envíos postales </w:t>
      </w:r>
      <w:r>
        <w:rPr>
          <w:rFonts w:ascii="Arial" w:hAnsi="Arial"/>
          <w:sz w:val="18"/>
          <w:szCs w:val="18"/>
          <w:lang w:val="es-PE"/>
        </w:rPr>
        <w:t xml:space="preserve">de competencia funcional de la Intendencia de Aduana Postal del Callao </w:t>
      </w:r>
      <w:r w:rsidRPr="001540FB">
        <w:rPr>
          <w:rFonts w:ascii="Arial" w:hAnsi="Arial"/>
          <w:sz w:val="18"/>
          <w:szCs w:val="18"/>
          <w:lang w:val="es-PE"/>
        </w:rPr>
        <w:t>destinados a ciudades diferentes de Lima y Callao, SERPOST</w:t>
      </w:r>
      <w:r>
        <w:rPr>
          <w:rFonts w:ascii="Arial" w:hAnsi="Arial"/>
          <w:sz w:val="18"/>
          <w:szCs w:val="18"/>
          <w:lang w:val="es-PE"/>
        </w:rPr>
        <w:t xml:space="preserve"> notifica al Usuario el “Acta de Inmovilización-Incautación-Comiso”.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B77B66" w14:textId="1B27CBE1" w:rsidR="009B72E4" w:rsidRDefault="00B16D16">
    <w:pPr>
      <w:pStyle w:val="Encabezado"/>
      <w:tabs>
        <w:tab w:val="right" w:pos="9000"/>
      </w:tabs>
    </w:pPr>
    <w:r>
      <w:rPr>
        <w:b/>
        <w:bCs/>
        <w:noProof/>
        <w:sz w:val="20"/>
        <w:szCs w:val="20"/>
        <w:lang w:eastAsia="es-PE"/>
      </w:rPr>
      <mc:AlternateContent>
        <mc:Choice Requires="wps">
          <w:drawing>
            <wp:anchor distT="4294967295" distB="4294967295" distL="114300" distR="114300" simplePos="0" relativeHeight="251658240" behindDoc="0" locked="0" layoutInCell="1" allowOverlap="1" wp14:anchorId="15B77B6E" wp14:editId="36F975C5">
              <wp:simplePos x="0" y="0"/>
              <wp:positionH relativeFrom="column">
                <wp:posOffset>0</wp:posOffset>
              </wp:positionH>
              <wp:positionV relativeFrom="paragraph">
                <wp:posOffset>287019</wp:posOffset>
              </wp:positionV>
              <wp:extent cx="5760085" cy="0"/>
              <wp:effectExtent l="0" t="0" r="12065" b="1905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2.6pt" to="453.5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i9BEwIAACgEAAAOAAAAZHJzL2Uyb0RvYy54bWysU8uu2jAQ3VfqP1jeQxIau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"/>
          </w:pict>
        </mc:Fallback>
      </mc:AlternateContent>
    </w:r>
    <w:r w:rsidR="009B72E4">
      <w:rPr>
        <w:rStyle w:val="Nmerodepgina"/>
        <w:sz w:val="16"/>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B77B6A" w14:textId="77777777" w:rsidR="009B72E4" w:rsidRDefault="009B72E4">
    <w:pPr>
      <w:pStyle w:val="Encabezado"/>
      <w:ind w:right="360"/>
      <w:rPr>
        <w:sz w:val="16"/>
        <w:lang w:val="es-ES_tradnl"/>
      </w:rPr>
    </w:pPr>
  </w:p>
  <w:p w14:paraId="15B77B6B" w14:textId="77777777" w:rsidR="009B72E4" w:rsidRDefault="009B72E4">
    <w:pPr>
      <w:pStyle w:val="Encabezado"/>
      <w:ind w:right="360"/>
      <w:rPr>
        <w:lang w:val="es-ES_tradnl"/>
      </w:rPr>
    </w:pPr>
  </w:p>
  <w:p w14:paraId="15B77B6C" w14:textId="77777777" w:rsidR="009B72E4" w:rsidRDefault="009B72E4">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B77B6D" w14:textId="77777777" w:rsidR="009B72E4" w:rsidRDefault="009B72E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373ED"/>
    <w:multiLevelType w:val="hybridMultilevel"/>
    <w:tmpl w:val="3448F836"/>
    <w:lvl w:ilvl="0" w:tplc="0624E3E8">
      <w:start w:val="1"/>
      <w:numFmt w:val="decimal"/>
      <w:lvlText w:val="%1."/>
      <w:lvlJc w:val="left"/>
      <w:pPr>
        <w:ind w:left="571"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nsid w:val="017A601C"/>
    <w:multiLevelType w:val="hybridMultilevel"/>
    <w:tmpl w:val="A10A7AAE"/>
    <w:lvl w:ilvl="0" w:tplc="29748D4E">
      <w:numFmt w:val="bullet"/>
      <w:lvlText w:val="-"/>
      <w:lvlJc w:val="left"/>
      <w:pPr>
        <w:ind w:left="720" w:hanging="360"/>
      </w:pPr>
      <w:rPr>
        <w:rFonts w:ascii="Arial Narrow" w:eastAsia="Times New Roman" w:hAnsi="Arial Narrow" w:cs="Arial Narrow" w:hint="default"/>
        <w:lang w:val="es-ES"/>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cs="Wingdings" w:hint="default"/>
      </w:rPr>
    </w:lvl>
    <w:lvl w:ilvl="3" w:tplc="280A0001">
      <w:start w:val="1"/>
      <w:numFmt w:val="bullet"/>
      <w:lvlText w:val=""/>
      <w:lvlJc w:val="left"/>
      <w:pPr>
        <w:ind w:left="2880" w:hanging="360"/>
      </w:pPr>
      <w:rPr>
        <w:rFonts w:ascii="Symbol" w:hAnsi="Symbol" w:cs="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cs="Wingdings" w:hint="default"/>
      </w:rPr>
    </w:lvl>
    <w:lvl w:ilvl="6" w:tplc="280A0001">
      <w:start w:val="1"/>
      <w:numFmt w:val="bullet"/>
      <w:lvlText w:val=""/>
      <w:lvlJc w:val="left"/>
      <w:pPr>
        <w:ind w:left="5040" w:hanging="360"/>
      </w:pPr>
      <w:rPr>
        <w:rFonts w:ascii="Symbol" w:hAnsi="Symbol" w:cs="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cs="Wingdings" w:hint="default"/>
      </w:rPr>
    </w:lvl>
  </w:abstractNum>
  <w:abstractNum w:abstractNumId="2">
    <w:nsid w:val="019E462F"/>
    <w:multiLevelType w:val="hybridMultilevel"/>
    <w:tmpl w:val="9D98705E"/>
    <w:lvl w:ilvl="0" w:tplc="D1AE9F90">
      <w:start w:val="8"/>
      <w:numFmt w:val="lowerLetter"/>
      <w:lvlText w:val="%1."/>
      <w:lvlJc w:val="left"/>
      <w:pPr>
        <w:ind w:left="144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nsid w:val="01B36719"/>
    <w:multiLevelType w:val="hybridMultilevel"/>
    <w:tmpl w:val="6098398A"/>
    <w:lvl w:ilvl="0" w:tplc="280A0017">
      <w:start w:val="1"/>
      <w:numFmt w:val="lowerLetter"/>
      <w:lvlText w:val="%1)"/>
      <w:lvlJc w:val="left"/>
      <w:pPr>
        <w:ind w:left="1075" w:hanging="360"/>
      </w:pPr>
    </w:lvl>
    <w:lvl w:ilvl="1" w:tplc="280A0019" w:tentative="1">
      <w:start w:val="1"/>
      <w:numFmt w:val="lowerLetter"/>
      <w:lvlText w:val="%2."/>
      <w:lvlJc w:val="left"/>
      <w:pPr>
        <w:ind w:left="1795" w:hanging="360"/>
      </w:pPr>
    </w:lvl>
    <w:lvl w:ilvl="2" w:tplc="280A001B" w:tentative="1">
      <w:start w:val="1"/>
      <w:numFmt w:val="lowerRoman"/>
      <w:lvlText w:val="%3."/>
      <w:lvlJc w:val="right"/>
      <w:pPr>
        <w:ind w:left="2515" w:hanging="180"/>
      </w:pPr>
    </w:lvl>
    <w:lvl w:ilvl="3" w:tplc="280A000F" w:tentative="1">
      <w:start w:val="1"/>
      <w:numFmt w:val="decimal"/>
      <w:lvlText w:val="%4."/>
      <w:lvlJc w:val="left"/>
      <w:pPr>
        <w:ind w:left="3235" w:hanging="360"/>
      </w:pPr>
    </w:lvl>
    <w:lvl w:ilvl="4" w:tplc="280A0019" w:tentative="1">
      <w:start w:val="1"/>
      <w:numFmt w:val="lowerLetter"/>
      <w:lvlText w:val="%5."/>
      <w:lvlJc w:val="left"/>
      <w:pPr>
        <w:ind w:left="3955" w:hanging="360"/>
      </w:pPr>
    </w:lvl>
    <w:lvl w:ilvl="5" w:tplc="280A001B" w:tentative="1">
      <w:start w:val="1"/>
      <w:numFmt w:val="lowerRoman"/>
      <w:lvlText w:val="%6."/>
      <w:lvlJc w:val="right"/>
      <w:pPr>
        <w:ind w:left="4675" w:hanging="180"/>
      </w:pPr>
    </w:lvl>
    <w:lvl w:ilvl="6" w:tplc="280A000F" w:tentative="1">
      <w:start w:val="1"/>
      <w:numFmt w:val="decimal"/>
      <w:lvlText w:val="%7."/>
      <w:lvlJc w:val="left"/>
      <w:pPr>
        <w:ind w:left="5395" w:hanging="360"/>
      </w:pPr>
    </w:lvl>
    <w:lvl w:ilvl="7" w:tplc="280A0019" w:tentative="1">
      <w:start w:val="1"/>
      <w:numFmt w:val="lowerLetter"/>
      <w:lvlText w:val="%8."/>
      <w:lvlJc w:val="left"/>
      <w:pPr>
        <w:ind w:left="6115" w:hanging="360"/>
      </w:pPr>
    </w:lvl>
    <w:lvl w:ilvl="8" w:tplc="280A001B" w:tentative="1">
      <w:start w:val="1"/>
      <w:numFmt w:val="lowerRoman"/>
      <w:lvlText w:val="%9."/>
      <w:lvlJc w:val="right"/>
      <w:pPr>
        <w:ind w:left="6835" w:hanging="180"/>
      </w:pPr>
    </w:lvl>
  </w:abstractNum>
  <w:abstractNum w:abstractNumId="4">
    <w:nsid w:val="01D5645E"/>
    <w:multiLevelType w:val="hybridMultilevel"/>
    <w:tmpl w:val="74008056"/>
    <w:lvl w:ilvl="0" w:tplc="280A000F">
      <w:start w:val="1"/>
      <w:numFmt w:val="decimal"/>
      <w:lvlText w:val="%1."/>
      <w:lvlJc w:val="left"/>
      <w:pPr>
        <w:ind w:left="36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nsid w:val="026207F2"/>
    <w:multiLevelType w:val="hybridMultilevel"/>
    <w:tmpl w:val="E4648170"/>
    <w:lvl w:ilvl="0" w:tplc="D97E694C">
      <w:start w:val="1"/>
      <w:numFmt w:val="lowerLetter"/>
      <w:lvlText w:val="%1."/>
      <w:lvlJc w:val="left"/>
      <w:pPr>
        <w:ind w:left="1075"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nsid w:val="02797993"/>
    <w:multiLevelType w:val="hybridMultilevel"/>
    <w:tmpl w:val="A0789AE6"/>
    <w:lvl w:ilvl="0" w:tplc="CABE88D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nsid w:val="028B2CAF"/>
    <w:multiLevelType w:val="hybridMultilevel"/>
    <w:tmpl w:val="D7CC6C42"/>
    <w:lvl w:ilvl="0" w:tplc="280A001B">
      <w:start w:val="1"/>
      <w:numFmt w:val="lowerRoman"/>
      <w:lvlText w:val="%1."/>
      <w:lvlJc w:val="right"/>
      <w:pPr>
        <w:ind w:left="4320" w:hanging="18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029A76AE"/>
    <w:multiLevelType w:val="hybridMultilevel"/>
    <w:tmpl w:val="80EECECC"/>
    <w:lvl w:ilvl="0" w:tplc="280A0019">
      <w:start w:val="1"/>
      <w:numFmt w:val="lowerLetter"/>
      <w:lvlText w:val="%1."/>
      <w:lvlJc w:val="left"/>
      <w:pPr>
        <w:ind w:left="1589" w:hanging="360"/>
      </w:pPr>
      <w:rPr>
        <w:rFonts w:hint="default"/>
      </w:rPr>
    </w:lvl>
    <w:lvl w:ilvl="1" w:tplc="06C89D50">
      <w:start w:val="1"/>
      <w:numFmt w:val="lowerLetter"/>
      <w:lvlText w:val="%2)"/>
      <w:lvlJc w:val="left"/>
      <w:pPr>
        <w:ind w:left="2309" w:hanging="360"/>
      </w:pPr>
      <w:rPr>
        <w:rFonts w:hint="default"/>
      </w:rPr>
    </w:lvl>
    <w:lvl w:ilvl="2" w:tplc="280A0005" w:tentative="1">
      <w:start w:val="1"/>
      <w:numFmt w:val="bullet"/>
      <w:lvlText w:val=""/>
      <w:lvlJc w:val="left"/>
      <w:pPr>
        <w:ind w:left="3029" w:hanging="360"/>
      </w:pPr>
      <w:rPr>
        <w:rFonts w:ascii="Wingdings" w:hAnsi="Wingdings" w:hint="default"/>
      </w:rPr>
    </w:lvl>
    <w:lvl w:ilvl="3" w:tplc="280A0001" w:tentative="1">
      <w:start w:val="1"/>
      <w:numFmt w:val="bullet"/>
      <w:lvlText w:val=""/>
      <w:lvlJc w:val="left"/>
      <w:pPr>
        <w:ind w:left="3749" w:hanging="360"/>
      </w:pPr>
      <w:rPr>
        <w:rFonts w:ascii="Symbol" w:hAnsi="Symbol" w:hint="default"/>
      </w:rPr>
    </w:lvl>
    <w:lvl w:ilvl="4" w:tplc="280A0003" w:tentative="1">
      <w:start w:val="1"/>
      <w:numFmt w:val="bullet"/>
      <w:lvlText w:val="o"/>
      <w:lvlJc w:val="left"/>
      <w:pPr>
        <w:ind w:left="4469" w:hanging="360"/>
      </w:pPr>
      <w:rPr>
        <w:rFonts w:ascii="Courier New" w:hAnsi="Courier New" w:cs="Courier New" w:hint="default"/>
      </w:rPr>
    </w:lvl>
    <w:lvl w:ilvl="5" w:tplc="280A0005" w:tentative="1">
      <w:start w:val="1"/>
      <w:numFmt w:val="bullet"/>
      <w:lvlText w:val=""/>
      <w:lvlJc w:val="left"/>
      <w:pPr>
        <w:ind w:left="5189" w:hanging="360"/>
      </w:pPr>
      <w:rPr>
        <w:rFonts w:ascii="Wingdings" w:hAnsi="Wingdings" w:hint="default"/>
      </w:rPr>
    </w:lvl>
    <w:lvl w:ilvl="6" w:tplc="280A0001" w:tentative="1">
      <w:start w:val="1"/>
      <w:numFmt w:val="bullet"/>
      <w:lvlText w:val=""/>
      <w:lvlJc w:val="left"/>
      <w:pPr>
        <w:ind w:left="5909" w:hanging="360"/>
      </w:pPr>
      <w:rPr>
        <w:rFonts w:ascii="Symbol" w:hAnsi="Symbol" w:hint="default"/>
      </w:rPr>
    </w:lvl>
    <w:lvl w:ilvl="7" w:tplc="280A0003" w:tentative="1">
      <w:start w:val="1"/>
      <w:numFmt w:val="bullet"/>
      <w:lvlText w:val="o"/>
      <w:lvlJc w:val="left"/>
      <w:pPr>
        <w:ind w:left="6629" w:hanging="360"/>
      </w:pPr>
      <w:rPr>
        <w:rFonts w:ascii="Courier New" w:hAnsi="Courier New" w:cs="Courier New" w:hint="default"/>
      </w:rPr>
    </w:lvl>
    <w:lvl w:ilvl="8" w:tplc="280A0005" w:tentative="1">
      <w:start w:val="1"/>
      <w:numFmt w:val="bullet"/>
      <w:lvlText w:val=""/>
      <w:lvlJc w:val="left"/>
      <w:pPr>
        <w:ind w:left="7349" w:hanging="360"/>
      </w:pPr>
      <w:rPr>
        <w:rFonts w:ascii="Wingdings" w:hAnsi="Wingdings" w:hint="default"/>
      </w:rPr>
    </w:lvl>
  </w:abstractNum>
  <w:abstractNum w:abstractNumId="9">
    <w:nsid w:val="02AA4FA6"/>
    <w:multiLevelType w:val="hybridMultilevel"/>
    <w:tmpl w:val="714E3A6E"/>
    <w:lvl w:ilvl="0" w:tplc="04E06E22">
      <w:start w:val="1"/>
      <w:numFmt w:val="decimal"/>
      <w:lvlText w:val="%1."/>
      <w:lvlJc w:val="left"/>
      <w:pPr>
        <w:ind w:left="360" w:hanging="360"/>
      </w:pPr>
      <w:rPr>
        <w:sz w:val="24"/>
        <w:szCs w:val="24"/>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0">
    <w:nsid w:val="036E4177"/>
    <w:multiLevelType w:val="hybridMultilevel"/>
    <w:tmpl w:val="5330EEFC"/>
    <w:lvl w:ilvl="0" w:tplc="478C3DB2">
      <w:start w:val="1"/>
      <w:numFmt w:val="bullet"/>
      <w:lvlText w:val="-"/>
      <w:lvlJc w:val="left"/>
      <w:pPr>
        <w:ind w:left="720" w:hanging="360"/>
      </w:pPr>
      <w:rPr>
        <w:rFonts w:ascii="Arial Narrow" w:eastAsia="Times New Roman" w:hAnsi="Arial Narrow" w:cs="Times New Roman" w:hint="default"/>
        <w:lang w:val="es-ES"/>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cs="Wingdings" w:hint="default"/>
      </w:rPr>
    </w:lvl>
    <w:lvl w:ilvl="3" w:tplc="280A0001">
      <w:start w:val="1"/>
      <w:numFmt w:val="bullet"/>
      <w:lvlText w:val=""/>
      <w:lvlJc w:val="left"/>
      <w:pPr>
        <w:ind w:left="2880" w:hanging="360"/>
      </w:pPr>
      <w:rPr>
        <w:rFonts w:ascii="Symbol" w:hAnsi="Symbol" w:cs="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cs="Wingdings" w:hint="default"/>
      </w:rPr>
    </w:lvl>
    <w:lvl w:ilvl="6" w:tplc="280A0001">
      <w:start w:val="1"/>
      <w:numFmt w:val="bullet"/>
      <w:lvlText w:val=""/>
      <w:lvlJc w:val="left"/>
      <w:pPr>
        <w:ind w:left="5040" w:hanging="360"/>
      </w:pPr>
      <w:rPr>
        <w:rFonts w:ascii="Symbol" w:hAnsi="Symbol" w:cs="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cs="Wingdings" w:hint="default"/>
      </w:rPr>
    </w:lvl>
  </w:abstractNum>
  <w:abstractNum w:abstractNumId="11">
    <w:nsid w:val="04170F92"/>
    <w:multiLevelType w:val="hybridMultilevel"/>
    <w:tmpl w:val="1D3002AE"/>
    <w:lvl w:ilvl="0" w:tplc="280A0019">
      <w:start w:val="1"/>
      <w:numFmt w:val="lowerLetter"/>
      <w:lvlText w:val="%1."/>
      <w:lvlJc w:val="left"/>
      <w:pPr>
        <w:ind w:left="1075" w:hanging="360"/>
      </w:pPr>
    </w:lvl>
    <w:lvl w:ilvl="1" w:tplc="280A0019" w:tentative="1">
      <w:start w:val="1"/>
      <w:numFmt w:val="lowerLetter"/>
      <w:lvlText w:val="%2."/>
      <w:lvlJc w:val="left"/>
      <w:pPr>
        <w:ind w:left="1795" w:hanging="360"/>
      </w:pPr>
    </w:lvl>
    <w:lvl w:ilvl="2" w:tplc="280A001B" w:tentative="1">
      <w:start w:val="1"/>
      <w:numFmt w:val="lowerRoman"/>
      <w:lvlText w:val="%3."/>
      <w:lvlJc w:val="right"/>
      <w:pPr>
        <w:ind w:left="2515" w:hanging="180"/>
      </w:pPr>
    </w:lvl>
    <w:lvl w:ilvl="3" w:tplc="280A000F" w:tentative="1">
      <w:start w:val="1"/>
      <w:numFmt w:val="decimal"/>
      <w:lvlText w:val="%4."/>
      <w:lvlJc w:val="left"/>
      <w:pPr>
        <w:ind w:left="3235" w:hanging="360"/>
      </w:pPr>
    </w:lvl>
    <w:lvl w:ilvl="4" w:tplc="280A0019" w:tentative="1">
      <w:start w:val="1"/>
      <w:numFmt w:val="lowerLetter"/>
      <w:lvlText w:val="%5."/>
      <w:lvlJc w:val="left"/>
      <w:pPr>
        <w:ind w:left="3955" w:hanging="360"/>
      </w:pPr>
    </w:lvl>
    <w:lvl w:ilvl="5" w:tplc="280A001B" w:tentative="1">
      <w:start w:val="1"/>
      <w:numFmt w:val="lowerRoman"/>
      <w:lvlText w:val="%6."/>
      <w:lvlJc w:val="right"/>
      <w:pPr>
        <w:ind w:left="4675" w:hanging="180"/>
      </w:pPr>
    </w:lvl>
    <w:lvl w:ilvl="6" w:tplc="280A000F" w:tentative="1">
      <w:start w:val="1"/>
      <w:numFmt w:val="decimal"/>
      <w:lvlText w:val="%7."/>
      <w:lvlJc w:val="left"/>
      <w:pPr>
        <w:ind w:left="5395" w:hanging="360"/>
      </w:pPr>
    </w:lvl>
    <w:lvl w:ilvl="7" w:tplc="280A0019" w:tentative="1">
      <w:start w:val="1"/>
      <w:numFmt w:val="lowerLetter"/>
      <w:lvlText w:val="%8."/>
      <w:lvlJc w:val="left"/>
      <w:pPr>
        <w:ind w:left="6115" w:hanging="360"/>
      </w:pPr>
    </w:lvl>
    <w:lvl w:ilvl="8" w:tplc="280A001B" w:tentative="1">
      <w:start w:val="1"/>
      <w:numFmt w:val="lowerRoman"/>
      <w:lvlText w:val="%9."/>
      <w:lvlJc w:val="right"/>
      <w:pPr>
        <w:ind w:left="6835" w:hanging="180"/>
      </w:pPr>
    </w:lvl>
  </w:abstractNum>
  <w:abstractNum w:abstractNumId="12">
    <w:nsid w:val="05511FD7"/>
    <w:multiLevelType w:val="hybridMultilevel"/>
    <w:tmpl w:val="6E08B0B6"/>
    <w:lvl w:ilvl="0" w:tplc="280A0001">
      <w:start w:val="1"/>
      <w:numFmt w:val="bullet"/>
      <w:lvlText w:val=""/>
      <w:lvlJc w:val="left"/>
      <w:pPr>
        <w:ind w:left="1542" w:hanging="360"/>
      </w:pPr>
      <w:rPr>
        <w:rFonts w:ascii="Symbol" w:hAnsi="Symbol" w:hint="default"/>
      </w:rPr>
    </w:lvl>
    <w:lvl w:ilvl="1" w:tplc="280A0003" w:tentative="1">
      <w:start w:val="1"/>
      <w:numFmt w:val="bullet"/>
      <w:lvlText w:val="o"/>
      <w:lvlJc w:val="left"/>
      <w:pPr>
        <w:ind w:left="2262" w:hanging="360"/>
      </w:pPr>
      <w:rPr>
        <w:rFonts w:ascii="Courier New" w:hAnsi="Courier New" w:cs="Courier New" w:hint="default"/>
      </w:rPr>
    </w:lvl>
    <w:lvl w:ilvl="2" w:tplc="280A0005" w:tentative="1">
      <w:start w:val="1"/>
      <w:numFmt w:val="bullet"/>
      <w:lvlText w:val=""/>
      <w:lvlJc w:val="left"/>
      <w:pPr>
        <w:ind w:left="2982" w:hanging="360"/>
      </w:pPr>
      <w:rPr>
        <w:rFonts w:ascii="Wingdings" w:hAnsi="Wingdings" w:hint="default"/>
      </w:rPr>
    </w:lvl>
    <w:lvl w:ilvl="3" w:tplc="280A0001" w:tentative="1">
      <w:start w:val="1"/>
      <w:numFmt w:val="bullet"/>
      <w:lvlText w:val=""/>
      <w:lvlJc w:val="left"/>
      <w:pPr>
        <w:ind w:left="3702" w:hanging="360"/>
      </w:pPr>
      <w:rPr>
        <w:rFonts w:ascii="Symbol" w:hAnsi="Symbol" w:hint="default"/>
      </w:rPr>
    </w:lvl>
    <w:lvl w:ilvl="4" w:tplc="280A0003" w:tentative="1">
      <w:start w:val="1"/>
      <w:numFmt w:val="bullet"/>
      <w:lvlText w:val="o"/>
      <w:lvlJc w:val="left"/>
      <w:pPr>
        <w:ind w:left="4422" w:hanging="360"/>
      </w:pPr>
      <w:rPr>
        <w:rFonts w:ascii="Courier New" w:hAnsi="Courier New" w:cs="Courier New" w:hint="default"/>
      </w:rPr>
    </w:lvl>
    <w:lvl w:ilvl="5" w:tplc="280A0005" w:tentative="1">
      <w:start w:val="1"/>
      <w:numFmt w:val="bullet"/>
      <w:lvlText w:val=""/>
      <w:lvlJc w:val="left"/>
      <w:pPr>
        <w:ind w:left="5142" w:hanging="360"/>
      </w:pPr>
      <w:rPr>
        <w:rFonts w:ascii="Wingdings" w:hAnsi="Wingdings" w:hint="default"/>
      </w:rPr>
    </w:lvl>
    <w:lvl w:ilvl="6" w:tplc="280A0001" w:tentative="1">
      <w:start w:val="1"/>
      <w:numFmt w:val="bullet"/>
      <w:lvlText w:val=""/>
      <w:lvlJc w:val="left"/>
      <w:pPr>
        <w:ind w:left="5862" w:hanging="360"/>
      </w:pPr>
      <w:rPr>
        <w:rFonts w:ascii="Symbol" w:hAnsi="Symbol" w:hint="default"/>
      </w:rPr>
    </w:lvl>
    <w:lvl w:ilvl="7" w:tplc="280A0003" w:tentative="1">
      <w:start w:val="1"/>
      <w:numFmt w:val="bullet"/>
      <w:lvlText w:val="o"/>
      <w:lvlJc w:val="left"/>
      <w:pPr>
        <w:ind w:left="6582" w:hanging="360"/>
      </w:pPr>
      <w:rPr>
        <w:rFonts w:ascii="Courier New" w:hAnsi="Courier New" w:cs="Courier New" w:hint="default"/>
      </w:rPr>
    </w:lvl>
    <w:lvl w:ilvl="8" w:tplc="280A0005" w:tentative="1">
      <w:start w:val="1"/>
      <w:numFmt w:val="bullet"/>
      <w:lvlText w:val=""/>
      <w:lvlJc w:val="left"/>
      <w:pPr>
        <w:ind w:left="7302" w:hanging="360"/>
      </w:pPr>
      <w:rPr>
        <w:rFonts w:ascii="Wingdings" w:hAnsi="Wingdings" w:hint="default"/>
      </w:rPr>
    </w:lvl>
  </w:abstractNum>
  <w:abstractNum w:abstractNumId="13">
    <w:nsid w:val="067B3C7F"/>
    <w:multiLevelType w:val="hybridMultilevel"/>
    <w:tmpl w:val="062AB75E"/>
    <w:lvl w:ilvl="0" w:tplc="280A0001">
      <w:start w:val="1"/>
      <w:numFmt w:val="bullet"/>
      <w:lvlText w:val=""/>
      <w:lvlJc w:val="left"/>
      <w:pPr>
        <w:ind w:left="1358" w:hanging="360"/>
      </w:pPr>
      <w:rPr>
        <w:rFonts w:ascii="Symbol" w:hAnsi="Symbol" w:hint="default"/>
      </w:rPr>
    </w:lvl>
    <w:lvl w:ilvl="1" w:tplc="280A0003" w:tentative="1">
      <w:start w:val="1"/>
      <w:numFmt w:val="bullet"/>
      <w:lvlText w:val="o"/>
      <w:lvlJc w:val="left"/>
      <w:pPr>
        <w:ind w:left="2078" w:hanging="360"/>
      </w:pPr>
      <w:rPr>
        <w:rFonts w:ascii="Courier New" w:hAnsi="Courier New" w:cs="Courier New" w:hint="default"/>
      </w:rPr>
    </w:lvl>
    <w:lvl w:ilvl="2" w:tplc="280A0005" w:tentative="1">
      <w:start w:val="1"/>
      <w:numFmt w:val="bullet"/>
      <w:lvlText w:val=""/>
      <w:lvlJc w:val="left"/>
      <w:pPr>
        <w:ind w:left="2798" w:hanging="360"/>
      </w:pPr>
      <w:rPr>
        <w:rFonts w:ascii="Wingdings" w:hAnsi="Wingdings" w:hint="default"/>
      </w:rPr>
    </w:lvl>
    <w:lvl w:ilvl="3" w:tplc="280A0001" w:tentative="1">
      <w:start w:val="1"/>
      <w:numFmt w:val="bullet"/>
      <w:lvlText w:val=""/>
      <w:lvlJc w:val="left"/>
      <w:pPr>
        <w:ind w:left="3518" w:hanging="360"/>
      </w:pPr>
      <w:rPr>
        <w:rFonts w:ascii="Symbol" w:hAnsi="Symbol" w:hint="default"/>
      </w:rPr>
    </w:lvl>
    <w:lvl w:ilvl="4" w:tplc="280A0003" w:tentative="1">
      <w:start w:val="1"/>
      <w:numFmt w:val="bullet"/>
      <w:lvlText w:val="o"/>
      <w:lvlJc w:val="left"/>
      <w:pPr>
        <w:ind w:left="4238" w:hanging="360"/>
      </w:pPr>
      <w:rPr>
        <w:rFonts w:ascii="Courier New" w:hAnsi="Courier New" w:cs="Courier New" w:hint="default"/>
      </w:rPr>
    </w:lvl>
    <w:lvl w:ilvl="5" w:tplc="280A0005" w:tentative="1">
      <w:start w:val="1"/>
      <w:numFmt w:val="bullet"/>
      <w:lvlText w:val=""/>
      <w:lvlJc w:val="left"/>
      <w:pPr>
        <w:ind w:left="4958" w:hanging="360"/>
      </w:pPr>
      <w:rPr>
        <w:rFonts w:ascii="Wingdings" w:hAnsi="Wingdings" w:hint="default"/>
      </w:rPr>
    </w:lvl>
    <w:lvl w:ilvl="6" w:tplc="280A0001" w:tentative="1">
      <w:start w:val="1"/>
      <w:numFmt w:val="bullet"/>
      <w:lvlText w:val=""/>
      <w:lvlJc w:val="left"/>
      <w:pPr>
        <w:ind w:left="5678" w:hanging="360"/>
      </w:pPr>
      <w:rPr>
        <w:rFonts w:ascii="Symbol" w:hAnsi="Symbol" w:hint="default"/>
      </w:rPr>
    </w:lvl>
    <w:lvl w:ilvl="7" w:tplc="280A0003" w:tentative="1">
      <w:start w:val="1"/>
      <w:numFmt w:val="bullet"/>
      <w:lvlText w:val="o"/>
      <w:lvlJc w:val="left"/>
      <w:pPr>
        <w:ind w:left="6398" w:hanging="360"/>
      </w:pPr>
      <w:rPr>
        <w:rFonts w:ascii="Courier New" w:hAnsi="Courier New" w:cs="Courier New" w:hint="default"/>
      </w:rPr>
    </w:lvl>
    <w:lvl w:ilvl="8" w:tplc="280A0005" w:tentative="1">
      <w:start w:val="1"/>
      <w:numFmt w:val="bullet"/>
      <w:lvlText w:val=""/>
      <w:lvlJc w:val="left"/>
      <w:pPr>
        <w:ind w:left="7118" w:hanging="360"/>
      </w:pPr>
      <w:rPr>
        <w:rFonts w:ascii="Wingdings" w:hAnsi="Wingdings" w:hint="default"/>
      </w:rPr>
    </w:lvl>
  </w:abstractNum>
  <w:abstractNum w:abstractNumId="14">
    <w:nsid w:val="08803592"/>
    <w:multiLevelType w:val="hybridMultilevel"/>
    <w:tmpl w:val="AEB26FA0"/>
    <w:lvl w:ilvl="0" w:tplc="280A0005">
      <w:start w:val="1"/>
      <w:numFmt w:val="bullet"/>
      <w:lvlText w:val=""/>
      <w:lvlJc w:val="left"/>
      <w:pPr>
        <w:ind w:left="1440" w:hanging="360"/>
      </w:pPr>
      <w:rPr>
        <w:rFonts w:ascii="Wingdings" w:hAnsi="Wingdings" w:hint="default"/>
      </w:rPr>
    </w:lvl>
    <w:lvl w:ilvl="1" w:tplc="29748D4E">
      <w:numFmt w:val="bullet"/>
      <w:lvlText w:val="-"/>
      <w:lvlJc w:val="left"/>
      <w:pPr>
        <w:ind w:left="2160" w:hanging="360"/>
      </w:pPr>
      <w:rPr>
        <w:rFonts w:ascii="Arial Narrow" w:eastAsia="Times New Roman" w:hAnsi="Arial Narrow" w:cs="Arial Narrow" w:hint="default"/>
      </w:r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5">
    <w:nsid w:val="08D91D85"/>
    <w:multiLevelType w:val="multilevel"/>
    <w:tmpl w:val="36BAD3E4"/>
    <w:lvl w:ilvl="0">
      <w:start w:val="6"/>
      <w:numFmt w:val="decimal"/>
      <w:lvlText w:val="%1"/>
      <w:lvlJc w:val="left"/>
      <w:pPr>
        <w:ind w:left="360" w:hanging="360"/>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08E90214"/>
    <w:multiLevelType w:val="hybridMultilevel"/>
    <w:tmpl w:val="AA4A4ED0"/>
    <w:lvl w:ilvl="0" w:tplc="91D4FC14">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nsid w:val="0A7145CB"/>
    <w:multiLevelType w:val="hybridMultilevel"/>
    <w:tmpl w:val="88A22736"/>
    <w:lvl w:ilvl="0" w:tplc="1D0845B0">
      <w:start w:val="1"/>
      <w:numFmt w:val="lowerLetter"/>
      <w:lvlText w:val="%1."/>
      <w:lvlJc w:val="left"/>
      <w:pPr>
        <w:ind w:left="1075" w:hanging="360"/>
      </w:pPr>
      <w:rPr>
        <w:rFonts w:hint="default"/>
        <w:lang w:val="es-PE"/>
      </w:rPr>
    </w:lvl>
    <w:lvl w:ilvl="1" w:tplc="280A0019" w:tentative="1">
      <w:start w:val="1"/>
      <w:numFmt w:val="lowerLetter"/>
      <w:lvlText w:val="%2."/>
      <w:lvlJc w:val="left"/>
      <w:pPr>
        <w:ind w:left="1795" w:hanging="360"/>
      </w:pPr>
    </w:lvl>
    <w:lvl w:ilvl="2" w:tplc="280A001B" w:tentative="1">
      <w:start w:val="1"/>
      <w:numFmt w:val="lowerRoman"/>
      <w:lvlText w:val="%3."/>
      <w:lvlJc w:val="right"/>
      <w:pPr>
        <w:ind w:left="2515" w:hanging="180"/>
      </w:pPr>
    </w:lvl>
    <w:lvl w:ilvl="3" w:tplc="280A000F" w:tentative="1">
      <w:start w:val="1"/>
      <w:numFmt w:val="decimal"/>
      <w:lvlText w:val="%4."/>
      <w:lvlJc w:val="left"/>
      <w:pPr>
        <w:ind w:left="3235" w:hanging="360"/>
      </w:pPr>
    </w:lvl>
    <w:lvl w:ilvl="4" w:tplc="280A0019" w:tentative="1">
      <w:start w:val="1"/>
      <w:numFmt w:val="lowerLetter"/>
      <w:lvlText w:val="%5."/>
      <w:lvlJc w:val="left"/>
      <w:pPr>
        <w:ind w:left="3955" w:hanging="360"/>
      </w:pPr>
    </w:lvl>
    <w:lvl w:ilvl="5" w:tplc="280A001B" w:tentative="1">
      <w:start w:val="1"/>
      <w:numFmt w:val="lowerRoman"/>
      <w:lvlText w:val="%6."/>
      <w:lvlJc w:val="right"/>
      <w:pPr>
        <w:ind w:left="4675" w:hanging="180"/>
      </w:pPr>
    </w:lvl>
    <w:lvl w:ilvl="6" w:tplc="280A000F" w:tentative="1">
      <w:start w:val="1"/>
      <w:numFmt w:val="decimal"/>
      <w:lvlText w:val="%7."/>
      <w:lvlJc w:val="left"/>
      <w:pPr>
        <w:ind w:left="5395" w:hanging="360"/>
      </w:pPr>
    </w:lvl>
    <w:lvl w:ilvl="7" w:tplc="280A0019" w:tentative="1">
      <w:start w:val="1"/>
      <w:numFmt w:val="lowerLetter"/>
      <w:lvlText w:val="%8."/>
      <w:lvlJc w:val="left"/>
      <w:pPr>
        <w:ind w:left="6115" w:hanging="360"/>
      </w:pPr>
    </w:lvl>
    <w:lvl w:ilvl="8" w:tplc="280A001B" w:tentative="1">
      <w:start w:val="1"/>
      <w:numFmt w:val="lowerRoman"/>
      <w:lvlText w:val="%9."/>
      <w:lvlJc w:val="right"/>
      <w:pPr>
        <w:ind w:left="6835" w:hanging="180"/>
      </w:pPr>
    </w:lvl>
  </w:abstractNum>
  <w:abstractNum w:abstractNumId="18">
    <w:nsid w:val="0BDF10C4"/>
    <w:multiLevelType w:val="hybridMultilevel"/>
    <w:tmpl w:val="DCDA4C24"/>
    <w:lvl w:ilvl="0" w:tplc="ABCC2FB8">
      <w:start w:val="1"/>
      <w:numFmt w:val="decimal"/>
      <w:lvlText w:val="%1."/>
      <w:lvlJc w:val="left"/>
      <w:pPr>
        <w:ind w:left="144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nsid w:val="0CF36B1E"/>
    <w:multiLevelType w:val="hybridMultilevel"/>
    <w:tmpl w:val="41048876"/>
    <w:lvl w:ilvl="0" w:tplc="996EA92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nsid w:val="0DC202CB"/>
    <w:multiLevelType w:val="hybridMultilevel"/>
    <w:tmpl w:val="BDE8EF9C"/>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1">
    <w:nsid w:val="0E6561AE"/>
    <w:multiLevelType w:val="hybridMultilevel"/>
    <w:tmpl w:val="0E32D990"/>
    <w:lvl w:ilvl="0" w:tplc="E04C7E14">
      <w:start w:val="1"/>
      <w:numFmt w:val="decimal"/>
      <w:lvlText w:val="3.%1."/>
      <w:lvlJc w:val="left"/>
      <w:pPr>
        <w:ind w:left="933" w:hanging="360"/>
      </w:pPr>
      <w:rPr>
        <w:rFonts w:hint="default"/>
      </w:rPr>
    </w:lvl>
    <w:lvl w:ilvl="1" w:tplc="98A8DACC">
      <w:start w:val="1"/>
      <w:numFmt w:val="decimal"/>
      <w:lvlText w:val="2.%2."/>
      <w:lvlJc w:val="left"/>
      <w:pPr>
        <w:ind w:left="1653" w:hanging="360"/>
      </w:pPr>
      <w:rPr>
        <w:rFonts w:hint="default"/>
      </w:rPr>
    </w:lvl>
    <w:lvl w:ilvl="2" w:tplc="280A001B" w:tentative="1">
      <w:start w:val="1"/>
      <w:numFmt w:val="lowerRoman"/>
      <w:lvlText w:val="%3."/>
      <w:lvlJc w:val="right"/>
      <w:pPr>
        <w:ind w:left="2373" w:hanging="180"/>
      </w:pPr>
    </w:lvl>
    <w:lvl w:ilvl="3" w:tplc="280A000F" w:tentative="1">
      <w:start w:val="1"/>
      <w:numFmt w:val="decimal"/>
      <w:lvlText w:val="%4."/>
      <w:lvlJc w:val="left"/>
      <w:pPr>
        <w:ind w:left="3093" w:hanging="360"/>
      </w:pPr>
    </w:lvl>
    <w:lvl w:ilvl="4" w:tplc="280A0019" w:tentative="1">
      <w:start w:val="1"/>
      <w:numFmt w:val="lowerLetter"/>
      <w:lvlText w:val="%5."/>
      <w:lvlJc w:val="left"/>
      <w:pPr>
        <w:ind w:left="3813" w:hanging="360"/>
      </w:pPr>
    </w:lvl>
    <w:lvl w:ilvl="5" w:tplc="280A001B" w:tentative="1">
      <w:start w:val="1"/>
      <w:numFmt w:val="lowerRoman"/>
      <w:lvlText w:val="%6."/>
      <w:lvlJc w:val="right"/>
      <w:pPr>
        <w:ind w:left="4533" w:hanging="180"/>
      </w:pPr>
    </w:lvl>
    <w:lvl w:ilvl="6" w:tplc="280A000F" w:tentative="1">
      <w:start w:val="1"/>
      <w:numFmt w:val="decimal"/>
      <w:lvlText w:val="%7."/>
      <w:lvlJc w:val="left"/>
      <w:pPr>
        <w:ind w:left="5253" w:hanging="360"/>
      </w:pPr>
    </w:lvl>
    <w:lvl w:ilvl="7" w:tplc="280A0019" w:tentative="1">
      <w:start w:val="1"/>
      <w:numFmt w:val="lowerLetter"/>
      <w:lvlText w:val="%8."/>
      <w:lvlJc w:val="left"/>
      <w:pPr>
        <w:ind w:left="5973" w:hanging="360"/>
      </w:pPr>
    </w:lvl>
    <w:lvl w:ilvl="8" w:tplc="280A001B" w:tentative="1">
      <w:start w:val="1"/>
      <w:numFmt w:val="lowerRoman"/>
      <w:lvlText w:val="%9."/>
      <w:lvlJc w:val="right"/>
      <w:pPr>
        <w:ind w:left="6693" w:hanging="180"/>
      </w:pPr>
    </w:lvl>
  </w:abstractNum>
  <w:abstractNum w:abstractNumId="22">
    <w:nsid w:val="0EA04F13"/>
    <w:multiLevelType w:val="hybridMultilevel"/>
    <w:tmpl w:val="BF62A1EE"/>
    <w:lvl w:ilvl="0" w:tplc="9006DC26">
      <w:start w:val="3"/>
      <w:numFmt w:val="lowerLetter"/>
      <w:lvlText w:val="%1."/>
      <w:lvlJc w:val="left"/>
      <w:pPr>
        <w:ind w:left="144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nsid w:val="112434CA"/>
    <w:multiLevelType w:val="hybridMultilevel"/>
    <w:tmpl w:val="AB96279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nsid w:val="11714C8D"/>
    <w:multiLevelType w:val="hybridMultilevel"/>
    <w:tmpl w:val="EAF8F0C0"/>
    <w:lvl w:ilvl="0" w:tplc="6EB0E934">
      <w:start w:val="1"/>
      <w:numFmt w:val="lowerLetter"/>
      <w:lvlText w:val="%1."/>
      <w:lvlJc w:val="left"/>
      <w:pPr>
        <w:ind w:left="1075"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nsid w:val="11977ABC"/>
    <w:multiLevelType w:val="hybridMultilevel"/>
    <w:tmpl w:val="1C8C8586"/>
    <w:lvl w:ilvl="0" w:tplc="29748D4E">
      <w:numFmt w:val="bullet"/>
      <w:lvlText w:val="-"/>
      <w:lvlJc w:val="left"/>
      <w:pPr>
        <w:ind w:left="1004" w:hanging="360"/>
      </w:pPr>
      <w:rPr>
        <w:rFonts w:ascii="Arial Narrow" w:eastAsia="Times New Roman" w:hAnsi="Arial Narrow" w:cs="Arial Narrow" w:hint="default"/>
      </w:rPr>
    </w:lvl>
    <w:lvl w:ilvl="1" w:tplc="280A0003">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26">
    <w:nsid w:val="120E5F09"/>
    <w:multiLevelType w:val="hybridMultilevel"/>
    <w:tmpl w:val="36A489E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nsid w:val="12C0735C"/>
    <w:multiLevelType w:val="hybridMultilevel"/>
    <w:tmpl w:val="9CC84EAE"/>
    <w:lvl w:ilvl="0" w:tplc="280A0019">
      <w:start w:val="1"/>
      <w:numFmt w:val="lowerLetter"/>
      <w:lvlText w:val="%1."/>
      <w:lvlJc w:val="left"/>
      <w:pPr>
        <w:ind w:left="769" w:hanging="360"/>
      </w:pPr>
    </w:lvl>
    <w:lvl w:ilvl="1" w:tplc="280A0019" w:tentative="1">
      <w:start w:val="1"/>
      <w:numFmt w:val="lowerLetter"/>
      <w:lvlText w:val="%2."/>
      <w:lvlJc w:val="left"/>
      <w:pPr>
        <w:ind w:left="1489" w:hanging="360"/>
      </w:pPr>
    </w:lvl>
    <w:lvl w:ilvl="2" w:tplc="280A001B" w:tentative="1">
      <w:start w:val="1"/>
      <w:numFmt w:val="lowerRoman"/>
      <w:lvlText w:val="%3."/>
      <w:lvlJc w:val="right"/>
      <w:pPr>
        <w:ind w:left="2209" w:hanging="180"/>
      </w:pPr>
    </w:lvl>
    <w:lvl w:ilvl="3" w:tplc="280A000F" w:tentative="1">
      <w:start w:val="1"/>
      <w:numFmt w:val="decimal"/>
      <w:lvlText w:val="%4."/>
      <w:lvlJc w:val="left"/>
      <w:pPr>
        <w:ind w:left="2929" w:hanging="360"/>
      </w:pPr>
    </w:lvl>
    <w:lvl w:ilvl="4" w:tplc="280A0019" w:tentative="1">
      <w:start w:val="1"/>
      <w:numFmt w:val="lowerLetter"/>
      <w:lvlText w:val="%5."/>
      <w:lvlJc w:val="left"/>
      <w:pPr>
        <w:ind w:left="3649" w:hanging="360"/>
      </w:pPr>
    </w:lvl>
    <w:lvl w:ilvl="5" w:tplc="280A001B" w:tentative="1">
      <w:start w:val="1"/>
      <w:numFmt w:val="lowerRoman"/>
      <w:lvlText w:val="%6."/>
      <w:lvlJc w:val="right"/>
      <w:pPr>
        <w:ind w:left="4369" w:hanging="180"/>
      </w:pPr>
    </w:lvl>
    <w:lvl w:ilvl="6" w:tplc="280A000F" w:tentative="1">
      <w:start w:val="1"/>
      <w:numFmt w:val="decimal"/>
      <w:lvlText w:val="%7."/>
      <w:lvlJc w:val="left"/>
      <w:pPr>
        <w:ind w:left="5089" w:hanging="360"/>
      </w:pPr>
    </w:lvl>
    <w:lvl w:ilvl="7" w:tplc="280A0019" w:tentative="1">
      <w:start w:val="1"/>
      <w:numFmt w:val="lowerLetter"/>
      <w:lvlText w:val="%8."/>
      <w:lvlJc w:val="left"/>
      <w:pPr>
        <w:ind w:left="5809" w:hanging="360"/>
      </w:pPr>
    </w:lvl>
    <w:lvl w:ilvl="8" w:tplc="280A001B" w:tentative="1">
      <w:start w:val="1"/>
      <w:numFmt w:val="lowerRoman"/>
      <w:lvlText w:val="%9."/>
      <w:lvlJc w:val="right"/>
      <w:pPr>
        <w:ind w:left="6529" w:hanging="180"/>
      </w:pPr>
    </w:lvl>
  </w:abstractNum>
  <w:abstractNum w:abstractNumId="28">
    <w:nsid w:val="143E4F4D"/>
    <w:multiLevelType w:val="multilevel"/>
    <w:tmpl w:val="BE682EA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nsid w:val="14815952"/>
    <w:multiLevelType w:val="hybridMultilevel"/>
    <w:tmpl w:val="781C6956"/>
    <w:lvl w:ilvl="0" w:tplc="73C4A72E">
      <w:start w:val="1"/>
      <w:numFmt w:val="lowerLetter"/>
      <w:lvlText w:val="%1."/>
      <w:lvlJc w:val="left"/>
      <w:pPr>
        <w:ind w:left="1440" w:hanging="360"/>
      </w:pPr>
      <w:rPr>
        <w:rFonts w:ascii="Arial Narrow" w:eastAsia="Times New Roman" w:hAnsi="Arial Narrow" w:cs="Times New Roman"/>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nsid w:val="14F64586"/>
    <w:multiLevelType w:val="hybridMultilevel"/>
    <w:tmpl w:val="CF4876F4"/>
    <w:lvl w:ilvl="0" w:tplc="29748D4E">
      <w:numFmt w:val="bullet"/>
      <w:lvlText w:val="-"/>
      <w:lvlJc w:val="left"/>
      <w:pPr>
        <w:ind w:left="517" w:hanging="360"/>
      </w:pPr>
      <w:rPr>
        <w:rFonts w:ascii="Arial Narrow" w:eastAsia="Times New Roman" w:hAnsi="Arial Narrow" w:cs="Arial Narrow"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nsid w:val="150C1AC8"/>
    <w:multiLevelType w:val="hybridMultilevel"/>
    <w:tmpl w:val="51FE0D12"/>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32">
    <w:nsid w:val="154407B1"/>
    <w:multiLevelType w:val="hybridMultilevel"/>
    <w:tmpl w:val="1902D13C"/>
    <w:lvl w:ilvl="0" w:tplc="0652F48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nsid w:val="16CE00AE"/>
    <w:multiLevelType w:val="hybridMultilevel"/>
    <w:tmpl w:val="E526813A"/>
    <w:lvl w:ilvl="0" w:tplc="280A0019">
      <w:start w:val="1"/>
      <w:numFmt w:val="lowerLetter"/>
      <w:lvlText w:val="%1."/>
      <w:lvlJc w:val="left"/>
      <w:pPr>
        <w:ind w:left="785"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nsid w:val="17C76C2C"/>
    <w:multiLevelType w:val="hybridMultilevel"/>
    <w:tmpl w:val="C81EA3E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nsid w:val="1900382B"/>
    <w:multiLevelType w:val="hybridMultilevel"/>
    <w:tmpl w:val="AED0CD24"/>
    <w:lvl w:ilvl="0" w:tplc="280A000D">
      <w:start w:val="1"/>
      <w:numFmt w:val="bullet"/>
      <w:lvlText w:val=""/>
      <w:lvlJc w:val="left"/>
      <w:pPr>
        <w:ind w:left="1440" w:hanging="360"/>
      </w:pPr>
      <w:rPr>
        <w:rFonts w:ascii="Wingdings" w:hAnsi="Wingdings" w:hint="default"/>
      </w:rPr>
    </w:lvl>
    <w:lvl w:ilvl="1" w:tplc="280A000F">
      <w:start w:val="1"/>
      <w:numFmt w:val="decimal"/>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6">
    <w:nsid w:val="194B16D5"/>
    <w:multiLevelType w:val="hybridMultilevel"/>
    <w:tmpl w:val="34F066AC"/>
    <w:lvl w:ilvl="0" w:tplc="280A0005">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cs="Wingdings" w:hint="default"/>
      </w:rPr>
    </w:lvl>
    <w:lvl w:ilvl="3" w:tplc="280A0001">
      <w:start w:val="1"/>
      <w:numFmt w:val="bullet"/>
      <w:lvlText w:val=""/>
      <w:lvlJc w:val="left"/>
      <w:pPr>
        <w:ind w:left="2880" w:hanging="360"/>
      </w:pPr>
      <w:rPr>
        <w:rFonts w:ascii="Symbol" w:hAnsi="Symbol" w:cs="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cs="Wingdings" w:hint="default"/>
      </w:rPr>
    </w:lvl>
    <w:lvl w:ilvl="6" w:tplc="280A0001">
      <w:start w:val="1"/>
      <w:numFmt w:val="bullet"/>
      <w:lvlText w:val=""/>
      <w:lvlJc w:val="left"/>
      <w:pPr>
        <w:ind w:left="5040" w:hanging="360"/>
      </w:pPr>
      <w:rPr>
        <w:rFonts w:ascii="Symbol" w:hAnsi="Symbol" w:cs="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cs="Wingdings" w:hint="default"/>
      </w:rPr>
    </w:lvl>
  </w:abstractNum>
  <w:abstractNum w:abstractNumId="37">
    <w:nsid w:val="1B024A79"/>
    <w:multiLevelType w:val="hybridMultilevel"/>
    <w:tmpl w:val="FCCCAFE6"/>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8">
    <w:nsid w:val="1BEF4BAC"/>
    <w:multiLevelType w:val="hybridMultilevel"/>
    <w:tmpl w:val="EA543920"/>
    <w:lvl w:ilvl="0" w:tplc="E01C19CE">
      <w:start w:val="1"/>
      <w:numFmt w:val="lowerLetter"/>
      <w:lvlText w:val="%1."/>
      <w:lvlJc w:val="left"/>
      <w:pPr>
        <w:ind w:left="1440" w:hanging="360"/>
      </w:pPr>
      <w:rPr>
        <w:strike w:val="0"/>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9">
    <w:nsid w:val="1D481B25"/>
    <w:multiLevelType w:val="hybridMultilevel"/>
    <w:tmpl w:val="8A9C00E6"/>
    <w:lvl w:ilvl="0" w:tplc="62ACD460">
      <w:start w:val="1"/>
      <w:numFmt w:val="decimal"/>
      <w:lvlText w:val="4.%1."/>
      <w:lvlJc w:val="left"/>
      <w:pPr>
        <w:ind w:left="1500" w:hanging="360"/>
      </w:pPr>
      <w:rPr>
        <w:rFonts w:hint="default"/>
      </w:rPr>
    </w:lvl>
    <w:lvl w:ilvl="1" w:tplc="280A0003" w:tentative="1">
      <w:start w:val="1"/>
      <w:numFmt w:val="bullet"/>
      <w:lvlText w:val="o"/>
      <w:lvlJc w:val="left"/>
      <w:pPr>
        <w:ind w:left="2220" w:hanging="360"/>
      </w:pPr>
      <w:rPr>
        <w:rFonts w:ascii="Courier New" w:hAnsi="Courier New" w:cs="Courier New" w:hint="default"/>
      </w:rPr>
    </w:lvl>
    <w:lvl w:ilvl="2" w:tplc="280A0005" w:tentative="1">
      <w:start w:val="1"/>
      <w:numFmt w:val="bullet"/>
      <w:lvlText w:val=""/>
      <w:lvlJc w:val="left"/>
      <w:pPr>
        <w:ind w:left="2940" w:hanging="360"/>
      </w:pPr>
      <w:rPr>
        <w:rFonts w:ascii="Wingdings" w:hAnsi="Wingdings" w:hint="default"/>
      </w:rPr>
    </w:lvl>
    <w:lvl w:ilvl="3" w:tplc="280A0001" w:tentative="1">
      <w:start w:val="1"/>
      <w:numFmt w:val="bullet"/>
      <w:lvlText w:val=""/>
      <w:lvlJc w:val="left"/>
      <w:pPr>
        <w:ind w:left="3660" w:hanging="360"/>
      </w:pPr>
      <w:rPr>
        <w:rFonts w:ascii="Symbol" w:hAnsi="Symbol" w:hint="default"/>
      </w:rPr>
    </w:lvl>
    <w:lvl w:ilvl="4" w:tplc="280A0003" w:tentative="1">
      <w:start w:val="1"/>
      <w:numFmt w:val="bullet"/>
      <w:lvlText w:val="o"/>
      <w:lvlJc w:val="left"/>
      <w:pPr>
        <w:ind w:left="4380" w:hanging="360"/>
      </w:pPr>
      <w:rPr>
        <w:rFonts w:ascii="Courier New" w:hAnsi="Courier New" w:cs="Courier New" w:hint="default"/>
      </w:rPr>
    </w:lvl>
    <w:lvl w:ilvl="5" w:tplc="280A0005" w:tentative="1">
      <w:start w:val="1"/>
      <w:numFmt w:val="bullet"/>
      <w:lvlText w:val=""/>
      <w:lvlJc w:val="left"/>
      <w:pPr>
        <w:ind w:left="5100" w:hanging="360"/>
      </w:pPr>
      <w:rPr>
        <w:rFonts w:ascii="Wingdings" w:hAnsi="Wingdings" w:hint="default"/>
      </w:rPr>
    </w:lvl>
    <w:lvl w:ilvl="6" w:tplc="280A0001" w:tentative="1">
      <w:start w:val="1"/>
      <w:numFmt w:val="bullet"/>
      <w:lvlText w:val=""/>
      <w:lvlJc w:val="left"/>
      <w:pPr>
        <w:ind w:left="5820" w:hanging="360"/>
      </w:pPr>
      <w:rPr>
        <w:rFonts w:ascii="Symbol" w:hAnsi="Symbol" w:hint="default"/>
      </w:rPr>
    </w:lvl>
    <w:lvl w:ilvl="7" w:tplc="280A0003" w:tentative="1">
      <w:start w:val="1"/>
      <w:numFmt w:val="bullet"/>
      <w:lvlText w:val="o"/>
      <w:lvlJc w:val="left"/>
      <w:pPr>
        <w:ind w:left="6540" w:hanging="360"/>
      </w:pPr>
      <w:rPr>
        <w:rFonts w:ascii="Courier New" w:hAnsi="Courier New" w:cs="Courier New" w:hint="default"/>
      </w:rPr>
    </w:lvl>
    <w:lvl w:ilvl="8" w:tplc="280A0005" w:tentative="1">
      <w:start w:val="1"/>
      <w:numFmt w:val="bullet"/>
      <w:lvlText w:val=""/>
      <w:lvlJc w:val="left"/>
      <w:pPr>
        <w:ind w:left="7260" w:hanging="360"/>
      </w:pPr>
      <w:rPr>
        <w:rFonts w:ascii="Wingdings" w:hAnsi="Wingdings" w:hint="default"/>
      </w:rPr>
    </w:lvl>
  </w:abstractNum>
  <w:abstractNum w:abstractNumId="40">
    <w:nsid w:val="1D987D53"/>
    <w:multiLevelType w:val="hybridMultilevel"/>
    <w:tmpl w:val="6BEEE44A"/>
    <w:lvl w:ilvl="0" w:tplc="29748D4E">
      <w:numFmt w:val="bullet"/>
      <w:lvlText w:val="-"/>
      <w:lvlJc w:val="left"/>
      <w:pPr>
        <w:ind w:left="933" w:hanging="360"/>
      </w:pPr>
      <w:rPr>
        <w:rFonts w:ascii="Arial Narrow" w:eastAsia="Times New Roman" w:hAnsi="Arial Narrow" w:cs="Arial Narrow" w:hint="default"/>
      </w:rPr>
    </w:lvl>
    <w:lvl w:ilvl="1" w:tplc="280A0003">
      <w:start w:val="1"/>
      <w:numFmt w:val="bullet"/>
      <w:lvlText w:val="o"/>
      <w:lvlJc w:val="left"/>
      <w:pPr>
        <w:ind w:left="1653" w:hanging="360"/>
      </w:pPr>
      <w:rPr>
        <w:rFonts w:ascii="Courier New" w:hAnsi="Courier New" w:cs="Courier New" w:hint="default"/>
      </w:rPr>
    </w:lvl>
    <w:lvl w:ilvl="2" w:tplc="280A0005" w:tentative="1">
      <w:start w:val="1"/>
      <w:numFmt w:val="bullet"/>
      <w:lvlText w:val=""/>
      <w:lvlJc w:val="left"/>
      <w:pPr>
        <w:ind w:left="2373" w:hanging="360"/>
      </w:pPr>
      <w:rPr>
        <w:rFonts w:ascii="Wingdings" w:hAnsi="Wingdings" w:hint="default"/>
      </w:rPr>
    </w:lvl>
    <w:lvl w:ilvl="3" w:tplc="280A0001" w:tentative="1">
      <w:start w:val="1"/>
      <w:numFmt w:val="bullet"/>
      <w:lvlText w:val=""/>
      <w:lvlJc w:val="left"/>
      <w:pPr>
        <w:ind w:left="3093" w:hanging="360"/>
      </w:pPr>
      <w:rPr>
        <w:rFonts w:ascii="Symbol" w:hAnsi="Symbol" w:hint="default"/>
      </w:rPr>
    </w:lvl>
    <w:lvl w:ilvl="4" w:tplc="280A0003" w:tentative="1">
      <w:start w:val="1"/>
      <w:numFmt w:val="bullet"/>
      <w:lvlText w:val="o"/>
      <w:lvlJc w:val="left"/>
      <w:pPr>
        <w:ind w:left="3813" w:hanging="360"/>
      </w:pPr>
      <w:rPr>
        <w:rFonts w:ascii="Courier New" w:hAnsi="Courier New" w:cs="Courier New" w:hint="default"/>
      </w:rPr>
    </w:lvl>
    <w:lvl w:ilvl="5" w:tplc="280A0005" w:tentative="1">
      <w:start w:val="1"/>
      <w:numFmt w:val="bullet"/>
      <w:lvlText w:val=""/>
      <w:lvlJc w:val="left"/>
      <w:pPr>
        <w:ind w:left="4533" w:hanging="360"/>
      </w:pPr>
      <w:rPr>
        <w:rFonts w:ascii="Wingdings" w:hAnsi="Wingdings" w:hint="default"/>
      </w:rPr>
    </w:lvl>
    <w:lvl w:ilvl="6" w:tplc="280A0001" w:tentative="1">
      <w:start w:val="1"/>
      <w:numFmt w:val="bullet"/>
      <w:lvlText w:val=""/>
      <w:lvlJc w:val="left"/>
      <w:pPr>
        <w:ind w:left="5253" w:hanging="360"/>
      </w:pPr>
      <w:rPr>
        <w:rFonts w:ascii="Symbol" w:hAnsi="Symbol" w:hint="default"/>
      </w:rPr>
    </w:lvl>
    <w:lvl w:ilvl="7" w:tplc="280A0003" w:tentative="1">
      <w:start w:val="1"/>
      <w:numFmt w:val="bullet"/>
      <w:lvlText w:val="o"/>
      <w:lvlJc w:val="left"/>
      <w:pPr>
        <w:ind w:left="5973" w:hanging="360"/>
      </w:pPr>
      <w:rPr>
        <w:rFonts w:ascii="Courier New" w:hAnsi="Courier New" w:cs="Courier New" w:hint="default"/>
      </w:rPr>
    </w:lvl>
    <w:lvl w:ilvl="8" w:tplc="280A0005" w:tentative="1">
      <w:start w:val="1"/>
      <w:numFmt w:val="bullet"/>
      <w:lvlText w:val=""/>
      <w:lvlJc w:val="left"/>
      <w:pPr>
        <w:ind w:left="6693" w:hanging="360"/>
      </w:pPr>
      <w:rPr>
        <w:rFonts w:ascii="Wingdings" w:hAnsi="Wingdings" w:hint="default"/>
      </w:rPr>
    </w:lvl>
  </w:abstractNum>
  <w:abstractNum w:abstractNumId="41">
    <w:nsid w:val="1E4036C8"/>
    <w:multiLevelType w:val="hybridMultilevel"/>
    <w:tmpl w:val="A718D1F4"/>
    <w:lvl w:ilvl="0" w:tplc="E04C7E14">
      <w:start w:val="1"/>
      <w:numFmt w:val="decimal"/>
      <w:lvlText w:val="3.%1."/>
      <w:lvlJc w:val="left"/>
      <w:pPr>
        <w:ind w:left="1500" w:hanging="360"/>
      </w:pPr>
      <w:rPr>
        <w:rFonts w:hint="default"/>
      </w:rPr>
    </w:lvl>
    <w:lvl w:ilvl="1" w:tplc="280A0003" w:tentative="1">
      <w:start w:val="1"/>
      <w:numFmt w:val="bullet"/>
      <w:lvlText w:val="o"/>
      <w:lvlJc w:val="left"/>
      <w:pPr>
        <w:ind w:left="2220" w:hanging="360"/>
      </w:pPr>
      <w:rPr>
        <w:rFonts w:ascii="Courier New" w:hAnsi="Courier New" w:cs="Courier New" w:hint="default"/>
      </w:rPr>
    </w:lvl>
    <w:lvl w:ilvl="2" w:tplc="280A0005" w:tentative="1">
      <w:start w:val="1"/>
      <w:numFmt w:val="bullet"/>
      <w:lvlText w:val=""/>
      <w:lvlJc w:val="left"/>
      <w:pPr>
        <w:ind w:left="2940" w:hanging="360"/>
      </w:pPr>
      <w:rPr>
        <w:rFonts w:ascii="Wingdings" w:hAnsi="Wingdings" w:hint="default"/>
      </w:rPr>
    </w:lvl>
    <w:lvl w:ilvl="3" w:tplc="280A0001" w:tentative="1">
      <w:start w:val="1"/>
      <w:numFmt w:val="bullet"/>
      <w:lvlText w:val=""/>
      <w:lvlJc w:val="left"/>
      <w:pPr>
        <w:ind w:left="3660" w:hanging="360"/>
      </w:pPr>
      <w:rPr>
        <w:rFonts w:ascii="Symbol" w:hAnsi="Symbol" w:hint="default"/>
      </w:rPr>
    </w:lvl>
    <w:lvl w:ilvl="4" w:tplc="280A0003" w:tentative="1">
      <w:start w:val="1"/>
      <w:numFmt w:val="bullet"/>
      <w:lvlText w:val="o"/>
      <w:lvlJc w:val="left"/>
      <w:pPr>
        <w:ind w:left="4380" w:hanging="360"/>
      </w:pPr>
      <w:rPr>
        <w:rFonts w:ascii="Courier New" w:hAnsi="Courier New" w:cs="Courier New" w:hint="default"/>
      </w:rPr>
    </w:lvl>
    <w:lvl w:ilvl="5" w:tplc="280A0005" w:tentative="1">
      <w:start w:val="1"/>
      <w:numFmt w:val="bullet"/>
      <w:lvlText w:val=""/>
      <w:lvlJc w:val="left"/>
      <w:pPr>
        <w:ind w:left="5100" w:hanging="360"/>
      </w:pPr>
      <w:rPr>
        <w:rFonts w:ascii="Wingdings" w:hAnsi="Wingdings" w:hint="default"/>
      </w:rPr>
    </w:lvl>
    <w:lvl w:ilvl="6" w:tplc="280A0001" w:tentative="1">
      <w:start w:val="1"/>
      <w:numFmt w:val="bullet"/>
      <w:lvlText w:val=""/>
      <w:lvlJc w:val="left"/>
      <w:pPr>
        <w:ind w:left="5820" w:hanging="360"/>
      </w:pPr>
      <w:rPr>
        <w:rFonts w:ascii="Symbol" w:hAnsi="Symbol" w:hint="default"/>
      </w:rPr>
    </w:lvl>
    <w:lvl w:ilvl="7" w:tplc="280A0003" w:tentative="1">
      <w:start w:val="1"/>
      <w:numFmt w:val="bullet"/>
      <w:lvlText w:val="o"/>
      <w:lvlJc w:val="left"/>
      <w:pPr>
        <w:ind w:left="6540" w:hanging="360"/>
      </w:pPr>
      <w:rPr>
        <w:rFonts w:ascii="Courier New" w:hAnsi="Courier New" w:cs="Courier New" w:hint="default"/>
      </w:rPr>
    </w:lvl>
    <w:lvl w:ilvl="8" w:tplc="280A0005" w:tentative="1">
      <w:start w:val="1"/>
      <w:numFmt w:val="bullet"/>
      <w:lvlText w:val=""/>
      <w:lvlJc w:val="left"/>
      <w:pPr>
        <w:ind w:left="7260" w:hanging="360"/>
      </w:pPr>
      <w:rPr>
        <w:rFonts w:ascii="Wingdings" w:hAnsi="Wingdings" w:hint="default"/>
      </w:rPr>
    </w:lvl>
  </w:abstractNum>
  <w:abstractNum w:abstractNumId="42">
    <w:nsid w:val="1E9B4FDB"/>
    <w:multiLevelType w:val="hybridMultilevel"/>
    <w:tmpl w:val="94505910"/>
    <w:lvl w:ilvl="0" w:tplc="280A0017">
      <w:start w:val="1"/>
      <w:numFmt w:val="lowerLetter"/>
      <w:lvlText w:val="%1)"/>
      <w:lvlJc w:val="left"/>
      <w:pPr>
        <w:ind w:left="720" w:hanging="360"/>
      </w:pPr>
    </w:lvl>
    <w:lvl w:ilvl="1" w:tplc="29748D4E">
      <w:numFmt w:val="bullet"/>
      <w:lvlText w:val="-"/>
      <w:lvlJc w:val="left"/>
      <w:pPr>
        <w:ind w:left="1440" w:hanging="360"/>
      </w:pPr>
      <w:rPr>
        <w:rFonts w:ascii="Arial Narrow" w:eastAsia="Times New Roman" w:hAnsi="Arial Narrow" w:cs="Arial Narrow"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nsid w:val="209071A2"/>
    <w:multiLevelType w:val="multilevel"/>
    <w:tmpl w:val="95FC622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nsid w:val="209D6588"/>
    <w:multiLevelType w:val="hybridMultilevel"/>
    <w:tmpl w:val="E264A36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5">
    <w:nsid w:val="20FB6A8B"/>
    <w:multiLevelType w:val="hybridMultilevel"/>
    <w:tmpl w:val="50A67F42"/>
    <w:lvl w:ilvl="0" w:tplc="280A000D">
      <w:start w:val="1"/>
      <w:numFmt w:val="bullet"/>
      <w:lvlText w:val=""/>
      <w:lvlJc w:val="left"/>
      <w:pPr>
        <w:ind w:left="1360" w:hanging="360"/>
      </w:pPr>
      <w:rPr>
        <w:rFonts w:ascii="Wingdings" w:hAnsi="Wingdings" w:hint="default"/>
      </w:rPr>
    </w:lvl>
    <w:lvl w:ilvl="1" w:tplc="280A0003" w:tentative="1">
      <w:start w:val="1"/>
      <w:numFmt w:val="bullet"/>
      <w:lvlText w:val="o"/>
      <w:lvlJc w:val="left"/>
      <w:pPr>
        <w:ind w:left="2080" w:hanging="360"/>
      </w:pPr>
      <w:rPr>
        <w:rFonts w:ascii="Courier New" w:hAnsi="Courier New" w:cs="Courier New" w:hint="default"/>
      </w:rPr>
    </w:lvl>
    <w:lvl w:ilvl="2" w:tplc="280A0005" w:tentative="1">
      <w:start w:val="1"/>
      <w:numFmt w:val="bullet"/>
      <w:lvlText w:val=""/>
      <w:lvlJc w:val="left"/>
      <w:pPr>
        <w:ind w:left="2800" w:hanging="360"/>
      </w:pPr>
      <w:rPr>
        <w:rFonts w:ascii="Wingdings" w:hAnsi="Wingdings" w:hint="default"/>
      </w:rPr>
    </w:lvl>
    <w:lvl w:ilvl="3" w:tplc="280A0001" w:tentative="1">
      <w:start w:val="1"/>
      <w:numFmt w:val="bullet"/>
      <w:lvlText w:val=""/>
      <w:lvlJc w:val="left"/>
      <w:pPr>
        <w:ind w:left="3520" w:hanging="360"/>
      </w:pPr>
      <w:rPr>
        <w:rFonts w:ascii="Symbol" w:hAnsi="Symbol" w:hint="default"/>
      </w:rPr>
    </w:lvl>
    <w:lvl w:ilvl="4" w:tplc="280A0003" w:tentative="1">
      <w:start w:val="1"/>
      <w:numFmt w:val="bullet"/>
      <w:lvlText w:val="o"/>
      <w:lvlJc w:val="left"/>
      <w:pPr>
        <w:ind w:left="4240" w:hanging="360"/>
      </w:pPr>
      <w:rPr>
        <w:rFonts w:ascii="Courier New" w:hAnsi="Courier New" w:cs="Courier New" w:hint="default"/>
      </w:rPr>
    </w:lvl>
    <w:lvl w:ilvl="5" w:tplc="280A0005" w:tentative="1">
      <w:start w:val="1"/>
      <w:numFmt w:val="bullet"/>
      <w:lvlText w:val=""/>
      <w:lvlJc w:val="left"/>
      <w:pPr>
        <w:ind w:left="4960" w:hanging="360"/>
      </w:pPr>
      <w:rPr>
        <w:rFonts w:ascii="Wingdings" w:hAnsi="Wingdings" w:hint="default"/>
      </w:rPr>
    </w:lvl>
    <w:lvl w:ilvl="6" w:tplc="280A0001" w:tentative="1">
      <w:start w:val="1"/>
      <w:numFmt w:val="bullet"/>
      <w:lvlText w:val=""/>
      <w:lvlJc w:val="left"/>
      <w:pPr>
        <w:ind w:left="5680" w:hanging="360"/>
      </w:pPr>
      <w:rPr>
        <w:rFonts w:ascii="Symbol" w:hAnsi="Symbol" w:hint="default"/>
      </w:rPr>
    </w:lvl>
    <w:lvl w:ilvl="7" w:tplc="280A0003" w:tentative="1">
      <w:start w:val="1"/>
      <w:numFmt w:val="bullet"/>
      <w:lvlText w:val="o"/>
      <w:lvlJc w:val="left"/>
      <w:pPr>
        <w:ind w:left="6400" w:hanging="360"/>
      </w:pPr>
      <w:rPr>
        <w:rFonts w:ascii="Courier New" w:hAnsi="Courier New" w:cs="Courier New" w:hint="default"/>
      </w:rPr>
    </w:lvl>
    <w:lvl w:ilvl="8" w:tplc="280A0005" w:tentative="1">
      <w:start w:val="1"/>
      <w:numFmt w:val="bullet"/>
      <w:lvlText w:val=""/>
      <w:lvlJc w:val="left"/>
      <w:pPr>
        <w:ind w:left="7120" w:hanging="360"/>
      </w:pPr>
      <w:rPr>
        <w:rFonts w:ascii="Wingdings" w:hAnsi="Wingdings" w:hint="default"/>
      </w:rPr>
    </w:lvl>
  </w:abstractNum>
  <w:abstractNum w:abstractNumId="46">
    <w:nsid w:val="2113173A"/>
    <w:multiLevelType w:val="hybridMultilevel"/>
    <w:tmpl w:val="77686784"/>
    <w:lvl w:ilvl="0" w:tplc="5A0E4E7C">
      <w:start w:val="1"/>
      <w:numFmt w:val="lowerLetter"/>
      <w:lvlText w:val="%1."/>
      <w:lvlJc w:val="left"/>
      <w:pPr>
        <w:ind w:left="1075"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7">
    <w:nsid w:val="21207B3C"/>
    <w:multiLevelType w:val="hybridMultilevel"/>
    <w:tmpl w:val="20E08D62"/>
    <w:lvl w:ilvl="0" w:tplc="280A0019">
      <w:start w:val="1"/>
      <w:numFmt w:val="lowerLetter"/>
      <w:lvlText w:val="%1."/>
      <w:lvlJc w:val="left"/>
      <w:pPr>
        <w:ind w:left="1075" w:hanging="360"/>
      </w:pPr>
    </w:lvl>
    <w:lvl w:ilvl="1" w:tplc="280A0019" w:tentative="1">
      <w:start w:val="1"/>
      <w:numFmt w:val="lowerLetter"/>
      <w:lvlText w:val="%2."/>
      <w:lvlJc w:val="left"/>
      <w:pPr>
        <w:ind w:left="1795" w:hanging="360"/>
      </w:pPr>
    </w:lvl>
    <w:lvl w:ilvl="2" w:tplc="280A001B" w:tentative="1">
      <w:start w:val="1"/>
      <w:numFmt w:val="lowerRoman"/>
      <w:lvlText w:val="%3."/>
      <w:lvlJc w:val="right"/>
      <w:pPr>
        <w:ind w:left="2515" w:hanging="180"/>
      </w:pPr>
    </w:lvl>
    <w:lvl w:ilvl="3" w:tplc="280A000F" w:tentative="1">
      <w:start w:val="1"/>
      <w:numFmt w:val="decimal"/>
      <w:lvlText w:val="%4."/>
      <w:lvlJc w:val="left"/>
      <w:pPr>
        <w:ind w:left="3235" w:hanging="360"/>
      </w:pPr>
    </w:lvl>
    <w:lvl w:ilvl="4" w:tplc="280A0019" w:tentative="1">
      <w:start w:val="1"/>
      <w:numFmt w:val="lowerLetter"/>
      <w:lvlText w:val="%5."/>
      <w:lvlJc w:val="left"/>
      <w:pPr>
        <w:ind w:left="3955" w:hanging="360"/>
      </w:pPr>
    </w:lvl>
    <w:lvl w:ilvl="5" w:tplc="280A001B" w:tentative="1">
      <w:start w:val="1"/>
      <w:numFmt w:val="lowerRoman"/>
      <w:lvlText w:val="%6."/>
      <w:lvlJc w:val="right"/>
      <w:pPr>
        <w:ind w:left="4675" w:hanging="180"/>
      </w:pPr>
    </w:lvl>
    <w:lvl w:ilvl="6" w:tplc="280A000F" w:tentative="1">
      <w:start w:val="1"/>
      <w:numFmt w:val="decimal"/>
      <w:lvlText w:val="%7."/>
      <w:lvlJc w:val="left"/>
      <w:pPr>
        <w:ind w:left="5395" w:hanging="360"/>
      </w:pPr>
    </w:lvl>
    <w:lvl w:ilvl="7" w:tplc="280A0019" w:tentative="1">
      <w:start w:val="1"/>
      <w:numFmt w:val="lowerLetter"/>
      <w:lvlText w:val="%8."/>
      <w:lvlJc w:val="left"/>
      <w:pPr>
        <w:ind w:left="6115" w:hanging="360"/>
      </w:pPr>
    </w:lvl>
    <w:lvl w:ilvl="8" w:tplc="280A001B" w:tentative="1">
      <w:start w:val="1"/>
      <w:numFmt w:val="lowerRoman"/>
      <w:lvlText w:val="%9."/>
      <w:lvlJc w:val="right"/>
      <w:pPr>
        <w:ind w:left="6835" w:hanging="180"/>
      </w:pPr>
    </w:lvl>
  </w:abstractNum>
  <w:abstractNum w:abstractNumId="48">
    <w:nsid w:val="21DB0C8B"/>
    <w:multiLevelType w:val="hybridMultilevel"/>
    <w:tmpl w:val="5928EAC8"/>
    <w:lvl w:ilvl="0" w:tplc="280A0001">
      <w:start w:val="1"/>
      <w:numFmt w:val="bullet"/>
      <w:lvlText w:val=""/>
      <w:lvlJc w:val="left"/>
      <w:pPr>
        <w:ind w:left="933" w:hanging="360"/>
      </w:pPr>
      <w:rPr>
        <w:rFonts w:ascii="Symbol" w:hAnsi="Symbol" w:hint="default"/>
      </w:rPr>
    </w:lvl>
    <w:lvl w:ilvl="1" w:tplc="280A0003">
      <w:start w:val="1"/>
      <w:numFmt w:val="bullet"/>
      <w:lvlText w:val="o"/>
      <w:lvlJc w:val="left"/>
      <w:pPr>
        <w:ind w:left="1653" w:hanging="360"/>
      </w:pPr>
      <w:rPr>
        <w:rFonts w:ascii="Courier New" w:hAnsi="Courier New" w:cs="Courier New" w:hint="default"/>
      </w:rPr>
    </w:lvl>
    <w:lvl w:ilvl="2" w:tplc="280A0005" w:tentative="1">
      <w:start w:val="1"/>
      <w:numFmt w:val="bullet"/>
      <w:lvlText w:val=""/>
      <w:lvlJc w:val="left"/>
      <w:pPr>
        <w:ind w:left="2373" w:hanging="360"/>
      </w:pPr>
      <w:rPr>
        <w:rFonts w:ascii="Wingdings" w:hAnsi="Wingdings" w:hint="default"/>
      </w:rPr>
    </w:lvl>
    <w:lvl w:ilvl="3" w:tplc="280A0001" w:tentative="1">
      <w:start w:val="1"/>
      <w:numFmt w:val="bullet"/>
      <w:lvlText w:val=""/>
      <w:lvlJc w:val="left"/>
      <w:pPr>
        <w:ind w:left="3093" w:hanging="360"/>
      </w:pPr>
      <w:rPr>
        <w:rFonts w:ascii="Symbol" w:hAnsi="Symbol" w:hint="default"/>
      </w:rPr>
    </w:lvl>
    <w:lvl w:ilvl="4" w:tplc="280A0003" w:tentative="1">
      <w:start w:val="1"/>
      <w:numFmt w:val="bullet"/>
      <w:lvlText w:val="o"/>
      <w:lvlJc w:val="left"/>
      <w:pPr>
        <w:ind w:left="3813" w:hanging="360"/>
      </w:pPr>
      <w:rPr>
        <w:rFonts w:ascii="Courier New" w:hAnsi="Courier New" w:cs="Courier New" w:hint="default"/>
      </w:rPr>
    </w:lvl>
    <w:lvl w:ilvl="5" w:tplc="280A0005" w:tentative="1">
      <w:start w:val="1"/>
      <w:numFmt w:val="bullet"/>
      <w:lvlText w:val=""/>
      <w:lvlJc w:val="left"/>
      <w:pPr>
        <w:ind w:left="4533" w:hanging="360"/>
      </w:pPr>
      <w:rPr>
        <w:rFonts w:ascii="Wingdings" w:hAnsi="Wingdings" w:hint="default"/>
      </w:rPr>
    </w:lvl>
    <w:lvl w:ilvl="6" w:tplc="280A0001" w:tentative="1">
      <w:start w:val="1"/>
      <w:numFmt w:val="bullet"/>
      <w:lvlText w:val=""/>
      <w:lvlJc w:val="left"/>
      <w:pPr>
        <w:ind w:left="5253" w:hanging="360"/>
      </w:pPr>
      <w:rPr>
        <w:rFonts w:ascii="Symbol" w:hAnsi="Symbol" w:hint="default"/>
      </w:rPr>
    </w:lvl>
    <w:lvl w:ilvl="7" w:tplc="280A0003" w:tentative="1">
      <w:start w:val="1"/>
      <w:numFmt w:val="bullet"/>
      <w:lvlText w:val="o"/>
      <w:lvlJc w:val="left"/>
      <w:pPr>
        <w:ind w:left="5973" w:hanging="360"/>
      </w:pPr>
      <w:rPr>
        <w:rFonts w:ascii="Courier New" w:hAnsi="Courier New" w:cs="Courier New" w:hint="default"/>
      </w:rPr>
    </w:lvl>
    <w:lvl w:ilvl="8" w:tplc="280A0005" w:tentative="1">
      <w:start w:val="1"/>
      <w:numFmt w:val="bullet"/>
      <w:lvlText w:val=""/>
      <w:lvlJc w:val="left"/>
      <w:pPr>
        <w:ind w:left="6693" w:hanging="360"/>
      </w:pPr>
      <w:rPr>
        <w:rFonts w:ascii="Wingdings" w:hAnsi="Wingdings" w:hint="default"/>
      </w:rPr>
    </w:lvl>
  </w:abstractNum>
  <w:abstractNum w:abstractNumId="49">
    <w:nsid w:val="22BD596C"/>
    <w:multiLevelType w:val="hybridMultilevel"/>
    <w:tmpl w:val="85186212"/>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0">
    <w:nsid w:val="231462CA"/>
    <w:multiLevelType w:val="hybridMultilevel"/>
    <w:tmpl w:val="03B8F206"/>
    <w:lvl w:ilvl="0" w:tplc="7214E150">
      <w:start w:val="1"/>
      <w:numFmt w:val="lowerLetter"/>
      <w:lvlText w:val="%1."/>
      <w:lvlJc w:val="left"/>
      <w:pPr>
        <w:ind w:left="700" w:hanging="360"/>
      </w:pPr>
      <w:rPr>
        <w:rFonts w:ascii="Arial Narrow" w:eastAsia="Times New Roman" w:hAnsi="Arial Narrow" w:cs="Times New Roman"/>
      </w:rPr>
    </w:lvl>
    <w:lvl w:ilvl="1" w:tplc="280A0003">
      <w:start w:val="1"/>
      <w:numFmt w:val="decimal"/>
      <w:lvlText w:val="%2."/>
      <w:lvlJc w:val="left"/>
      <w:pPr>
        <w:tabs>
          <w:tab w:val="num" w:pos="1440"/>
        </w:tabs>
        <w:ind w:left="1440" w:hanging="360"/>
      </w:pPr>
    </w:lvl>
    <w:lvl w:ilvl="2" w:tplc="280A0005">
      <w:start w:val="1"/>
      <w:numFmt w:val="decimal"/>
      <w:lvlText w:val="%3."/>
      <w:lvlJc w:val="left"/>
      <w:pPr>
        <w:tabs>
          <w:tab w:val="num" w:pos="2160"/>
        </w:tabs>
        <w:ind w:left="2160" w:hanging="360"/>
      </w:pPr>
    </w:lvl>
    <w:lvl w:ilvl="3" w:tplc="280A0001">
      <w:start w:val="1"/>
      <w:numFmt w:val="decimal"/>
      <w:lvlText w:val="%4."/>
      <w:lvlJc w:val="left"/>
      <w:pPr>
        <w:tabs>
          <w:tab w:val="num" w:pos="2880"/>
        </w:tabs>
        <w:ind w:left="2880" w:hanging="360"/>
      </w:pPr>
    </w:lvl>
    <w:lvl w:ilvl="4" w:tplc="280A0003">
      <w:start w:val="1"/>
      <w:numFmt w:val="decimal"/>
      <w:lvlText w:val="%5."/>
      <w:lvlJc w:val="left"/>
      <w:pPr>
        <w:tabs>
          <w:tab w:val="num" w:pos="3600"/>
        </w:tabs>
        <w:ind w:left="3600" w:hanging="360"/>
      </w:pPr>
    </w:lvl>
    <w:lvl w:ilvl="5" w:tplc="280A0005">
      <w:start w:val="1"/>
      <w:numFmt w:val="decimal"/>
      <w:lvlText w:val="%6."/>
      <w:lvlJc w:val="left"/>
      <w:pPr>
        <w:tabs>
          <w:tab w:val="num" w:pos="4320"/>
        </w:tabs>
        <w:ind w:left="4320" w:hanging="360"/>
      </w:pPr>
    </w:lvl>
    <w:lvl w:ilvl="6" w:tplc="280A0001">
      <w:start w:val="1"/>
      <w:numFmt w:val="decimal"/>
      <w:lvlText w:val="%7."/>
      <w:lvlJc w:val="left"/>
      <w:pPr>
        <w:tabs>
          <w:tab w:val="num" w:pos="5040"/>
        </w:tabs>
        <w:ind w:left="5040" w:hanging="360"/>
      </w:pPr>
    </w:lvl>
    <w:lvl w:ilvl="7" w:tplc="280A0003">
      <w:start w:val="1"/>
      <w:numFmt w:val="decimal"/>
      <w:lvlText w:val="%8."/>
      <w:lvlJc w:val="left"/>
      <w:pPr>
        <w:tabs>
          <w:tab w:val="num" w:pos="5760"/>
        </w:tabs>
        <w:ind w:left="5760" w:hanging="360"/>
      </w:pPr>
    </w:lvl>
    <w:lvl w:ilvl="8" w:tplc="280A0005">
      <w:start w:val="1"/>
      <w:numFmt w:val="decimal"/>
      <w:lvlText w:val="%9."/>
      <w:lvlJc w:val="left"/>
      <w:pPr>
        <w:tabs>
          <w:tab w:val="num" w:pos="6480"/>
        </w:tabs>
        <w:ind w:left="6480" w:hanging="360"/>
      </w:pPr>
    </w:lvl>
  </w:abstractNum>
  <w:abstractNum w:abstractNumId="51">
    <w:nsid w:val="232F07DC"/>
    <w:multiLevelType w:val="hybridMultilevel"/>
    <w:tmpl w:val="59E4101A"/>
    <w:lvl w:ilvl="0" w:tplc="FF724E96">
      <w:start w:val="6"/>
      <w:numFmt w:val="lowerLetter"/>
      <w:lvlText w:val="%1."/>
      <w:lvlJc w:val="left"/>
      <w:pPr>
        <w:ind w:left="144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2">
    <w:nsid w:val="232F6E9C"/>
    <w:multiLevelType w:val="hybridMultilevel"/>
    <w:tmpl w:val="92705458"/>
    <w:lvl w:ilvl="0" w:tplc="C27A3B4C">
      <w:start w:val="1"/>
      <w:numFmt w:val="lowerLetter"/>
      <w:lvlText w:val="%1."/>
      <w:lvlJc w:val="left"/>
      <w:pPr>
        <w:ind w:left="1440" w:hanging="360"/>
      </w:pPr>
      <w:rPr>
        <w:rFonts w:hint="default"/>
      </w:rPr>
    </w:lvl>
    <w:lvl w:ilvl="1" w:tplc="98A8DACC">
      <w:start w:val="1"/>
      <w:numFmt w:val="decimal"/>
      <w:lvlText w:val="2.%2."/>
      <w:lvlJc w:val="left"/>
      <w:pPr>
        <w:ind w:left="785" w:hanging="360"/>
      </w:pPr>
      <w:rPr>
        <w:rFonts w:hint="default"/>
      </w:r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3">
    <w:nsid w:val="238C62CB"/>
    <w:multiLevelType w:val="hybridMultilevel"/>
    <w:tmpl w:val="9190ED68"/>
    <w:lvl w:ilvl="0" w:tplc="98A8DACC">
      <w:start w:val="1"/>
      <w:numFmt w:val="decimal"/>
      <w:lvlText w:val="2.%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4">
    <w:nsid w:val="24DC3F8E"/>
    <w:multiLevelType w:val="hybridMultilevel"/>
    <w:tmpl w:val="E19CBE64"/>
    <w:lvl w:ilvl="0" w:tplc="ABD6CB10">
      <w:start w:val="1"/>
      <w:numFmt w:val="decimal"/>
      <w:lvlText w:val="6.%1."/>
      <w:lvlJc w:val="left"/>
      <w:pPr>
        <w:ind w:left="1500" w:hanging="360"/>
      </w:pPr>
      <w:rPr>
        <w:rFonts w:hint="default"/>
      </w:rPr>
    </w:lvl>
    <w:lvl w:ilvl="1" w:tplc="280A0003" w:tentative="1">
      <w:start w:val="1"/>
      <w:numFmt w:val="bullet"/>
      <w:lvlText w:val="o"/>
      <w:lvlJc w:val="left"/>
      <w:pPr>
        <w:ind w:left="2220" w:hanging="360"/>
      </w:pPr>
      <w:rPr>
        <w:rFonts w:ascii="Courier New" w:hAnsi="Courier New" w:cs="Courier New" w:hint="default"/>
      </w:rPr>
    </w:lvl>
    <w:lvl w:ilvl="2" w:tplc="280A0005" w:tentative="1">
      <w:start w:val="1"/>
      <w:numFmt w:val="bullet"/>
      <w:lvlText w:val=""/>
      <w:lvlJc w:val="left"/>
      <w:pPr>
        <w:ind w:left="2940" w:hanging="360"/>
      </w:pPr>
      <w:rPr>
        <w:rFonts w:ascii="Wingdings" w:hAnsi="Wingdings" w:hint="default"/>
      </w:rPr>
    </w:lvl>
    <w:lvl w:ilvl="3" w:tplc="280A0001" w:tentative="1">
      <w:start w:val="1"/>
      <w:numFmt w:val="bullet"/>
      <w:lvlText w:val=""/>
      <w:lvlJc w:val="left"/>
      <w:pPr>
        <w:ind w:left="3660" w:hanging="360"/>
      </w:pPr>
      <w:rPr>
        <w:rFonts w:ascii="Symbol" w:hAnsi="Symbol" w:hint="default"/>
      </w:rPr>
    </w:lvl>
    <w:lvl w:ilvl="4" w:tplc="280A0003" w:tentative="1">
      <w:start w:val="1"/>
      <w:numFmt w:val="bullet"/>
      <w:lvlText w:val="o"/>
      <w:lvlJc w:val="left"/>
      <w:pPr>
        <w:ind w:left="4380" w:hanging="360"/>
      </w:pPr>
      <w:rPr>
        <w:rFonts w:ascii="Courier New" w:hAnsi="Courier New" w:cs="Courier New" w:hint="default"/>
      </w:rPr>
    </w:lvl>
    <w:lvl w:ilvl="5" w:tplc="280A0005" w:tentative="1">
      <w:start w:val="1"/>
      <w:numFmt w:val="bullet"/>
      <w:lvlText w:val=""/>
      <w:lvlJc w:val="left"/>
      <w:pPr>
        <w:ind w:left="5100" w:hanging="360"/>
      </w:pPr>
      <w:rPr>
        <w:rFonts w:ascii="Wingdings" w:hAnsi="Wingdings" w:hint="default"/>
      </w:rPr>
    </w:lvl>
    <w:lvl w:ilvl="6" w:tplc="280A0001" w:tentative="1">
      <w:start w:val="1"/>
      <w:numFmt w:val="bullet"/>
      <w:lvlText w:val=""/>
      <w:lvlJc w:val="left"/>
      <w:pPr>
        <w:ind w:left="5820" w:hanging="360"/>
      </w:pPr>
      <w:rPr>
        <w:rFonts w:ascii="Symbol" w:hAnsi="Symbol" w:hint="default"/>
      </w:rPr>
    </w:lvl>
    <w:lvl w:ilvl="7" w:tplc="280A0003" w:tentative="1">
      <w:start w:val="1"/>
      <w:numFmt w:val="bullet"/>
      <w:lvlText w:val="o"/>
      <w:lvlJc w:val="left"/>
      <w:pPr>
        <w:ind w:left="6540" w:hanging="360"/>
      </w:pPr>
      <w:rPr>
        <w:rFonts w:ascii="Courier New" w:hAnsi="Courier New" w:cs="Courier New" w:hint="default"/>
      </w:rPr>
    </w:lvl>
    <w:lvl w:ilvl="8" w:tplc="280A0005" w:tentative="1">
      <w:start w:val="1"/>
      <w:numFmt w:val="bullet"/>
      <w:lvlText w:val=""/>
      <w:lvlJc w:val="left"/>
      <w:pPr>
        <w:ind w:left="7260" w:hanging="360"/>
      </w:pPr>
      <w:rPr>
        <w:rFonts w:ascii="Wingdings" w:hAnsi="Wingdings" w:hint="default"/>
      </w:rPr>
    </w:lvl>
  </w:abstractNum>
  <w:abstractNum w:abstractNumId="55">
    <w:nsid w:val="25601A83"/>
    <w:multiLevelType w:val="hybridMultilevel"/>
    <w:tmpl w:val="9A3ECF8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6">
    <w:nsid w:val="25613A04"/>
    <w:multiLevelType w:val="hybridMultilevel"/>
    <w:tmpl w:val="B53AE3A0"/>
    <w:lvl w:ilvl="0" w:tplc="280A0019">
      <w:start w:val="1"/>
      <w:numFmt w:val="lowerLetter"/>
      <w:lvlText w:val="%1."/>
      <w:lvlJc w:val="left"/>
      <w:pPr>
        <w:ind w:left="1075" w:hanging="360"/>
      </w:pPr>
    </w:lvl>
    <w:lvl w:ilvl="1" w:tplc="280A0019" w:tentative="1">
      <w:start w:val="1"/>
      <w:numFmt w:val="lowerLetter"/>
      <w:lvlText w:val="%2."/>
      <w:lvlJc w:val="left"/>
      <w:pPr>
        <w:ind w:left="1795" w:hanging="360"/>
      </w:pPr>
    </w:lvl>
    <w:lvl w:ilvl="2" w:tplc="280A001B" w:tentative="1">
      <w:start w:val="1"/>
      <w:numFmt w:val="lowerRoman"/>
      <w:lvlText w:val="%3."/>
      <w:lvlJc w:val="right"/>
      <w:pPr>
        <w:ind w:left="2515" w:hanging="180"/>
      </w:pPr>
    </w:lvl>
    <w:lvl w:ilvl="3" w:tplc="280A000F" w:tentative="1">
      <w:start w:val="1"/>
      <w:numFmt w:val="decimal"/>
      <w:lvlText w:val="%4."/>
      <w:lvlJc w:val="left"/>
      <w:pPr>
        <w:ind w:left="3235" w:hanging="360"/>
      </w:pPr>
    </w:lvl>
    <w:lvl w:ilvl="4" w:tplc="280A0019" w:tentative="1">
      <w:start w:val="1"/>
      <w:numFmt w:val="lowerLetter"/>
      <w:lvlText w:val="%5."/>
      <w:lvlJc w:val="left"/>
      <w:pPr>
        <w:ind w:left="3955" w:hanging="360"/>
      </w:pPr>
    </w:lvl>
    <w:lvl w:ilvl="5" w:tplc="280A001B" w:tentative="1">
      <w:start w:val="1"/>
      <w:numFmt w:val="lowerRoman"/>
      <w:lvlText w:val="%6."/>
      <w:lvlJc w:val="right"/>
      <w:pPr>
        <w:ind w:left="4675" w:hanging="180"/>
      </w:pPr>
    </w:lvl>
    <w:lvl w:ilvl="6" w:tplc="280A000F" w:tentative="1">
      <w:start w:val="1"/>
      <w:numFmt w:val="decimal"/>
      <w:lvlText w:val="%7."/>
      <w:lvlJc w:val="left"/>
      <w:pPr>
        <w:ind w:left="5395" w:hanging="360"/>
      </w:pPr>
    </w:lvl>
    <w:lvl w:ilvl="7" w:tplc="280A0019" w:tentative="1">
      <w:start w:val="1"/>
      <w:numFmt w:val="lowerLetter"/>
      <w:lvlText w:val="%8."/>
      <w:lvlJc w:val="left"/>
      <w:pPr>
        <w:ind w:left="6115" w:hanging="360"/>
      </w:pPr>
    </w:lvl>
    <w:lvl w:ilvl="8" w:tplc="280A001B" w:tentative="1">
      <w:start w:val="1"/>
      <w:numFmt w:val="lowerRoman"/>
      <w:lvlText w:val="%9."/>
      <w:lvlJc w:val="right"/>
      <w:pPr>
        <w:ind w:left="6835" w:hanging="180"/>
      </w:pPr>
    </w:lvl>
  </w:abstractNum>
  <w:abstractNum w:abstractNumId="57">
    <w:nsid w:val="25AD2366"/>
    <w:multiLevelType w:val="hybridMultilevel"/>
    <w:tmpl w:val="B9B8603C"/>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58">
    <w:nsid w:val="265E1D8D"/>
    <w:multiLevelType w:val="hybridMultilevel"/>
    <w:tmpl w:val="AFD6476C"/>
    <w:lvl w:ilvl="0" w:tplc="280A0019">
      <w:start w:val="1"/>
      <w:numFmt w:val="lowerLetter"/>
      <w:lvlText w:val="%1."/>
      <w:lvlJc w:val="left"/>
      <w:pPr>
        <w:ind w:left="1075" w:hanging="360"/>
      </w:pPr>
    </w:lvl>
    <w:lvl w:ilvl="1" w:tplc="280A0019" w:tentative="1">
      <w:start w:val="1"/>
      <w:numFmt w:val="lowerLetter"/>
      <w:lvlText w:val="%2."/>
      <w:lvlJc w:val="left"/>
      <w:pPr>
        <w:ind w:left="1795" w:hanging="360"/>
      </w:pPr>
    </w:lvl>
    <w:lvl w:ilvl="2" w:tplc="280A001B" w:tentative="1">
      <w:start w:val="1"/>
      <w:numFmt w:val="lowerRoman"/>
      <w:lvlText w:val="%3."/>
      <w:lvlJc w:val="right"/>
      <w:pPr>
        <w:ind w:left="2515" w:hanging="180"/>
      </w:pPr>
    </w:lvl>
    <w:lvl w:ilvl="3" w:tplc="280A000F" w:tentative="1">
      <w:start w:val="1"/>
      <w:numFmt w:val="decimal"/>
      <w:lvlText w:val="%4."/>
      <w:lvlJc w:val="left"/>
      <w:pPr>
        <w:ind w:left="3235" w:hanging="360"/>
      </w:pPr>
    </w:lvl>
    <w:lvl w:ilvl="4" w:tplc="280A0019" w:tentative="1">
      <w:start w:val="1"/>
      <w:numFmt w:val="lowerLetter"/>
      <w:lvlText w:val="%5."/>
      <w:lvlJc w:val="left"/>
      <w:pPr>
        <w:ind w:left="3955" w:hanging="360"/>
      </w:pPr>
    </w:lvl>
    <w:lvl w:ilvl="5" w:tplc="280A001B" w:tentative="1">
      <w:start w:val="1"/>
      <w:numFmt w:val="lowerRoman"/>
      <w:lvlText w:val="%6."/>
      <w:lvlJc w:val="right"/>
      <w:pPr>
        <w:ind w:left="4675" w:hanging="180"/>
      </w:pPr>
    </w:lvl>
    <w:lvl w:ilvl="6" w:tplc="280A000F" w:tentative="1">
      <w:start w:val="1"/>
      <w:numFmt w:val="decimal"/>
      <w:lvlText w:val="%7."/>
      <w:lvlJc w:val="left"/>
      <w:pPr>
        <w:ind w:left="5395" w:hanging="360"/>
      </w:pPr>
    </w:lvl>
    <w:lvl w:ilvl="7" w:tplc="280A0019" w:tentative="1">
      <w:start w:val="1"/>
      <w:numFmt w:val="lowerLetter"/>
      <w:lvlText w:val="%8."/>
      <w:lvlJc w:val="left"/>
      <w:pPr>
        <w:ind w:left="6115" w:hanging="360"/>
      </w:pPr>
    </w:lvl>
    <w:lvl w:ilvl="8" w:tplc="280A001B" w:tentative="1">
      <w:start w:val="1"/>
      <w:numFmt w:val="lowerRoman"/>
      <w:lvlText w:val="%9."/>
      <w:lvlJc w:val="right"/>
      <w:pPr>
        <w:ind w:left="6835" w:hanging="180"/>
      </w:pPr>
    </w:lvl>
  </w:abstractNum>
  <w:abstractNum w:abstractNumId="59">
    <w:nsid w:val="27DC6584"/>
    <w:multiLevelType w:val="hybridMultilevel"/>
    <w:tmpl w:val="94B21D14"/>
    <w:lvl w:ilvl="0" w:tplc="DD8E484E">
      <w:start w:val="4"/>
      <w:numFmt w:val="lowerLetter"/>
      <w:lvlText w:val="%1."/>
      <w:lvlJc w:val="left"/>
      <w:pPr>
        <w:ind w:left="144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0">
    <w:nsid w:val="27FB0C9A"/>
    <w:multiLevelType w:val="hybridMultilevel"/>
    <w:tmpl w:val="5D88B3FA"/>
    <w:lvl w:ilvl="0" w:tplc="C27A3B4C">
      <w:start w:val="1"/>
      <w:numFmt w:val="lowerLetter"/>
      <w:lvlText w:val="%1."/>
      <w:lvlJc w:val="left"/>
      <w:pPr>
        <w:ind w:left="1440" w:hanging="360"/>
      </w:pPr>
      <w:rPr>
        <w:rFonts w:hint="default"/>
      </w:rPr>
    </w:lvl>
    <w:lvl w:ilvl="1" w:tplc="98A8DACC">
      <w:start w:val="1"/>
      <w:numFmt w:val="decimal"/>
      <w:lvlText w:val="2.%2."/>
      <w:lvlJc w:val="left"/>
      <w:pPr>
        <w:ind w:left="785" w:hanging="360"/>
      </w:pPr>
      <w:rPr>
        <w:rFonts w:hint="default"/>
      </w:rPr>
    </w:lvl>
    <w:lvl w:ilvl="2" w:tplc="280A0017">
      <w:start w:val="1"/>
      <w:numFmt w:val="lowerLetter"/>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1">
    <w:nsid w:val="28574420"/>
    <w:multiLevelType w:val="hybridMultilevel"/>
    <w:tmpl w:val="74D8FEC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2">
    <w:nsid w:val="29C07404"/>
    <w:multiLevelType w:val="hybridMultilevel"/>
    <w:tmpl w:val="E960C53E"/>
    <w:lvl w:ilvl="0" w:tplc="29748D4E">
      <w:numFmt w:val="bullet"/>
      <w:lvlText w:val="-"/>
      <w:lvlJc w:val="left"/>
      <w:pPr>
        <w:ind w:left="1004" w:hanging="360"/>
      </w:pPr>
      <w:rPr>
        <w:rFonts w:ascii="Arial Narrow" w:eastAsia="Times New Roman" w:hAnsi="Arial Narrow" w:cs="Arial Narrow"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63">
    <w:nsid w:val="29C77535"/>
    <w:multiLevelType w:val="hybridMultilevel"/>
    <w:tmpl w:val="C8F268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4">
    <w:nsid w:val="29F37836"/>
    <w:multiLevelType w:val="hybridMultilevel"/>
    <w:tmpl w:val="13A27404"/>
    <w:lvl w:ilvl="0" w:tplc="97064EF2">
      <w:start w:val="1"/>
      <w:numFmt w:val="bullet"/>
      <w:lvlText w:val="-"/>
      <w:lvlJc w:val="left"/>
      <w:pPr>
        <w:ind w:left="360" w:hanging="360"/>
      </w:pPr>
      <w:rPr>
        <w:rFonts w:ascii="Arial" w:hAnsi="Arial" w:hint="default"/>
      </w:rPr>
    </w:lvl>
    <w:lvl w:ilvl="1" w:tplc="280A0003">
      <w:start w:val="1"/>
      <w:numFmt w:val="decimal"/>
      <w:lvlText w:val="%2."/>
      <w:lvlJc w:val="left"/>
      <w:pPr>
        <w:tabs>
          <w:tab w:val="num" w:pos="1440"/>
        </w:tabs>
        <w:ind w:left="1440" w:hanging="360"/>
      </w:pPr>
    </w:lvl>
    <w:lvl w:ilvl="2" w:tplc="280A0005">
      <w:start w:val="1"/>
      <w:numFmt w:val="decimal"/>
      <w:lvlText w:val="%3."/>
      <w:lvlJc w:val="left"/>
      <w:pPr>
        <w:tabs>
          <w:tab w:val="num" w:pos="2160"/>
        </w:tabs>
        <w:ind w:left="2160" w:hanging="360"/>
      </w:pPr>
    </w:lvl>
    <w:lvl w:ilvl="3" w:tplc="280A0001">
      <w:start w:val="1"/>
      <w:numFmt w:val="decimal"/>
      <w:lvlText w:val="%4."/>
      <w:lvlJc w:val="left"/>
      <w:pPr>
        <w:tabs>
          <w:tab w:val="num" w:pos="2880"/>
        </w:tabs>
        <w:ind w:left="2880" w:hanging="360"/>
      </w:pPr>
    </w:lvl>
    <w:lvl w:ilvl="4" w:tplc="280A0003">
      <w:start w:val="1"/>
      <w:numFmt w:val="decimal"/>
      <w:lvlText w:val="%5."/>
      <w:lvlJc w:val="left"/>
      <w:pPr>
        <w:tabs>
          <w:tab w:val="num" w:pos="3600"/>
        </w:tabs>
        <w:ind w:left="3600" w:hanging="360"/>
      </w:pPr>
    </w:lvl>
    <w:lvl w:ilvl="5" w:tplc="280A0005">
      <w:start w:val="1"/>
      <w:numFmt w:val="decimal"/>
      <w:lvlText w:val="%6."/>
      <w:lvlJc w:val="left"/>
      <w:pPr>
        <w:tabs>
          <w:tab w:val="num" w:pos="4320"/>
        </w:tabs>
        <w:ind w:left="4320" w:hanging="360"/>
      </w:pPr>
    </w:lvl>
    <w:lvl w:ilvl="6" w:tplc="280A0001">
      <w:start w:val="1"/>
      <w:numFmt w:val="decimal"/>
      <w:lvlText w:val="%7."/>
      <w:lvlJc w:val="left"/>
      <w:pPr>
        <w:tabs>
          <w:tab w:val="num" w:pos="5040"/>
        </w:tabs>
        <w:ind w:left="5040" w:hanging="360"/>
      </w:pPr>
    </w:lvl>
    <w:lvl w:ilvl="7" w:tplc="280A0003">
      <w:start w:val="1"/>
      <w:numFmt w:val="decimal"/>
      <w:lvlText w:val="%8."/>
      <w:lvlJc w:val="left"/>
      <w:pPr>
        <w:tabs>
          <w:tab w:val="num" w:pos="5760"/>
        </w:tabs>
        <w:ind w:left="5760" w:hanging="360"/>
      </w:pPr>
    </w:lvl>
    <w:lvl w:ilvl="8" w:tplc="280A0005">
      <w:start w:val="1"/>
      <w:numFmt w:val="decimal"/>
      <w:lvlText w:val="%9."/>
      <w:lvlJc w:val="left"/>
      <w:pPr>
        <w:tabs>
          <w:tab w:val="num" w:pos="6480"/>
        </w:tabs>
        <w:ind w:left="6480" w:hanging="360"/>
      </w:pPr>
    </w:lvl>
  </w:abstractNum>
  <w:abstractNum w:abstractNumId="65">
    <w:nsid w:val="2BD13BE5"/>
    <w:multiLevelType w:val="hybridMultilevel"/>
    <w:tmpl w:val="EB523FEA"/>
    <w:lvl w:ilvl="0" w:tplc="280A0017">
      <w:start w:val="1"/>
      <w:numFmt w:val="lowerLetter"/>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6">
    <w:nsid w:val="2CBD7CFF"/>
    <w:multiLevelType w:val="hybridMultilevel"/>
    <w:tmpl w:val="AE462D58"/>
    <w:lvl w:ilvl="0" w:tplc="280A000F">
      <w:start w:val="1"/>
      <w:numFmt w:val="decimal"/>
      <w:lvlText w:val="%1."/>
      <w:lvlJc w:val="left"/>
      <w:pPr>
        <w:ind w:left="1298" w:hanging="360"/>
      </w:pPr>
    </w:lvl>
    <w:lvl w:ilvl="1" w:tplc="280A0019" w:tentative="1">
      <w:start w:val="1"/>
      <w:numFmt w:val="lowerLetter"/>
      <w:lvlText w:val="%2."/>
      <w:lvlJc w:val="left"/>
      <w:pPr>
        <w:ind w:left="2018" w:hanging="360"/>
      </w:pPr>
    </w:lvl>
    <w:lvl w:ilvl="2" w:tplc="280A001B" w:tentative="1">
      <w:start w:val="1"/>
      <w:numFmt w:val="lowerRoman"/>
      <w:lvlText w:val="%3."/>
      <w:lvlJc w:val="right"/>
      <w:pPr>
        <w:ind w:left="2738" w:hanging="180"/>
      </w:pPr>
    </w:lvl>
    <w:lvl w:ilvl="3" w:tplc="280A000F" w:tentative="1">
      <w:start w:val="1"/>
      <w:numFmt w:val="decimal"/>
      <w:lvlText w:val="%4."/>
      <w:lvlJc w:val="left"/>
      <w:pPr>
        <w:ind w:left="3458" w:hanging="360"/>
      </w:pPr>
    </w:lvl>
    <w:lvl w:ilvl="4" w:tplc="280A0019" w:tentative="1">
      <w:start w:val="1"/>
      <w:numFmt w:val="lowerLetter"/>
      <w:lvlText w:val="%5."/>
      <w:lvlJc w:val="left"/>
      <w:pPr>
        <w:ind w:left="4178" w:hanging="360"/>
      </w:pPr>
    </w:lvl>
    <w:lvl w:ilvl="5" w:tplc="280A001B" w:tentative="1">
      <w:start w:val="1"/>
      <w:numFmt w:val="lowerRoman"/>
      <w:lvlText w:val="%6."/>
      <w:lvlJc w:val="right"/>
      <w:pPr>
        <w:ind w:left="4898" w:hanging="180"/>
      </w:pPr>
    </w:lvl>
    <w:lvl w:ilvl="6" w:tplc="280A000F" w:tentative="1">
      <w:start w:val="1"/>
      <w:numFmt w:val="decimal"/>
      <w:lvlText w:val="%7."/>
      <w:lvlJc w:val="left"/>
      <w:pPr>
        <w:ind w:left="5618" w:hanging="360"/>
      </w:pPr>
    </w:lvl>
    <w:lvl w:ilvl="7" w:tplc="280A0019" w:tentative="1">
      <w:start w:val="1"/>
      <w:numFmt w:val="lowerLetter"/>
      <w:lvlText w:val="%8."/>
      <w:lvlJc w:val="left"/>
      <w:pPr>
        <w:ind w:left="6338" w:hanging="360"/>
      </w:pPr>
    </w:lvl>
    <w:lvl w:ilvl="8" w:tplc="280A001B" w:tentative="1">
      <w:start w:val="1"/>
      <w:numFmt w:val="lowerRoman"/>
      <w:lvlText w:val="%9."/>
      <w:lvlJc w:val="right"/>
      <w:pPr>
        <w:ind w:left="7058" w:hanging="180"/>
      </w:pPr>
    </w:lvl>
  </w:abstractNum>
  <w:abstractNum w:abstractNumId="67">
    <w:nsid w:val="2D500AB8"/>
    <w:multiLevelType w:val="hybridMultilevel"/>
    <w:tmpl w:val="514648C6"/>
    <w:lvl w:ilvl="0" w:tplc="478C3DB2">
      <w:start w:val="1"/>
      <w:numFmt w:val="bullet"/>
      <w:lvlText w:val="-"/>
      <w:lvlJc w:val="left"/>
      <w:pPr>
        <w:ind w:left="574" w:hanging="360"/>
      </w:pPr>
      <w:rPr>
        <w:rFonts w:ascii="Arial Narrow" w:eastAsia="Times New Roman" w:hAnsi="Arial Narrow" w:cs="Times New Roman" w:hint="default"/>
      </w:rPr>
    </w:lvl>
    <w:lvl w:ilvl="1" w:tplc="280A0003" w:tentative="1">
      <w:start w:val="1"/>
      <w:numFmt w:val="bullet"/>
      <w:lvlText w:val="o"/>
      <w:lvlJc w:val="left"/>
      <w:pPr>
        <w:ind w:left="1294" w:hanging="360"/>
      </w:pPr>
      <w:rPr>
        <w:rFonts w:ascii="Courier New" w:hAnsi="Courier New" w:cs="Courier New" w:hint="default"/>
      </w:rPr>
    </w:lvl>
    <w:lvl w:ilvl="2" w:tplc="280A0005" w:tentative="1">
      <w:start w:val="1"/>
      <w:numFmt w:val="bullet"/>
      <w:lvlText w:val=""/>
      <w:lvlJc w:val="left"/>
      <w:pPr>
        <w:ind w:left="2014" w:hanging="360"/>
      </w:pPr>
      <w:rPr>
        <w:rFonts w:ascii="Wingdings" w:hAnsi="Wingdings" w:hint="default"/>
      </w:rPr>
    </w:lvl>
    <w:lvl w:ilvl="3" w:tplc="280A0001" w:tentative="1">
      <w:start w:val="1"/>
      <w:numFmt w:val="bullet"/>
      <w:lvlText w:val=""/>
      <w:lvlJc w:val="left"/>
      <w:pPr>
        <w:ind w:left="2734" w:hanging="360"/>
      </w:pPr>
      <w:rPr>
        <w:rFonts w:ascii="Symbol" w:hAnsi="Symbol" w:hint="default"/>
      </w:rPr>
    </w:lvl>
    <w:lvl w:ilvl="4" w:tplc="280A0003" w:tentative="1">
      <w:start w:val="1"/>
      <w:numFmt w:val="bullet"/>
      <w:lvlText w:val="o"/>
      <w:lvlJc w:val="left"/>
      <w:pPr>
        <w:ind w:left="3454" w:hanging="360"/>
      </w:pPr>
      <w:rPr>
        <w:rFonts w:ascii="Courier New" w:hAnsi="Courier New" w:cs="Courier New" w:hint="default"/>
      </w:rPr>
    </w:lvl>
    <w:lvl w:ilvl="5" w:tplc="280A0005" w:tentative="1">
      <w:start w:val="1"/>
      <w:numFmt w:val="bullet"/>
      <w:lvlText w:val=""/>
      <w:lvlJc w:val="left"/>
      <w:pPr>
        <w:ind w:left="4174" w:hanging="360"/>
      </w:pPr>
      <w:rPr>
        <w:rFonts w:ascii="Wingdings" w:hAnsi="Wingdings" w:hint="default"/>
      </w:rPr>
    </w:lvl>
    <w:lvl w:ilvl="6" w:tplc="280A0001" w:tentative="1">
      <w:start w:val="1"/>
      <w:numFmt w:val="bullet"/>
      <w:lvlText w:val=""/>
      <w:lvlJc w:val="left"/>
      <w:pPr>
        <w:ind w:left="4894" w:hanging="360"/>
      </w:pPr>
      <w:rPr>
        <w:rFonts w:ascii="Symbol" w:hAnsi="Symbol" w:hint="default"/>
      </w:rPr>
    </w:lvl>
    <w:lvl w:ilvl="7" w:tplc="280A0003" w:tentative="1">
      <w:start w:val="1"/>
      <w:numFmt w:val="bullet"/>
      <w:lvlText w:val="o"/>
      <w:lvlJc w:val="left"/>
      <w:pPr>
        <w:ind w:left="5614" w:hanging="360"/>
      </w:pPr>
      <w:rPr>
        <w:rFonts w:ascii="Courier New" w:hAnsi="Courier New" w:cs="Courier New" w:hint="default"/>
      </w:rPr>
    </w:lvl>
    <w:lvl w:ilvl="8" w:tplc="280A0005" w:tentative="1">
      <w:start w:val="1"/>
      <w:numFmt w:val="bullet"/>
      <w:lvlText w:val=""/>
      <w:lvlJc w:val="left"/>
      <w:pPr>
        <w:ind w:left="6334" w:hanging="360"/>
      </w:pPr>
      <w:rPr>
        <w:rFonts w:ascii="Wingdings" w:hAnsi="Wingdings" w:hint="default"/>
      </w:rPr>
    </w:lvl>
  </w:abstractNum>
  <w:abstractNum w:abstractNumId="68">
    <w:nsid w:val="2E164EF3"/>
    <w:multiLevelType w:val="hybridMultilevel"/>
    <w:tmpl w:val="0BC25B50"/>
    <w:lvl w:ilvl="0" w:tplc="280A0019">
      <w:start w:val="1"/>
      <w:numFmt w:val="lowerLetter"/>
      <w:lvlText w:val="%1."/>
      <w:lvlJc w:val="left"/>
      <w:pPr>
        <w:ind w:left="1075" w:hanging="360"/>
      </w:pPr>
    </w:lvl>
    <w:lvl w:ilvl="1" w:tplc="280A0019" w:tentative="1">
      <w:start w:val="1"/>
      <w:numFmt w:val="lowerLetter"/>
      <w:lvlText w:val="%2."/>
      <w:lvlJc w:val="left"/>
      <w:pPr>
        <w:ind w:left="1795" w:hanging="360"/>
      </w:pPr>
    </w:lvl>
    <w:lvl w:ilvl="2" w:tplc="280A001B" w:tentative="1">
      <w:start w:val="1"/>
      <w:numFmt w:val="lowerRoman"/>
      <w:lvlText w:val="%3."/>
      <w:lvlJc w:val="right"/>
      <w:pPr>
        <w:ind w:left="2515" w:hanging="180"/>
      </w:pPr>
    </w:lvl>
    <w:lvl w:ilvl="3" w:tplc="280A000F" w:tentative="1">
      <w:start w:val="1"/>
      <w:numFmt w:val="decimal"/>
      <w:lvlText w:val="%4."/>
      <w:lvlJc w:val="left"/>
      <w:pPr>
        <w:ind w:left="3235" w:hanging="360"/>
      </w:pPr>
    </w:lvl>
    <w:lvl w:ilvl="4" w:tplc="280A0019" w:tentative="1">
      <w:start w:val="1"/>
      <w:numFmt w:val="lowerLetter"/>
      <w:lvlText w:val="%5."/>
      <w:lvlJc w:val="left"/>
      <w:pPr>
        <w:ind w:left="3955" w:hanging="360"/>
      </w:pPr>
    </w:lvl>
    <w:lvl w:ilvl="5" w:tplc="280A001B" w:tentative="1">
      <w:start w:val="1"/>
      <w:numFmt w:val="lowerRoman"/>
      <w:lvlText w:val="%6."/>
      <w:lvlJc w:val="right"/>
      <w:pPr>
        <w:ind w:left="4675" w:hanging="180"/>
      </w:pPr>
    </w:lvl>
    <w:lvl w:ilvl="6" w:tplc="280A000F" w:tentative="1">
      <w:start w:val="1"/>
      <w:numFmt w:val="decimal"/>
      <w:lvlText w:val="%7."/>
      <w:lvlJc w:val="left"/>
      <w:pPr>
        <w:ind w:left="5395" w:hanging="360"/>
      </w:pPr>
    </w:lvl>
    <w:lvl w:ilvl="7" w:tplc="280A0019" w:tentative="1">
      <w:start w:val="1"/>
      <w:numFmt w:val="lowerLetter"/>
      <w:lvlText w:val="%8."/>
      <w:lvlJc w:val="left"/>
      <w:pPr>
        <w:ind w:left="6115" w:hanging="360"/>
      </w:pPr>
    </w:lvl>
    <w:lvl w:ilvl="8" w:tplc="280A001B" w:tentative="1">
      <w:start w:val="1"/>
      <w:numFmt w:val="lowerRoman"/>
      <w:lvlText w:val="%9."/>
      <w:lvlJc w:val="right"/>
      <w:pPr>
        <w:ind w:left="6835" w:hanging="180"/>
      </w:pPr>
    </w:lvl>
  </w:abstractNum>
  <w:abstractNum w:abstractNumId="69">
    <w:nsid w:val="2EF823DA"/>
    <w:multiLevelType w:val="hybridMultilevel"/>
    <w:tmpl w:val="25E89E5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0">
    <w:nsid w:val="2F713625"/>
    <w:multiLevelType w:val="hybridMultilevel"/>
    <w:tmpl w:val="9416BA24"/>
    <w:lvl w:ilvl="0" w:tplc="6946FB2A">
      <w:start w:val="1"/>
      <w:numFmt w:val="decimal"/>
      <w:lvlText w:val="%1."/>
      <w:lvlJc w:val="left"/>
      <w:pPr>
        <w:ind w:left="720" w:hanging="360"/>
      </w:pPr>
      <w:rPr>
        <w:rFonts w:hint="default"/>
        <w:sz w:val="20"/>
        <w:szCs w:val="2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1">
    <w:nsid w:val="30001AB8"/>
    <w:multiLevelType w:val="hybridMultilevel"/>
    <w:tmpl w:val="5EF2DEE6"/>
    <w:lvl w:ilvl="0" w:tplc="98021768">
      <w:start w:val="5"/>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2">
    <w:nsid w:val="3040354A"/>
    <w:multiLevelType w:val="hybridMultilevel"/>
    <w:tmpl w:val="0CC4250E"/>
    <w:lvl w:ilvl="0" w:tplc="29748D4E">
      <w:numFmt w:val="bullet"/>
      <w:lvlText w:val="-"/>
      <w:lvlJc w:val="left"/>
      <w:pPr>
        <w:ind w:left="720" w:hanging="360"/>
      </w:pPr>
      <w:rPr>
        <w:rFonts w:ascii="Arial Narrow" w:eastAsia="Times New Roman" w:hAnsi="Arial Narrow" w:cs="Arial Narro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3">
    <w:nsid w:val="30847F12"/>
    <w:multiLevelType w:val="hybridMultilevel"/>
    <w:tmpl w:val="6864336E"/>
    <w:lvl w:ilvl="0" w:tplc="97064EF2">
      <w:start w:val="1"/>
      <w:numFmt w:val="bullet"/>
      <w:lvlText w:val="-"/>
      <w:lvlJc w:val="left"/>
      <w:pPr>
        <w:ind w:left="1784" w:hanging="360"/>
      </w:pPr>
      <w:rPr>
        <w:rFonts w:ascii="Arial" w:hAnsi="Arial" w:hint="default"/>
      </w:rPr>
    </w:lvl>
    <w:lvl w:ilvl="1" w:tplc="97064EF2">
      <w:start w:val="1"/>
      <w:numFmt w:val="bullet"/>
      <w:lvlText w:val="-"/>
      <w:lvlJc w:val="left"/>
      <w:pPr>
        <w:ind w:left="2504" w:hanging="360"/>
      </w:pPr>
      <w:rPr>
        <w:rFonts w:ascii="Arial" w:hAnsi="Arial" w:hint="default"/>
      </w:rPr>
    </w:lvl>
    <w:lvl w:ilvl="2" w:tplc="280A0005" w:tentative="1">
      <w:start w:val="1"/>
      <w:numFmt w:val="bullet"/>
      <w:lvlText w:val=""/>
      <w:lvlJc w:val="left"/>
      <w:pPr>
        <w:ind w:left="3224" w:hanging="360"/>
      </w:pPr>
      <w:rPr>
        <w:rFonts w:ascii="Wingdings" w:hAnsi="Wingdings" w:hint="default"/>
      </w:rPr>
    </w:lvl>
    <w:lvl w:ilvl="3" w:tplc="280A0001" w:tentative="1">
      <w:start w:val="1"/>
      <w:numFmt w:val="bullet"/>
      <w:lvlText w:val=""/>
      <w:lvlJc w:val="left"/>
      <w:pPr>
        <w:ind w:left="3944" w:hanging="360"/>
      </w:pPr>
      <w:rPr>
        <w:rFonts w:ascii="Symbol" w:hAnsi="Symbol" w:hint="default"/>
      </w:rPr>
    </w:lvl>
    <w:lvl w:ilvl="4" w:tplc="280A0003" w:tentative="1">
      <w:start w:val="1"/>
      <w:numFmt w:val="bullet"/>
      <w:lvlText w:val="o"/>
      <w:lvlJc w:val="left"/>
      <w:pPr>
        <w:ind w:left="4664" w:hanging="360"/>
      </w:pPr>
      <w:rPr>
        <w:rFonts w:ascii="Courier New" w:hAnsi="Courier New" w:cs="Courier New" w:hint="default"/>
      </w:rPr>
    </w:lvl>
    <w:lvl w:ilvl="5" w:tplc="280A0005" w:tentative="1">
      <w:start w:val="1"/>
      <w:numFmt w:val="bullet"/>
      <w:lvlText w:val=""/>
      <w:lvlJc w:val="left"/>
      <w:pPr>
        <w:ind w:left="5384" w:hanging="360"/>
      </w:pPr>
      <w:rPr>
        <w:rFonts w:ascii="Wingdings" w:hAnsi="Wingdings" w:hint="default"/>
      </w:rPr>
    </w:lvl>
    <w:lvl w:ilvl="6" w:tplc="280A0001" w:tentative="1">
      <w:start w:val="1"/>
      <w:numFmt w:val="bullet"/>
      <w:lvlText w:val=""/>
      <w:lvlJc w:val="left"/>
      <w:pPr>
        <w:ind w:left="6104" w:hanging="360"/>
      </w:pPr>
      <w:rPr>
        <w:rFonts w:ascii="Symbol" w:hAnsi="Symbol" w:hint="default"/>
      </w:rPr>
    </w:lvl>
    <w:lvl w:ilvl="7" w:tplc="280A0003" w:tentative="1">
      <w:start w:val="1"/>
      <w:numFmt w:val="bullet"/>
      <w:lvlText w:val="o"/>
      <w:lvlJc w:val="left"/>
      <w:pPr>
        <w:ind w:left="6824" w:hanging="360"/>
      </w:pPr>
      <w:rPr>
        <w:rFonts w:ascii="Courier New" w:hAnsi="Courier New" w:cs="Courier New" w:hint="default"/>
      </w:rPr>
    </w:lvl>
    <w:lvl w:ilvl="8" w:tplc="280A0005" w:tentative="1">
      <w:start w:val="1"/>
      <w:numFmt w:val="bullet"/>
      <w:lvlText w:val=""/>
      <w:lvlJc w:val="left"/>
      <w:pPr>
        <w:ind w:left="7544" w:hanging="360"/>
      </w:pPr>
      <w:rPr>
        <w:rFonts w:ascii="Wingdings" w:hAnsi="Wingdings" w:hint="default"/>
      </w:rPr>
    </w:lvl>
  </w:abstractNum>
  <w:abstractNum w:abstractNumId="74">
    <w:nsid w:val="3153089B"/>
    <w:multiLevelType w:val="hybridMultilevel"/>
    <w:tmpl w:val="AA62E97E"/>
    <w:lvl w:ilvl="0" w:tplc="E04C7E14">
      <w:start w:val="1"/>
      <w:numFmt w:val="decimal"/>
      <w:lvlText w:val="3.%1."/>
      <w:lvlJc w:val="left"/>
      <w:pPr>
        <w:ind w:left="933" w:hanging="360"/>
      </w:pPr>
      <w:rPr>
        <w:rFonts w:hint="default"/>
      </w:rPr>
    </w:lvl>
    <w:lvl w:ilvl="1" w:tplc="29748D4E">
      <w:numFmt w:val="bullet"/>
      <w:lvlText w:val="-"/>
      <w:lvlJc w:val="left"/>
      <w:pPr>
        <w:ind w:left="1653" w:hanging="360"/>
      </w:pPr>
      <w:rPr>
        <w:rFonts w:ascii="Arial Narrow" w:eastAsia="Times New Roman" w:hAnsi="Arial Narrow" w:cs="Arial Narrow" w:hint="default"/>
      </w:rPr>
    </w:lvl>
    <w:lvl w:ilvl="2" w:tplc="280A001B" w:tentative="1">
      <w:start w:val="1"/>
      <w:numFmt w:val="lowerRoman"/>
      <w:lvlText w:val="%3."/>
      <w:lvlJc w:val="right"/>
      <w:pPr>
        <w:ind w:left="2373" w:hanging="180"/>
      </w:pPr>
    </w:lvl>
    <w:lvl w:ilvl="3" w:tplc="280A000F" w:tentative="1">
      <w:start w:val="1"/>
      <w:numFmt w:val="decimal"/>
      <w:lvlText w:val="%4."/>
      <w:lvlJc w:val="left"/>
      <w:pPr>
        <w:ind w:left="3093" w:hanging="360"/>
      </w:pPr>
    </w:lvl>
    <w:lvl w:ilvl="4" w:tplc="280A0019" w:tentative="1">
      <w:start w:val="1"/>
      <w:numFmt w:val="lowerLetter"/>
      <w:lvlText w:val="%5."/>
      <w:lvlJc w:val="left"/>
      <w:pPr>
        <w:ind w:left="3813" w:hanging="360"/>
      </w:pPr>
    </w:lvl>
    <w:lvl w:ilvl="5" w:tplc="280A001B" w:tentative="1">
      <w:start w:val="1"/>
      <w:numFmt w:val="lowerRoman"/>
      <w:lvlText w:val="%6."/>
      <w:lvlJc w:val="right"/>
      <w:pPr>
        <w:ind w:left="4533" w:hanging="180"/>
      </w:pPr>
    </w:lvl>
    <w:lvl w:ilvl="6" w:tplc="280A000F" w:tentative="1">
      <w:start w:val="1"/>
      <w:numFmt w:val="decimal"/>
      <w:lvlText w:val="%7."/>
      <w:lvlJc w:val="left"/>
      <w:pPr>
        <w:ind w:left="5253" w:hanging="360"/>
      </w:pPr>
    </w:lvl>
    <w:lvl w:ilvl="7" w:tplc="280A0019" w:tentative="1">
      <w:start w:val="1"/>
      <w:numFmt w:val="lowerLetter"/>
      <w:lvlText w:val="%8."/>
      <w:lvlJc w:val="left"/>
      <w:pPr>
        <w:ind w:left="5973" w:hanging="360"/>
      </w:pPr>
    </w:lvl>
    <w:lvl w:ilvl="8" w:tplc="280A001B" w:tentative="1">
      <w:start w:val="1"/>
      <w:numFmt w:val="lowerRoman"/>
      <w:lvlText w:val="%9."/>
      <w:lvlJc w:val="right"/>
      <w:pPr>
        <w:ind w:left="6693" w:hanging="180"/>
      </w:pPr>
    </w:lvl>
  </w:abstractNum>
  <w:abstractNum w:abstractNumId="75">
    <w:nsid w:val="316702A1"/>
    <w:multiLevelType w:val="hybridMultilevel"/>
    <w:tmpl w:val="04406716"/>
    <w:lvl w:ilvl="0" w:tplc="90A0E9BA">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76">
    <w:nsid w:val="3171769B"/>
    <w:multiLevelType w:val="hybridMultilevel"/>
    <w:tmpl w:val="EB965A22"/>
    <w:lvl w:ilvl="0" w:tplc="97064EF2">
      <w:start w:val="1"/>
      <w:numFmt w:val="bullet"/>
      <w:lvlText w:val="-"/>
      <w:lvlJc w:val="left"/>
      <w:pPr>
        <w:ind w:left="1237" w:hanging="360"/>
      </w:pPr>
      <w:rPr>
        <w:rFonts w:ascii="Arial" w:hAnsi="Arial" w:hint="default"/>
      </w:rPr>
    </w:lvl>
    <w:lvl w:ilvl="1" w:tplc="280A0003" w:tentative="1">
      <w:start w:val="1"/>
      <w:numFmt w:val="bullet"/>
      <w:lvlText w:val="o"/>
      <w:lvlJc w:val="left"/>
      <w:pPr>
        <w:ind w:left="1957" w:hanging="360"/>
      </w:pPr>
      <w:rPr>
        <w:rFonts w:ascii="Courier New" w:hAnsi="Courier New" w:cs="Courier New" w:hint="default"/>
      </w:rPr>
    </w:lvl>
    <w:lvl w:ilvl="2" w:tplc="280A0005" w:tentative="1">
      <w:start w:val="1"/>
      <w:numFmt w:val="bullet"/>
      <w:lvlText w:val=""/>
      <w:lvlJc w:val="left"/>
      <w:pPr>
        <w:ind w:left="2677" w:hanging="360"/>
      </w:pPr>
      <w:rPr>
        <w:rFonts w:ascii="Wingdings" w:hAnsi="Wingdings" w:hint="default"/>
      </w:rPr>
    </w:lvl>
    <w:lvl w:ilvl="3" w:tplc="280A0001" w:tentative="1">
      <w:start w:val="1"/>
      <w:numFmt w:val="bullet"/>
      <w:lvlText w:val=""/>
      <w:lvlJc w:val="left"/>
      <w:pPr>
        <w:ind w:left="3397" w:hanging="360"/>
      </w:pPr>
      <w:rPr>
        <w:rFonts w:ascii="Symbol" w:hAnsi="Symbol" w:hint="default"/>
      </w:rPr>
    </w:lvl>
    <w:lvl w:ilvl="4" w:tplc="280A0003" w:tentative="1">
      <w:start w:val="1"/>
      <w:numFmt w:val="bullet"/>
      <w:lvlText w:val="o"/>
      <w:lvlJc w:val="left"/>
      <w:pPr>
        <w:ind w:left="4117" w:hanging="360"/>
      </w:pPr>
      <w:rPr>
        <w:rFonts w:ascii="Courier New" w:hAnsi="Courier New" w:cs="Courier New" w:hint="default"/>
      </w:rPr>
    </w:lvl>
    <w:lvl w:ilvl="5" w:tplc="280A0005" w:tentative="1">
      <w:start w:val="1"/>
      <w:numFmt w:val="bullet"/>
      <w:lvlText w:val=""/>
      <w:lvlJc w:val="left"/>
      <w:pPr>
        <w:ind w:left="4837" w:hanging="360"/>
      </w:pPr>
      <w:rPr>
        <w:rFonts w:ascii="Wingdings" w:hAnsi="Wingdings" w:hint="default"/>
      </w:rPr>
    </w:lvl>
    <w:lvl w:ilvl="6" w:tplc="280A0001" w:tentative="1">
      <w:start w:val="1"/>
      <w:numFmt w:val="bullet"/>
      <w:lvlText w:val=""/>
      <w:lvlJc w:val="left"/>
      <w:pPr>
        <w:ind w:left="5557" w:hanging="360"/>
      </w:pPr>
      <w:rPr>
        <w:rFonts w:ascii="Symbol" w:hAnsi="Symbol" w:hint="default"/>
      </w:rPr>
    </w:lvl>
    <w:lvl w:ilvl="7" w:tplc="280A0003" w:tentative="1">
      <w:start w:val="1"/>
      <w:numFmt w:val="bullet"/>
      <w:lvlText w:val="o"/>
      <w:lvlJc w:val="left"/>
      <w:pPr>
        <w:ind w:left="6277" w:hanging="360"/>
      </w:pPr>
      <w:rPr>
        <w:rFonts w:ascii="Courier New" w:hAnsi="Courier New" w:cs="Courier New" w:hint="default"/>
      </w:rPr>
    </w:lvl>
    <w:lvl w:ilvl="8" w:tplc="280A0005" w:tentative="1">
      <w:start w:val="1"/>
      <w:numFmt w:val="bullet"/>
      <w:lvlText w:val=""/>
      <w:lvlJc w:val="left"/>
      <w:pPr>
        <w:ind w:left="6997" w:hanging="360"/>
      </w:pPr>
      <w:rPr>
        <w:rFonts w:ascii="Wingdings" w:hAnsi="Wingdings" w:hint="default"/>
      </w:rPr>
    </w:lvl>
  </w:abstractNum>
  <w:abstractNum w:abstractNumId="77">
    <w:nsid w:val="32A23367"/>
    <w:multiLevelType w:val="hybridMultilevel"/>
    <w:tmpl w:val="0BB6C7E6"/>
    <w:lvl w:ilvl="0" w:tplc="280A000F">
      <w:start w:val="1"/>
      <w:numFmt w:val="decimal"/>
      <w:lvlText w:val="%1."/>
      <w:lvlJc w:val="left"/>
      <w:pPr>
        <w:ind w:left="502" w:hanging="360"/>
      </w:pPr>
    </w:lvl>
    <w:lvl w:ilvl="1" w:tplc="280A000F">
      <w:start w:val="1"/>
      <w:numFmt w:val="decimal"/>
      <w:lvlText w:val="%2."/>
      <w:lvlJc w:val="left"/>
      <w:pPr>
        <w:ind w:left="1440" w:hanging="360"/>
      </w:pPr>
    </w:lvl>
    <w:lvl w:ilvl="2" w:tplc="29748D4E">
      <w:numFmt w:val="bullet"/>
      <w:lvlText w:val="-"/>
      <w:lvlJc w:val="left"/>
      <w:pPr>
        <w:ind w:left="2160" w:hanging="180"/>
      </w:pPr>
      <w:rPr>
        <w:rFonts w:ascii="Arial Narrow" w:eastAsia="Times New Roman" w:hAnsi="Arial Narrow" w:cs="Arial Narrow" w:hint="default"/>
      </w:r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78">
    <w:nsid w:val="335F6E57"/>
    <w:multiLevelType w:val="hybridMultilevel"/>
    <w:tmpl w:val="1CAE9204"/>
    <w:lvl w:ilvl="0" w:tplc="1E22656C">
      <w:start w:val="1"/>
      <w:numFmt w:val="lowerLetter"/>
      <w:lvlText w:val="%1)"/>
      <w:lvlJc w:val="left"/>
      <w:pPr>
        <w:ind w:left="720" w:hanging="360"/>
      </w:pPr>
      <w:rPr>
        <w:strike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9">
    <w:nsid w:val="33CB27B1"/>
    <w:multiLevelType w:val="hybridMultilevel"/>
    <w:tmpl w:val="EA543920"/>
    <w:lvl w:ilvl="0" w:tplc="E01C19CE">
      <w:start w:val="1"/>
      <w:numFmt w:val="lowerLetter"/>
      <w:lvlText w:val="%1."/>
      <w:lvlJc w:val="left"/>
      <w:pPr>
        <w:ind w:left="1440" w:hanging="360"/>
      </w:pPr>
      <w:rPr>
        <w:strike w:val="0"/>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80">
    <w:nsid w:val="33CC56AB"/>
    <w:multiLevelType w:val="hybridMultilevel"/>
    <w:tmpl w:val="3CB2FB4A"/>
    <w:lvl w:ilvl="0" w:tplc="821CD91A">
      <w:start w:val="1"/>
      <w:numFmt w:val="lowerLetter"/>
      <w:lvlText w:val="%1."/>
      <w:lvlJc w:val="left"/>
      <w:pPr>
        <w:ind w:left="1075"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1">
    <w:nsid w:val="357F7529"/>
    <w:multiLevelType w:val="hybridMultilevel"/>
    <w:tmpl w:val="E85A7FC2"/>
    <w:lvl w:ilvl="0" w:tplc="036A35C0">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2">
    <w:nsid w:val="36970B9C"/>
    <w:multiLevelType w:val="hybridMultilevel"/>
    <w:tmpl w:val="1902D13C"/>
    <w:lvl w:ilvl="0" w:tplc="0652F48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3">
    <w:nsid w:val="38834246"/>
    <w:multiLevelType w:val="hybridMultilevel"/>
    <w:tmpl w:val="56E887EE"/>
    <w:lvl w:ilvl="0" w:tplc="280A001B">
      <w:start w:val="1"/>
      <w:numFmt w:val="lowerRoman"/>
      <w:lvlText w:val="%1."/>
      <w:lvlJc w:val="right"/>
      <w:pPr>
        <w:ind w:left="1076" w:hanging="360"/>
      </w:pPr>
    </w:lvl>
    <w:lvl w:ilvl="1" w:tplc="280A0019" w:tentative="1">
      <w:start w:val="1"/>
      <w:numFmt w:val="lowerLetter"/>
      <w:lvlText w:val="%2."/>
      <w:lvlJc w:val="left"/>
      <w:pPr>
        <w:ind w:left="1796" w:hanging="360"/>
      </w:pPr>
    </w:lvl>
    <w:lvl w:ilvl="2" w:tplc="280A001B" w:tentative="1">
      <w:start w:val="1"/>
      <w:numFmt w:val="lowerRoman"/>
      <w:lvlText w:val="%3."/>
      <w:lvlJc w:val="right"/>
      <w:pPr>
        <w:ind w:left="2516" w:hanging="180"/>
      </w:pPr>
    </w:lvl>
    <w:lvl w:ilvl="3" w:tplc="280A000F" w:tentative="1">
      <w:start w:val="1"/>
      <w:numFmt w:val="decimal"/>
      <w:lvlText w:val="%4."/>
      <w:lvlJc w:val="left"/>
      <w:pPr>
        <w:ind w:left="3236" w:hanging="360"/>
      </w:pPr>
    </w:lvl>
    <w:lvl w:ilvl="4" w:tplc="280A0019" w:tentative="1">
      <w:start w:val="1"/>
      <w:numFmt w:val="lowerLetter"/>
      <w:lvlText w:val="%5."/>
      <w:lvlJc w:val="left"/>
      <w:pPr>
        <w:ind w:left="3956" w:hanging="360"/>
      </w:pPr>
    </w:lvl>
    <w:lvl w:ilvl="5" w:tplc="280A001B" w:tentative="1">
      <w:start w:val="1"/>
      <w:numFmt w:val="lowerRoman"/>
      <w:lvlText w:val="%6."/>
      <w:lvlJc w:val="right"/>
      <w:pPr>
        <w:ind w:left="4676" w:hanging="180"/>
      </w:pPr>
    </w:lvl>
    <w:lvl w:ilvl="6" w:tplc="280A000F" w:tentative="1">
      <w:start w:val="1"/>
      <w:numFmt w:val="decimal"/>
      <w:lvlText w:val="%7."/>
      <w:lvlJc w:val="left"/>
      <w:pPr>
        <w:ind w:left="5396" w:hanging="360"/>
      </w:pPr>
    </w:lvl>
    <w:lvl w:ilvl="7" w:tplc="280A0019" w:tentative="1">
      <w:start w:val="1"/>
      <w:numFmt w:val="lowerLetter"/>
      <w:lvlText w:val="%8."/>
      <w:lvlJc w:val="left"/>
      <w:pPr>
        <w:ind w:left="6116" w:hanging="360"/>
      </w:pPr>
    </w:lvl>
    <w:lvl w:ilvl="8" w:tplc="280A001B" w:tentative="1">
      <w:start w:val="1"/>
      <w:numFmt w:val="lowerRoman"/>
      <w:lvlText w:val="%9."/>
      <w:lvlJc w:val="right"/>
      <w:pPr>
        <w:ind w:left="6836" w:hanging="180"/>
      </w:pPr>
    </w:lvl>
  </w:abstractNum>
  <w:abstractNum w:abstractNumId="84">
    <w:nsid w:val="39385948"/>
    <w:multiLevelType w:val="hybridMultilevel"/>
    <w:tmpl w:val="A0B26F4C"/>
    <w:lvl w:ilvl="0" w:tplc="88AEFC22">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5">
    <w:nsid w:val="3A312987"/>
    <w:multiLevelType w:val="hybridMultilevel"/>
    <w:tmpl w:val="9194541E"/>
    <w:lvl w:ilvl="0" w:tplc="280A0001">
      <w:start w:val="1"/>
      <w:numFmt w:val="bullet"/>
      <w:lvlText w:val=""/>
      <w:lvlJc w:val="left"/>
      <w:pPr>
        <w:ind w:left="1075" w:hanging="360"/>
      </w:pPr>
      <w:rPr>
        <w:rFonts w:ascii="Symbol" w:hAnsi="Symbol" w:hint="default"/>
      </w:rPr>
    </w:lvl>
    <w:lvl w:ilvl="1" w:tplc="280A0003" w:tentative="1">
      <w:start w:val="1"/>
      <w:numFmt w:val="bullet"/>
      <w:lvlText w:val="o"/>
      <w:lvlJc w:val="left"/>
      <w:pPr>
        <w:ind w:left="1795" w:hanging="360"/>
      </w:pPr>
      <w:rPr>
        <w:rFonts w:ascii="Courier New" w:hAnsi="Courier New" w:cs="Courier New" w:hint="default"/>
      </w:rPr>
    </w:lvl>
    <w:lvl w:ilvl="2" w:tplc="280A0005" w:tentative="1">
      <w:start w:val="1"/>
      <w:numFmt w:val="bullet"/>
      <w:lvlText w:val=""/>
      <w:lvlJc w:val="left"/>
      <w:pPr>
        <w:ind w:left="2515" w:hanging="360"/>
      </w:pPr>
      <w:rPr>
        <w:rFonts w:ascii="Wingdings" w:hAnsi="Wingdings" w:hint="default"/>
      </w:rPr>
    </w:lvl>
    <w:lvl w:ilvl="3" w:tplc="280A0001" w:tentative="1">
      <w:start w:val="1"/>
      <w:numFmt w:val="bullet"/>
      <w:lvlText w:val=""/>
      <w:lvlJc w:val="left"/>
      <w:pPr>
        <w:ind w:left="3235" w:hanging="360"/>
      </w:pPr>
      <w:rPr>
        <w:rFonts w:ascii="Symbol" w:hAnsi="Symbol" w:hint="default"/>
      </w:rPr>
    </w:lvl>
    <w:lvl w:ilvl="4" w:tplc="280A0003" w:tentative="1">
      <w:start w:val="1"/>
      <w:numFmt w:val="bullet"/>
      <w:lvlText w:val="o"/>
      <w:lvlJc w:val="left"/>
      <w:pPr>
        <w:ind w:left="3955" w:hanging="360"/>
      </w:pPr>
      <w:rPr>
        <w:rFonts w:ascii="Courier New" w:hAnsi="Courier New" w:cs="Courier New" w:hint="default"/>
      </w:rPr>
    </w:lvl>
    <w:lvl w:ilvl="5" w:tplc="280A0005" w:tentative="1">
      <w:start w:val="1"/>
      <w:numFmt w:val="bullet"/>
      <w:lvlText w:val=""/>
      <w:lvlJc w:val="left"/>
      <w:pPr>
        <w:ind w:left="4675" w:hanging="360"/>
      </w:pPr>
      <w:rPr>
        <w:rFonts w:ascii="Wingdings" w:hAnsi="Wingdings" w:hint="default"/>
      </w:rPr>
    </w:lvl>
    <w:lvl w:ilvl="6" w:tplc="280A0001" w:tentative="1">
      <w:start w:val="1"/>
      <w:numFmt w:val="bullet"/>
      <w:lvlText w:val=""/>
      <w:lvlJc w:val="left"/>
      <w:pPr>
        <w:ind w:left="5395" w:hanging="360"/>
      </w:pPr>
      <w:rPr>
        <w:rFonts w:ascii="Symbol" w:hAnsi="Symbol" w:hint="default"/>
      </w:rPr>
    </w:lvl>
    <w:lvl w:ilvl="7" w:tplc="280A0003" w:tentative="1">
      <w:start w:val="1"/>
      <w:numFmt w:val="bullet"/>
      <w:lvlText w:val="o"/>
      <w:lvlJc w:val="left"/>
      <w:pPr>
        <w:ind w:left="6115" w:hanging="360"/>
      </w:pPr>
      <w:rPr>
        <w:rFonts w:ascii="Courier New" w:hAnsi="Courier New" w:cs="Courier New" w:hint="default"/>
      </w:rPr>
    </w:lvl>
    <w:lvl w:ilvl="8" w:tplc="280A0005" w:tentative="1">
      <w:start w:val="1"/>
      <w:numFmt w:val="bullet"/>
      <w:lvlText w:val=""/>
      <w:lvlJc w:val="left"/>
      <w:pPr>
        <w:ind w:left="6835" w:hanging="360"/>
      </w:pPr>
      <w:rPr>
        <w:rFonts w:ascii="Wingdings" w:hAnsi="Wingdings" w:hint="default"/>
      </w:rPr>
    </w:lvl>
  </w:abstractNum>
  <w:abstractNum w:abstractNumId="86">
    <w:nsid w:val="3A313BF8"/>
    <w:multiLevelType w:val="hybridMultilevel"/>
    <w:tmpl w:val="9A5436EC"/>
    <w:lvl w:ilvl="0" w:tplc="280A0001">
      <w:start w:val="1"/>
      <w:numFmt w:val="bullet"/>
      <w:lvlText w:val=""/>
      <w:lvlJc w:val="left"/>
      <w:pPr>
        <w:ind w:left="720" w:hanging="360"/>
      </w:pPr>
      <w:rPr>
        <w:rFonts w:ascii="Symbol" w:hAnsi="Symbo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7">
    <w:nsid w:val="3A366885"/>
    <w:multiLevelType w:val="hybridMultilevel"/>
    <w:tmpl w:val="FE0CBFCA"/>
    <w:lvl w:ilvl="0" w:tplc="AC0AAF64">
      <w:start w:val="3"/>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8">
    <w:nsid w:val="3BD521D9"/>
    <w:multiLevelType w:val="hybridMultilevel"/>
    <w:tmpl w:val="39DAC588"/>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89">
    <w:nsid w:val="3C3277FC"/>
    <w:multiLevelType w:val="hybridMultilevel"/>
    <w:tmpl w:val="8594262E"/>
    <w:lvl w:ilvl="0" w:tplc="132AA67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0">
    <w:nsid w:val="3C5836FF"/>
    <w:multiLevelType w:val="hybridMultilevel"/>
    <w:tmpl w:val="0FC660A6"/>
    <w:lvl w:ilvl="0" w:tplc="50A677C8">
      <w:start w:val="1"/>
      <w:numFmt w:val="lowerRoman"/>
      <w:lvlText w:val="%1."/>
      <w:lvlJc w:val="right"/>
      <w:pPr>
        <w:ind w:left="1076" w:hanging="360"/>
      </w:pPr>
      <w:rPr>
        <w:rFonts w:hint="default"/>
      </w:rPr>
    </w:lvl>
    <w:lvl w:ilvl="1" w:tplc="280A0019" w:tentative="1">
      <w:start w:val="1"/>
      <w:numFmt w:val="lowerLetter"/>
      <w:lvlText w:val="%2."/>
      <w:lvlJc w:val="left"/>
      <w:pPr>
        <w:ind w:left="1796" w:hanging="360"/>
      </w:pPr>
    </w:lvl>
    <w:lvl w:ilvl="2" w:tplc="280A001B" w:tentative="1">
      <w:start w:val="1"/>
      <w:numFmt w:val="lowerRoman"/>
      <w:lvlText w:val="%3."/>
      <w:lvlJc w:val="right"/>
      <w:pPr>
        <w:ind w:left="2516" w:hanging="180"/>
      </w:pPr>
    </w:lvl>
    <w:lvl w:ilvl="3" w:tplc="280A000F" w:tentative="1">
      <w:start w:val="1"/>
      <w:numFmt w:val="decimal"/>
      <w:lvlText w:val="%4."/>
      <w:lvlJc w:val="left"/>
      <w:pPr>
        <w:ind w:left="3236" w:hanging="360"/>
      </w:pPr>
    </w:lvl>
    <w:lvl w:ilvl="4" w:tplc="280A0019" w:tentative="1">
      <w:start w:val="1"/>
      <w:numFmt w:val="lowerLetter"/>
      <w:lvlText w:val="%5."/>
      <w:lvlJc w:val="left"/>
      <w:pPr>
        <w:ind w:left="3956" w:hanging="360"/>
      </w:pPr>
    </w:lvl>
    <w:lvl w:ilvl="5" w:tplc="280A001B" w:tentative="1">
      <w:start w:val="1"/>
      <w:numFmt w:val="lowerRoman"/>
      <w:lvlText w:val="%6."/>
      <w:lvlJc w:val="right"/>
      <w:pPr>
        <w:ind w:left="4676" w:hanging="180"/>
      </w:pPr>
    </w:lvl>
    <w:lvl w:ilvl="6" w:tplc="280A000F" w:tentative="1">
      <w:start w:val="1"/>
      <w:numFmt w:val="decimal"/>
      <w:lvlText w:val="%7."/>
      <w:lvlJc w:val="left"/>
      <w:pPr>
        <w:ind w:left="5396" w:hanging="360"/>
      </w:pPr>
    </w:lvl>
    <w:lvl w:ilvl="7" w:tplc="280A0019" w:tentative="1">
      <w:start w:val="1"/>
      <w:numFmt w:val="lowerLetter"/>
      <w:lvlText w:val="%8."/>
      <w:lvlJc w:val="left"/>
      <w:pPr>
        <w:ind w:left="6116" w:hanging="360"/>
      </w:pPr>
    </w:lvl>
    <w:lvl w:ilvl="8" w:tplc="280A001B" w:tentative="1">
      <w:start w:val="1"/>
      <w:numFmt w:val="lowerRoman"/>
      <w:lvlText w:val="%9."/>
      <w:lvlJc w:val="right"/>
      <w:pPr>
        <w:ind w:left="6836" w:hanging="180"/>
      </w:pPr>
    </w:lvl>
  </w:abstractNum>
  <w:abstractNum w:abstractNumId="91">
    <w:nsid w:val="3C815602"/>
    <w:multiLevelType w:val="hybridMultilevel"/>
    <w:tmpl w:val="BDE8EF9C"/>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92">
    <w:nsid w:val="3CA67A4A"/>
    <w:multiLevelType w:val="hybridMultilevel"/>
    <w:tmpl w:val="5C500052"/>
    <w:lvl w:ilvl="0" w:tplc="873E004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3">
    <w:nsid w:val="40A00257"/>
    <w:multiLevelType w:val="hybridMultilevel"/>
    <w:tmpl w:val="056E98BE"/>
    <w:lvl w:ilvl="0" w:tplc="29748D4E">
      <w:numFmt w:val="bullet"/>
      <w:lvlText w:val="-"/>
      <w:lvlJc w:val="left"/>
      <w:pPr>
        <w:ind w:left="933" w:hanging="360"/>
      </w:pPr>
      <w:rPr>
        <w:rFonts w:ascii="Arial Narrow" w:eastAsia="Times New Roman" w:hAnsi="Arial Narrow" w:cs="Arial Narrow" w:hint="default"/>
      </w:rPr>
    </w:lvl>
    <w:lvl w:ilvl="1" w:tplc="280A0003" w:tentative="1">
      <w:start w:val="1"/>
      <w:numFmt w:val="bullet"/>
      <w:lvlText w:val="o"/>
      <w:lvlJc w:val="left"/>
      <w:pPr>
        <w:ind w:left="1653" w:hanging="360"/>
      </w:pPr>
      <w:rPr>
        <w:rFonts w:ascii="Courier New" w:hAnsi="Courier New" w:cs="Courier New" w:hint="default"/>
      </w:rPr>
    </w:lvl>
    <w:lvl w:ilvl="2" w:tplc="280A0005" w:tentative="1">
      <w:start w:val="1"/>
      <w:numFmt w:val="bullet"/>
      <w:lvlText w:val=""/>
      <w:lvlJc w:val="left"/>
      <w:pPr>
        <w:ind w:left="2373" w:hanging="360"/>
      </w:pPr>
      <w:rPr>
        <w:rFonts w:ascii="Wingdings" w:hAnsi="Wingdings" w:hint="default"/>
      </w:rPr>
    </w:lvl>
    <w:lvl w:ilvl="3" w:tplc="280A0001" w:tentative="1">
      <w:start w:val="1"/>
      <w:numFmt w:val="bullet"/>
      <w:lvlText w:val=""/>
      <w:lvlJc w:val="left"/>
      <w:pPr>
        <w:ind w:left="3093" w:hanging="360"/>
      </w:pPr>
      <w:rPr>
        <w:rFonts w:ascii="Symbol" w:hAnsi="Symbol" w:hint="default"/>
      </w:rPr>
    </w:lvl>
    <w:lvl w:ilvl="4" w:tplc="280A0003" w:tentative="1">
      <w:start w:val="1"/>
      <w:numFmt w:val="bullet"/>
      <w:lvlText w:val="o"/>
      <w:lvlJc w:val="left"/>
      <w:pPr>
        <w:ind w:left="3813" w:hanging="360"/>
      </w:pPr>
      <w:rPr>
        <w:rFonts w:ascii="Courier New" w:hAnsi="Courier New" w:cs="Courier New" w:hint="default"/>
      </w:rPr>
    </w:lvl>
    <w:lvl w:ilvl="5" w:tplc="280A0005" w:tentative="1">
      <w:start w:val="1"/>
      <w:numFmt w:val="bullet"/>
      <w:lvlText w:val=""/>
      <w:lvlJc w:val="left"/>
      <w:pPr>
        <w:ind w:left="4533" w:hanging="360"/>
      </w:pPr>
      <w:rPr>
        <w:rFonts w:ascii="Wingdings" w:hAnsi="Wingdings" w:hint="default"/>
      </w:rPr>
    </w:lvl>
    <w:lvl w:ilvl="6" w:tplc="280A0001" w:tentative="1">
      <w:start w:val="1"/>
      <w:numFmt w:val="bullet"/>
      <w:lvlText w:val=""/>
      <w:lvlJc w:val="left"/>
      <w:pPr>
        <w:ind w:left="5253" w:hanging="360"/>
      </w:pPr>
      <w:rPr>
        <w:rFonts w:ascii="Symbol" w:hAnsi="Symbol" w:hint="default"/>
      </w:rPr>
    </w:lvl>
    <w:lvl w:ilvl="7" w:tplc="280A0003" w:tentative="1">
      <w:start w:val="1"/>
      <w:numFmt w:val="bullet"/>
      <w:lvlText w:val="o"/>
      <w:lvlJc w:val="left"/>
      <w:pPr>
        <w:ind w:left="5973" w:hanging="360"/>
      </w:pPr>
      <w:rPr>
        <w:rFonts w:ascii="Courier New" w:hAnsi="Courier New" w:cs="Courier New" w:hint="default"/>
      </w:rPr>
    </w:lvl>
    <w:lvl w:ilvl="8" w:tplc="280A0005" w:tentative="1">
      <w:start w:val="1"/>
      <w:numFmt w:val="bullet"/>
      <w:lvlText w:val=""/>
      <w:lvlJc w:val="left"/>
      <w:pPr>
        <w:ind w:left="6693" w:hanging="360"/>
      </w:pPr>
      <w:rPr>
        <w:rFonts w:ascii="Wingdings" w:hAnsi="Wingdings" w:hint="default"/>
      </w:rPr>
    </w:lvl>
  </w:abstractNum>
  <w:abstractNum w:abstractNumId="94">
    <w:nsid w:val="40C17594"/>
    <w:multiLevelType w:val="hybridMultilevel"/>
    <w:tmpl w:val="100628C0"/>
    <w:lvl w:ilvl="0" w:tplc="280A000F">
      <w:start w:val="1"/>
      <w:numFmt w:val="decimal"/>
      <w:lvlText w:val="%1."/>
      <w:lvlJc w:val="left"/>
      <w:pPr>
        <w:ind w:left="1217" w:hanging="360"/>
      </w:pPr>
      <w:rPr>
        <w:rFonts w:hint="default"/>
      </w:rPr>
    </w:lvl>
    <w:lvl w:ilvl="1" w:tplc="280A0003" w:tentative="1">
      <w:start w:val="1"/>
      <w:numFmt w:val="bullet"/>
      <w:lvlText w:val="o"/>
      <w:lvlJc w:val="left"/>
      <w:pPr>
        <w:ind w:left="1937" w:hanging="360"/>
      </w:pPr>
      <w:rPr>
        <w:rFonts w:ascii="Courier New" w:hAnsi="Courier New" w:cs="Courier New" w:hint="default"/>
      </w:rPr>
    </w:lvl>
    <w:lvl w:ilvl="2" w:tplc="280A0005" w:tentative="1">
      <w:start w:val="1"/>
      <w:numFmt w:val="bullet"/>
      <w:lvlText w:val=""/>
      <w:lvlJc w:val="left"/>
      <w:pPr>
        <w:ind w:left="2657" w:hanging="360"/>
      </w:pPr>
      <w:rPr>
        <w:rFonts w:ascii="Wingdings" w:hAnsi="Wingdings" w:hint="default"/>
      </w:rPr>
    </w:lvl>
    <w:lvl w:ilvl="3" w:tplc="280A0001" w:tentative="1">
      <w:start w:val="1"/>
      <w:numFmt w:val="bullet"/>
      <w:lvlText w:val=""/>
      <w:lvlJc w:val="left"/>
      <w:pPr>
        <w:ind w:left="3377" w:hanging="360"/>
      </w:pPr>
      <w:rPr>
        <w:rFonts w:ascii="Symbol" w:hAnsi="Symbol" w:hint="default"/>
      </w:rPr>
    </w:lvl>
    <w:lvl w:ilvl="4" w:tplc="280A0003" w:tentative="1">
      <w:start w:val="1"/>
      <w:numFmt w:val="bullet"/>
      <w:lvlText w:val="o"/>
      <w:lvlJc w:val="left"/>
      <w:pPr>
        <w:ind w:left="4097" w:hanging="360"/>
      </w:pPr>
      <w:rPr>
        <w:rFonts w:ascii="Courier New" w:hAnsi="Courier New" w:cs="Courier New" w:hint="default"/>
      </w:rPr>
    </w:lvl>
    <w:lvl w:ilvl="5" w:tplc="280A0005" w:tentative="1">
      <w:start w:val="1"/>
      <w:numFmt w:val="bullet"/>
      <w:lvlText w:val=""/>
      <w:lvlJc w:val="left"/>
      <w:pPr>
        <w:ind w:left="4817" w:hanging="360"/>
      </w:pPr>
      <w:rPr>
        <w:rFonts w:ascii="Wingdings" w:hAnsi="Wingdings" w:hint="default"/>
      </w:rPr>
    </w:lvl>
    <w:lvl w:ilvl="6" w:tplc="280A0001" w:tentative="1">
      <w:start w:val="1"/>
      <w:numFmt w:val="bullet"/>
      <w:lvlText w:val=""/>
      <w:lvlJc w:val="left"/>
      <w:pPr>
        <w:ind w:left="5537" w:hanging="360"/>
      </w:pPr>
      <w:rPr>
        <w:rFonts w:ascii="Symbol" w:hAnsi="Symbol" w:hint="default"/>
      </w:rPr>
    </w:lvl>
    <w:lvl w:ilvl="7" w:tplc="280A0003" w:tentative="1">
      <w:start w:val="1"/>
      <w:numFmt w:val="bullet"/>
      <w:lvlText w:val="o"/>
      <w:lvlJc w:val="left"/>
      <w:pPr>
        <w:ind w:left="6257" w:hanging="360"/>
      </w:pPr>
      <w:rPr>
        <w:rFonts w:ascii="Courier New" w:hAnsi="Courier New" w:cs="Courier New" w:hint="default"/>
      </w:rPr>
    </w:lvl>
    <w:lvl w:ilvl="8" w:tplc="280A0005" w:tentative="1">
      <w:start w:val="1"/>
      <w:numFmt w:val="bullet"/>
      <w:lvlText w:val=""/>
      <w:lvlJc w:val="left"/>
      <w:pPr>
        <w:ind w:left="6977" w:hanging="360"/>
      </w:pPr>
      <w:rPr>
        <w:rFonts w:ascii="Wingdings" w:hAnsi="Wingdings" w:hint="default"/>
      </w:rPr>
    </w:lvl>
  </w:abstractNum>
  <w:abstractNum w:abstractNumId="95">
    <w:nsid w:val="40E855BC"/>
    <w:multiLevelType w:val="hybridMultilevel"/>
    <w:tmpl w:val="CC021D90"/>
    <w:lvl w:ilvl="0" w:tplc="97064EF2">
      <w:start w:val="1"/>
      <w:numFmt w:val="bullet"/>
      <w:lvlText w:val="-"/>
      <w:lvlJc w:val="left"/>
      <w:pPr>
        <w:ind w:left="720" w:hanging="360"/>
      </w:pPr>
      <w:rPr>
        <w:rFonts w:ascii="Arial" w:hAnsi="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6">
    <w:nsid w:val="414E1B93"/>
    <w:multiLevelType w:val="hybridMultilevel"/>
    <w:tmpl w:val="401C0438"/>
    <w:lvl w:ilvl="0" w:tplc="280A000D">
      <w:start w:val="1"/>
      <w:numFmt w:val="bullet"/>
      <w:lvlText w:val=""/>
      <w:lvlJc w:val="left"/>
      <w:pPr>
        <w:ind w:left="1306" w:hanging="360"/>
      </w:pPr>
      <w:rPr>
        <w:rFonts w:ascii="Wingdings" w:hAnsi="Wingdings" w:hint="default"/>
      </w:rPr>
    </w:lvl>
    <w:lvl w:ilvl="1" w:tplc="280A0003" w:tentative="1">
      <w:start w:val="1"/>
      <w:numFmt w:val="bullet"/>
      <w:lvlText w:val="o"/>
      <w:lvlJc w:val="left"/>
      <w:pPr>
        <w:ind w:left="2026" w:hanging="360"/>
      </w:pPr>
      <w:rPr>
        <w:rFonts w:ascii="Courier New" w:hAnsi="Courier New" w:cs="Courier New" w:hint="default"/>
      </w:rPr>
    </w:lvl>
    <w:lvl w:ilvl="2" w:tplc="280A0005" w:tentative="1">
      <w:start w:val="1"/>
      <w:numFmt w:val="bullet"/>
      <w:lvlText w:val=""/>
      <w:lvlJc w:val="left"/>
      <w:pPr>
        <w:ind w:left="2746" w:hanging="360"/>
      </w:pPr>
      <w:rPr>
        <w:rFonts w:ascii="Wingdings" w:hAnsi="Wingdings" w:hint="default"/>
      </w:rPr>
    </w:lvl>
    <w:lvl w:ilvl="3" w:tplc="280A0001" w:tentative="1">
      <w:start w:val="1"/>
      <w:numFmt w:val="bullet"/>
      <w:lvlText w:val=""/>
      <w:lvlJc w:val="left"/>
      <w:pPr>
        <w:ind w:left="3466" w:hanging="360"/>
      </w:pPr>
      <w:rPr>
        <w:rFonts w:ascii="Symbol" w:hAnsi="Symbol" w:hint="default"/>
      </w:rPr>
    </w:lvl>
    <w:lvl w:ilvl="4" w:tplc="280A0003" w:tentative="1">
      <w:start w:val="1"/>
      <w:numFmt w:val="bullet"/>
      <w:lvlText w:val="o"/>
      <w:lvlJc w:val="left"/>
      <w:pPr>
        <w:ind w:left="4186" w:hanging="360"/>
      </w:pPr>
      <w:rPr>
        <w:rFonts w:ascii="Courier New" w:hAnsi="Courier New" w:cs="Courier New" w:hint="default"/>
      </w:rPr>
    </w:lvl>
    <w:lvl w:ilvl="5" w:tplc="280A0005" w:tentative="1">
      <w:start w:val="1"/>
      <w:numFmt w:val="bullet"/>
      <w:lvlText w:val=""/>
      <w:lvlJc w:val="left"/>
      <w:pPr>
        <w:ind w:left="4906" w:hanging="360"/>
      </w:pPr>
      <w:rPr>
        <w:rFonts w:ascii="Wingdings" w:hAnsi="Wingdings" w:hint="default"/>
      </w:rPr>
    </w:lvl>
    <w:lvl w:ilvl="6" w:tplc="280A0001" w:tentative="1">
      <w:start w:val="1"/>
      <w:numFmt w:val="bullet"/>
      <w:lvlText w:val=""/>
      <w:lvlJc w:val="left"/>
      <w:pPr>
        <w:ind w:left="5626" w:hanging="360"/>
      </w:pPr>
      <w:rPr>
        <w:rFonts w:ascii="Symbol" w:hAnsi="Symbol" w:hint="default"/>
      </w:rPr>
    </w:lvl>
    <w:lvl w:ilvl="7" w:tplc="280A0003" w:tentative="1">
      <w:start w:val="1"/>
      <w:numFmt w:val="bullet"/>
      <w:lvlText w:val="o"/>
      <w:lvlJc w:val="left"/>
      <w:pPr>
        <w:ind w:left="6346" w:hanging="360"/>
      </w:pPr>
      <w:rPr>
        <w:rFonts w:ascii="Courier New" w:hAnsi="Courier New" w:cs="Courier New" w:hint="default"/>
      </w:rPr>
    </w:lvl>
    <w:lvl w:ilvl="8" w:tplc="280A0005" w:tentative="1">
      <w:start w:val="1"/>
      <w:numFmt w:val="bullet"/>
      <w:lvlText w:val=""/>
      <w:lvlJc w:val="left"/>
      <w:pPr>
        <w:ind w:left="7066" w:hanging="360"/>
      </w:pPr>
      <w:rPr>
        <w:rFonts w:ascii="Wingdings" w:hAnsi="Wingdings" w:hint="default"/>
      </w:rPr>
    </w:lvl>
  </w:abstractNum>
  <w:abstractNum w:abstractNumId="97">
    <w:nsid w:val="43EB60F0"/>
    <w:multiLevelType w:val="hybridMultilevel"/>
    <w:tmpl w:val="5D52A2F2"/>
    <w:lvl w:ilvl="0" w:tplc="29748D4E">
      <w:numFmt w:val="bullet"/>
      <w:lvlText w:val="-"/>
      <w:lvlJc w:val="left"/>
      <w:pPr>
        <w:ind w:left="1440" w:hanging="360"/>
      </w:pPr>
      <w:rPr>
        <w:rFonts w:ascii="Arial Narrow" w:eastAsia="Times New Roman" w:hAnsi="Arial Narrow" w:cs="Arial Narrow" w:hint="default"/>
        <w:strike w:val="0"/>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98">
    <w:nsid w:val="456F6F38"/>
    <w:multiLevelType w:val="hybridMultilevel"/>
    <w:tmpl w:val="24D676E4"/>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9">
    <w:nsid w:val="45866F18"/>
    <w:multiLevelType w:val="hybridMultilevel"/>
    <w:tmpl w:val="80F6F76A"/>
    <w:lvl w:ilvl="0" w:tplc="E99E06C8">
      <w:start w:val="1"/>
      <w:numFmt w:val="lowerLetter"/>
      <w:lvlText w:val="%1."/>
      <w:lvlJc w:val="left"/>
      <w:pPr>
        <w:ind w:left="517"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0">
    <w:nsid w:val="45F62875"/>
    <w:multiLevelType w:val="hybridMultilevel"/>
    <w:tmpl w:val="71568750"/>
    <w:lvl w:ilvl="0" w:tplc="CF267310">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1">
    <w:nsid w:val="464624EC"/>
    <w:multiLevelType w:val="hybridMultilevel"/>
    <w:tmpl w:val="6994E940"/>
    <w:lvl w:ilvl="0" w:tplc="280A000D">
      <w:start w:val="1"/>
      <w:numFmt w:val="bullet"/>
      <w:lvlText w:val=""/>
      <w:lvlJc w:val="left"/>
      <w:pPr>
        <w:ind w:left="1164" w:hanging="360"/>
      </w:pPr>
      <w:rPr>
        <w:rFonts w:ascii="Wingdings" w:hAnsi="Wingdings" w:hint="default"/>
      </w:rPr>
    </w:lvl>
    <w:lvl w:ilvl="1" w:tplc="280A0003" w:tentative="1">
      <w:start w:val="1"/>
      <w:numFmt w:val="bullet"/>
      <w:lvlText w:val="o"/>
      <w:lvlJc w:val="left"/>
      <w:pPr>
        <w:ind w:left="1884" w:hanging="360"/>
      </w:pPr>
      <w:rPr>
        <w:rFonts w:ascii="Courier New" w:hAnsi="Courier New" w:cs="Courier New" w:hint="default"/>
      </w:rPr>
    </w:lvl>
    <w:lvl w:ilvl="2" w:tplc="280A0005" w:tentative="1">
      <w:start w:val="1"/>
      <w:numFmt w:val="bullet"/>
      <w:lvlText w:val=""/>
      <w:lvlJc w:val="left"/>
      <w:pPr>
        <w:ind w:left="2604" w:hanging="360"/>
      </w:pPr>
      <w:rPr>
        <w:rFonts w:ascii="Wingdings" w:hAnsi="Wingdings" w:hint="default"/>
      </w:rPr>
    </w:lvl>
    <w:lvl w:ilvl="3" w:tplc="280A0001" w:tentative="1">
      <w:start w:val="1"/>
      <w:numFmt w:val="bullet"/>
      <w:lvlText w:val=""/>
      <w:lvlJc w:val="left"/>
      <w:pPr>
        <w:ind w:left="3324" w:hanging="360"/>
      </w:pPr>
      <w:rPr>
        <w:rFonts w:ascii="Symbol" w:hAnsi="Symbol" w:hint="default"/>
      </w:rPr>
    </w:lvl>
    <w:lvl w:ilvl="4" w:tplc="280A0003" w:tentative="1">
      <w:start w:val="1"/>
      <w:numFmt w:val="bullet"/>
      <w:lvlText w:val="o"/>
      <w:lvlJc w:val="left"/>
      <w:pPr>
        <w:ind w:left="4044" w:hanging="360"/>
      </w:pPr>
      <w:rPr>
        <w:rFonts w:ascii="Courier New" w:hAnsi="Courier New" w:cs="Courier New" w:hint="default"/>
      </w:rPr>
    </w:lvl>
    <w:lvl w:ilvl="5" w:tplc="280A0005" w:tentative="1">
      <w:start w:val="1"/>
      <w:numFmt w:val="bullet"/>
      <w:lvlText w:val=""/>
      <w:lvlJc w:val="left"/>
      <w:pPr>
        <w:ind w:left="4764" w:hanging="360"/>
      </w:pPr>
      <w:rPr>
        <w:rFonts w:ascii="Wingdings" w:hAnsi="Wingdings" w:hint="default"/>
      </w:rPr>
    </w:lvl>
    <w:lvl w:ilvl="6" w:tplc="280A0001" w:tentative="1">
      <w:start w:val="1"/>
      <w:numFmt w:val="bullet"/>
      <w:lvlText w:val=""/>
      <w:lvlJc w:val="left"/>
      <w:pPr>
        <w:ind w:left="5484" w:hanging="360"/>
      </w:pPr>
      <w:rPr>
        <w:rFonts w:ascii="Symbol" w:hAnsi="Symbol" w:hint="default"/>
      </w:rPr>
    </w:lvl>
    <w:lvl w:ilvl="7" w:tplc="280A0003" w:tentative="1">
      <w:start w:val="1"/>
      <w:numFmt w:val="bullet"/>
      <w:lvlText w:val="o"/>
      <w:lvlJc w:val="left"/>
      <w:pPr>
        <w:ind w:left="6204" w:hanging="360"/>
      </w:pPr>
      <w:rPr>
        <w:rFonts w:ascii="Courier New" w:hAnsi="Courier New" w:cs="Courier New" w:hint="default"/>
      </w:rPr>
    </w:lvl>
    <w:lvl w:ilvl="8" w:tplc="280A0005" w:tentative="1">
      <w:start w:val="1"/>
      <w:numFmt w:val="bullet"/>
      <w:lvlText w:val=""/>
      <w:lvlJc w:val="left"/>
      <w:pPr>
        <w:ind w:left="6924" w:hanging="360"/>
      </w:pPr>
      <w:rPr>
        <w:rFonts w:ascii="Wingdings" w:hAnsi="Wingdings" w:hint="default"/>
      </w:rPr>
    </w:lvl>
  </w:abstractNum>
  <w:abstractNum w:abstractNumId="102">
    <w:nsid w:val="46724EB5"/>
    <w:multiLevelType w:val="hybridMultilevel"/>
    <w:tmpl w:val="FDF686D8"/>
    <w:lvl w:ilvl="0" w:tplc="D4DC9916">
      <w:start w:val="6"/>
      <w:numFmt w:val="decimal"/>
      <w:lvlText w:val="%1."/>
      <w:lvlJc w:val="left"/>
      <w:pPr>
        <w:ind w:left="720" w:hanging="360"/>
      </w:pPr>
      <w:rPr>
        <w:rFonts w:hint="default"/>
      </w:rPr>
    </w:lvl>
    <w:lvl w:ilvl="1" w:tplc="B04005A0">
      <w:start w:val="1"/>
      <w:numFmt w:val="upperRoman"/>
      <w:lvlText w:val="(%2)"/>
      <w:lvlJc w:val="left"/>
      <w:pPr>
        <w:ind w:left="1800" w:hanging="720"/>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3">
    <w:nsid w:val="46D50FCE"/>
    <w:multiLevelType w:val="hybridMultilevel"/>
    <w:tmpl w:val="E55A2FAA"/>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4">
    <w:nsid w:val="47374C14"/>
    <w:multiLevelType w:val="hybridMultilevel"/>
    <w:tmpl w:val="B6A437C4"/>
    <w:lvl w:ilvl="0" w:tplc="280A000D">
      <w:start w:val="1"/>
      <w:numFmt w:val="bullet"/>
      <w:lvlText w:val=""/>
      <w:lvlJc w:val="left"/>
      <w:pPr>
        <w:ind w:left="1440" w:hanging="360"/>
      </w:pPr>
      <w:rPr>
        <w:rFonts w:ascii="Wingdings" w:hAnsi="Wingdings" w:hint="default"/>
      </w:rPr>
    </w:lvl>
    <w:lvl w:ilvl="1" w:tplc="280A000D">
      <w:start w:val="1"/>
      <w:numFmt w:val="bullet"/>
      <w:lvlText w:val=""/>
      <w:lvlJc w:val="left"/>
      <w:pPr>
        <w:ind w:left="2160" w:hanging="360"/>
      </w:pPr>
      <w:rPr>
        <w:rFonts w:ascii="Wingdings" w:hAnsi="Wingdings" w:hint="default"/>
      </w:r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05">
    <w:nsid w:val="47833E16"/>
    <w:multiLevelType w:val="hybridMultilevel"/>
    <w:tmpl w:val="23409156"/>
    <w:lvl w:ilvl="0" w:tplc="280A0019">
      <w:start w:val="1"/>
      <w:numFmt w:val="lowerLetter"/>
      <w:lvlText w:val="%1."/>
      <w:lvlJc w:val="left"/>
      <w:pPr>
        <w:ind w:left="3600" w:hanging="360"/>
      </w:pPr>
    </w:lvl>
    <w:lvl w:ilvl="1" w:tplc="280A0019" w:tentative="1">
      <w:start w:val="1"/>
      <w:numFmt w:val="lowerLetter"/>
      <w:lvlText w:val="%2."/>
      <w:lvlJc w:val="left"/>
      <w:pPr>
        <w:ind w:left="4320" w:hanging="360"/>
      </w:pPr>
    </w:lvl>
    <w:lvl w:ilvl="2" w:tplc="280A001B" w:tentative="1">
      <w:start w:val="1"/>
      <w:numFmt w:val="lowerRoman"/>
      <w:lvlText w:val="%3."/>
      <w:lvlJc w:val="right"/>
      <w:pPr>
        <w:ind w:left="5040" w:hanging="180"/>
      </w:pPr>
    </w:lvl>
    <w:lvl w:ilvl="3" w:tplc="280A000F" w:tentative="1">
      <w:start w:val="1"/>
      <w:numFmt w:val="decimal"/>
      <w:lvlText w:val="%4."/>
      <w:lvlJc w:val="left"/>
      <w:pPr>
        <w:ind w:left="5760" w:hanging="360"/>
      </w:pPr>
    </w:lvl>
    <w:lvl w:ilvl="4" w:tplc="280A0019" w:tentative="1">
      <w:start w:val="1"/>
      <w:numFmt w:val="lowerLetter"/>
      <w:lvlText w:val="%5."/>
      <w:lvlJc w:val="left"/>
      <w:pPr>
        <w:ind w:left="6480" w:hanging="360"/>
      </w:pPr>
    </w:lvl>
    <w:lvl w:ilvl="5" w:tplc="280A001B" w:tentative="1">
      <w:start w:val="1"/>
      <w:numFmt w:val="lowerRoman"/>
      <w:lvlText w:val="%6."/>
      <w:lvlJc w:val="right"/>
      <w:pPr>
        <w:ind w:left="7200" w:hanging="180"/>
      </w:pPr>
    </w:lvl>
    <w:lvl w:ilvl="6" w:tplc="280A000F" w:tentative="1">
      <w:start w:val="1"/>
      <w:numFmt w:val="decimal"/>
      <w:lvlText w:val="%7."/>
      <w:lvlJc w:val="left"/>
      <w:pPr>
        <w:ind w:left="7920" w:hanging="360"/>
      </w:pPr>
    </w:lvl>
    <w:lvl w:ilvl="7" w:tplc="280A0019" w:tentative="1">
      <w:start w:val="1"/>
      <w:numFmt w:val="lowerLetter"/>
      <w:lvlText w:val="%8."/>
      <w:lvlJc w:val="left"/>
      <w:pPr>
        <w:ind w:left="8640" w:hanging="360"/>
      </w:pPr>
    </w:lvl>
    <w:lvl w:ilvl="8" w:tplc="280A001B" w:tentative="1">
      <w:start w:val="1"/>
      <w:numFmt w:val="lowerRoman"/>
      <w:lvlText w:val="%9."/>
      <w:lvlJc w:val="right"/>
      <w:pPr>
        <w:ind w:left="9360" w:hanging="180"/>
      </w:pPr>
    </w:lvl>
  </w:abstractNum>
  <w:abstractNum w:abstractNumId="106">
    <w:nsid w:val="48523FD4"/>
    <w:multiLevelType w:val="hybridMultilevel"/>
    <w:tmpl w:val="EB8CE94C"/>
    <w:lvl w:ilvl="0" w:tplc="29748D4E">
      <w:numFmt w:val="bullet"/>
      <w:lvlText w:val="-"/>
      <w:lvlJc w:val="left"/>
      <w:pPr>
        <w:ind w:left="1500" w:hanging="360"/>
      </w:pPr>
      <w:rPr>
        <w:rFonts w:ascii="Arial Narrow" w:eastAsia="Times New Roman" w:hAnsi="Arial Narrow" w:cs="Arial Narrow" w:hint="default"/>
      </w:rPr>
    </w:lvl>
    <w:lvl w:ilvl="1" w:tplc="280A0003" w:tentative="1">
      <w:start w:val="1"/>
      <w:numFmt w:val="bullet"/>
      <w:lvlText w:val="o"/>
      <w:lvlJc w:val="left"/>
      <w:pPr>
        <w:ind w:left="2220" w:hanging="360"/>
      </w:pPr>
      <w:rPr>
        <w:rFonts w:ascii="Courier New" w:hAnsi="Courier New" w:cs="Courier New" w:hint="default"/>
      </w:rPr>
    </w:lvl>
    <w:lvl w:ilvl="2" w:tplc="280A0005" w:tentative="1">
      <w:start w:val="1"/>
      <w:numFmt w:val="bullet"/>
      <w:lvlText w:val=""/>
      <w:lvlJc w:val="left"/>
      <w:pPr>
        <w:ind w:left="2940" w:hanging="360"/>
      </w:pPr>
      <w:rPr>
        <w:rFonts w:ascii="Wingdings" w:hAnsi="Wingdings" w:hint="default"/>
      </w:rPr>
    </w:lvl>
    <w:lvl w:ilvl="3" w:tplc="280A0001" w:tentative="1">
      <w:start w:val="1"/>
      <w:numFmt w:val="bullet"/>
      <w:lvlText w:val=""/>
      <w:lvlJc w:val="left"/>
      <w:pPr>
        <w:ind w:left="3660" w:hanging="360"/>
      </w:pPr>
      <w:rPr>
        <w:rFonts w:ascii="Symbol" w:hAnsi="Symbol" w:hint="default"/>
      </w:rPr>
    </w:lvl>
    <w:lvl w:ilvl="4" w:tplc="280A0003" w:tentative="1">
      <w:start w:val="1"/>
      <w:numFmt w:val="bullet"/>
      <w:lvlText w:val="o"/>
      <w:lvlJc w:val="left"/>
      <w:pPr>
        <w:ind w:left="4380" w:hanging="360"/>
      </w:pPr>
      <w:rPr>
        <w:rFonts w:ascii="Courier New" w:hAnsi="Courier New" w:cs="Courier New" w:hint="default"/>
      </w:rPr>
    </w:lvl>
    <w:lvl w:ilvl="5" w:tplc="280A0005" w:tentative="1">
      <w:start w:val="1"/>
      <w:numFmt w:val="bullet"/>
      <w:lvlText w:val=""/>
      <w:lvlJc w:val="left"/>
      <w:pPr>
        <w:ind w:left="5100" w:hanging="360"/>
      </w:pPr>
      <w:rPr>
        <w:rFonts w:ascii="Wingdings" w:hAnsi="Wingdings" w:hint="default"/>
      </w:rPr>
    </w:lvl>
    <w:lvl w:ilvl="6" w:tplc="280A0001" w:tentative="1">
      <w:start w:val="1"/>
      <w:numFmt w:val="bullet"/>
      <w:lvlText w:val=""/>
      <w:lvlJc w:val="left"/>
      <w:pPr>
        <w:ind w:left="5820" w:hanging="360"/>
      </w:pPr>
      <w:rPr>
        <w:rFonts w:ascii="Symbol" w:hAnsi="Symbol" w:hint="default"/>
      </w:rPr>
    </w:lvl>
    <w:lvl w:ilvl="7" w:tplc="280A0003" w:tentative="1">
      <w:start w:val="1"/>
      <w:numFmt w:val="bullet"/>
      <w:lvlText w:val="o"/>
      <w:lvlJc w:val="left"/>
      <w:pPr>
        <w:ind w:left="6540" w:hanging="360"/>
      </w:pPr>
      <w:rPr>
        <w:rFonts w:ascii="Courier New" w:hAnsi="Courier New" w:cs="Courier New" w:hint="default"/>
      </w:rPr>
    </w:lvl>
    <w:lvl w:ilvl="8" w:tplc="280A0005" w:tentative="1">
      <w:start w:val="1"/>
      <w:numFmt w:val="bullet"/>
      <w:lvlText w:val=""/>
      <w:lvlJc w:val="left"/>
      <w:pPr>
        <w:ind w:left="7260" w:hanging="360"/>
      </w:pPr>
      <w:rPr>
        <w:rFonts w:ascii="Wingdings" w:hAnsi="Wingdings" w:hint="default"/>
      </w:rPr>
    </w:lvl>
  </w:abstractNum>
  <w:abstractNum w:abstractNumId="107">
    <w:nsid w:val="491E51EA"/>
    <w:multiLevelType w:val="hybridMultilevel"/>
    <w:tmpl w:val="AE462D58"/>
    <w:lvl w:ilvl="0" w:tplc="280A000F">
      <w:start w:val="1"/>
      <w:numFmt w:val="decimal"/>
      <w:lvlText w:val="%1."/>
      <w:lvlJc w:val="left"/>
      <w:pPr>
        <w:ind w:left="1298" w:hanging="360"/>
      </w:pPr>
    </w:lvl>
    <w:lvl w:ilvl="1" w:tplc="280A0019" w:tentative="1">
      <w:start w:val="1"/>
      <w:numFmt w:val="lowerLetter"/>
      <w:lvlText w:val="%2."/>
      <w:lvlJc w:val="left"/>
      <w:pPr>
        <w:ind w:left="2018" w:hanging="360"/>
      </w:pPr>
    </w:lvl>
    <w:lvl w:ilvl="2" w:tplc="280A001B" w:tentative="1">
      <w:start w:val="1"/>
      <w:numFmt w:val="lowerRoman"/>
      <w:lvlText w:val="%3."/>
      <w:lvlJc w:val="right"/>
      <w:pPr>
        <w:ind w:left="2738" w:hanging="180"/>
      </w:pPr>
    </w:lvl>
    <w:lvl w:ilvl="3" w:tplc="280A000F" w:tentative="1">
      <w:start w:val="1"/>
      <w:numFmt w:val="decimal"/>
      <w:lvlText w:val="%4."/>
      <w:lvlJc w:val="left"/>
      <w:pPr>
        <w:ind w:left="3458" w:hanging="360"/>
      </w:pPr>
    </w:lvl>
    <w:lvl w:ilvl="4" w:tplc="280A0019" w:tentative="1">
      <w:start w:val="1"/>
      <w:numFmt w:val="lowerLetter"/>
      <w:lvlText w:val="%5."/>
      <w:lvlJc w:val="left"/>
      <w:pPr>
        <w:ind w:left="4178" w:hanging="360"/>
      </w:pPr>
    </w:lvl>
    <w:lvl w:ilvl="5" w:tplc="280A001B" w:tentative="1">
      <w:start w:val="1"/>
      <w:numFmt w:val="lowerRoman"/>
      <w:lvlText w:val="%6."/>
      <w:lvlJc w:val="right"/>
      <w:pPr>
        <w:ind w:left="4898" w:hanging="180"/>
      </w:pPr>
    </w:lvl>
    <w:lvl w:ilvl="6" w:tplc="280A000F" w:tentative="1">
      <w:start w:val="1"/>
      <w:numFmt w:val="decimal"/>
      <w:lvlText w:val="%7."/>
      <w:lvlJc w:val="left"/>
      <w:pPr>
        <w:ind w:left="5618" w:hanging="360"/>
      </w:pPr>
    </w:lvl>
    <w:lvl w:ilvl="7" w:tplc="280A0019" w:tentative="1">
      <w:start w:val="1"/>
      <w:numFmt w:val="lowerLetter"/>
      <w:lvlText w:val="%8."/>
      <w:lvlJc w:val="left"/>
      <w:pPr>
        <w:ind w:left="6338" w:hanging="360"/>
      </w:pPr>
    </w:lvl>
    <w:lvl w:ilvl="8" w:tplc="280A001B" w:tentative="1">
      <w:start w:val="1"/>
      <w:numFmt w:val="lowerRoman"/>
      <w:lvlText w:val="%9."/>
      <w:lvlJc w:val="right"/>
      <w:pPr>
        <w:ind w:left="7058" w:hanging="180"/>
      </w:pPr>
    </w:lvl>
  </w:abstractNum>
  <w:abstractNum w:abstractNumId="108">
    <w:nsid w:val="4A247C11"/>
    <w:multiLevelType w:val="hybridMultilevel"/>
    <w:tmpl w:val="799E3B90"/>
    <w:lvl w:ilvl="0" w:tplc="280A0001">
      <w:start w:val="1"/>
      <w:numFmt w:val="bullet"/>
      <w:lvlText w:val=""/>
      <w:lvlJc w:val="left"/>
      <w:pPr>
        <w:ind w:left="785" w:hanging="360"/>
      </w:pPr>
      <w:rPr>
        <w:rFonts w:ascii="Symbol" w:hAnsi="Symbol" w:hint="default"/>
      </w:rPr>
    </w:lvl>
    <w:lvl w:ilvl="1" w:tplc="29748D4E">
      <w:numFmt w:val="bullet"/>
      <w:lvlText w:val="-"/>
      <w:lvlJc w:val="left"/>
      <w:pPr>
        <w:ind w:left="1812" w:hanging="360"/>
      </w:pPr>
      <w:rPr>
        <w:rFonts w:ascii="Arial Narrow" w:eastAsia="Times New Roman" w:hAnsi="Arial Narrow" w:cs="Arial Narrow" w:hint="default"/>
      </w:rPr>
    </w:lvl>
    <w:lvl w:ilvl="2" w:tplc="280A0005" w:tentative="1">
      <w:start w:val="1"/>
      <w:numFmt w:val="bullet"/>
      <w:lvlText w:val=""/>
      <w:lvlJc w:val="left"/>
      <w:pPr>
        <w:ind w:left="2532" w:hanging="360"/>
      </w:pPr>
      <w:rPr>
        <w:rFonts w:ascii="Wingdings" w:hAnsi="Wingdings" w:hint="default"/>
      </w:rPr>
    </w:lvl>
    <w:lvl w:ilvl="3" w:tplc="280A0001" w:tentative="1">
      <w:start w:val="1"/>
      <w:numFmt w:val="bullet"/>
      <w:lvlText w:val=""/>
      <w:lvlJc w:val="left"/>
      <w:pPr>
        <w:ind w:left="3252" w:hanging="360"/>
      </w:pPr>
      <w:rPr>
        <w:rFonts w:ascii="Symbol" w:hAnsi="Symbol" w:hint="default"/>
      </w:rPr>
    </w:lvl>
    <w:lvl w:ilvl="4" w:tplc="280A0003" w:tentative="1">
      <w:start w:val="1"/>
      <w:numFmt w:val="bullet"/>
      <w:lvlText w:val="o"/>
      <w:lvlJc w:val="left"/>
      <w:pPr>
        <w:ind w:left="3972" w:hanging="360"/>
      </w:pPr>
      <w:rPr>
        <w:rFonts w:ascii="Courier New" w:hAnsi="Courier New" w:cs="Courier New" w:hint="default"/>
      </w:rPr>
    </w:lvl>
    <w:lvl w:ilvl="5" w:tplc="280A0005" w:tentative="1">
      <w:start w:val="1"/>
      <w:numFmt w:val="bullet"/>
      <w:lvlText w:val=""/>
      <w:lvlJc w:val="left"/>
      <w:pPr>
        <w:ind w:left="4692" w:hanging="360"/>
      </w:pPr>
      <w:rPr>
        <w:rFonts w:ascii="Wingdings" w:hAnsi="Wingdings" w:hint="default"/>
      </w:rPr>
    </w:lvl>
    <w:lvl w:ilvl="6" w:tplc="280A0001" w:tentative="1">
      <w:start w:val="1"/>
      <w:numFmt w:val="bullet"/>
      <w:lvlText w:val=""/>
      <w:lvlJc w:val="left"/>
      <w:pPr>
        <w:ind w:left="5412" w:hanging="360"/>
      </w:pPr>
      <w:rPr>
        <w:rFonts w:ascii="Symbol" w:hAnsi="Symbol" w:hint="default"/>
      </w:rPr>
    </w:lvl>
    <w:lvl w:ilvl="7" w:tplc="280A0003" w:tentative="1">
      <w:start w:val="1"/>
      <w:numFmt w:val="bullet"/>
      <w:lvlText w:val="o"/>
      <w:lvlJc w:val="left"/>
      <w:pPr>
        <w:ind w:left="6132" w:hanging="360"/>
      </w:pPr>
      <w:rPr>
        <w:rFonts w:ascii="Courier New" w:hAnsi="Courier New" w:cs="Courier New" w:hint="default"/>
      </w:rPr>
    </w:lvl>
    <w:lvl w:ilvl="8" w:tplc="280A0005" w:tentative="1">
      <w:start w:val="1"/>
      <w:numFmt w:val="bullet"/>
      <w:lvlText w:val=""/>
      <w:lvlJc w:val="left"/>
      <w:pPr>
        <w:ind w:left="6852" w:hanging="360"/>
      </w:pPr>
      <w:rPr>
        <w:rFonts w:ascii="Wingdings" w:hAnsi="Wingdings" w:hint="default"/>
      </w:rPr>
    </w:lvl>
  </w:abstractNum>
  <w:abstractNum w:abstractNumId="109">
    <w:nsid w:val="4A99252B"/>
    <w:multiLevelType w:val="hybridMultilevel"/>
    <w:tmpl w:val="9716BC3C"/>
    <w:lvl w:ilvl="0" w:tplc="280A0017">
      <w:start w:val="1"/>
      <w:numFmt w:val="lowerLetter"/>
      <w:lvlText w:val="%1)"/>
      <w:lvlJc w:val="left"/>
      <w:pPr>
        <w:ind w:left="1075" w:hanging="360"/>
      </w:pPr>
    </w:lvl>
    <w:lvl w:ilvl="1" w:tplc="280A0019" w:tentative="1">
      <w:start w:val="1"/>
      <w:numFmt w:val="lowerLetter"/>
      <w:lvlText w:val="%2."/>
      <w:lvlJc w:val="left"/>
      <w:pPr>
        <w:ind w:left="1795" w:hanging="360"/>
      </w:pPr>
    </w:lvl>
    <w:lvl w:ilvl="2" w:tplc="280A001B" w:tentative="1">
      <w:start w:val="1"/>
      <w:numFmt w:val="lowerRoman"/>
      <w:lvlText w:val="%3."/>
      <w:lvlJc w:val="right"/>
      <w:pPr>
        <w:ind w:left="2515" w:hanging="180"/>
      </w:pPr>
    </w:lvl>
    <w:lvl w:ilvl="3" w:tplc="280A000F" w:tentative="1">
      <w:start w:val="1"/>
      <w:numFmt w:val="decimal"/>
      <w:lvlText w:val="%4."/>
      <w:lvlJc w:val="left"/>
      <w:pPr>
        <w:ind w:left="3235" w:hanging="360"/>
      </w:pPr>
    </w:lvl>
    <w:lvl w:ilvl="4" w:tplc="280A0019" w:tentative="1">
      <w:start w:val="1"/>
      <w:numFmt w:val="lowerLetter"/>
      <w:lvlText w:val="%5."/>
      <w:lvlJc w:val="left"/>
      <w:pPr>
        <w:ind w:left="3955" w:hanging="360"/>
      </w:pPr>
    </w:lvl>
    <w:lvl w:ilvl="5" w:tplc="280A001B" w:tentative="1">
      <w:start w:val="1"/>
      <w:numFmt w:val="lowerRoman"/>
      <w:lvlText w:val="%6."/>
      <w:lvlJc w:val="right"/>
      <w:pPr>
        <w:ind w:left="4675" w:hanging="180"/>
      </w:pPr>
    </w:lvl>
    <w:lvl w:ilvl="6" w:tplc="280A000F" w:tentative="1">
      <w:start w:val="1"/>
      <w:numFmt w:val="decimal"/>
      <w:lvlText w:val="%7."/>
      <w:lvlJc w:val="left"/>
      <w:pPr>
        <w:ind w:left="5395" w:hanging="360"/>
      </w:pPr>
    </w:lvl>
    <w:lvl w:ilvl="7" w:tplc="280A0019" w:tentative="1">
      <w:start w:val="1"/>
      <w:numFmt w:val="lowerLetter"/>
      <w:lvlText w:val="%8."/>
      <w:lvlJc w:val="left"/>
      <w:pPr>
        <w:ind w:left="6115" w:hanging="360"/>
      </w:pPr>
    </w:lvl>
    <w:lvl w:ilvl="8" w:tplc="280A001B" w:tentative="1">
      <w:start w:val="1"/>
      <w:numFmt w:val="lowerRoman"/>
      <w:lvlText w:val="%9."/>
      <w:lvlJc w:val="right"/>
      <w:pPr>
        <w:ind w:left="6835" w:hanging="180"/>
      </w:pPr>
    </w:lvl>
  </w:abstractNum>
  <w:abstractNum w:abstractNumId="110">
    <w:nsid w:val="4AFF6A44"/>
    <w:multiLevelType w:val="hybridMultilevel"/>
    <w:tmpl w:val="2362BF32"/>
    <w:lvl w:ilvl="0" w:tplc="280A000F">
      <w:start w:val="1"/>
      <w:numFmt w:val="decimal"/>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111">
    <w:nsid w:val="4BD72B71"/>
    <w:multiLevelType w:val="hybridMultilevel"/>
    <w:tmpl w:val="8BCA4B8A"/>
    <w:lvl w:ilvl="0" w:tplc="E04C7E14">
      <w:start w:val="1"/>
      <w:numFmt w:val="decimal"/>
      <w:lvlText w:val="3.%1."/>
      <w:lvlJc w:val="left"/>
      <w:pPr>
        <w:ind w:left="933" w:hanging="360"/>
      </w:pPr>
      <w:rPr>
        <w:rFonts w:hint="default"/>
      </w:rPr>
    </w:lvl>
    <w:lvl w:ilvl="1" w:tplc="280A000F">
      <w:start w:val="1"/>
      <w:numFmt w:val="decimal"/>
      <w:lvlText w:val="%2."/>
      <w:lvlJc w:val="left"/>
      <w:pPr>
        <w:ind w:left="1653" w:hanging="360"/>
      </w:pPr>
      <w:rPr>
        <w:rFonts w:hint="default"/>
      </w:rPr>
    </w:lvl>
    <w:lvl w:ilvl="2" w:tplc="280A001B" w:tentative="1">
      <w:start w:val="1"/>
      <w:numFmt w:val="lowerRoman"/>
      <w:lvlText w:val="%3."/>
      <w:lvlJc w:val="right"/>
      <w:pPr>
        <w:ind w:left="2373" w:hanging="180"/>
      </w:pPr>
    </w:lvl>
    <w:lvl w:ilvl="3" w:tplc="280A000F" w:tentative="1">
      <w:start w:val="1"/>
      <w:numFmt w:val="decimal"/>
      <w:lvlText w:val="%4."/>
      <w:lvlJc w:val="left"/>
      <w:pPr>
        <w:ind w:left="3093" w:hanging="360"/>
      </w:pPr>
    </w:lvl>
    <w:lvl w:ilvl="4" w:tplc="280A0019" w:tentative="1">
      <w:start w:val="1"/>
      <w:numFmt w:val="lowerLetter"/>
      <w:lvlText w:val="%5."/>
      <w:lvlJc w:val="left"/>
      <w:pPr>
        <w:ind w:left="3813" w:hanging="360"/>
      </w:pPr>
    </w:lvl>
    <w:lvl w:ilvl="5" w:tplc="280A001B" w:tentative="1">
      <w:start w:val="1"/>
      <w:numFmt w:val="lowerRoman"/>
      <w:lvlText w:val="%6."/>
      <w:lvlJc w:val="right"/>
      <w:pPr>
        <w:ind w:left="4533" w:hanging="180"/>
      </w:pPr>
    </w:lvl>
    <w:lvl w:ilvl="6" w:tplc="280A000F" w:tentative="1">
      <w:start w:val="1"/>
      <w:numFmt w:val="decimal"/>
      <w:lvlText w:val="%7."/>
      <w:lvlJc w:val="left"/>
      <w:pPr>
        <w:ind w:left="5253" w:hanging="360"/>
      </w:pPr>
    </w:lvl>
    <w:lvl w:ilvl="7" w:tplc="280A0019" w:tentative="1">
      <w:start w:val="1"/>
      <w:numFmt w:val="lowerLetter"/>
      <w:lvlText w:val="%8."/>
      <w:lvlJc w:val="left"/>
      <w:pPr>
        <w:ind w:left="5973" w:hanging="360"/>
      </w:pPr>
    </w:lvl>
    <w:lvl w:ilvl="8" w:tplc="280A001B" w:tentative="1">
      <w:start w:val="1"/>
      <w:numFmt w:val="lowerRoman"/>
      <w:lvlText w:val="%9."/>
      <w:lvlJc w:val="right"/>
      <w:pPr>
        <w:ind w:left="6693" w:hanging="180"/>
      </w:pPr>
    </w:lvl>
  </w:abstractNum>
  <w:abstractNum w:abstractNumId="112">
    <w:nsid w:val="4CB91F02"/>
    <w:multiLevelType w:val="hybridMultilevel"/>
    <w:tmpl w:val="CE308EDC"/>
    <w:lvl w:ilvl="0" w:tplc="280A000D">
      <w:start w:val="1"/>
      <w:numFmt w:val="bullet"/>
      <w:lvlText w:val=""/>
      <w:lvlJc w:val="left"/>
      <w:pPr>
        <w:ind w:left="1004" w:hanging="360"/>
      </w:pPr>
      <w:rPr>
        <w:rFonts w:ascii="Wingdings" w:hAnsi="Wingdings"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13">
    <w:nsid w:val="4CCE42B1"/>
    <w:multiLevelType w:val="multilevel"/>
    <w:tmpl w:val="AB9E6E84"/>
    <w:styleLink w:val="Estilo1"/>
    <w:lvl w:ilvl="0">
      <w:start w:val="6"/>
      <w:numFmt w:val="decimal"/>
      <w:lvlText w:val="%1"/>
      <w:lvlJc w:val="left"/>
      <w:pPr>
        <w:tabs>
          <w:tab w:val="num" w:pos="432"/>
        </w:tabs>
        <w:ind w:left="432" w:hanging="432"/>
      </w:pPr>
      <w:rPr>
        <w:rFonts w:hint="default"/>
      </w:rPr>
    </w:lvl>
    <w:lvl w:ilvl="1">
      <w:start w:val="1"/>
      <w:numFmt w:val="none"/>
      <w:lvlRestart w:val="0"/>
      <w:lvlText w:val="6.8"/>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4">
    <w:nsid w:val="4CF23008"/>
    <w:multiLevelType w:val="hybridMultilevel"/>
    <w:tmpl w:val="E22C4B22"/>
    <w:lvl w:ilvl="0" w:tplc="DAAEC33E">
      <w:start w:val="1"/>
      <w:numFmt w:val="lowerLetter"/>
      <w:lvlText w:val="%1."/>
      <w:lvlJc w:val="left"/>
      <w:pPr>
        <w:ind w:left="1075"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5">
    <w:nsid w:val="4EDB0089"/>
    <w:multiLevelType w:val="hybridMultilevel"/>
    <w:tmpl w:val="26F02D0A"/>
    <w:lvl w:ilvl="0" w:tplc="280A000F">
      <w:start w:val="1"/>
      <w:numFmt w:val="decimal"/>
      <w:lvlText w:val="%1."/>
      <w:lvlJc w:val="left"/>
      <w:pPr>
        <w:ind w:left="720" w:hanging="360"/>
      </w:pPr>
      <w:rPr>
        <w:rFonts w:hint="default"/>
        <w:lang w:val="es-ES"/>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cs="Wingdings" w:hint="default"/>
      </w:rPr>
    </w:lvl>
    <w:lvl w:ilvl="3" w:tplc="280A0001">
      <w:start w:val="1"/>
      <w:numFmt w:val="bullet"/>
      <w:lvlText w:val=""/>
      <w:lvlJc w:val="left"/>
      <w:pPr>
        <w:ind w:left="2880" w:hanging="360"/>
      </w:pPr>
      <w:rPr>
        <w:rFonts w:ascii="Symbol" w:hAnsi="Symbol" w:cs="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cs="Wingdings" w:hint="default"/>
      </w:rPr>
    </w:lvl>
    <w:lvl w:ilvl="6" w:tplc="280A0001">
      <w:start w:val="1"/>
      <w:numFmt w:val="bullet"/>
      <w:lvlText w:val=""/>
      <w:lvlJc w:val="left"/>
      <w:pPr>
        <w:ind w:left="5040" w:hanging="360"/>
      </w:pPr>
      <w:rPr>
        <w:rFonts w:ascii="Symbol" w:hAnsi="Symbol" w:cs="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cs="Wingdings" w:hint="default"/>
      </w:rPr>
    </w:lvl>
  </w:abstractNum>
  <w:abstractNum w:abstractNumId="116">
    <w:nsid w:val="4F8F795B"/>
    <w:multiLevelType w:val="hybridMultilevel"/>
    <w:tmpl w:val="F0A2198E"/>
    <w:lvl w:ilvl="0" w:tplc="0A7CBA90">
      <w:start w:val="1"/>
      <w:numFmt w:val="lowerLetter"/>
      <w:lvlText w:val="%1."/>
      <w:lvlJc w:val="left"/>
      <w:pPr>
        <w:ind w:left="1075"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7">
    <w:nsid w:val="4FA47C18"/>
    <w:multiLevelType w:val="hybridMultilevel"/>
    <w:tmpl w:val="FA0AE6C4"/>
    <w:lvl w:ilvl="0" w:tplc="550ADB10">
      <w:start w:val="4"/>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8">
    <w:nsid w:val="4FFE11FF"/>
    <w:multiLevelType w:val="hybridMultilevel"/>
    <w:tmpl w:val="2CF87C90"/>
    <w:lvl w:ilvl="0" w:tplc="29748D4E">
      <w:numFmt w:val="bullet"/>
      <w:lvlText w:val="-"/>
      <w:lvlJc w:val="left"/>
      <w:pPr>
        <w:ind w:left="1004" w:hanging="360"/>
      </w:pPr>
      <w:rPr>
        <w:rFonts w:ascii="Arial Narrow" w:eastAsia="Times New Roman" w:hAnsi="Arial Narrow" w:cs="Arial Narrow" w:hint="default"/>
      </w:rPr>
    </w:lvl>
    <w:lvl w:ilvl="1" w:tplc="280A0005">
      <w:start w:val="1"/>
      <w:numFmt w:val="bullet"/>
      <w:lvlText w:val=""/>
      <w:lvlJc w:val="left"/>
      <w:pPr>
        <w:ind w:left="1724" w:hanging="360"/>
      </w:pPr>
      <w:rPr>
        <w:rFonts w:ascii="Wingdings" w:hAnsi="Wingdings"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19">
    <w:nsid w:val="50761675"/>
    <w:multiLevelType w:val="hybridMultilevel"/>
    <w:tmpl w:val="6F102A44"/>
    <w:lvl w:ilvl="0" w:tplc="DA6858A8">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0">
    <w:nsid w:val="50882934"/>
    <w:multiLevelType w:val="hybridMultilevel"/>
    <w:tmpl w:val="9352495C"/>
    <w:lvl w:ilvl="0" w:tplc="280A0001">
      <w:start w:val="1"/>
      <w:numFmt w:val="bullet"/>
      <w:lvlText w:val=""/>
      <w:lvlJc w:val="left"/>
      <w:pPr>
        <w:ind w:left="1296" w:hanging="360"/>
      </w:pPr>
      <w:rPr>
        <w:rFonts w:ascii="Symbol" w:hAnsi="Symbol" w:hint="default"/>
      </w:rPr>
    </w:lvl>
    <w:lvl w:ilvl="1" w:tplc="280A0003">
      <w:start w:val="1"/>
      <w:numFmt w:val="bullet"/>
      <w:lvlText w:val="o"/>
      <w:lvlJc w:val="left"/>
      <w:pPr>
        <w:ind w:left="2016" w:hanging="360"/>
      </w:pPr>
      <w:rPr>
        <w:rFonts w:ascii="Courier New" w:hAnsi="Courier New" w:cs="Courier New" w:hint="default"/>
      </w:rPr>
    </w:lvl>
    <w:lvl w:ilvl="2" w:tplc="280A0005" w:tentative="1">
      <w:start w:val="1"/>
      <w:numFmt w:val="bullet"/>
      <w:lvlText w:val=""/>
      <w:lvlJc w:val="left"/>
      <w:pPr>
        <w:ind w:left="2736" w:hanging="360"/>
      </w:pPr>
      <w:rPr>
        <w:rFonts w:ascii="Wingdings" w:hAnsi="Wingdings" w:hint="default"/>
      </w:rPr>
    </w:lvl>
    <w:lvl w:ilvl="3" w:tplc="280A0001" w:tentative="1">
      <w:start w:val="1"/>
      <w:numFmt w:val="bullet"/>
      <w:lvlText w:val=""/>
      <w:lvlJc w:val="left"/>
      <w:pPr>
        <w:ind w:left="3456" w:hanging="360"/>
      </w:pPr>
      <w:rPr>
        <w:rFonts w:ascii="Symbol" w:hAnsi="Symbol" w:hint="default"/>
      </w:rPr>
    </w:lvl>
    <w:lvl w:ilvl="4" w:tplc="280A0003" w:tentative="1">
      <w:start w:val="1"/>
      <w:numFmt w:val="bullet"/>
      <w:lvlText w:val="o"/>
      <w:lvlJc w:val="left"/>
      <w:pPr>
        <w:ind w:left="4176" w:hanging="360"/>
      </w:pPr>
      <w:rPr>
        <w:rFonts w:ascii="Courier New" w:hAnsi="Courier New" w:cs="Courier New" w:hint="default"/>
      </w:rPr>
    </w:lvl>
    <w:lvl w:ilvl="5" w:tplc="280A0005" w:tentative="1">
      <w:start w:val="1"/>
      <w:numFmt w:val="bullet"/>
      <w:lvlText w:val=""/>
      <w:lvlJc w:val="left"/>
      <w:pPr>
        <w:ind w:left="4896" w:hanging="360"/>
      </w:pPr>
      <w:rPr>
        <w:rFonts w:ascii="Wingdings" w:hAnsi="Wingdings" w:hint="default"/>
      </w:rPr>
    </w:lvl>
    <w:lvl w:ilvl="6" w:tplc="280A0001" w:tentative="1">
      <w:start w:val="1"/>
      <w:numFmt w:val="bullet"/>
      <w:lvlText w:val=""/>
      <w:lvlJc w:val="left"/>
      <w:pPr>
        <w:ind w:left="5616" w:hanging="360"/>
      </w:pPr>
      <w:rPr>
        <w:rFonts w:ascii="Symbol" w:hAnsi="Symbol" w:hint="default"/>
      </w:rPr>
    </w:lvl>
    <w:lvl w:ilvl="7" w:tplc="280A0003" w:tentative="1">
      <w:start w:val="1"/>
      <w:numFmt w:val="bullet"/>
      <w:lvlText w:val="o"/>
      <w:lvlJc w:val="left"/>
      <w:pPr>
        <w:ind w:left="6336" w:hanging="360"/>
      </w:pPr>
      <w:rPr>
        <w:rFonts w:ascii="Courier New" w:hAnsi="Courier New" w:cs="Courier New" w:hint="default"/>
      </w:rPr>
    </w:lvl>
    <w:lvl w:ilvl="8" w:tplc="280A0005" w:tentative="1">
      <w:start w:val="1"/>
      <w:numFmt w:val="bullet"/>
      <w:lvlText w:val=""/>
      <w:lvlJc w:val="left"/>
      <w:pPr>
        <w:ind w:left="7056" w:hanging="360"/>
      </w:pPr>
      <w:rPr>
        <w:rFonts w:ascii="Wingdings" w:hAnsi="Wingdings" w:hint="default"/>
      </w:rPr>
    </w:lvl>
  </w:abstractNum>
  <w:abstractNum w:abstractNumId="121">
    <w:nsid w:val="509F1F01"/>
    <w:multiLevelType w:val="hybridMultilevel"/>
    <w:tmpl w:val="27289036"/>
    <w:lvl w:ilvl="0" w:tplc="280A0019">
      <w:start w:val="1"/>
      <w:numFmt w:val="lowerLetter"/>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22">
    <w:nsid w:val="50D3762A"/>
    <w:multiLevelType w:val="hybridMultilevel"/>
    <w:tmpl w:val="103C11D6"/>
    <w:lvl w:ilvl="0" w:tplc="280A000B">
      <w:start w:val="1"/>
      <w:numFmt w:val="bullet"/>
      <w:lvlText w:val=""/>
      <w:lvlJc w:val="left"/>
      <w:pPr>
        <w:ind w:left="360" w:hanging="360"/>
      </w:pPr>
      <w:rPr>
        <w:rFonts w:ascii="Wingdings" w:hAnsi="Wingdings" w:hint="default"/>
      </w:rPr>
    </w:lvl>
    <w:lvl w:ilvl="1" w:tplc="280A0003">
      <w:start w:val="1"/>
      <w:numFmt w:val="decimal"/>
      <w:lvlText w:val="%2."/>
      <w:lvlJc w:val="left"/>
      <w:pPr>
        <w:tabs>
          <w:tab w:val="num" w:pos="1440"/>
        </w:tabs>
        <w:ind w:left="1440" w:hanging="360"/>
      </w:pPr>
    </w:lvl>
    <w:lvl w:ilvl="2" w:tplc="280A0005">
      <w:start w:val="1"/>
      <w:numFmt w:val="decimal"/>
      <w:lvlText w:val="%3."/>
      <w:lvlJc w:val="left"/>
      <w:pPr>
        <w:tabs>
          <w:tab w:val="num" w:pos="2160"/>
        </w:tabs>
        <w:ind w:left="2160" w:hanging="360"/>
      </w:pPr>
    </w:lvl>
    <w:lvl w:ilvl="3" w:tplc="280A0001">
      <w:start w:val="1"/>
      <w:numFmt w:val="decimal"/>
      <w:lvlText w:val="%4."/>
      <w:lvlJc w:val="left"/>
      <w:pPr>
        <w:tabs>
          <w:tab w:val="num" w:pos="2880"/>
        </w:tabs>
        <w:ind w:left="2880" w:hanging="360"/>
      </w:pPr>
    </w:lvl>
    <w:lvl w:ilvl="4" w:tplc="280A0003">
      <w:start w:val="1"/>
      <w:numFmt w:val="decimal"/>
      <w:lvlText w:val="%5."/>
      <w:lvlJc w:val="left"/>
      <w:pPr>
        <w:tabs>
          <w:tab w:val="num" w:pos="3600"/>
        </w:tabs>
        <w:ind w:left="3600" w:hanging="360"/>
      </w:pPr>
    </w:lvl>
    <w:lvl w:ilvl="5" w:tplc="280A0005">
      <w:start w:val="1"/>
      <w:numFmt w:val="decimal"/>
      <w:lvlText w:val="%6."/>
      <w:lvlJc w:val="left"/>
      <w:pPr>
        <w:tabs>
          <w:tab w:val="num" w:pos="4320"/>
        </w:tabs>
        <w:ind w:left="4320" w:hanging="360"/>
      </w:pPr>
    </w:lvl>
    <w:lvl w:ilvl="6" w:tplc="280A0001">
      <w:start w:val="1"/>
      <w:numFmt w:val="decimal"/>
      <w:lvlText w:val="%7."/>
      <w:lvlJc w:val="left"/>
      <w:pPr>
        <w:tabs>
          <w:tab w:val="num" w:pos="5040"/>
        </w:tabs>
        <w:ind w:left="5040" w:hanging="360"/>
      </w:pPr>
    </w:lvl>
    <w:lvl w:ilvl="7" w:tplc="280A0003">
      <w:start w:val="1"/>
      <w:numFmt w:val="decimal"/>
      <w:lvlText w:val="%8."/>
      <w:lvlJc w:val="left"/>
      <w:pPr>
        <w:tabs>
          <w:tab w:val="num" w:pos="5760"/>
        </w:tabs>
        <w:ind w:left="5760" w:hanging="360"/>
      </w:pPr>
    </w:lvl>
    <w:lvl w:ilvl="8" w:tplc="280A0005">
      <w:start w:val="1"/>
      <w:numFmt w:val="decimal"/>
      <w:lvlText w:val="%9."/>
      <w:lvlJc w:val="left"/>
      <w:pPr>
        <w:tabs>
          <w:tab w:val="num" w:pos="6480"/>
        </w:tabs>
        <w:ind w:left="6480" w:hanging="360"/>
      </w:pPr>
    </w:lvl>
  </w:abstractNum>
  <w:abstractNum w:abstractNumId="123">
    <w:nsid w:val="510C7504"/>
    <w:multiLevelType w:val="hybridMultilevel"/>
    <w:tmpl w:val="B290AD96"/>
    <w:lvl w:ilvl="0" w:tplc="1734A06C">
      <w:numFmt w:val="bullet"/>
      <w:lvlText w:val="-"/>
      <w:lvlJc w:val="left"/>
      <w:pPr>
        <w:ind w:left="1164" w:hanging="360"/>
      </w:pPr>
      <w:rPr>
        <w:rFonts w:ascii="Arial Narrow" w:eastAsia="Times New Roman" w:hAnsi="Arial Narrow" w:cs="Times New Roman" w:hint="default"/>
      </w:rPr>
    </w:lvl>
    <w:lvl w:ilvl="1" w:tplc="280A0003" w:tentative="1">
      <w:start w:val="1"/>
      <w:numFmt w:val="bullet"/>
      <w:lvlText w:val="o"/>
      <w:lvlJc w:val="left"/>
      <w:pPr>
        <w:ind w:left="1884" w:hanging="360"/>
      </w:pPr>
      <w:rPr>
        <w:rFonts w:ascii="Courier New" w:hAnsi="Courier New" w:cs="Courier New" w:hint="default"/>
      </w:rPr>
    </w:lvl>
    <w:lvl w:ilvl="2" w:tplc="280A0005" w:tentative="1">
      <w:start w:val="1"/>
      <w:numFmt w:val="bullet"/>
      <w:lvlText w:val=""/>
      <w:lvlJc w:val="left"/>
      <w:pPr>
        <w:ind w:left="2604" w:hanging="360"/>
      </w:pPr>
      <w:rPr>
        <w:rFonts w:ascii="Wingdings" w:hAnsi="Wingdings" w:hint="default"/>
      </w:rPr>
    </w:lvl>
    <w:lvl w:ilvl="3" w:tplc="280A0001" w:tentative="1">
      <w:start w:val="1"/>
      <w:numFmt w:val="bullet"/>
      <w:lvlText w:val=""/>
      <w:lvlJc w:val="left"/>
      <w:pPr>
        <w:ind w:left="3324" w:hanging="360"/>
      </w:pPr>
      <w:rPr>
        <w:rFonts w:ascii="Symbol" w:hAnsi="Symbol" w:hint="default"/>
      </w:rPr>
    </w:lvl>
    <w:lvl w:ilvl="4" w:tplc="280A0003" w:tentative="1">
      <w:start w:val="1"/>
      <w:numFmt w:val="bullet"/>
      <w:lvlText w:val="o"/>
      <w:lvlJc w:val="left"/>
      <w:pPr>
        <w:ind w:left="4044" w:hanging="360"/>
      </w:pPr>
      <w:rPr>
        <w:rFonts w:ascii="Courier New" w:hAnsi="Courier New" w:cs="Courier New" w:hint="default"/>
      </w:rPr>
    </w:lvl>
    <w:lvl w:ilvl="5" w:tplc="280A0005" w:tentative="1">
      <w:start w:val="1"/>
      <w:numFmt w:val="bullet"/>
      <w:lvlText w:val=""/>
      <w:lvlJc w:val="left"/>
      <w:pPr>
        <w:ind w:left="4764" w:hanging="360"/>
      </w:pPr>
      <w:rPr>
        <w:rFonts w:ascii="Wingdings" w:hAnsi="Wingdings" w:hint="default"/>
      </w:rPr>
    </w:lvl>
    <w:lvl w:ilvl="6" w:tplc="280A0001" w:tentative="1">
      <w:start w:val="1"/>
      <w:numFmt w:val="bullet"/>
      <w:lvlText w:val=""/>
      <w:lvlJc w:val="left"/>
      <w:pPr>
        <w:ind w:left="5484" w:hanging="360"/>
      </w:pPr>
      <w:rPr>
        <w:rFonts w:ascii="Symbol" w:hAnsi="Symbol" w:hint="default"/>
      </w:rPr>
    </w:lvl>
    <w:lvl w:ilvl="7" w:tplc="280A0003" w:tentative="1">
      <w:start w:val="1"/>
      <w:numFmt w:val="bullet"/>
      <w:lvlText w:val="o"/>
      <w:lvlJc w:val="left"/>
      <w:pPr>
        <w:ind w:left="6204" w:hanging="360"/>
      </w:pPr>
      <w:rPr>
        <w:rFonts w:ascii="Courier New" w:hAnsi="Courier New" w:cs="Courier New" w:hint="default"/>
      </w:rPr>
    </w:lvl>
    <w:lvl w:ilvl="8" w:tplc="280A0005" w:tentative="1">
      <w:start w:val="1"/>
      <w:numFmt w:val="bullet"/>
      <w:lvlText w:val=""/>
      <w:lvlJc w:val="left"/>
      <w:pPr>
        <w:ind w:left="6924" w:hanging="360"/>
      </w:pPr>
      <w:rPr>
        <w:rFonts w:ascii="Wingdings" w:hAnsi="Wingdings" w:hint="default"/>
      </w:rPr>
    </w:lvl>
  </w:abstractNum>
  <w:abstractNum w:abstractNumId="124">
    <w:nsid w:val="5148084D"/>
    <w:multiLevelType w:val="hybridMultilevel"/>
    <w:tmpl w:val="38E05FA0"/>
    <w:lvl w:ilvl="0" w:tplc="29748D4E">
      <w:numFmt w:val="bullet"/>
      <w:lvlText w:val="-"/>
      <w:lvlJc w:val="left"/>
      <w:pPr>
        <w:ind w:left="1440" w:hanging="360"/>
      </w:pPr>
      <w:rPr>
        <w:rFonts w:ascii="Arial Narrow" w:eastAsia="Times New Roman" w:hAnsi="Arial Narrow" w:cs="Arial Narrow" w:hint="default"/>
      </w:rPr>
    </w:lvl>
    <w:lvl w:ilvl="1" w:tplc="280A0019">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25">
    <w:nsid w:val="51821F88"/>
    <w:multiLevelType w:val="hybridMultilevel"/>
    <w:tmpl w:val="EA543920"/>
    <w:lvl w:ilvl="0" w:tplc="E01C19CE">
      <w:start w:val="1"/>
      <w:numFmt w:val="lowerLetter"/>
      <w:lvlText w:val="%1."/>
      <w:lvlJc w:val="left"/>
      <w:pPr>
        <w:ind w:left="1440" w:hanging="360"/>
      </w:pPr>
      <w:rPr>
        <w:strike w:val="0"/>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26">
    <w:nsid w:val="519C1359"/>
    <w:multiLevelType w:val="hybridMultilevel"/>
    <w:tmpl w:val="C010CBBE"/>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27">
    <w:nsid w:val="52177F08"/>
    <w:multiLevelType w:val="hybridMultilevel"/>
    <w:tmpl w:val="3322EBA4"/>
    <w:lvl w:ilvl="0" w:tplc="E04C7E14">
      <w:start w:val="1"/>
      <w:numFmt w:val="decimal"/>
      <w:lvlText w:val="3.%1."/>
      <w:lvlJc w:val="left"/>
      <w:pPr>
        <w:ind w:left="933" w:hanging="360"/>
      </w:pPr>
      <w:rPr>
        <w:rFonts w:hint="default"/>
      </w:rPr>
    </w:lvl>
    <w:lvl w:ilvl="1" w:tplc="280A000F">
      <w:start w:val="1"/>
      <w:numFmt w:val="decimal"/>
      <w:lvlText w:val="%2."/>
      <w:lvlJc w:val="left"/>
      <w:pPr>
        <w:ind w:left="1653" w:hanging="360"/>
      </w:pPr>
      <w:rPr>
        <w:rFonts w:hint="default"/>
      </w:rPr>
    </w:lvl>
    <w:lvl w:ilvl="2" w:tplc="280A001B" w:tentative="1">
      <w:start w:val="1"/>
      <w:numFmt w:val="lowerRoman"/>
      <w:lvlText w:val="%3."/>
      <w:lvlJc w:val="right"/>
      <w:pPr>
        <w:ind w:left="2373" w:hanging="180"/>
      </w:pPr>
    </w:lvl>
    <w:lvl w:ilvl="3" w:tplc="280A000F" w:tentative="1">
      <w:start w:val="1"/>
      <w:numFmt w:val="decimal"/>
      <w:lvlText w:val="%4."/>
      <w:lvlJc w:val="left"/>
      <w:pPr>
        <w:ind w:left="3093" w:hanging="360"/>
      </w:pPr>
    </w:lvl>
    <w:lvl w:ilvl="4" w:tplc="280A0019" w:tentative="1">
      <w:start w:val="1"/>
      <w:numFmt w:val="lowerLetter"/>
      <w:lvlText w:val="%5."/>
      <w:lvlJc w:val="left"/>
      <w:pPr>
        <w:ind w:left="3813" w:hanging="360"/>
      </w:pPr>
    </w:lvl>
    <w:lvl w:ilvl="5" w:tplc="280A001B" w:tentative="1">
      <w:start w:val="1"/>
      <w:numFmt w:val="lowerRoman"/>
      <w:lvlText w:val="%6."/>
      <w:lvlJc w:val="right"/>
      <w:pPr>
        <w:ind w:left="4533" w:hanging="180"/>
      </w:pPr>
    </w:lvl>
    <w:lvl w:ilvl="6" w:tplc="280A000F" w:tentative="1">
      <w:start w:val="1"/>
      <w:numFmt w:val="decimal"/>
      <w:lvlText w:val="%7."/>
      <w:lvlJc w:val="left"/>
      <w:pPr>
        <w:ind w:left="5253" w:hanging="360"/>
      </w:pPr>
    </w:lvl>
    <w:lvl w:ilvl="7" w:tplc="280A0019" w:tentative="1">
      <w:start w:val="1"/>
      <w:numFmt w:val="lowerLetter"/>
      <w:lvlText w:val="%8."/>
      <w:lvlJc w:val="left"/>
      <w:pPr>
        <w:ind w:left="5973" w:hanging="360"/>
      </w:pPr>
    </w:lvl>
    <w:lvl w:ilvl="8" w:tplc="280A001B" w:tentative="1">
      <w:start w:val="1"/>
      <w:numFmt w:val="lowerRoman"/>
      <w:lvlText w:val="%9."/>
      <w:lvlJc w:val="right"/>
      <w:pPr>
        <w:ind w:left="6693" w:hanging="180"/>
      </w:pPr>
    </w:lvl>
  </w:abstractNum>
  <w:abstractNum w:abstractNumId="128">
    <w:nsid w:val="5550178D"/>
    <w:multiLevelType w:val="hybridMultilevel"/>
    <w:tmpl w:val="3F66B10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29">
    <w:nsid w:val="5561366D"/>
    <w:multiLevelType w:val="hybridMultilevel"/>
    <w:tmpl w:val="70B2BE3C"/>
    <w:lvl w:ilvl="0" w:tplc="EA0C7862">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0">
    <w:nsid w:val="55FB361A"/>
    <w:multiLevelType w:val="hybridMultilevel"/>
    <w:tmpl w:val="72E672FE"/>
    <w:lvl w:ilvl="0" w:tplc="1C38D246">
      <w:start w:val="1"/>
      <w:numFmt w:val="decimal"/>
      <w:lvlText w:val="1.%1."/>
      <w:lvlJc w:val="left"/>
      <w:pPr>
        <w:ind w:left="933" w:hanging="360"/>
      </w:pPr>
      <w:rPr>
        <w:rFonts w:hint="default"/>
      </w:rPr>
    </w:lvl>
    <w:lvl w:ilvl="1" w:tplc="280A0003">
      <w:start w:val="1"/>
      <w:numFmt w:val="bullet"/>
      <w:lvlText w:val="o"/>
      <w:lvlJc w:val="left"/>
      <w:pPr>
        <w:ind w:left="1653" w:hanging="360"/>
      </w:pPr>
      <w:rPr>
        <w:rFonts w:ascii="Courier New" w:hAnsi="Courier New" w:cs="Courier New" w:hint="default"/>
      </w:rPr>
    </w:lvl>
    <w:lvl w:ilvl="2" w:tplc="280A0005" w:tentative="1">
      <w:start w:val="1"/>
      <w:numFmt w:val="bullet"/>
      <w:lvlText w:val=""/>
      <w:lvlJc w:val="left"/>
      <w:pPr>
        <w:ind w:left="2373" w:hanging="360"/>
      </w:pPr>
      <w:rPr>
        <w:rFonts w:ascii="Wingdings" w:hAnsi="Wingdings" w:hint="default"/>
      </w:rPr>
    </w:lvl>
    <w:lvl w:ilvl="3" w:tplc="280A0001" w:tentative="1">
      <w:start w:val="1"/>
      <w:numFmt w:val="bullet"/>
      <w:lvlText w:val=""/>
      <w:lvlJc w:val="left"/>
      <w:pPr>
        <w:ind w:left="3093" w:hanging="360"/>
      </w:pPr>
      <w:rPr>
        <w:rFonts w:ascii="Symbol" w:hAnsi="Symbol" w:hint="default"/>
      </w:rPr>
    </w:lvl>
    <w:lvl w:ilvl="4" w:tplc="280A0003" w:tentative="1">
      <w:start w:val="1"/>
      <w:numFmt w:val="bullet"/>
      <w:lvlText w:val="o"/>
      <w:lvlJc w:val="left"/>
      <w:pPr>
        <w:ind w:left="3813" w:hanging="360"/>
      </w:pPr>
      <w:rPr>
        <w:rFonts w:ascii="Courier New" w:hAnsi="Courier New" w:cs="Courier New" w:hint="default"/>
      </w:rPr>
    </w:lvl>
    <w:lvl w:ilvl="5" w:tplc="280A0005" w:tentative="1">
      <w:start w:val="1"/>
      <w:numFmt w:val="bullet"/>
      <w:lvlText w:val=""/>
      <w:lvlJc w:val="left"/>
      <w:pPr>
        <w:ind w:left="4533" w:hanging="360"/>
      </w:pPr>
      <w:rPr>
        <w:rFonts w:ascii="Wingdings" w:hAnsi="Wingdings" w:hint="default"/>
      </w:rPr>
    </w:lvl>
    <w:lvl w:ilvl="6" w:tplc="280A0001" w:tentative="1">
      <w:start w:val="1"/>
      <w:numFmt w:val="bullet"/>
      <w:lvlText w:val=""/>
      <w:lvlJc w:val="left"/>
      <w:pPr>
        <w:ind w:left="5253" w:hanging="360"/>
      </w:pPr>
      <w:rPr>
        <w:rFonts w:ascii="Symbol" w:hAnsi="Symbol" w:hint="default"/>
      </w:rPr>
    </w:lvl>
    <w:lvl w:ilvl="7" w:tplc="280A0003" w:tentative="1">
      <w:start w:val="1"/>
      <w:numFmt w:val="bullet"/>
      <w:lvlText w:val="o"/>
      <w:lvlJc w:val="left"/>
      <w:pPr>
        <w:ind w:left="5973" w:hanging="360"/>
      </w:pPr>
      <w:rPr>
        <w:rFonts w:ascii="Courier New" w:hAnsi="Courier New" w:cs="Courier New" w:hint="default"/>
      </w:rPr>
    </w:lvl>
    <w:lvl w:ilvl="8" w:tplc="280A0005" w:tentative="1">
      <w:start w:val="1"/>
      <w:numFmt w:val="bullet"/>
      <w:lvlText w:val=""/>
      <w:lvlJc w:val="left"/>
      <w:pPr>
        <w:ind w:left="6693" w:hanging="360"/>
      </w:pPr>
      <w:rPr>
        <w:rFonts w:ascii="Wingdings" w:hAnsi="Wingdings" w:hint="default"/>
      </w:rPr>
    </w:lvl>
  </w:abstractNum>
  <w:abstractNum w:abstractNumId="131">
    <w:nsid w:val="565B3106"/>
    <w:multiLevelType w:val="hybridMultilevel"/>
    <w:tmpl w:val="FE20A46A"/>
    <w:lvl w:ilvl="0" w:tplc="ED5C78A4">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2">
    <w:nsid w:val="596E2676"/>
    <w:multiLevelType w:val="hybridMultilevel"/>
    <w:tmpl w:val="5530A4F4"/>
    <w:lvl w:ilvl="0" w:tplc="D7F2DDAC">
      <w:start w:val="1"/>
      <w:numFmt w:val="lowerLetter"/>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3">
    <w:nsid w:val="59835006"/>
    <w:multiLevelType w:val="hybridMultilevel"/>
    <w:tmpl w:val="35F8E5A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4">
    <w:nsid w:val="59C47DD9"/>
    <w:multiLevelType w:val="hybridMultilevel"/>
    <w:tmpl w:val="A894B9DE"/>
    <w:lvl w:ilvl="0" w:tplc="280A0005">
      <w:start w:val="1"/>
      <w:numFmt w:val="bullet"/>
      <w:lvlText w:val=""/>
      <w:lvlJc w:val="left"/>
      <w:pPr>
        <w:ind w:left="502" w:hanging="360"/>
      </w:pPr>
      <w:rPr>
        <w:rFonts w:ascii="Wingdings" w:hAnsi="Wingdings"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35">
    <w:nsid w:val="5A105705"/>
    <w:multiLevelType w:val="hybridMultilevel"/>
    <w:tmpl w:val="4B98774C"/>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6">
    <w:nsid w:val="5B8F4DD9"/>
    <w:multiLevelType w:val="hybridMultilevel"/>
    <w:tmpl w:val="BDE8EF9C"/>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37">
    <w:nsid w:val="5C4B7A19"/>
    <w:multiLevelType w:val="hybridMultilevel"/>
    <w:tmpl w:val="9E524910"/>
    <w:lvl w:ilvl="0" w:tplc="280A000F">
      <w:start w:val="1"/>
      <w:numFmt w:val="decimal"/>
      <w:lvlText w:val="%1."/>
      <w:lvlJc w:val="left"/>
      <w:pPr>
        <w:ind w:left="571"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8">
    <w:nsid w:val="5E0F3CD5"/>
    <w:multiLevelType w:val="hybridMultilevel"/>
    <w:tmpl w:val="F75C417C"/>
    <w:lvl w:ilvl="0" w:tplc="50A6647E">
      <w:start w:val="1"/>
      <w:numFmt w:val="lowerRoman"/>
      <w:lvlText w:val="%1."/>
      <w:lvlJc w:val="right"/>
      <w:pPr>
        <w:ind w:left="517"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9">
    <w:nsid w:val="5EFE059F"/>
    <w:multiLevelType w:val="hybridMultilevel"/>
    <w:tmpl w:val="B52E3E38"/>
    <w:lvl w:ilvl="0" w:tplc="8E2217E2">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0">
    <w:nsid w:val="60932A39"/>
    <w:multiLevelType w:val="hybridMultilevel"/>
    <w:tmpl w:val="04AEDE92"/>
    <w:lvl w:ilvl="0" w:tplc="49584162">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1">
    <w:nsid w:val="6217523B"/>
    <w:multiLevelType w:val="multilevel"/>
    <w:tmpl w:val="E16A3AB8"/>
    <w:lvl w:ilvl="0">
      <w:start w:val="1"/>
      <w:numFmt w:val="decimal"/>
      <w:lvlText w:val="3.%1."/>
      <w:lvlJc w:val="left"/>
      <w:pPr>
        <w:ind w:left="1217" w:hanging="360"/>
      </w:pPr>
      <w:rPr>
        <w:rFonts w:hint="default"/>
      </w:rPr>
    </w:lvl>
    <w:lvl w:ilvl="1">
      <w:start w:val="1"/>
      <w:numFmt w:val="decimal"/>
      <w:isLgl/>
      <w:lvlText w:val="%1.%2."/>
      <w:lvlJc w:val="left"/>
      <w:pPr>
        <w:ind w:left="1217" w:hanging="360"/>
      </w:pPr>
      <w:rPr>
        <w:rFonts w:hint="default"/>
      </w:rPr>
    </w:lvl>
    <w:lvl w:ilvl="2">
      <w:start w:val="1"/>
      <w:numFmt w:val="decimal"/>
      <w:isLgl/>
      <w:lvlText w:val="%1.%2.%3."/>
      <w:lvlJc w:val="left"/>
      <w:pPr>
        <w:ind w:left="1577" w:hanging="720"/>
      </w:pPr>
      <w:rPr>
        <w:rFonts w:hint="default"/>
      </w:rPr>
    </w:lvl>
    <w:lvl w:ilvl="3">
      <w:start w:val="1"/>
      <w:numFmt w:val="decimal"/>
      <w:isLgl/>
      <w:lvlText w:val="%1.%2.%3.%4."/>
      <w:lvlJc w:val="left"/>
      <w:pPr>
        <w:ind w:left="1577" w:hanging="720"/>
      </w:pPr>
      <w:rPr>
        <w:rFonts w:hint="default"/>
      </w:rPr>
    </w:lvl>
    <w:lvl w:ilvl="4">
      <w:start w:val="1"/>
      <w:numFmt w:val="decimal"/>
      <w:isLgl/>
      <w:lvlText w:val="%1.%2.%3.%4.%5."/>
      <w:lvlJc w:val="left"/>
      <w:pPr>
        <w:ind w:left="1577" w:hanging="720"/>
      </w:pPr>
      <w:rPr>
        <w:rFonts w:hint="default"/>
      </w:rPr>
    </w:lvl>
    <w:lvl w:ilvl="5">
      <w:start w:val="1"/>
      <w:numFmt w:val="decimal"/>
      <w:isLgl/>
      <w:lvlText w:val="%1.%2.%3.%4.%5.%6."/>
      <w:lvlJc w:val="left"/>
      <w:pPr>
        <w:ind w:left="1937" w:hanging="1080"/>
      </w:pPr>
      <w:rPr>
        <w:rFonts w:hint="default"/>
      </w:rPr>
    </w:lvl>
    <w:lvl w:ilvl="6">
      <w:start w:val="1"/>
      <w:numFmt w:val="decimal"/>
      <w:isLgl/>
      <w:lvlText w:val="%1.%2.%3.%4.%5.%6.%7."/>
      <w:lvlJc w:val="left"/>
      <w:pPr>
        <w:ind w:left="1937" w:hanging="1080"/>
      </w:pPr>
      <w:rPr>
        <w:rFonts w:hint="default"/>
      </w:rPr>
    </w:lvl>
    <w:lvl w:ilvl="7">
      <w:start w:val="1"/>
      <w:numFmt w:val="decimal"/>
      <w:isLgl/>
      <w:lvlText w:val="%1.%2.%3.%4.%5.%6.%7.%8."/>
      <w:lvlJc w:val="left"/>
      <w:pPr>
        <w:ind w:left="2297" w:hanging="1440"/>
      </w:pPr>
      <w:rPr>
        <w:rFonts w:hint="default"/>
      </w:rPr>
    </w:lvl>
    <w:lvl w:ilvl="8">
      <w:start w:val="1"/>
      <w:numFmt w:val="decimal"/>
      <w:isLgl/>
      <w:lvlText w:val="%1.%2.%3.%4.%5.%6.%7.%8.%9."/>
      <w:lvlJc w:val="left"/>
      <w:pPr>
        <w:ind w:left="2297" w:hanging="1440"/>
      </w:pPr>
      <w:rPr>
        <w:rFonts w:hint="default"/>
      </w:rPr>
    </w:lvl>
  </w:abstractNum>
  <w:abstractNum w:abstractNumId="142">
    <w:nsid w:val="636D1DAB"/>
    <w:multiLevelType w:val="hybridMultilevel"/>
    <w:tmpl w:val="E26857E0"/>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3">
    <w:nsid w:val="669770AB"/>
    <w:multiLevelType w:val="hybridMultilevel"/>
    <w:tmpl w:val="20C0B992"/>
    <w:lvl w:ilvl="0" w:tplc="7F72CDB2">
      <w:start w:val="1"/>
      <w:numFmt w:val="decimal"/>
      <w:lvlText w:val="%1."/>
      <w:lvlJc w:val="left"/>
      <w:pPr>
        <w:ind w:left="571"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4">
    <w:nsid w:val="66E5298E"/>
    <w:multiLevelType w:val="hybridMultilevel"/>
    <w:tmpl w:val="D92C2520"/>
    <w:lvl w:ilvl="0" w:tplc="280A0019">
      <w:start w:val="1"/>
      <w:numFmt w:val="lowerLetter"/>
      <w:lvlText w:val="%1."/>
      <w:lvlJc w:val="left"/>
      <w:pPr>
        <w:ind w:left="1589" w:hanging="360"/>
      </w:pPr>
      <w:rPr>
        <w:rFonts w:hint="default"/>
      </w:rPr>
    </w:lvl>
    <w:lvl w:ilvl="1" w:tplc="280A0003" w:tentative="1">
      <w:start w:val="1"/>
      <w:numFmt w:val="bullet"/>
      <w:lvlText w:val="o"/>
      <w:lvlJc w:val="left"/>
      <w:pPr>
        <w:ind w:left="2309" w:hanging="360"/>
      </w:pPr>
      <w:rPr>
        <w:rFonts w:ascii="Courier New" w:hAnsi="Courier New" w:cs="Courier New" w:hint="default"/>
      </w:rPr>
    </w:lvl>
    <w:lvl w:ilvl="2" w:tplc="280A0005" w:tentative="1">
      <w:start w:val="1"/>
      <w:numFmt w:val="bullet"/>
      <w:lvlText w:val=""/>
      <w:lvlJc w:val="left"/>
      <w:pPr>
        <w:ind w:left="3029" w:hanging="360"/>
      </w:pPr>
      <w:rPr>
        <w:rFonts w:ascii="Wingdings" w:hAnsi="Wingdings" w:hint="default"/>
      </w:rPr>
    </w:lvl>
    <w:lvl w:ilvl="3" w:tplc="280A0001" w:tentative="1">
      <w:start w:val="1"/>
      <w:numFmt w:val="bullet"/>
      <w:lvlText w:val=""/>
      <w:lvlJc w:val="left"/>
      <w:pPr>
        <w:ind w:left="3749" w:hanging="360"/>
      </w:pPr>
      <w:rPr>
        <w:rFonts w:ascii="Symbol" w:hAnsi="Symbol" w:hint="default"/>
      </w:rPr>
    </w:lvl>
    <w:lvl w:ilvl="4" w:tplc="280A0003" w:tentative="1">
      <w:start w:val="1"/>
      <w:numFmt w:val="bullet"/>
      <w:lvlText w:val="o"/>
      <w:lvlJc w:val="left"/>
      <w:pPr>
        <w:ind w:left="4469" w:hanging="360"/>
      </w:pPr>
      <w:rPr>
        <w:rFonts w:ascii="Courier New" w:hAnsi="Courier New" w:cs="Courier New" w:hint="default"/>
      </w:rPr>
    </w:lvl>
    <w:lvl w:ilvl="5" w:tplc="280A0005" w:tentative="1">
      <w:start w:val="1"/>
      <w:numFmt w:val="bullet"/>
      <w:lvlText w:val=""/>
      <w:lvlJc w:val="left"/>
      <w:pPr>
        <w:ind w:left="5189" w:hanging="360"/>
      </w:pPr>
      <w:rPr>
        <w:rFonts w:ascii="Wingdings" w:hAnsi="Wingdings" w:hint="default"/>
      </w:rPr>
    </w:lvl>
    <w:lvl w:ilvl="6" w:tplc="280A0001" w:tentative="1">
      <w:start w:val="1"/>
      <w:numFmt w:val="bullet"/>
      <w:lvlText w:val=""/>
      <w:lvlJc w:val="left"/>
      <w:pPr>
        <w:ind w:left="5909" w:hanging="360"/>
      </w:pPr>
      <w:rPr>
        <w:rFonts w:ascii="Symbol" w:hAnsi="Symbol" w:hint="default"/>
      </w:rPr>
    </w:lvl>
    <w:lvl w:ilvl="7" w:tplc="280A0003" w:tentative="1">
      <w:start w:val="1"/>
      <w:numFmt w:val="bullet"/>
      <w:lvlText w:val="o"/>
      <w:lvlJc w:val="left"/>
      <w:pPr>
        <w:ind w:left="6629" w:hanging="360"/>
      </w:pPr>
      <w:rPr>
        <w:rFonts w:ascii="Courier New" w:hAnsi="Courier New" w:cs="Courier New" w:hint="default"/>
      </w:rPr>
    </w:lvl>
    <w:lvl w:ilvl="8" w:tplc="280A0005" w:tentative="1">
      <w:start w:val="1"/>
      <w:numFmt w:val="bullet"/>
      <w:lvlText w:val=""/>
      <w:lvlJc w:val="left"/>
      <w:pPr>
        <w:ind w:left="7349" w:hanging="360"/>
      </w:pPr>
      <w:rPr>
        <w:rFonts w:ascii="Wingdings" w:hAnsi="Wingdings" w:hint="default"/>
      </w:rPr>
    </w:lvl>
  </w:abstractNum>
  <w:abstractNum w:abstractNumId="145">
    <w:nsid w:val="6745005D"/>
    <w:multiLevelType w:val="hybridMultilevel"/>
    <w:tmpl w:val="27265A1A"/>
    <w:lvl w:ilvl="0" w:tplc="29748D4E">
      <w:numFmt w:val="bullet"/>
      <w:lvlText w:val="-"/>
      <w:lvlJc w:val="left"/>
      <w:pPr>
        <w:ind w:left="517" w:hanging="360"/>
      </w:pPr>
      <w:rPr>
        <w:rFonts w:ascii="Arial Narrow" w:eastAsia="Times New Roman" w:hAnsi="Arial Narrow" w:cs="Arial Narrow" w:hint="default"/>
      </w:rPr>
    </w:lvl>
    <w:lvl w:ilvl="1" w:tplc="280A0003">
      <w:start w:val="1"/>
      <w:numFmt w:val="bullet"/>
      <w:lvlText w:val="o"/>
      <w:lvlJc w:val="left"/>
      <w:pPr>
        <w:ind w:left="1237" w:hanging="360"/>
      </w:pPr>
      <w:rPr>
        <w:rFonts w:ascii="Courier New" w:hAnsi="Courier New" w:cs="Courier New" w:hint="default"/>
      </w:rPr>
    </w:lvl>
    <w:lvl w:ilvl="2" w:tplc="280A0005" w:tentative="1">
      <w:start w:val="1"/>
      <w:numFmt w:val="bullet"/>
      <w:lvlText w:val=""/>
      <w:lvlJc w:val="left"/>
      <w:pPr>
        <w:ind w:left="1957" w:hanging="360"/>
      </w:pPr>
      <w:rPr>
        <w:rFonts w:ascii="Wingdings" w:hAnsi="Wingdings" w:hint="default"/>
      </w:rPr>
    </w:lvl>
    <w:lvl w:ilvl="3" w:tplc="280A0001" w:tentative="1">
      <w:start w:val="1"/>
      <w:numFmt w:val="bullet"/>
      <w:lvlText w:val=""/>
      <w:lvlJc w:val="left"/>
      <w:pPr>
        <w:ind w:left="2677" w:hanging="360"/>
      </w:pPr>
      <w:rPr>
        <w:rFonts w:ascii="Symbol" w:hAnsi="Symbol" w:hint="default"/>
      </w:rPr>
    </w:lvl>
    <w:lvl w:ilvl="4" w:tplc="280A0003" w:tentative="1">
      <w:start w:val="1"/>
      <w:numFmt w:val="bullet"/>
      <w:lvlText w:val="o"/>
      <w:lvlJc w:val="left"/>
      <w:pPr>
        <w:ind w:left="3397" w:hanging="360"/>
      </w:pPr>
      <w:rPr>
        <w:rFonts w:ascii="Courier New" w:hAnsi="Courier New" w:cs="Courier New" w:hint="default"/>
      </w:rPr>
    </w:lvl>
    <w:lvl w:ilvl="5" w:tplc="280A0005" w:tentative="1">
      <w:start w:val="1"/>
      <w:numFmt w:val="bullet"/>
      <w:lvlText w:val=""/>
      <w:lvlJc w:val="left"/>
      <w:pPr>
        <w:ind w:left="4117" w:hanging="360"/>
      </w:pPr>
      <w:rPr>
        <w:rFonts w:ascii="Wingdings" w:hAnsi="Wingdings" w:hint="default"/>
      </w:rPr>
    </w:lvl>
    <w:lvl w:ilvl="6" w:tplc="280A0001" w:tentative="1">
      <w:start w:val="1"/>
      <w:numFmt w:val="bullet"/>
      <w:lvlText w:val=""/>
      <w:lvlJc w:val="left"/>
      <w:pPr>
        <w:ind w:left="4837" w:hanging="360"/>
      </w:pPr>
      <w:rPr>
        <w:rFonts w:ascii="Symbol" w:hAnsi="Symbol" w:hint="default"/>
      </w:rPr>
    </w:lvl>
    <w:lvl w:ilvl="7" w:tplc="280A0003" w:tentative="1">
      <w:start w:val="1"/>
      <w:numFmt w:val="bullet"/>
      <w:lvlText w:val="o"/>
      <w:lvlJc w:val="left"/>
      <w:pPr>
        <w:ind w:left="5557" w:hanging="360"/>
      </w:pPr>
      <w:rPr>
        <w:rFonts w:ascii="Courier New" w:hAnsi="Courier New" w:cs="Courier New" w:hint="default"/>
      </w:rPr>
    </w:lvl>
    <w:lvl w:ilvl="8" w:tplc="280A0005" w:tentative="1">
      <w:start w:val="1"/>
      <w:numFmt w:val="bullet"/>
      <w:lvlText w:val=""/>
      <w:lvlJc w:val="left"/>
      <w:pPr>
        <w:ind w:left="6277" w:hanging="360"/>
      </w:pPr>
      <w:rPr>
        <w:rFonts w:ascii="Wingdings" w:hAnsi="Wingdings" w:hint="default"/>
      </w:rPr>
    </w:lvl>
  </w:abstractNum>
  <w:abstractNum w:abstractNumId="146">
    <w:nsid w:val="6788159F"/>
    <w:multiLevelType w:val="hybridMultilevel"/>
    <w:tmpl w:val="AE462D58"/>
    <w:lvl w:ilvl="0" w:tplc="280A000F">
      <w:start w:val="1"/>
      <w:numFmt w:val="decimal"/>
      <w:lvlText w:val="%1."/>
      <w:lvlJc w:val="left"/>
      <w:pPr>
        <w:ind w:left="1298" w:hanging="360"/>
      </w:pPr>
    </w:lvl>
    <w:lvl w:ilvl="1" w:tplc="280A0019" w:tentative="1">
      <w:start w:val="1"/>
      <w:numFmt w:val="lowerLetter"/>
      <w:lvlText w:val="%2."/>
      <w:lvlJc w:val="left"/>
      <w:pPr>
        <w:ind w:left="2018" w:hanging="360"/>
      </w:pPr>
    </w:lvl>
    <w:lvl w:ilvl="2" w:tplc="280A001B" w:tentative="1">
      <w:start w:val="1"/>
      <w:numFmt w:val="lowerRoman"/>
      <w:lvlText w:val="%3."/>
      <w:lvlJc w:val="right"/>
      <w:pPr>
        <w:ind w:left="2738" w:hanging="180"/>
      </w:pPr>
    </w:lvl>
    <w:lvl w:ilvl="3" w:tplc="280A000F" w:tentative="1">
      <w:start w:val="1"/>
      <w:numFmt w:val="decimal"/>
      <w:lvlText w:val="%4."/>
      <w:lvlJc w:val="left"/>
      <w:pPr>
        <w:ind w:left="3458" w:hanging="360"/>
      </w:pPr>
    </w:lvl>
    <w:lvl w:ilvl="4" w:tplc="280A0019" w:tentative="1">
      <w:start w:val="1"/>
      <w:numFmt w:val="lowerLetter"/>
      <w:lvlText w:val="%5."/>
      <w:lvlJc w:val="left"/>
      <w:pPr>
        <w:ind w:left="4178" w:hanging="360"/>
      </w:pPr>
    </w:lvl>
    <w:lvl w:ilvl="5" w:tplc="280A001B" w:tentative="1">
      <w:start w:val="1"/>
      <w:numFmt w:val="lowerRoman"/>
      <w:lvlText w:val="%6."/>
      <w:lvlJc w:val="right"/>
      <w:pPr>
        <w:ind w:left="4898" w:hanging="180"/>
      </w:pPr>
    </w:lvl>
    <w:lvl w:ilvl="6" w:tplc="280A000F" w:tentative="1">
      <w:start w:val="1"/>
      <w:numFmt w:val="decimal"/>
      <w:lvlText w:val="%7."/>
      <w:lvlJc w:val="left"/>
      <w:pPr>
        <w:ind w:left="5618" w:hanging="360"/>
      </w:pPr>
    </w:lvl>
    <w:lvl w:ilvl="7" w:tplc="280A0019" w:tentative="1">
      <w:start w:val="1"/>
      <w:numFmt w:val="lowerLetter"/>
      <w:lvlText w:val="%8."/>
      <w:lvlJc w:val="left"/>
      <w:pPr>
        <w:ind w:left="6338" w:hanging="360"/>
      </w:pPr>
    </w:lvl>
    <w:lvl w:ilvl="8" w:tplc="280A001B" w:tentative="1">
      <w:start w:val="1"/>
      <w:numFmt w:val="lowerRoman"/>
      <w:lvlText w:val="%9."/>
      <w:lvlJc w:val="right"/>
      <w:pPr>
        <w:ind w:left="7058" w:hanging="180"/>
      </w:pPr>
    </w:lvl>
  </w:abstractNum>
  <w:abstractNum w:abstractNumId="147">
    <w:nsid w:val="69716FCD"/>
    <w:multiLevelType w:val="hybridMultilevel"/>
    <w:tmpl w:val="BDE8EF9C"/>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8">
    <w:nsid w:val="6A8A6D68"/>
    <w:multiLevelType w:val="hybridMultilevel"/>
    <w:tmpl w:val="94341DA6"/>
    <w:lvl w:ilvl="0" w:tplc="29748D4E">
      <w:numFmt w:val="bullet"/>
      <w:lvlText w:val="-"/>
      <w:lvlJc w:val="left"/>
      <w:pPr>
        <w:ind w:left="1440" w:hanging="360"/>
      </w:pPr>
      <w:rPr>
        <w:rFonts w:ascii="Arial Narrow" w:eastAsia="Times New Roman" w:hAnsi="Arial Narrow" w:cs="Arial Narrow" w:hint="default"/>
      </w:rPr>
    </w:lvl>
    <w:lvl w:ilvl="1" w:tplc="29748D4E">
      <w:numFmt w:val="bullet"/>
      <w:lvlText w:val="-"/>
      <w:lvlJc w:val="left"/>
      <w:pPr>
        <w:ind w:left="2160" w:hanging="360"/>
      </w:pPr>
      <w:rPr>
        <w:rFonts w:ascii="Arial Narrow" w:eastAsia="Times New Roman" w:hAnsi="Arial Narrow" w:cs="Arial Narrow" w:hint="default"/>
      </w:r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9">
    <w:nsid w:val="6ADE128E"/>
    <w:multiLevelType w:val="hybridMultilevel"/>
    <w:tmpl w:val="27F0A5F8"/>
    <w:lvl w:ilvl="0" w:tplc="280A0017">
      <w:start w:val="1"/>
      <w:numFmt w:val="lowerLetter"/>
      <w:lvlText w:val="%1)"/>
      <w:lvlJc w:val="left"/>
      <w:pPr>
        <w:ind w:left="1217" w:hanging="360"/>
      </w:pPr>
      <w:rPr>
        <w:rFonts w:hint="default"/>
      </w:rPr>
    </w:lvl>
    <w:lvl w:ilvl="1" w:tplc="280A0003" w:tentative="1">
      <w:start w:val="1"/>
      <w:numFmt w:val="bullet"/>
      <w:lvlText w:val="o"/>
      <w:lvlJc w:val="left"/>
      <w:pPr>
        <w:ind w:left="1937" w:hanging="360"/>
      </w:pPr>
      <w:rPr>
        <w:rFonts w:ascii="Courier New" w:hAnsi="Courier New" w:cs="Courier New" w:hint="default"/>
      </w:rPr>
    </w:lvl>
    <w:lvl w:ilvl="2" w:tplc="280A0005" w:tentative="1">
      <w:start w:val="1"/>
      <w:numFmt w:val="bullet"/>
      <w:lvlText w:val=""/>
      <w:lvlJc w:val="left"/>
      <w:pPr>
        <w:ind w:left="2657" w:hanging="360"/>
      </w:pPr>
      <w:rPr>
        <w:rFonts w:ascii="Wingdings" w:hAnsi="Wingdings" w:hint="default"/>
      </w:rPr>
    </w:lvl>
    <w:lvl w:ilvl="3" w:tplc="280A0001" w:tentative="1">
      <w:start w:val="1"/>
      <w:numFmt w:val="bullet"/>
      <w:lvlText w:val=""/>
      <w:lvlJc w:val="left"/>
      <w:pPr>
        <w:ind w:left="3377" w:hanging="360"/>
      </w:pPr>
      <w:rPr>
        <w:rFonts w:ascii="Symbol" w:hAnsi="Symbol" w:hint="default"/>
      </w:rPr>
    </w:lvl>
    <w:lvl w:ilvl="4" w:tplc="280A0003" w:tentative="1">
      <w:start w:val="1"/>
      <w:numFmt w:val="bullet"/>
      <w:lvlText w:val="o"/>
      <w:lvlJc w:val="left"/>
      <w:pPr>
        <w:ind w:left="4097" w:hanging="360"/>
      </w:pPr>
      <w:rPr>
        <w:rFonts w:ascii="Courier New" w:hAnsi="Courier New" w:cs="Courier New" w:hint="default"/>
      </w:rPr>
    </w:lvl>
    <w:lvl w:ilvl="5" w:tplc="280A0005" w:tentative="1">
      <w:start w:val="1"/>
      <w:numFmt w:val="bullet"/>
      <w:lvlText w:val=""/>
      <w:lvlJc w:val="left"/>
      <w:pPr>
        <w:ind w:left="4817" w:hanging="360"/>
      </w:pPr>
      <w:rPr>
        <w:rFonts w:ascii="Wingdings" w:hAnsi="Wingdings" w:hint="default"/>
      </w:rPr>
    </w:lvl>
    <w:lvl w:ilvl="6" w:tplc="280A0001" w:tentative="1">
      <w:start w:val="1"/>
      <w:numFmt w:val="bullet"/>
      <w:lvlText w:val=""/>
      <w:lvlJc w:val="left"/>
      <w:pPr>
        <w:ind w:left="5537" w:hanging="360"/>
      </w:pPr>
      <w:rPr>
        <w:rFonts w:ascii="Symbol" w:hAnsi="Symbol" w:hint="default"/>
      </w:rPr>
    </w:lvl>
    <w:lvl w:ilvl="7" w:tplc="280A0003" w:tentative="1">
      <w:start w:val="1"/>
      <w:numFmt w:val="bullet"/>
      <w:lvlText w:val="o"/>
      <w:lvlJc w:val="left"/>
      <w:pPr>
        <w:ind w:left="6257" w:hanging="360"/>
      </w:pPr>
      <w:rPr>
        <w:rFonts w:ascii="Courier New" w:hAnsi="Courier New" w:cs="Courier New" w:hint="default"/>
      </w:rPr>
    </w:lvl>
    <w:lvl w:ilvl="8" w:tplc="280A0005" w:tentative="1">
      <w:start w:val="1"/>
      <w:numFmt w:val="bullet"/>
      <w:lvlText w:val=""/>
      <w:lvlJc w:val="left"/>
      <w:pPr>
        <w:ind w:left="6977" w:hanging="360"/>
      </w:pPr>
      <w:rPr>
        <w:rFonts w:ascii="Wingdings" w:hAnsi="Wingdings" w:hint="default"/>
      </w:rPr>
    </w:lvl>
  </w:abstractNum>
  <w:abstractNum w:abstractNumId="150">
    <w:nsid w:val="6B3E7308"/>
    <w:multiLevelType w:val="hybridMultilevel"/>
    <w:tmpl w:val="72024B1C"/>
    <w:lvl w:ilvl="0" w:tplc="5F78FC76">
      <w:start w:val="1"/>
      <w:numFmt w:val="lowerLetter"/>
      <w:lvlText w:val="%1."/>
      <w:lvlJc w:val="left"/>
      <w:pPr>
        <w:ind w:left="1075"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1">
    <w:nsid w:val="6E284008"/>
    <w:multiLevelType w:val="hybridMultilevel"/>
    <w:tmpl w:val="81449EF0"/>
    <w:lvl w:ilvl="0" w:tplc="EB6E9D1C">
      <w:start w:val="1"/>
      <w:numFmt w:val="lowerRoman"/>
      <w:lvlText w:val="%1."/>
      <w:lvlJc w:val="right"/>
      <w:pPr>
        <w:ind w:left="2160" w:hanging="18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2">
    <w:nsid w:val="6F2A7CFE"/>
    <w:multiLevelType w:val="hybridMultilevel"/>
    <w:tmpl w:val="E66ECDCE"/>
    <w:lvl w:ilvl="0" w:tplc="97064EF2">
      <w:start w:val="1"/>
      <w:numFmt w:val="bullet"/>
      <w:lvlText w:val="-"/>
      <w:lvlJc w:val="left"/>
      <w:pPr>
        <w:ind w:left="1542" w:hanging="360"/>
      </w:pPr>
      <w:rPr>
        <w:rFonts w:ascii="Arial" w:hAnsi="Arial" w:hint="default"/>
      </w:rPr>
    </w:lvl>
    <w:lvl w:ilvl="1" w:tplc="280A0003" w:tentative="1">
      <w:start w:val="1"/>
      <w:numFmt w:val="bullet"/>
      <w:lvlText w:val="o"/>
      <w:lvlJc w:val="left"/>
      <w:pPr>
        <w:ind w:left="2262" w:hanging="360"/>
      </w:pPr>
      <w:rPr>
        <w:rFonts w:ascii="Courier New" w:hAnsi="Courier New" w:cs="Courier New" w:hint="default"/>
      </w:rPr>
    </w:lvl>
    <w:lvl w:ilvl="2" w:tplc="280A0005" w:tentative="1">
      <w:start w:val="1"/>
      <w:numFmt w:val="bullet"/>
      <w:lvlText w:val=""/>
      <w:lvlJc w:val="left"/>
      <w:pPr>
        <w:ind w:left="2982" w:hanging="360"/>
      </w:pPr>
      <w:rPr>
        <w:rFonts w:ascii="Wingdings" w:hAnsi="Wingdings" w:hint="default"/>
      </w:rPr>
    </w:lvl>
    <w:lvl w:ilvl="3" w:tplc="280A0001" w:tentative="1">
      <w:start w:val="1"/>
      <w:numFmt w:val="bullet"/>
      <w:lvlText w:val=""/>
      <w:lvlJc w:val="left"/>
      <w:pPr>
        <w:ind w:left="3702" w:hanging="360"/>
      </w:pPr>
      <w:rPr>
        <w:rFonts w:ascii="Symbol" w:hAnsi="Symbol" w:hint="default"/>
      </w:rPr>
    </w:lvl>
    <w:lvl w:ilvl="4" w:tplc="280A0003" w:tentative="1">
      <w:start w:val="1"/>
      <w:numFmt w:val="bullet"/>
      <w:lvlText w:val="o"/>
      <w:lvlJc w:val="left"/>
      <w:pPr>
        <w:ind w:left="4422" w:hanging="360"/>
      </w:pPr>
      <w:rPr>
        <w:rFonts w:ascii="Courier New" w:hAnsi="Courier New" w:cs="Courier New" w:hint="default"/>
      </w:rPr>
    </w:lvl>
    <w:lvl w:ilvl="5" w:tplc="280A0005" w:tentative="1">
      <w:start w:val="1"/>
      <w:numFmt w:val="bullet"/>
      <w:lvlText w:val=""/>
      <w:lvlJc w:val="left"/>
      <w:pPr>
        <w:ind w:left="5142" w:hanging="360"/>
      </w:pPr>
      <w:rPr>
        <w:rFonts w:ascii="Wingdings" w:hAnsi="Wingdings" w:hint="default"/>
      </w:rPr>
    </w:lvl>
    <w:lvl w:ilvl="6" w:tplc="280A0001" w:tentative="1">
      <w:start w:val="1"/>
      <w:numFmt w:val="bullet"/>
      <w:lvlText w:val=""/>
      <w:lvlJc w:val="left"/>
      <w:pPr>
        <w:ind w:left="5862" w:hanging="360"/>
      </w:pPr>
      <w:rPr>
        <w:rFonts w:ascii="Symbol" w:hAnsi="Symbol" w:hint="default"/>
      </w:rPr>
    </w:lvl>
    <w:lvl w:ilvl="7" w:tplc="280A0003" w:tentative="1">
      <w:start w:val="1"/>
      <w:numFmt w:val="bullet"/>
      <w:lvlText w:val="o"/>
      <w:lvlJc w:val="left"/>
      <w:pPr>
        <w:ind w:left="6582" w:hanging="360"/>
      </w:pPr>
      <w:rPr>
        <w:rFonts w:ascii="Courier New" w:hAnsi="Courier New" w:cs="Courier New" w:hint="default"/>
      </w:rPr>
    </w:lvl>
    <w:lvl w:ilvl="8" w:tplc="280A0005" w:tentative="1">
      <w:start w:val="1"/>
      <w:numFmt w:val="bullet"/>
      <w:lvlText w:val=""/>
      <w:lvlJc w:val="left"/>
      <w:pPr>
        <w:ind w:left="7302" w:hanging="360"/>
      </w:pPr>
      <w:rPr>
        <w:rFonts w:ascii="Wingdings" w:hAnsi="Wingdings" w:hint="default"/>
      </w:rPr>
    </w:lvl>
  </w:abstractNum>
  <w:abstractNum w:abstractNumId="153">
    <w:nsid w:val="6F782873"/>
    <w:multiLevelType w:val="hybridMultilevel"/>
    <w:tmpl w:val="E028E77A"/>
    <w:lvl w:ilvl="0" w:tplc="280A000B">
      <w:start w:val="1"/>
      <w:numFmt w:val="bullet"/>
      <w:lvlText w:val=""/>
      <w:lvlJc w:val="left"/>
      <w:pPr>
        <w:ind w:left="720" w:hanging="360"/>
      </w:pPr>
      <w:rPr>
        <w:rFonts w:ascii="Wingdings" w:hAnsi="Wingdings" w:hint="default"/>
      </w:rPr>
    </w:lvl>
    <w:lvl w:ilvl="1" w:tplc="280A0003">
      <w:start w:val="1"/>
      <w:numFmt w:val="decimal"/>
      <w:lvlText w:val="%2."/>
      <w:lvlJc w:val="left"/>
      <w:pPr>
        <w:tabs>
          <w:tab w:val="num" w:pos="1440"/>
        </w:tabs>
        <w:ind w:left="1440" w:hanging="360"/>
      </w:pPr>
    </w:lvl>
    <w:lvl w:ilvl="2" w:tplc="280A0005">
      <w:start w:val="1"/>
      <w:numFmt w:val="decimal"/>
      <w:lvlText w:val="%3."/>
      <w:lvlJc w:val="left"/>
      <w:pPr>
        <w:tabs>
          <w:tab w:val="num" w:pos="2160"/>
        </w:tabs>
        <w:ind w:left="2160" w:hanging="360"/>
      </w:pPr>
    </w:lvl>
    <w:lvl w:ilvl="3" w:tplc="280A0001">
      <w:start w:val="1"/>
      <w:numFmt w:val="decimal"/>
      <w:lvlText w:val="%4."/>
      <w:lvlJc w:val="left"/>
      <w:pPr>
        <w:tabs>
          <w:tab w:val="num" w:pos="2880"/>
        </w:tabs>
        <w:ind w:left="2880" w:hanging="360"/>
      </w:pPr>
    </w:lvl>
    <w:lvl w:ilvl="4" w:tplc="280A0003">
      <w:start w:val="1"/>
      <w:numFmt w:val="decimal"/>
      <w:lvlText w:val="%5."/>
      <w:lvlJc w:val="left"/>
      <w:pPr>
        <w:tabs>
          <w:tab w:val="num" w:pos="3600"/>
        </w:tabs>
        <w:ind w:left="3600" w:hanging="360"/>
      </w:pPr>
    </w:lvl>
    <w:lvl w:ilvl="5" w:tplc="280A0005">
      <w:start w:val="1"/>
      <w:numFmt w:val="decimal"/>
      <w:lvlText w:val="%6."/>
      <w:lvlJc w:val="left"/>
      <w:pPr>
        <w:tabs>
          <w:tab w:val="num" w:pos="4320"/>
        </w:tabs>
        <w:ind w:left="4320" w:hanging="360"/>
      </w:pPr>
    </w:lvl>
    <w:lvl w:ilvl="6" w:tplc="280A0001">
      <w:start w:val="1"/>
      <w:numFmt w:val="decimal"/>
      <w:lvlText w:val="%7."/>
      <w:lvlJc w:val="left"/>
      <w:pPr>
        <w:tabs>
          <w:tab w:val="num" w:pos="5040"/>
        </w:tabs>
        <w:ind w:left="5040" w:hanging="360"/>
      </w:pPr>
    </w:lvl>
    <w:lvl w:ilvl="7" w:tplc="280A0003">
      <w:start w:val="1"/>
      <w:numFmt w:val="decimal"/>
      <w:lvlText w:val="%8."/>
      <w:lvlJc w:val="left"/>
      <w:pPr>
        <w:tabs>
          <w:tab w:val="num" w:pos="5760"/>
        </w:tabs>
        <w:ind w:left="5760" w:hanging="360"/>
      </w:pPr>
    </w:lvl>
    <w:lvl w:ilvl="8" w:tplc="280A0005">
      <w:start w:val="1"/>
      <w:numFmt w:val="decimal"/>
      <w:lvlText w:val="%9."/>
      <w:lvlJc w:val="left"/>
      <w:pPr>
        <w:tabs>
          <w:tab w:val="num" w:pos="6480"/>
        </w:tabs>
        <w:ind w:left="6480" w:hanging="360"/>
      </w:pPr>
    </w:lvl>
  </w:abstractNum>
  <w:abstractNum w:abstractNumId="154">
    <w:nsid w:val="701C3EF5"/>
    <w:multiLevelType w:val="hybridMultilevel"/>
    <w:tmpl w:val="CD002D30"/>
    <w:lvl w:ilvl="0" w:tplc="5170D046">
      <w:start w:val="1"/>
      <w:numFmt w:val="bullet"/>
      <w:lvlText w:val="-"/>
      <w:lvlJc w:val="left"/>
      <w:pPr>
        <w:ind w:left="720" w:hanging="360"/>
      </w:pPr>
      <w:rPr>
        <w:rFonts w:ascii="Arial Narrow" w:eastAsia="Times New Roman" w:hAnsi="Arial Narrow"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5">
    <w:nsid w:val="709A1098"/>
    <w:multiLevelType w:val="hybridMultilevel"/>
    <w:tmpl w:val="67EAD282"/>
    <w:lvl w:ilvl="0" w:tplc="8174E01A">
      <w:start w:val="1"/>
      <w:numFmt w:val="decimal"/>
      <w:lvlText w:val="%1."/>
      <w:lvlJc w:val="left"/>
      <w:pPr>
        <w:ind w:left="720" w:hanging="360"/>
      </w:pPr>
      <w:rPr>
        <w:rFonts w:ascii="Arial Narrow" w:eastAsia="Times New Roman" w:hAnsi="Arial Narrow"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6">
    <w:nsid w:val="713130AA"/>
    <w:multiLevelType w:val="hybridMultilevel"/>
    <w:tmpl w:val="689CA632"/>
    <w:lvl w:ilvl="0" w:tplc="280A000F">
      <w:start w:val="1"/>
      <w:numFmt w:val="decimal"/>
      <w:lvlText w:val="%1."/>
      <w:lvlJc w:val="left"/>
      <w:pPr>
        <w:ind w:left="502" w:hanging="360"/>
      </w:pPr>
    </w:lvl>
    <w:lvl w:ilvl="1" w:tplc="29748D4E">
      <w:numFmt w:val="bullet"/>
      <w:lvlText w:val="-"/>
      <w:lvlJc w:val="left"/>
      <w:pPr>
        <w:ind w:left="1440" w:hanging="360"/>
      </w:pPr>
      <w:rPr>
        <w:rFonts w:ascii="Arial Narrow" w:eastAsia="Times New Roman" w:hAnsi="Arial Narrow" w:cs="Arial Narrow" w:hint="default"/>
      </w:rPr>
    </w:lvl>
    <w:lvl w:ilvl="2" w:tplc="F6026F48">
      <w:start w:val="1"/>
      <w:numFmt w:val="lowerRoman"/>
      <w:lvlText w:val="%3."/>
      <w:lvlJc w:val="right"/>
      <w:pPr>
        <w:ind w:left="2160" w:hanging="180"/>
      </w:pPr>
    </w:lvl>
    <w:lvl w:ilvl="3" w:tplc="280A000F">
      <w:start w:val="1"/>
      <w:numFmt w:val="decimal"/>
      <w:lvlText w:val="%4."/>
      <w:lvlJc w:val="left"/>
      <w:pPr>
        <w:ind w:left="2880" w:hanging="360"/>
      </w:pPr>
      <w:rPr>
        <w:rFonts w:hint="default"/>
      </w:r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7">
    <w:nsid w:val="71D411F0"/>
    <w:multiLevelType w:val="hybridMultilevel"/>
    <w:tmpl w:val="C31234AC"/>
    <w:lvl w:ilvl="0" w:tplc="F4446144">
      <w:start w:val="1"/>
      <w:numFmt w:val="decimal"/>
      <w:lvlText w:val="%1."/>
      <w:lvlJc w:val="left"/>
      <w:pPr>
        <w:ind w:left="571"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8">
    <w:nsid w:val="723646BF"/>
    <w:multiLevelType w:val="hybridMultilevel"/>
    <w:tmpl w:val="7BC6F8BA"/>
    <w:lvl w:ilvl="0" w:tplc="0C9860D2">
      <w:start w:val="11"/>
      <w:numFmt w:val="decimal"/>
      <w:lvlText w:val="1.%1."/>
      <w:lvlJc w:val="left"/>
      <w:pPr>
        <w:ind w:left="1589"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9">
    <w:nsid w:val="72654FAC"/>
    <w:multiLevelType w:val="hybridMultilevel"/>
    <w:tmpl w:val="92ECF2D0"/>
    <w:lvl w:ilvl="0" w:tplc="280A0017">
      <w:start w:val="1"/>
      <w:numFmt w:val="lowerLetter"/>
      <w:lvlText w:val="%1)"/>
      <w:lvlJc w:val="left"/>
      <w:pPr>
        <w:ind w:left="1217" w:hanging="360"/>
      </w:pPr>
    </w:lvl>
    <w:lvl w:ilvl="1" w:tplc="280A0019">
      <w:start w:val="1"/>
      <w:numFmt w:val="lowerLetter"/>
      <w:lvlText w:val="%2."/>
      <w:lvlJc w:val="left"/>
      <w:pPr>
        <w:ind w:left="1937" w:hanging="360"/>
      </w:pPr>
    </w:lvl>
    <w:lvl w:ilvl="2" w:tplc="280A001B" w:tentative="1">
      <w:start w:val="1"/>
      <w:numFmt w:val="lowerRoman"/>
      <w:lvlText w:val="%3."/>
      <w:lvlJc w:val="right"/>
      <w:pPr>
        <w:ind w:left="2657" w:hanging="180"/>
      </w:pPr>
    </w:lvl>
    <w:lvl w:ilvl="3" w:tplc="280A000F" w:tentative="1">
      <w:start w:val="1"/>
      <w:numFmt w:val="decimal"/>
      <w:lvlText w:val="%4."/>
      <w:lvlJc w:val="left"/>
      <w:pPr>
        <w:ind w:left="3377" w:hanging="360"/>
      </w:pPr>
    </w:lvl>
    <w:lvl w:ilvl="4" w:tplc="280A0019" w:tentative="1">
      <w:start w:val="1"/>
      <w:numFmt w:val="lowerLetter"/>
      <w:lvlText w:val="%5."/>
      <w:lvlJc w:val="left"/>
      <w:pPr>
        <w:ind w:left="4097" w:hanging="360"/>
      </w:pPr>
    </w:lvl>
    <w:lvl w:ilvl="5" w:tplc="280A001B" w:tentative="1">
      <w:start w:val="1"/>
      <w:numFmt w:val="lowerRoman"/>
      <w:lvlText w:val="%6."/>
      <w:lvlJc w:val="right"/>
      <w:pPr>
        <w:ind w:left="4817" w:hanging="180"/>
      </w:pPr>
    </w:lvl>
    <w:lvl w:ilvl="6" w:tplc="280A000F" w:tentative="1">
      <w:start w:val="1"/>
      <w:numFmt w:val="decimal"/>
      <w:lvlText w:val="%7."/>
      <w:lvlJc w:val="left"/>
      <w:pPr>
        <w:ind w:left="5537" w:hanging="360"/>
      </w:pPr>
    </w:lvl>
    <w:lvl w:ilvl="7" w:tplc="280A0019" w:tentative="1">
      <w:start w:val="1"/>
      <w:numFmt w:val="lowerLetter"/>
      <w:lvlText w:val="%8."/>
      <w:lvlJc w:val="left"/>
      <w:pPr>
        <w:ind w:left="6257" w:hanging="360"/>
      </w:pPr>
    </w:lvl>
    <w:lvl w:ilvl="8" w:tplc="280A001B" w:tentative="1">
      <w:start w:val="1"/>
      <w:numFmt w:val="lowerRoman"/>
      <w:lvlText w:val="%9."/>
      <w:lvlJc w:val="right"/>
      <w:pPr>
        <w:ind w:left="6977" w:hanging="180"/>
      </w:pPr>
    </w:lvl>
  </w:abstractNum>
  <w:abstractNum w:abstractNumId="160">
    <w:nsid w:val="72B37D8B"/>
    <w:multiLevelType w:val="hybridMultilevel"/>
    <w:tmpl w:val="97587FF2"/>
    <w:lvl w:ilvl="0" w:tplc="5678B976">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61">
    <w:nsid w:val="73E15813"/>
    <w:multiLevelType w:val="hybridMultilevel"/>
    <w:tmpl w:val="386C05F6"/>
    <w:lvl w:ilvl="0" w:tplc="280A000F">
      <w:start w:val="1"/>
      <w:numFmt w:val="decimal"/>
      <w:lvlText w:val="%1."/>
      <w:lvlJc w:val="left"/>
      <w:pPr>
        <w:ind w:left="1217" w:hanging="360"/>
      </w:pPr>
      <w:rPr>
        <w:rFonts w:hint="default"/>
      </w:rPr>
    </w:lvl>
    <w:lvl w:ilvl="1" w:tplc="280A0003" w:tentative="1">
      <w:start w:val="1"/>
      <w:numFmt w:val="bullet"/>
      <w:lvlText w:val="o"/>
      <w:lvlJc w:val="left"/>
      <w:pPr>
        <w:ind w:left="1937" w:hanging="360"/>
      </w:pPr>
      <w:rPr>
        <w:rFonts w:ascii="Courier New" w:hAnsi="Courier New" w:cs="Courier New" w:hint="default"/>
      </w:rPr>
    </w:lvl>
    <w:lvl w:ilvl="2" w:tplc="280A0005" w:tentative="1">
      <w:start w:val="1"/>
      <w:numFmt w:val="bullet"/>
      <w:lvlText w:val=""/>
      <w:lvlJc w:val="left"/>
      <w:pPr>
        <w:ind w:left="2657" w:hanging="360"/>
      </w:pPr>
      <w:rPr>
        <w:rFonts w:ascii="Wingdings" w:hAnsi="Wingdings" w:hint="default"/>
      </w:rPr>
    </w:lvl>
    <w:lvl w:ilvl="3" w:tplc="280A0001" w:tentative="1">
      <w:start w:val="1"/>
      <w:numFmt w:val="bullet"/>
      <w:lvlText w:val=""/>
      <w:lvlJc w:val="left"/>
      <w:pPr>
        <w:ind w:left="3377" w:hanging="360"/>
      </w:pPr>
      <w:rPr>
        <w:rFonts w:ascii="Symbol" w:hAnsi="Symbol" w:hint="default"/>
      </w:rPr>
    </w:lvl>
    <w:lvl w:ilvl="4" w:tplc="280A0003" w:tentative="1">
      <w:start w:val="1"/>
      <w:numFmt w:val="bullet"/>
      <w:lvlText w:val="o"/>
      <w:lvlJc w:val="left"/>
      <w:pPr>
        <w:ind w:left="4097" w:hanging="360"/>
      </w:pPr>
      <w:rPr>
        <w:rFonts w:ascii="Courier New" w:hAnsi="Courier New" w:cs="Courier New" w:hint="default"/>
      </w:rPr>
    </w:lvl>
    <w:lvl w:ilvl="5" w:tplc="280A0005" w:tentative="1">
      <w:start w:val="1"/>
      <w:numFmt w:val="bullet"/>
      <w:lvlText w:val=""/>
      <w:lvlJc w:val="left"/>
      <w:pPr>
        <w:ind w:left="4817" w:hanging="360"/>
      </w:pPr>
      <w:rPr>
        <w:rFonts w:ascii="Wingdings" w:hAnsi="Wingdings" w:hint="default"/>
      </w:rPr>
    </w:lvl>
    <w:lvl w:ilvl="6" w:tplc="280A0001" w:tentative="1">
      <w:start w:val="1"/>
      <w:numFmt w:val="bullet"/>
      <w:lvlText w:val=""/>
      <w:lvlJc w:val="left"/>
      <w:pPr>
        <w:ind w:left="5537" w:hanging="360"/>
      </w:pPr>
      <w:rPr>
        <w:rFonts w:ascii="Symbol" w:hAnsi="Symbol" w:hint="default"/>
      </w:rPr>
    </w:lvl>
    <w:lvl w:ilvl="7" w:tplc="280A0003" w:tentative="1">
      <w:start w:val="1"/>
      <w:numFmt w:val="bullet"/>
      <w:lvlText w:val="o"/>
      <w:lvlJc w:val="left"/>
      <w:pPr>
        <w:ind w:left="6257" w:hanging="360"/>
      </w:pPr>
      <w:rPr>
        <w:rFonts w:ascii="Courier New" w:hAnsi="Courier New" w:cs="Courier New" w:hint="default"/>
      </w:rPr>
    </w:lvl>
    <w:lvl w:ilvl="8" w:tplc="280A0005" w:tentative="1">
      <w:start w:val="1"/>
      <w:numFmt w:val="bullet"/>
      <w:lvlText w:val=""/>
      <w:lvlJc w:val="left"/>
      <w:pPr>
        <w:ind w:left="6977" w:hanging="360"/>
      </w:pPr>
      <w:rPr>
        <w:rFonts w:ascii="Wingdings" w:hAnsi="Wingdings" w:hint="default"/>
      </w:rPr>
    </w:lvl>
  </w:abstractNum>
  <w:abstractNum w:abstractNumId="162">
    <w:nsid w:val="75493BC8"/>
    <w:multiLevelType w:val="hybridMultilevel"/>
    <w:tmpl w:val="D700A67A"/>
    <w:lvl w:ilvl="0" w:tplc="4176E0FC">
      <w:start w:val="1"/>
      <w:numFmt w:val="decimal"/>
      <w:lvlText w:val="%1."/>
      <w:lvlJc w:val="left"/>
      <w:pPr>
        <w:ind w:left="938" w:hanging="360"/>
      </w:pPr>
      <w:rPr>
        <w:rFonts w:hint="default"/>
      </w:rPr>
    </w:lvl>
    <w:lvl w:ilvl="1" w:tplc="280A0019" w:tentative="1">
      <w:start w:val="1"/>
      <w:numFmt w:val="lowerLetter"/>
      <w:lvlText w:val="%2."/>
      <w:lvlJc w:val="left"/>
      <w:pPr>
        <w:ind w:left="1658" w:hanging="360"/>
      </w:pPr>
    </w:lvl>
    <w:lvl w:ilvl="2" w:tplc="280A001B" w:tentative="1">
      <w:start w:val="1"/>
      <w:numFmt w:val="lowerRoman"/>
      <w:lvlText w:val="%3."/>
      <w:lvlJc w:val="right"/>
      <w:pPr>
        <w:ind w:left="2378" w:hanging="180"/>
      </w:pPr>
    </w:lvl>
    <w:lvl w:ilvl="3" w:tplc="280A000F" w:tentative="1">
      <w:start w:val="1"/>
      <w:numFmt w:val="decimal"/>
      <w:lvlText w:val="%4."/>
      <w:lvlJc w:val="left"/>
      <w:pPr>
        <w:ind w:left="3098" w:hanging="360"/>
      </w:pPr>
    </w:lvl>
    <w:lvl w:ilvl="4" w:tplc="280A0019" w:tentative="1">
      <w:start w:val="1"/>
      <w:numFmt w:val="lowerLetter"/>
      <w:lvlText w:val="%5."/>
      <w:lvlJc w:val="left"/>
      <w:pPr>
        <w:ind w:left="3818" w:hanging="360"/>
      </w:pPr>
    </w:lvl>
    <w:lvl w:ilvl="5" w:tplc="280A001B" w:tentative="1">
      <w:start w:val="1"/>
      <w:numFmt w:val="lowerRoman"/>
      <w:lvlText w:val="%6."/>
      <w:lvlJc w:val="right"/>
      <w:pPr>
        <w:ind w:left="4538" w:hanging="180"/>
      </w:pPr>
    </w:lvl>
    <w:lvl w:ilvl="6" w:tplc="280A000F" w:tentative="1">
      <w:start w:val="1"/>
      <w:numFmt w:val="decimal"/>
      <w:lvlText w:val="%7."/>
      <w:lvlJc w:val="left"/>
      <w:pPr>
        <w:ind w:left="5258" w:hanging="360"/>
      </w:pPr>
    </w:lvl>
    <w:lvl w:ilvl="7" w:tplc="280A0019" w:tentative="1">
      <w:start w:val="1"/>
      <w:numFmt w:val="lowerLetter"/>
      <w:lvlText w:val="%8."/>
      <w:lvlJc w:val="left"/>
      <w:pPr>
        <w:ind w:left="5978" w:hanging="360"/>
      </w:pPr>
    </w:lvl>
    <w:lvl w:ilvl="8" w:tplc="280A001B" w:tentative="1">
      <w:start w:val="1"/>
      <w:numFmt w:val="lowerRoman"/>
      <w:lvlText w:val="%9."/>
      <w:lvlJc w:val="right"/>
      <w:pPr>
        <w:ind w:left="6698" w:hanging="180"/>
      </w:pPr>
    </w:lvl>
  </w:abstractNum>
  <w:abstractNum w:abstractNumId="163">
    <w:nsid w:val="754A5A5C"/>
    <w:multiLevelType w:val="hybridMultilevel"/>
    <w:tmpl w:val="733C55EA"/>
    <w:lvl w:ilvl="0" w:tplc="474CA784">
      <w:start w:val="1"/>
      <w:numFmt w:val="lowerLetter"/>
      <w:lvlText w:val="%1."/>
      <w:lvlJc w:val="left"/>
      <w:pPr>
        <w:ind w:left="1075"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4">
    <w:nsid w:val="75A75D9F"/>
    <w:multiLevelType w:val="hybridMultilevel"/>
    <w:tmpl w:val="D5E8C70E"/>
    <w:lvl w:ilvl="0" w:tplc="681C72A0">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5">
    <w:nsid w:val="76F868C8"/>
    <w:multiLevelType w:val="hybridMultilevel"/>
    <w:tmpl w:val="FDDEE3C8"/>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6">
    <w:nsid w:val="78D7174B"/>
    <w:multiLevelType w:val="hybridMultilevel"/>
    <w:tmpl w:val="B5D8A6D4"/>
    <w:lvl w:ilvl="0" w:tplc="A468C068">
      <w:start w:val="1"/>
      <w:numFmt w:val="decimal"/>
      <w:lvlText w:val="%1."/>
      <w:lvlJc w:val="left"/>
      <w:pPr>
        <w:ind w:left="720" w:hanging="360"/>
      </w:pPr>
      <w:rPr>
        <w:rFonts w:ascii="Arial Narrow" w:eastAsia="Times New Roman" w:hAnsi="Arial Narrow"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7">
    <w:nsid w:val="78F655D5"/>
    <w:multiLevelType w:val="hybridMultilevel"/>
    <w:tmpl w:val="28B289DE"/>
    <w:lvl w:ilvl="0" w:tplc="280A0001">
      <w:start w:val="1"/>
      <w:numFmt w:val="bullet"/>
      <w:lvlText w:val=""/>
      <w:lvlJc w:val="left"/>
      <w:pPr>
        <w:ind w:left="895" w:hanging="360"/>
      </w:pPr>
      <w:rPr>
        <w:rFonts w:ascii="Symbol" w:hAnsi="Symbol" w:hint="default"/>
      </w:rPr>
    </w:lvl>
    <w:lvl w:ilvl="1" w:tplc="280A0003" w:tentative="1">
      <w:start w:val="1"/>
      <w:numFmt w:val="bullet"/>
      <w:lvlText w:val="o"/>
      <w:lvlJc w:val="left"/>
      <w:pPr>
        <w:ind w:left="1615" w:hanging="360"/>
      </w:pPr>
      <w:rPr>
        <w:rFonts w:ascii="Courier New" w:hAnsi="Courier New" w:cs="Courier New" w:hint="default"/>
      </w:rPr>
    </w:lvl>
    <w:lvl w:ilvl="2" w:tplc="280A0005" w:tentative="1">
      <w:start w:val="1"/>
      <w:numFmt w:val="bullet"/>
      <w:lvlText w:val=""/>
      <w:lvlJc w:val="left"/>
      <w:pPr>
        <w:ind w:left="2335" w:hanging="360"/>
      </w:pPr>
      <w:rPr>
        <w:rFonts w:ascii="Wingdings" w:hAnsi="Wingdings" w:hint="default"/>
      </w:rPr>
    </w:lvl>
    <w:lvl w:ilvl="3" w:tplc="280A0001" w:tentative="1">
      <w:start w:val="1"/>
      <w:numFmt w:val="bullet"/>
      <w:lvlText w:val=""/>
      <w:lvlJc w:val="left"/>
      <w:pPr>
        <w:ind w:left="3055" w:hanging="360"/>
      </w:pPr>
      <w:rPr>
        <w:rFonts w:ascii="Symbol" w:hAnsi="Symbol" w:hint="default"/>
      </w:rPr>
    </w:lvl>
    <w:lvl w:ilvl="4" w:tplc="280A0003" w:tentative="1">
      <w:start w:val="1"/>
      <w:numFmt w:val="bullet"/>
      <w:lvlText w:val="o"/>
      <w:lvlJc w:val="left"/>
      <w:pPr>
        <w:ind w:left="3775" w:hanging="360"/>
      </w:pPr>
      <w:rPr>
        <w:rFonts w:ascii="Courier New" w:hAnsi="Courier New" w:cs="Courier New" w:hint="default"/>
      </w:rPr>
    </w:lvl>
    <w:lvl w:ilvl="5" w:tplc="280A0005" w:tentative="1">
      <w:start w:val="1"/>
      <w:numFmt w:val="bullet"/>
      <w:lvlText w:val=""/>
      <w:lvlJc w:val="left"/>
      <w:pPr>
        <w:ind w:left="4495" w:hanging="360"/>
      </w:pPr>
      <w:rPr>
        <w:rFonts w:ascii="Wingdings" w:hAnsi="Wingdings" w:hint="default"/>
      </w:rPr>
    </w:lvl>
    <w:lvl w:ilvl="6" w:tplc="280A0001" w:tentative="1">
      <w:start w:val="1"/>
      <w:numFmt w:val="bullet"/>
      <w:lvlText w:val=""/>
      <w:lvlJc w:val="left"/>
      <w:pPr>
        <w:ind w:left="5215" w:hanging="360"/>
      </w:pPr>
      <w:rPr>
        <w:rFonts w:ascii="Symbol" w:hAnsi="Symbol" w:hint="default"/>
      </w:rPr>
    </w:lvl>
    <w:lvl w:ilvl="7" w:tplc="280A0003" w:tentative="1">
      <w:start w:val="1"/>
      <w:numFmt w:val="bullet"/>
      <w:lvlText w:val="o"/>
      <w:lvlJc w:val="left"/>
      <w:pPr>
        <w:ind w:left="5935" w:hanging="360"/>
      </w:pPr>
      <w:rPr>
        <w:rFonts w:ascii="Courier New" w:hAnsi="Courier New" w:cs="Courier New" w:hint="default"/>
      </w:rPr>
    </w:lvl>
    <w:lvl w:ilvl="8" w:tplc="280A0005" w:tentative="1">
      <w:start w:val="1"/>
      <w:numFmt w:val="bullet"/>
      <w:lvlText w:val=""/>
      <w:lvlJc w:val="left"/>
      <w:pPr>
        <w:ind w:left="6655" w:hanging="360"/>
      </w:pPr>
      <w:rPr>
        <w:rFonts w:ascii="Wingdings" w:hAnsi="Wingdings" w:hint="default"/>
      </w:rPr>
    </w:lvl>
  </w:abstractNum>
  <w:abstractNum w:abstractNumId="168">
    <w:nsid w:val="79753DC7"/>
    <w:multiLevelType w:val="hybridMultilevel"/>
    <w:tmpl w:val="92D0BCB4"/>
    <w:lvl w:ilvl="0" w:tplc="CE8413B8">
      <w:start w:val="1"/>
      <w:numFmt w:val="lowerLetter"/>
      <w:lvlText w:val="%1."/>
      <w:lvlJc w:val="left"/>
      <w:pPr>
        <w:ind w:left="1075"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9">
    <w:nsid w:val="79D533CB"/>
    <w:multiLevelType w:val="hybridMultilevel"/>
    <w:tmpl w:val="757CB22A"/>
    <w:lvl w:ilvl="0" w:tplc="E0B07A30">
      <w:start w:val="7"/>
      <w:numFmt w:val="lowerLetter"/>
      <w:lvlText w:val="%1."/>
      <w:lvlJc w:val="left"/>
      <w:pPr>
        <w:ind w:left="144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0">
    <w:nsid w:val="7A1964CF"/>
    <w:multiLevelType w:val="hybridMultilevel"/>
    <w:tmpl w:val="358CC1AC"/>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71">
    <w:nsid w:val="7AF718AF"/>
    <w:multiLevelType w:val="hybridMultilevel"/>
    <w:tmpl w:val="3DEA9D40"/>
    <w:lvl w:ilvl="0" w:tplc="29748D4E">
      <w:numFmt w:val="bullet"/>
      <w:lvlText w:val="-"/>
      <w:lvlJc w:val="left"/>
      <w:pPr>
        <w:ind w:left="934" w:hanging="360"/>
      </w:pPr>
      <w:rPr>
        <w:rFonts w:ascii="Arial Narrow" w:eastAsia="Times New Roman" w:hAnsi="Arial Narrow" w:cs="Arial Narrow" w:hint="default"/>
      </w:rPr>
    </w:lvl>
    <w:lvl w:ilvl="1" w:tplc="280A0003" w:tentative="1">
      <w:start w:val="1"/>
      <w:numFmt w:val="bullet"/>
      <w:lvlText w:val="o"/>
      <w:lvlJc w:val="left"/>
      <w:pPr>
        <w:ind w:left="1654" w:hanging="360"/>
      </w:pPr>
      <w:rPr>
        <w:rFonts w:ascii="Courier New" w:hAnsi="Courier New" w:cs="Courier New" w:hint="default"/>
      </w:rPr>
    </w:lvl>
    <w:lvl w:ilvl="2" w:tplc="280A0005" w:tentative="1">
      <w:start w:val="1"/>
      <w:numFmt w:val="bullet"/>
      <w:lvlText w:val=""/>
      <w:lvlJc w:val="left"/>
      <w:pPr>
        <w:ind w:left="2374" w:hanging="360"/>
      </w:pPr>
      <w:rPr>
        <w:rFonts w:ascii="Wingdings" w:hAnsi="Wingdings" w:hint="default"/>
      </w:rPr>
    </w:lvl>
    <w:lvl w:ilvl="3" w:tplc="280A0001" w:tentative="1">
      <w:start w:val="1"/>
      <w:numFmt w:val="bullet"/>
      <w:lvlText w:val=""/>
      <w:lvlJc w:val="left"/>
      <w:pPr>
        <w:ind w:left="3094" w:hanging="360"/>
      </w:pPr>
      <w:rPr>
        <w:rFonts w:ascii="Symbol" w:hAnsi="Symbol" w:hint="default"/>
      </w:rPr>
    </w:lvl>
    <w:lvl w:ilvl="4" w:tplc="280A0003" w:tentative="1">
      <w:start w:val="1"/>
      <w:numFmt w:val="bullet"/>
      <w:lvlText w:val="o"/>
      <w:lvlJc w:val="left"/>
      <w:pPr>
        <w:ind w:left="3814" w:hanging="360"/>
      </w:pPr>
      <w:rPr>
        <w:rFonts w:ascii="Courier New" w:hAnsi="Courier New" w:cs="Courier New" w:hint="default"/>
      </w:rPr>
    </w:lvl>
    <w:lvl w:ilvl="5" w:tplc="280A0005" w:tentative="1">
      <w:start w:val="1"/>
      <w:numFmt w:val="bullet"/>
      <w:lvlText w:val=""/>
      <w:lvlJc w:val="left"/>
      <w:pPr>
        <w:ind w:left="4534" w:hanging="360"/>
      </w:pPr>
      <w:rPr>
        <w:rFonts w:ascii="Wingdings" w:hAnsi="Wingdings" w:hint="default"/>
      </w:rPr>
    </w:lvl>
    <w:lvl w:ilvl="6" w:tplc="280A0001" w:tentative="1">
      <w:start w:val="1"/>
      <w:numFmt w:val="bullet"/>
      <w:lvlText w:val=""/>
      <w:lvlJc w:val="left"/>
      <w:pPr>
        <w:ind w:left="5254" w:hanging="360"/>
      </w:pPr>
      <w:rPr>
        <w:rFonts w:ascii="Symbol" w:hAnsi="Symbol" w:hint="default"/>
      </w:rPr>
    </w:lvl>
    <w:lvl w:ilvl="7" w:tplc="280A0003" w:tentative="1">
      <w:start w:val="1"/>
      <w:numFmt w:val="bullet"/>
      <w:lvlText w:val="o"/>
      <w:lvlJc w:val="left"/>
      <w:pPr>
        <w:ind w:left="5974" w:hanging="360"/>
      </w:pPr>
      <w:rPr>
        <w:rFonts w:ascii="Courier New" w:hAnsi="Courier New" w:cs="Courier New" w:hint="default"/>
      </w:rPr>
    </w:lvl>
    <w:lvl w:ilvl="8" w:tplc="280A0005" w:tentative="1">
      <w:start w:val="1"/>
      <w:numFmt w:val="bullet"/>
      <w:lvlText w:val=""/>
      <w:lvlJc w:val="left"/>
      <w:pPr>
        <w:ind w:left="6694" w:hanging="360"/>
      </w:pPr>
      <w:rPr>
        <w:rFonts w:ascii="Wingdings" w:hAnsi="Wingdings" w:hint="default"/>
      </w:rPr>
    </w:lvl>
  </w:abstractNum>
  <w:abstractNum w:abstractNumId="172">
    <w:nsid w:val="7C133B1C"/>
    <w:multiLevelType w:val="hybridMultilevel"/>
    <w:tmpl w:val="633AFFD2"/>
    <w:lvl w:ilvl="0" w:tplc="E32C9D84">
      <w:start w:val="1"/>
      <w:numFmt w:val="bullet"/>
      <w:lvlText w:val=""/>
      <w:lvlJc w:val="left"/>
      <w:pPr>
        <w:ind w:left="1306" w:hanging="360"/>
      </w:pPr>
      <w:rPr>
        <w:rFonts w:ascii="Wingdings" w:hAnsi="Wingdings" w:hint="default"/>
        <w:strike w:val="0"/>
      </w:rPr>
    </w:lvl>
    <w:lvl w:ilvl="1" w:tplc="280A0003" w:tentative="1">
      <w:start w:val="1"/>
      <w:numFmt w:val="bullet"/>
      <w:lvlText w:val="o"/>
      <w:lvlJc w:val="left"/>
      <w:pPr>
        <w:ind w:left="2026" w:hanging="360"/>
      </w:pPr>
      <w:rPr>
        <w:rFonts w:ascii="Courier New" w:hAnsi="Courier New" w:cs="Courier New" w:hint="default"/>
      </w:rPr>
    </w:lvl>
    <w:lvl w:ilvl="2" w:tplc="280A0005" w:tentative="1">
      <w:start w:val="1"/>
      <w:numFmt w:val="bullet"/>
      <w:lvlText w:val=""/>
      <w:lvlJc w:val="left"/>
      <w:pPr>
        <w:ind w:left="2746" w:hanging="360"/>
      </w:pPr>
      <w:rPr>
        <w:rFonts w:ascii="Wingdings" w:hAnsi="Wingdings" w:hint="default"/>
      </w:rPr>
    </w:lvl>
    <w:lvl w:ilvl="3" w:tplc="280A0001" w:tentative="1">
      <w:start w:val="1"/>
      <w:numFmt w:val="bullet"/>
      <w:lvlText w:val=""/>
      <w:lvlJc w:val="left"/>
      <w:pPr>
        <w:ind w:left="3466" w:hanging="360"/>
      </w:pPr>
      <w:rPr>
        <w:rFonts w:ascii="Symbol" w:hAnsi="Symbol" w:hint="default"/>
      </w:rPr>
    </w:lvl>
    <w:lvl w:ilvl="4" w:tplc="280A0003" w:tentative="1">
      <w:start w:val="1"/>
      <w:numFmt w:val="bullet"/>
      <w:lvlText w:val="o"/>
      <w:lvlJc w:val="left"/>
      <w:pPr>
        <w:ind w:left="4186" w:hanging="360"/>
      </w:pPr>
      <w:rPr>
        <w:rFonts w:ascii="Courier New" w:hAnsi="Courier New" w:cs="Courier New" w:hint="default"/>
      </w:rPr>
    </w:lvl>
    <w:lvl w:ilvl="5" w:tplc="280A0005" w:tentative="1">
      <w:start w:val="1"/>
      <w:numFmt w:val="bullet"/>
      <w:lvlText w:val=""/>
      <w:lvlJc w:val="left"/>
      <w:pPr>
        <w:ind w:left="4906" w:hanging="360"/>
      </w:pPr>
      <w:rPr>
        <w:rFonts w:ascii="Wingdings" w:hAnsi="Wingdings" w:hint="default"/>
      </w:rPr>
    </w:lvl>
    <w:lvl w:ilvl="6" w:tplc="280A0001" w:tentative="1">
      <w:start w:val="1"/>
      <w:numFmt w:val="bullet"/>
      <w:lvlText w:val=""/>
      <w:lvlJc w:val="left"/>
      <w:pPr>
        <w:ind w:left="5626" w:hanging="360"/>
      </w:pPr>
      <w:rPr>
        <w:rFonts w:ascii="Symbol" w:hAnsi="Symbol" w:hint="default"/>
      </w:rPr>
    </w:lvl>
    <w:lvl w:ilvl="7" w:tplc="280A0003" w:tentative="1">
      <w:start w:val="1"/>
      <w:numFmt w:val="bullet"/>
      <w:lvlText w:val="o"/>
      <w:lvlJc w:val="left"/>
      <w:pPr>
        <w:ind w:left="6346" w:hanging="360"/>
      </w:pPr>
      <w:rPr>
        <w:rFonts w:ascii="Courier New" w:hAnsi="Courier New" w:cs="Courier New" w:hint="default"/>
      </w:rPr>
    </w:lvl>
    <w:lvl w:ilvl="8" w:tplc="280A0005" w:tentative="1">
      <w:start w:val="1"/>
      <w:numFmt w:val="bullet"/>
      <w:lvlText w:val=""/>
      <w:lvlJc w:val="left"/>
      <w:pPr>
        <w:ind w:left="7066" w:hanging="360"/>
      </w:pPr>
      <w:rPr>
        <w:rFonts w:ascii="Wingdings" w:hAnsi="Wingdings" w:hint="default"/>
      </w:rPr>
    </w:lvl>
  </w:abstractNum>
  <w:abstractNum w:abstractNumId="173">
    <w:nsid w:val="7DFE5962"/>
    <w:multiLevelType w:val="hybridMultilevel"/>
    <w:tmpl w:val="B76C36F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4">
    <w:nsid w:val="7F4F3D6B"/>
    <w:multiLevelType w:val="hybridMultilevel"/>
    <w:tmpl w:val="DFFA1574"/>
    <w:lvl w:ilvl="0" w:tplc="48984628">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5">
    <w:nsid w:val="7FA5210B"/>
    <w:multiLevelType w:val="hybridMultilevel"/>
    <w:tmpl w:val="CA7EF5BE"/>
    <w:lvl w:ilvl="0" w:tplc="29748D4E">
      <w:numFmt w:val="bullet"/>
      <w:lvlText w:val="-"/>
      <w:lvlJc w:val="left"/>
      <w:pPr>
        <w:ind w:left="1440" w:hanging="360"/>
      </w:pPr>
      <w:rPr>
        <w:rFonts w:ascii="Arial Narrow" w:eastAsia="Times New Roman" w:hAnsi="Arial Narrow" w:cs="Arial Narrow" w:hint="default"/>
        <w:strike w:val="0"/>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43"/>
  </w:num>
  <w:num w:numId="2">
    <w:abstractNumId w:val="110"/>
  </w:num>
  <w:num w:numId="3">
    <w:abstractNumId w:val="173"/>
  </w:num>
  <w:num w:numId="4">
    <w:abstractNumId w:val="126"/>
  </w:num>
  <w:num w:numId="5">
    <w:abstractNumId w:val="107"/>
  </w:num>
  <w:num w:numId="6">
    <w:abstractNumId w:val="146"/>
  </w:num>
  <w:num w:numId="7">
    <w:abstractNumId w:val="128"/>
  </w:num>
  <w:num w:numId="8">
    <w:abstractNumId w:val="66"/>
  </w:num>
  <w:num w:numId="9">
    <w:abstractNumId w:val="162"/>
  </w:num>
  <w:num w:numId="10">
    <w:abstractNumId w:val="77"/>
  </w:num>
  <w:num w:numId="11">
    <w:abstractNumId w:val="134"/>
  </w:num>
  <w:num w:numId="12">
    <w:abstractNumId w:val="36"/>
  </w:num>
  <w:num w:numId="13">
    <w:abstractNumId w:val="137"/>
  </w:num>
  <w:num w:numId="14">
    <w:abstractNumId w:val="145"/>
  </w:num>
  <w:num w:numId="15">
    <w:abstractNumId w:val="0"/>
  </w:num>
  <w:num w:numId="16">
    <w:abstractNumId w:val="98"/>
  </w:num>
  <w:num w:numId="17">
    <w:abstractNumId w:val="165"/>
  </w:num>
  <w:num w:numId="18">
    <w:abstractNumId w:val="26"/>
  </w:num>
  <w:num w:numId="19">
    <w:abstractNumId w:val="133"/>
  </w:num>
  <w:num w:numId="20">
    <w:abstractNumId w:val="99"/>
  </w:num>
  <w:num w:numId="21">
    <w:abstractNumId w:val="67"/>
  </w:num>
  <w:num w:numId="22">
    <w:abstractNumId w:val="151"/>
  </w:num>
  <w:num w:numId="23">
    <w:abstractNumId w:val="83"/>
  </w:num>
  <w:num w:numId="24">
    <w:abstractNumId w:val="51"/>
  </w:num>
  <w:num w:numId="25">
    <w:abstractNumId w:val="169"/>
  </w:num>
  <w:num w:numId="26">
    <w:abstractNumId w:val="90"/>
  </w:num>
  <w:num w:numId="27">
    <w:abstractNumId w:val="2"/>
  </w:num>
  <w:num w:numId="28">
    <w:abstractNumId w:val="29"/>
  </w:num>
  <w:num w:numId="29">
    <w:abstractNumId w:val="115"/>
  </w:num>
  <w:num w:numId="30">
    <w:abstractNumId w:val="105"/>
  </w:num>
  <w:num w:numId="31">
    <w:abstractNumId w:val="138"/>
  </w:num>
  <w:num w:numId="32">
    <w:abstractNumId w:val="27"/>
  </w:num>
  <w:num w:numId="33">
    <w:abstractNumId w:val="103"/>
  </w:num>
  <w:num w:numId="34">
    <w:abstractNumId w:val="30"/>
  </w:num>
  <w:num w:numId="35">
    <w:abstractNumId w:val="45"/>
  </w:num>
  <w:num w:numId="36">
    <w:abstractNumId w:val="132"/>
  </w:num>
  <w:num w:numId="37">
    <w:abstractNumId w:val="171"/>
  </w:num>
  <w:num w:numId="38">
    <w:abstractNumId w:val="44"/>
  </w:num>
  <w:num w:numId="39">
    <w:abstractNumId w:val="1"/>
  </w:num>
  <w:num w:numId="40">
    <w:abstractNumId w:val="22"/>
  </w:num>
  <w:num w:numId="41">
    <w:abstractNumId w:val="59"/>
  </w:num>
  <w:num w:numId="42">
    <w:abstractNumId w:val="23"/>
  </w:num>
  <w:num w:numId="43">
    <w:abstractNumId w:val="121"/>
  </w:num>
  <w:num w:numId="44">
    <w:abstractNumId w:val="4"/>
  </w:num>
  <w:num w:numId="45">
    <w:abstractNumId w:val="167"/>
  </w:num>
  <w:num w:numId="46">
    <w:abstractNumId w:val="143"/>
  </w:num>
  <w:num w:numId="47">
    <w:abstractNumId w:val="87"/>
  </w:num>
  <w:num w:numId="48">
    <w:abstractNumId w:val="157"/>
  </w:num>
  <w:num w:numId="49">
    <w:abstractNumId w:val="101"/>
  </w:num>
  <w:num w:numId="50">
    <w:abstractNumId w:val="123"/>
  </w:num>
  <w:num w:numId="51">
    <w:abstractNumId w:val="156"/>
  </w:num>
  <w:num w:numId="52">
    <w:abstractNumId w:val="142"/>
  </w:num>
  <w:num w:numId="53">
    <w:abstractNumId w:val="37"/>
  </w:num>
  <w:num w:numId="54">
    <w:abstractNumId w:val="104"/>
  </w:num>
  <w:num w:numId="55">
    <w:abstractNumId w:val="172"/>
  </w:num>
  <w:num w:numId="56">
    <w:abstractNumId w:val="96"/>
  </w:num>
  <w:num w:numId="57">
    <w:abstractNumId w:val="88"/>
  </w:num>
  <w:num w:numId="58">
    <w:abstractNumId w:val="35"/>
  </w:num>
  <w:num w:numId="59">
    <w:abstractNumId w:val="20"/>
  </w:num>
  <w:num w:numId="60">
    <w:abstractNumId w:val="75"/>
  </w:num>
  <w:num w:numId="61">
    <w:abstractNumId w:val="91"/>
  </w:num>
  <w:num w:numId="62">
    <w:abstractNumId w:val="7"/>
  </w:num>
  <w:num w:numId="63">
    <w:abstractNumId w:val="25"/>
  </w:num>
  <w:num w:numId="64">
    <w:abstractNumId w:val="31"/>
  </w:num>
  <w:num w:numId="65">
    <w:abstractNumId w:val="136"/>
  </w:num>
  <w:num w:numId="66">
    <w:abstractNumId w:val="124"/>
  </w:num>
  <w:num w:numId="67">
    <w:abstractNumId w:val="160"/>
  </w:num>
  <w:num w:numId="68">
    <w:abstractNumId w:val="38"/>
  </w:num>
  <w:num w:numId="69">
    <w:abstractNumId w:val="97"/>
  </w:num>
  <w:num w:numId="70">
    <w:abstractNumId w:val="147"/>
  </w:num>
  <w:num w:numId="71">
    <w:abstractNumId w:val="52"/>
  </w:num>
  <w:num w:numId="72">
    <w:abstractNumId w:val="93"/>
  </w:num>
  <w:num w:numId="73">
    <w:abstractNumId w:val="48"/>
  </w:num>
  <w:num w:numId="74">
    <w:abstractNumId w:val="141"/>
  </w:num>
  <w:num w:numId="75">
    <w:abstractNumId w:val="112"/>
  </w:num>
  <w:num w:numId="76">
    <w:abstractNumId w:val="57"/>
  </w:num>
  <w:num w:numId="77">
    <w:abstractNumId w:val="148"/>
  </w:num>
  <w:num w:numId="78">
    <w:abstractNumId w:val="108"/>
  </w:num>
  <w:num w:numId="79">
    <w:abstractNumId w:val="62"/>
  </w:num>
  <w:num w:numId="80">
    <w:abstractNumId w:val="118"/>
  </w:num>
  <w:num w:numId="81">
    <w:abstractNumId w:val="33"/>
  </w:num>
  <w:num w:numId="82">
    <w:abstractNumId w:val="14"/>
  </w:num>
  <w:num w:numId="83">
    <w:abstractNumId w:val="125"/>
  </w:num>
  <w:num w:numId="84">
    <w:abstractNumId w:val="175"/>
  </w:num>
  <w:num w:numId="85">
    <w:abstractNumId w:val="18"/>
  </w:num>
  <w:num w:numId="86">
    <w:abstractNumId w:val="154"/>
  </w:num>
  <w:num w:numId="87">
    <w:abstractNumId w:val="131"/>
  </w:num>
  <w:num w:numId="88">
    <w:abstractNumId w:val="47"/>
  </w:num>
  <w:num w:numId="89">
    <w:abstractNumId w:val="5"/>
  </w:num>
  <w:num w:numId="90">
    <w:abstractNumId w:val="13"/>
  </w:num>
  <w:num w:numId="91">
    <w:abstractNumId w:val="84"/>
  </w:num>
  <w:num w:numId="92">
    <w:abstractNumId w:val="80"/>
  </w:num>
  <w:num w:numId="93">
    <w:abstractNumId w:val="114"/>
  </w:num>
  <w:num w:numId="94">
    <w:abstractNumId w:val="89"/>
  </w:num>
  <w:num w:numId="95">
    <w:abstractNumId w:val="24"/>
  </w:num>
  <w:num w:numId="96">
    <w:abstractNumId w:val="46"/>
  </w:num>
  <w:num w:numId="97">
    <w:abstractNumId w:val="71"/>
  </w:num>
  <w:num w:numId="98">
    <w:abstractNumId w:val="85"/>
  </w:num>
  <w:num w:numId="99">
    <w:abstractNumId w:val="139"/>
  </w:num>
  <w:num w:numId="100">
    <w:abstractNumId w:val="168"/>
  </w:num>
  <w:num w:numId="101">
    <w:abstractNumId w:val="163"/>
  </w:num>
  <w:num w:numId="102">
    <w:abstractNumId w:val="117"/>
  </w:num>
  <w:num w:numId="103">
    <w:abstractNumId w:val="16"/>
  </w:num>
  <w:num w:numId="104">
    <w:abstractNumId w:val="116"/>
  </w:num>
  <w:num w:numId="105">
    <w:abstractNumId w:val="19"/>
  </w:num>
  <w:num w:numId="106">
    <w:abstractNumId w:val="82"/>
  </w:num>
  <w:num w:numId="107">
    <w:abstractNumId w:val="32"/>
  </w:num>
  <w:num w:numId="108">
    <w:abstractNumId w:val="58"/>
  </w:num>
  <w:num w:numId="109">
    <w:abstractNumId w:val="11"/>
  </w:num>
  <w:num w:numId="110">
    <w:abstractNumId w:val="55"/>
  </w:num>
  <w:num w:numId="111">
    <w:abstractNumId w:val="68"/>
  </w:num>
  <w:num w:numId="112">
    <w:abstractNumId w:val="56"/>
  </w:num>
  <w:num w:numId="113">
    <w:abstractNumId w:val="174"/>
  </w:num>
  <w:num w:numId="114">
    <w:abstractNumId w:val="164"/>
  </w:num>
  <w:num w:numId="115">
    <w:abstractNumId w:val="6"/>
  </w:num>
  <w:num w:numId="116">
    <w:abstractNumId w:val="92"/>
  </w:num>
  <w:num w:numId="117">
    <w:abstractNumId w:val="140"/>
  </w:num>
  <w:num w:numId="118">
    <w:abstractNumId w:val="100"/>
  </w:num>
  <w:num w:numId="119">
    <w:abstractNumId w:val="129"/>
  </w:num>
  <w:num w:numId="120">
    <w:abstractNumId w:val="150"/>
  </w:num>
  <w:num w:numId="121">
    <w:abstractNumId w:val="17"/>
  </w:num>
  <w:num w:numId="122">
    <w:abstractNumId w:val="102"/>
  </w:num>
  <w:num w:numId="123">
    <w:abstractNumId w:val="122"/>
  </w:num>
  <w:num w:numId="124">
    <w:abstractNumId w:val="153"/>
  </w:num>
  <w:num w:numId="12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64"/>
  </w:num>
  <w:num w:numId="127">
    <w:abstractNumId w:val="76"/>
  </w:num>
  <w:num w:numId="128">
    <w:abstractNumId w:val="119"/>
  </w:num>
  <w:num w:numId="129">
    <w:abstractNumId w:val="113"/>
  </w:num>
  <w:num w:numId="130">
    <w:abstractNumId w:val="15"/>
  </w:num>
  <w:num w:numId="131">
    <w:abstractNumId w:val="79"/>
  </w:num>
  <w:num w:numId="132">
    <w:abstractNumId w:val="12"/>
  </w:num>
  <w:num w:numId="133">
    <w:abstractNumId w:val="161"/>
  </w:num>
  <w:num w:numId="134">
    <w:abstractNumId w:val="41"/>
  </w:num>
  <w:num w:numId="135">
    <w:abstractNumId w:val="159"/>
  </w:num>
  <w:num w:numId="136">
    <w:abstractNumId w:val="39"/>
  </w:num>
  <w:num w:numId="137">
    <w:abstractNumId w:val="65"/>
  </w:num>
  <w:num w:numId="138">
    <w:abstractNumId w:val="94"/>
  </w:num>
  <w:num w:numId="139">
    <w:abstractNumId w:val="54"/>
  </w:num>
  <w:num w:numId="140">
    <w:abstractNumId w:val="28"/>
  </w:num>
  <w:num w:numId="141">
    <w:abstractNumId w:val="21"/>
  </w:num>
  <w:num w:numId="142">
    <w:abstractNumId w:val="49"/>
  </w:num>
  <w:num w:numId="143">
    <w:abstractNumId w:val="34"/>
  </w:num>
  <w:num w:numId="144">
    <w:abstractNumId w:val="130"/>
  </w:num>
  <w:num w:numId="145">
    <w:abstractNumId w:val="8"/>
  </w:num>
  <w:num w:numId="146">
    <w:abstractNumId w:val="73"/>
  </w:num>
  <w:num w:numId="147">
    <w:abstractNumId w:val="158"/>
  </w:num>
  <w:num w:numId="148">
    <w:abstractNumId w:val="144"/>
  </w:num>
  <w:num w:numId="149">
    <w:abstractNumId w:val="53"/>
  </w:num>
  <w:num w:numId="150">
    <w:abstractNumId w:val="61"/>
  </w:num>
  <w:num w:numId="151">
    <w:abstractNumId w:val="78"/>
  </w:num>
  <w:num w:numId="152">
    <w:abstractNumId w:val="155"/>
  </w:num>
  <w:num w:numId="153">
    <w:abstractNumId w:val="9"/>
  </w:num>
  <w:num w:numId="154">
    <w:abstractNumId w:val="70"/>
  </w:num>
  <w:num w:numId="155">
    <w:abstractNumId w:val="170"/>
  </w:num>
  <w:num w:numId="156">
    <w:abstractNumId w:val="135"/>
  </w:num>
  <w:num w:numId="157">
    <w:abstractNumId w:val="86"/>
  </w:num>
  <w:num w:numId="158">
    <w:abstractNumId w:val="10"/>
  </w:num>
  <w:num w:numId="159">
    <w:abstractNumId w:val="152"/>
  </w:num>
  <w:num w:numId="160">
    <w:abstractNumId w:val="120"/>
  </w:num>
  <w:num w:numId="161">
    <w:abstractNumId w:val="106"/>
  </w:num>
  <w:num w:numId="162">
    <w:abstractNumId w:val="63"/>
  </w:num>
  <w:num w:numId="163">
    <w:abstractNumId w:val="3"/>
  </w:num>
  <w:num w:numId="164">
    <w:abstractNumId w:val="109"/>
  </w:num>
  <w:num w:numId="165">
    <w:abstractNumId w:val="95"/>
  </w:num>
  <w:num w:numId="166">
    <w:abstractNumId w:val="40"/>
  </w:num>
  <w:num w:numId="167">
    <w:abstractNumId w:val="149"/>
  </w:num>
  <w:num w:numId="168">
    <w:abstractNumId w:val="72"/>
  </w:num>
  <w:num w:numId="169">
    <w:abstractNumId w:val="69"/>
  </w:num>
  <w:num w:numId="170">
    <w:abstractNumId w:val="42"/>
  </w:num>
  <w:num w:numId="171">
    <w:abstractNumId w:val="81"/>
  </w:num>
  <w:num w:numId="172">
    <w:abstractNumId w:val="166"/>
  </w:num>
  <w:num w:numId="173">
    <w:abstractNumId w:val="111"/>
  </w:num>
  <w:num w:numId="174">
    <w:abstractNumId w:val="60"/>
  </w:num>
  <w:num w:numId="175">
    <w:abstractNumId w:val="127"/>
  </w:num>
  <w:num w:numId="176">
    <w:abstractNumId w:val="74"/>
  </w:num>
  <w:num w:numId="177">
    <w:abstractNumId w:val="15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1"/>
  <w:doNotDisplayPageBoundaries/>
  <w:hideSpellingErrors/>
  <w:hideGrammaticalErrors/>
  <w:defaultTabStop w:val="709"/>
  <w:hyphenationZone w:val="425"/>
  <w:drawingGridHorizontalSpacing w:val="110"/>
  <w:displayHorizontalDrawingGridEvery w:val="2"/>
  <w:noPunctuationKerning/>
  <w:characterSpacingControl w:val="doNotCompress"/>
  <w:hdrShapeDefaults>
    <o:shapedefaults v:ext="edit" spidmax="2050">
      <o:colormru v:ext="edit" colors="#75d1ff,#89d8ff,#0c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083A"/>
    <w:rsid w:val="00001F77"/>
    <w:rsid w:val="000038E6"/>
    <w:rsid w:val="00004A63"/>
    <w:rsid w:val="0001039D"/>
    <w:rsid w:val="000112F0"/>
    <w:rsid w:val="00012842"/>
    <w:rsid w:val="00013E3C"/>
    <w:rsid w:val="00015454"/>
    <w:rsid w:val="000166BD"/>
    <w:rsid w:val="00017AE9"/>
    <w:rsid w:val="000200D4"/>
    <w:rsid w:val="00025073"/>
    <w:rsid w:val="00025098"/>
    <w:rsid w:val="00025EBB"/>
    <w:rsid w:val="000279A7"/>
    <w:rsid w:val="000305EB"/>
    <w:rsid w:val="00030CB0"/>
    <w:rsid w:val="000316E6"/>
    <w:rsid w:val="00031835"/>
    <w:rsid w:val="00031BD8"/>
    <w:rsid w:val="00032C48"/>
    <w:rsid w:val="00033126"/>
    <w:rsid w:val="00033AD6"/>
    <w:rsid w:val="0003415E"/>
    <w:rsid w:val="0004049C"/>
    <w:rsid w:val="000406BA"/>
    <w:rsid w:val="00041A91"/>
    <w:rsid w:val="00044AC7"/>
    <w:rsid w:val="00044E9C"/>
    <w:rsid w:val="00046386"/>
    <w:rsid w:val="000466DE"/>
    <w:rsid w:val="0004678C"/>
    <w:rsid w:val="000508E4"/>
    <w:rsid w:val="00050AAB"/>
    <w:rsid w:val="00051709"/>
    <w:rsid w:val="0005353F"/>
    <w:rsid w:val="00054115"/>
    <w:rsid w:val="00054636"/>
    <w:rsid w:val="00055917"/>
    <w:rsid w:val="00056264"/>
    <w:rsid w:val="000602C7"/>
    <w:rsid w:val="000612AD"/>
    <w:rsid w:val="000617C1"/>
    <w:rsid w:val="000623A4"/>
    <w:rsid w:val="00064511"/>
    <w:rsid w:val="00065BAB"/>
    <w:rsid w:val="00065D29"/>
    <w:rsid w:val="00067C81"/>
    <w:rsid w:val="00067F38"/>
    <w:rsid w:val="0007214A"/>
    <w:rsid w:val="00075AFE"/>
    <w:rsid w:val="0008048E"/>
    <w:rsid w:val="00081AD0"/>
    <w:rsid w:val="000862D4"/>
    <w:rsid w:val="000879E7"/>
    <w:rsid w:val="00087C19"/>
    <w:rsid w:val="00090BAE"/>
    <w:rsid w:val="0009167D"/>
    <w:rsid w:val="0009288F"/>
    <w:rsid w:val="00093DBB"/>
    <w:rsid w:val="00094487"/>
    <w:rsid w:val="00095DE7"/>
    <w:rsid w:val="00095F9B"/>
    <w:rsid w:val="000974BB"/>
    <w:rsid w:val="00097B16"/>
    <w:rsid w:val="000A03EA"/>
    <w:rsid w:val="000A43B2"/>
    <w:rsid w:val="000A4424"/>
    <w:rsid w:val="000A5EC1"/>
    <w:rsid w:val="000B241E"/>
    <w:rsid w:val="000B2FB6"/>
    <w:rsid w:val="000B3140"/>
    <w:rsid w:val="000B5C1A"/>
    <w:rsid w:val="000B62B9"/>
    <w:rsid w:val="000B6EAC"/>
    <w:rsid w:val="000B7976"/>
    <w:rsid w:val="000B7AD6"/>
    <w:rsid w:val="000C1046"/>
    <w:rsid w:val="000C1AF8"/>
    <w:rsid w:val="000C3195"/>
    <w:rsid w:val="000C4521"/>
    <w:rsid w:val="000C4BD2"/>
    <w:rsid w:val="000C7A2D"/>
    <w:rsid w:val="000C7FB0"/>
    <w:rsid w:val="000D0140"/>
    <w:rsid w:val="000D236C"/>
    <w:rsid w:val="000D2789"/>
    <w:rsid w:val="000D3E60"/>
    <w:rsid w:val="000D448C"/>
    <w:rsid w:val="000D62B1"/>
    <w:rsid w:val="000D6B3E"/>
    <w:rsid w:val="000D7F44"/>
    <w:rsid w:val="000E23B5"/>
    <w:rsid w:val="000E2EE1"/>
    <w:rsid w:val="000E6EC9"/>
    <w:rsid w:val="000E75CC"/>
    <w:rsid w:val="000E7CE1"/>
    <w:rsid w:val="000F2D49"/>
    <w:rsid w:val="000F35A5"/>
    <w:rsid w:val="000F411A"/>
    <w:rsid w:val="000F6ECA"/>
    <w:rsid w:val="000F73BA"/>
    <w:rsid w:val="000F7E55"/>
    <w:rsid w:val="00100AD1"/>
    <w:rsid w:val="00100CE9"/>
    <w:rsid w:val="0010256E"/>
    <w:rsid w:val="00107C0D"/>
    <w:rsid w:val="001116E0"/>
    <w:rsid w:val="001117AA"/>
    <w:rsid w:val="00113363"/>
    <w:rsid w:val="00116681"/>
    <w:rsid w:val="00123776"/>
    <w:rsid w:val="001238A3"/>
    <w:rsid w:val="0012584D"/>
    <w:rsid w:val="00126738"/>
    <w:rsid w:val="00130062"/>
    <w:rsid w:val="00131447"/>
    <w:rsid w:val="0013175C"/>
    <w:rsid w:val="00131A9D"/>
    <w:rsid w:val="00131C0E"/>
    <w:rsid w:val="001337FC"/>
    <w:rsid w:val="0013434F"/>
    <w:rsid w:val="0013727C"/>
    <w:rsid w:val="001375D3"/>
    <w:rsid w:val="00140293"/>
    <w:rsid w:val="001404EC"/>
    <w:rsid w:val="00142F9F"/>
    <w:rsid w:val="001435EC"/>
    <w:rsid w:val="001504D8"/>
    <w:rsid w:val="0015058B"/>
    <w:rsid w:val="00150678"/>
    <w:rsid w:val="00152B20"/>
    <w:rsid w:val="00156459"/>
    <w:rsid w:val="00157482"/>
    <w:rsid w:val="00157DCF"/>
    <w:rsid w:val="0016496D"/>
    <w:rsid w:val="00165824"/>
    <w:rsid w:val="0016625A"/>
    <w:rsid w:val="00170058"/>
    <w:rsid w:val="001708CF"/>
    <w:rsid w:val="001733EE"/>
    <w:rsid w:val="00174576"/>
    <w:rsid w:val="001747E8"/>
    <w:rsid w:val="0017502A"/>
    <w:rsid w:val="00176C85"/>
    <w:rsid w:val="00180581"/>
    <w:rsid w:val="00180DAC"/>
    <w:rsid w:val="00182328"/>
    <w:rsid w:val="001841E4"/>
    <w:rsid w:val="0018443D"/>
    <w:rsid w:val="00186A8D"/>
    <w:rsid w:val="001956BE"/>
    <w:rsid w:val="001A1A12"/>
    <w:rsid w:val="001A2039"/>
    <w:rsid w:val="001A2F04"/>
    <w:rsid w:val="001A5A94"/>
    <w:rsid w:val="001A69D4"/>
    <w:rsid w:val="001A6AD1"/>
    <w:rsid w:val="001A6CC7"/>
    <w:rsid w:val="001A75B0"/>
    <w:rsid w:val="001B091C"/>
    <w:rsid w:val="001B1A06"/>
    <w:rsid w:val="001B22E6"/>
    <w:rsid w:val="001B6AF5"/>
    <w:rsid w:val="001B75CD"/>
    <w:rsid w:val="001C0712"/>
    <w:rsid w:val="001C0F18"/>
    <w:rsid w:val="001C1B5B"/>
    <w:rsid w:val="001C39C3"/>
    <w:rsid w:val="001D056F"/>
    <w:rsid w:val="001D0E6A"/>
    <w:rsid w:val="001D3493"/>
    <w:rsid w:val="001D7578"/>
    <w:rsid w:val="001D7DF3"/>
    <w:rsid w:val="001E164D"/>
    <w:rsid w:val="001E28D7"/>
    <w:rsid w:val="001E48D3"/>
    <w:rsid w:val="001E702E"/>
    <w:rsid w:val="001E70AC"/>
    <w:rsid w:val="001E7390"/>
    <w:rsid w:val="001E7671"/>
    <w:rsid w:val="001E7D51"/>
    <w:rsid w:val="001F0069"/>
    <w:rsid w:val="001F3FC8"/>
    <w:rsid w:val="001F7D64"/>
    <w:rsid w:val="00202752"/>
    <w:rsid w:val="00202B8B"/>
    <w:rsid w:val="0020326B"/>
    <w:rsid w:val="00204BAC"/>
    <w:rsid w:val="00205482"/>
    <w:rsid w:val="00206B5E"/>
    <w:rsid w:val="00207461"/>
    <w:rsid w:val="00207DEA"/>
    <w:rsid w:val="00210F68"/>
    <w:rsid w:val="00211C29"/>
    <w:rsid w:val="00214C8F"/>
    <w:rsid w:val="00214F7D"/>
    <w:rsid w:val="00216709"/>
    <w:rsid w:val="00221D01"/>
    <w:rsid w:val="002221A0"/>
    <w:rsid w:val="00222755"/>
    <w:rsid w:val="002253AD"/>
    <w:rsid w:val="0022540D"/>
    <w:rsid w:val="00225870"/>
    <w:rsid w:val="0022634E"/>
    <w:rsid w:val="002263B2"/>
    <w:rsid w:val="00233D80"/>
    <w:rsid w:val="00235D79"/>
    <w:rsid w:val="00237379"/>
    <w:rsid w:val="0023742A"/>
    <w:rsid w:val="00241C7F"/>
    <w:rsid w:val="002429A3"/>
    <w:rsid w:val="00245572"/>
    <w:rsid w:val="00245B8E"/>
    <w:rsid w:val="00246F5B"/>
    <w:rsid w:val="00247E55"/>
    <w:rsid w:val="00252A80"/>
    <w:rsid w:val="00252DAE"/>
    <w:rsid w:val="00256979"/>
    <w:rsid w:val="00256BD7"/>
    <w:rsid w:val="00257BE9"/>
    <w:rsid w:val="002604B0"/>
    <w:rsid w:val="002609BE"/>
    <w:rsid w:val="002609F6"/>
    <w:rsid w:val="002619AF"/>
    <w:rsid w:val="002619C1"/>
    <w:rsid w:val="00261C49"/>
    <w:rsid w:val="00263BCA"/>
    <w:rsid w:val="00265DBB"/>
    <w:rsid w:val="0026669F"/>
    <w:rsid w:val="00271894"/>
    <w:rsid w:val="00271A6C"/>
    <w:rsid w:val="002727B1"/>
    <w:rsid w:val="002728D0"/>
    <w:rsid w:val="00272D7E"/>
    <w:rsid w:val="00273136"/>
    <w:rsid w:val="002732DD"/>
    <w:rsid w:val="002763EA"/>
    <w:rsid w:val="00276DE2"/>
    <w:rsid w:val="00280591"/>
    <w:rsid w:val="002807C0"/>
    <w:rsid w:val="00281E30"/>
    <w:rsid w:val="002821CE"/>
    <w:rsid w:val="002843CA"/>
    <w:rsid w:val="00284782"/>
    <w:rsid w:val="002858EF"/>
    <w:rsid w:val="00286D57"/>
    <w:rsid w:val="00287B53"/>
    <w:rsid w:val="00290C4C"/>
    <w:rsid w:val="00292CC0"/>
    <w:rsid w:val="00295406"/>
    <w:rsid w:val="002956AB"/>
    <w:rsid w:val="00295D7C"/>
    <w:rsid w:val="00297F73"/>
    <w:rsid w:val="002A2F85"/>
    <w:rsid w:val="002A6C22"/>
    <w:rsid w:val="002B0F9D"/>
    <w:rsid w:val="002B203C"/>
    <w:rsid w:val="002B4964"/>
    <w:rsid w:val="002B4AB6"/>
    <w:rsid w:val="002B5ECB"/>
    <w:rsid w:val="002B6F82"/>
    <w:rsid w:val="002B71E3"/>
    <w:rsid w:val="002C0D62"/>
    <w:rsid w:val="002C1134"/>
    <w:rsid w:val="002C417D"/>
    <w:rsid w:val="002C4FF4"/>
    <w:rsid w:val="002C667B"/>
    <w:rsid w:val="002C69E2"/>
    <w:rsid w:val="002C7BCB"/>
    <w:rsid w:val="002C7F6B"/>
    <w:rsid w:val="002D083C"/>
    <w:rsid w:val="002D0A2E"/>
    <w:rsid w:val="002D2D21"/>
    <w:rsid w:val="002D5146"/>
    <w:rsid w:val="002E03DF"/>
    <w:rsid w:val="002E0A61"/>
    <w:rsid w:val="002E255F"/>
    <w:rsid w:val="002E27EA"/>
    <w:rsid w:val="002E4408"/>
    <w:rsid w:val="002E5564"/>
    <w:rsid w:val="002E6296"/>
    <w:rsid w:val="002F0F9B"/>
    <w:rsid w:val="002F0FD3"/>
    <w:rsid w:val="002F11F2"/>
    <w:rsid w:val="002F2D16"/>
    <w:rsid w:val="002F3E9E"/>
    <w:rsid w:val="002F5857"/>
    <w:rsid w:val="002F6DD5"/>
    <w:rsid w:val="00301FDB"/>
    <w:rsid w:val="003024BF"/>
    <w:rsid w:val="00303188"/>
    <w:rsid w:val="00305B9A"/>
    <w:rsid w:val="0030703D"/>
    <w:rsid w:val="00311506"/>
    <w:rsid w:val="00312A8D"/>
    <w:rsid w:val="003148C9"/>
    <w:rsid w:val="003154E1"/>
    <w:rsid w:val="00316A45"/>
    <w:rsid w:val="003172F3"/>
    <w:rsid w:val="00320524"/>
    <w:rsid w:val="00320C2D"/>
    <w:rsid w:val="0032108E"/>
    <w:rsid w:val="00325307"/>
    <w:rsid w:val="00326210"/>
    <w:rsid w:val="00326889"/>
    <w:rsid w:val="00330039"/>
    <w:rsid w:val="0033028D"/>
    <w:rsid w:val="00330633"/>
    <w:rsid w:val="0033083A"/>
    <w:rsid w:val="003308FE"/>
    <w:rsid w:val="00332498"/>
    <w:rsid w:val="003330ED"/>
    <w:rsid w:val="00333A13"/>
    <w:rsid w:val="003367CD"/>
    <w:rsid w:val="00337CBD"/>
    <w:rsid w:val="00340168"/>
    <w:rsid w:val="0034073B"/>
    <w:rsid w:val="0034091B"/>
    <w:rsid w:val="00342B0C"/>
    <w:rsid w:val="00345C6A"/>
    <w:rsid w:val="00345F33"/>
    <w:rsid w:val="00346A3F"/>
    <w:rsid w:val="00346AE5"/>
    <w:rsid w:val="003477FD"/>
    <w:rsid w:val="00355098"/>
    <w:rsid w:val="003563DD"/>
    <w:rsid w:val="00356662"/>
    <w:rsid w:val="003601A3"/>
    <w:rsid w:val="0036047F"/>
    <w:rsid w:val="0036096A"/>
    <w:rsid w:val="00360B03"/>
    <w:rsid w:val="00364499"/>
    <w:rsid w:val="0036651E"/>
    <w:rsid w:val="00366B70"/>
    <w:rsid w:val="00370C49"/>
    <w:rsid w:val="003715AB"/>
    <w:rsid w:val="00371DDF"/>
    <w:rsid w:val="00375208"/>
    <w:rsid w:val="003811D2"/>
    <w:rsid w:val="0038186D"/>
    <w:rsid w:val="00381E69"/>
    <w:rsid w:val="00383895"/>
    <w:rsid w:val="00385ABA"/>
    <w:rsid w:val="00395FC6"/>
    <w:rsid w:val="003979DA"/>
    <w:rsid w:val="003A15D5"/>
    <w:rsid w:val="003A26C4"/>
    <w:rsid w:val="003A2D17"/>
    <w:rsid w:val="003A3A8F"/>
    <w:rsid w:val="003A62B2"/>
    <w:rsid w:val="003A68F3"/>
    <w:rsid w:val="003A6E1B"/>
    <w:rsid w:val="003A6E6C"/>
    <w:rsid w:val="003A779A"/>
    <w:rsid w:val="003B0677"/>
    <w:rsid w:val="003B4635"/>
    <w:rsid w:val="003B49B5"/>
    <w:rsid w:val="003B5298"/>
    <w:rsid w:val="003B598E"/>
    <w:rsid w:val="003B6C7F"/>
    <w:rsid w:val="003C15E0"/>
    <w:rsid w:val="003C2FCD"/>
    <w:rsid w:val="003C3AF4"/>
    <w:rsid w:val="003C6C2B"/>
    <w:rsid w:val="003D006B"/>
    <w:rsid w:val="003D125C"/>
    <w:rsid w:val="003D28D8"/>
    <w:rsid w:val="003D2B9E"/>
    <w:rsid w:val="003D3C1B"/>
    <w:rsid w:val="003D5508"/>
    <w:rsid w:val="003D7D81"/>
    <w:rsid w:val="003E01E6"/>
    <w:rsid w:val="003E3104"/>
    <w:rsid w:val="003E5847"/>
    <w:rsid w:val="003E64FC"/>
    <w:rsid w:val="003E6CEA"/>
    <w:rsid w:val="003F3359"/>
    <w:rsid w:val="003F354B"/>
    <w:rsid w:val="003F3BB7"/>
    <w:rsid w:val="003F4043"/>
    <w:rsid w:val="003F4AB4"/>
    <w:rsid w:val="00407EF1"/>
    <w:rsid w:val="00411744"/>
    <w:rsid w:val="00412EF8"/>
    <w:rsid w:val="004130F7"/>
    <w:rsid w:val="00414277"/>
    <w:rsid w:val="0041785E"/>
    <w:rsid w:val="00417CFD"/>
    <w:rsid w:val="004227F1"/>
    <w:rsid w:val="0042391C"/>
    <w:rsid w:val="00427D70"/>
    <w:rsid w:val="00432328"/>
    <w:rsid w:val="00434B2A"/>
    <w:rsid w:val="00434C32"/>
    <w:rsid w:val="00436834"/>
    <w:rsid w:val="004368F2"/>
    <w:rsid w:val="00437658"/>
    <w:rsid w:val="00437B58"/>
    <w:rsid w:val="004402AF"/>
    <w:rsid w:val="0044176C"/>
    <w:rsid w:val="0044309A"/>
    <w:rsid w:val="0044503C"/>
    <w:rsid w:val="00450036"/>
    <w:rsid w:val="00450C03"/>
    <w:rsid w:val="004519D7"/>
    <w:rsid w:val="00452CEE"/>
    <w:rsid w:val="0045328A"/>
    <w:rsid w:val="0045422A"/>
    <w:rsid w:val="00454305"/>
    <w:rsid w:val="00456857"/>
    <w:rsid w:val="004579C8"/>
    <w:rsid w:val="004604C3"/>
    <w:rsid w:val="0046171D"/>
    <w:rsid w:val="004617A9"/>
    <w:rsid w:val="004618F2"/>
    <w:rsid w:val="004638CB"/>
    <w:rsid w:val="0046409E"/>
    <w:rsid w:val="00464A29"/>
    <w:rsid w:val="00465680"/>
    <w:rsid w:val="0046599A"/>
    <w:rsid w:val="004666DF"/>
    <w:rsid w:val="00466A13"/>
    <w:rsid w:val="00466C42"/>
    <w:rsid w:val="004729EB"/>
    <w:rsid w:val="00474FFA"/>
    <w:rsid w:val="00476390"/>
    <w:rsid w:val="004772B3"/>
    <w:rsid w:val="00482463"/>
    <w:rsid w:val="004841CF"/>
    <w:rsid w:val="00484B74"/>
    <w:rsid w:val="00486F24"/>
    <w:rsid w:val="00487485"/>
    <w:rsid w:val="0048781A"/>
    <w:rsid w:val="00487A51"/>
    <w:rsid w:val="00490766"/>
    <w:rsid w:val="00490932"/>
    <w:rsid w:val="00491A0E"/>
    <w:rsid w:val="00493119"/>
    <w:rsid w:val="00494E46"/>
    <w:rsid w:val="0049560F"/>
    <w:rsid w:val="00495EF6"/>
    <w:rsid w:val="004A0283"/>
    <w:rsid w:val="004A0559"/>
    <w:rsid w:val="004A0A37"/>
    <w:rsid w:val="004A189C"/>
    <w:rsid w:val="004A2C57"/>
    <w:rsid w:val="004A311B"/>
    <w:rsid w:val="004A3650"/>
    <w:rsid w:val="004A5CBA"/>
    <w:rsid w:val="004A616C"/>
    <w:rsid w:val="004A6659"/>
    <w:rsid w:val="004A66CD"/>
    <w:rsid w:val="004A6FC6"/>
    <w:rsid w:val="004B053C"/>
    <w:rsid w:val="004B1FC9"/>
    <w:rsid w:val="004B2BF2"/>
    <w:rsid w:val="004B357B"/>
    <w:rsid w:val="004B3FAC"/>
    <w:rsid w:val="004B6BC2"/>
    <w:rsid w:val="004C22EA"/>
    <w:rsid w:val="004C3CA1"/>
    <w:rsid w:val="004C4029"/>
    <w:rsid w:val="004C5D0F"/>
    <w:rsid w:val="004D2336"/>
    <w:rsid w:val="004D2391"/>
    <w:rsid w:val="004D2A3B"/>
    <w:rsid w:val="004D2AEC"/>
    <w:rsid w:val="004D36CD"/>
    <w:rsid w:val="004D4402"/>
    <w:rsid w:val="004D57C7"/>
    <w:rsid w:val="004D59A0"/>
    <w:rsid w:val="004D7044"/>
    <w:rsid w:val="004D7AE5"/>
    <w:rsid w:val="004E0531"/>
    <w:rsid w:val="004E062F"/>
    <w:rsid w:val="004E0E6A"/>
    <w:rsid w:val="004E455A"/>
    <w:rsid w:val="004E6230"/>
    <w:rsid w:val="004E6532"/>
    <w:rsid w:val="004F0225"/>
    <w:rsid w:val="004F1F48"/>
    <w:rsid w:val="004F24AD"/>
    <w:rsid w:val="004F4333"/>
    <w:rsid w:val="004F4EA1"/>
    <w:rsid w:val="004F5578"/>
    <w:rsid w:val="00500E0D"/>
    <w:rsid w:val="005053F7"/>
    <w:rsid w:val="0050542C"/>
    <w:rsid w:val="00505A61"/>
    <w:rsid w:val="00506532"/>
    <w:rsid w:val="00511403"/>
    <w:rsid w:val="00512123"/>
    <w:rsid w:val="00512F47"/>
    <w:rsid w:val="005131EA"/>
    <w:rsid w:val="0051366C"/>
    <w:rsid w:val="00513DF6"/>
    <w:rsid w:val="005151C9"/>
    <w:rsid w:val="0051566B"/>
    <w:rsid w:val="00515EA6"/>
    <w:rsid w:val="00516E51"/>
    <w:rsid w:val="0052001F"/>
    <w:rsid w:val="0052097C"/>
    <w:rsid w:val="00520995"/>
    <w:rsid w:val="00521E6D"/>
    <w:rsid w:val="00523949"/>
    <w:rsid w:val="0052650C"/>
    <w:rsid w:val="0053037B"/>
    <w:rsid w:val="005341A6"/>
    <w:rsid w:val="005354F7"/>
    <w:rsid w:val="00537949"/>
    <w:rsid w:val="00542715"/>
    <w:rsid w:val="005450B0"/>
    <w:rsid w:val="00546D1F"/>
    <w:rsid w:val="005476E4"/>
    <w:rsid w:val="00554459"/>
    <w:rsid w:val="00555824"/>
    <w:rsid w:val="0055742F"/>
    <w:rsid w:val="00561A12"/>
    <w:rsid w:val="0056303E"/>
    <w:rsid w:val="00565B85"/>
    <w:rsid w:val="00566C95"/>
    <w:rsid w:val="00572A06"/>
    <w:rsid w:val="00574F37"/>
    <w:rsid w:val="00575900"/>
    <w:rsid w:val="00581A84"/>
    <w:rsid w:val="00583F72"/>
    <w:rsid w:val="0058453E"/>
    <w:rsid w:val="00584838"/>
    <w:rsid w:val="0058620A"/>
    <w:rsid w:val="00587B55"/>
    <w:rsid w:val="00587C40"/>
    <w:rsid w:val="00594C04"/>
    <w:rsid w:val="00596160"/>
    <w:rsid w:val="00597F81"/>
    <w:rsid w:val="005A2615"/>
    <w:rsid w:val="005A3847"/>
    <w:rsid w:val="005A3F7A"/>
    <w:rsid w:val="005A5387"/>
    <w:rsid w:val="005B1E1F"/>
    <w:rsid w:val="005B20FB"/>
    <w:rsid w:val="005B4AED"/>
    <w:rsid w:val="005B6A67"/>
    <w:rsid w:val="005B6F6D"/>
    <w:rsid w:val="005C001A"/>
    <w:rsid w:val="005C07D1"/>
    <w:rsid w:val="005C1D75"/>
    <w:rsid w:val="005C3592"/>
    <w:rsid w:val="005C5937"/>
    <w:rsid w:val="005C735D"/>
    <w:rsid w:val="005D19E4"/>
    <w:rsid w:val="005D1A45"/>
    <w:rsid w:val="005D2C3F"/>
    <w:rsid w:val="005D3294"/>
    <w:rsid w:val="005D38E3"/>
    <w:rsid w:val="005D403E"/>
    <w:rsid w:val="005D4BD6"/>
    <w:rsid w:val="005E0236"/>
    <w:rsid w:val="005E0942"/>
    <w:rsid w:val="005E3723"/>
    <w:rsid w:val="005E4B8F"/>
    <w:rsid w:val="005E6ED4"/>
    <w:rsid w:val="005E7302"/>
    <w:rsid w:val="005E7C69"/>
    <w:rsid w:val="005F0CD6"/>
    <w:rsid w:val="005F2337"/>
    <w:rsid w:val="005F357C"/>
    <w:rsid w:val="005F4EAD"/>
    <w:rsid w:val="005F5AF5"/>
    <w:rsid w:val="005F76CF"/>
    <w:rsid w:val="00602A4C"/>
    <w:rsid w:val="00602BE8"/>
    <w:rsid w:val="006031DE"/>
    <w:rsid w:val="00603F0C"/>
    <w:rsid w:val="00604AF6"/>
    <w:rsid w:val="00605713"/>
    <w:rsid w:val="00606AB5"/>
    <w:rsid w:val="00606DA7"/>
    <w:rsid w:val="00607F18"/>
    <w:rsid w:val="006122F0"/>
    <w:rsid w:val="006126AC"/>
    <w:rsid w:val="006134E4"/>
    <w:rsid w:val="00613566"/>
    <w:rsid w:val="00613C7B"/>
    <w:rsid w:val="00613E0B"/>
    <w:rsid w:val="00621990"/>
    <w:rsid w:val="00621B13"/>
    <w:rsid w:val="00623248"/>
    <w:rsid w:val="00623B77"/>
    <w:rsid w:val="00631453"/>
    <w:rsid w:val="006336B4"/>
    <w:rsid w:val="0063510C"/>
    <w:rsid w:val="00640826"/>
    <w:rsid w:val="00644697"/>
    <w:rsid w:val="00645043"/>
    <w:rsid w:val="006478E8"/>
    <w:rsid w:val="00651CD3"/>
    <w:rsid w:val="00651CFC"/>
    <w:rsid w:val="00652EC9"/>
    <w:rsid w:val="0065384D"/>
    <w:rsid w:val="0065690F"/>
    <w:rsid w:val="00660955"/>
    <w:rsid w:val="0066210E"/>
    <w:rsid w:val="0066562F"/>
    <w:rsid w:val="00665B9A"/>
    <w:rsid w:val="00665CB4"/>
    <w:rsid w:val="00665F0B"/>
    <w:rsid w:val="0066645C"/>
    <w:rsid w:val="0066664D"/>
    <w:rsid w:val="00666BF5"/>
    <w:rsid w:val="00667A23"/>
    <w:rsid w:val="006700F6"/>
    <w:rsid w:val="0067049B"/>
    <w:rsid w:val="00670F95"/>
    <w:rsid w:val="00672198"/>
    <w:rsid w:val="0067281E"/>
    <w:rsid w:val="006735B9"/>
    <w:rsid w:val="006737E2"/>
    <w:rsid w:val="00673F5D"/>
    <w:rsid w:val="00674469"/>
    <w:rsid w:val="00674F64"/>
    <w:rsid w:val="00675F9C"/>
    <w:rsid w:val="006764B8"/>
    <w:rsid w:val="006772EB"/>
    <w:rsid w:val="00677888"/>
    <w:rsid w:val="00681B20"/>
    <w:rsid w:val="00681E53"/>
    <w:rsid w:val="00683086"/>
    <w:rsid w:val="00685D1D"/>
    <w:rsid w:val="00692F3C"/>
    <w:rsid w:val="006940AF"/>
    <w:rsid w:val="00694B77"/>
    <w:rsid w:val="00697B34"/>
    <w:rsid w:val="006A0C1A"/>
    <w:rsid w:val="006A1798"/>
    <w:rsid w:val="006A3892"/>
    <w:rsid w:val="006A3A62"/>
    <w:rsid w:val="006A4053"/>
    <w:rsid w:val="006A486D"/>
    <w:rsid w:val="006A5053"/>
    <w:rsid w:val="006A52AC"/>
    <w:rsid w:val="006A66AD"/>
    <w:rsid w:val="006A7484"/>
    <w:rsid w:val="006B11AF"/>
    <w:rsid w:val="006B15A4"/>
    <w:rsid w:val="006B1990"/>
    <w:rsid w:val="006B1999"/>
    <w:rsid w:val="006B1C2B"/>
    <w:rsid w:val="006B4321"/>
    <w:rsid w:val="006B575F"/>
    <w:rsid w:val="006B5B5B"/>
    <w:rsid w:val="006B6538"/>
    <w:rsid w:val="006B6E29"/>
    <w:rsid w:val="006B79D1"/>
    <w:rsid w:val="006C1319"/>
    <w:rsid w:val="006C3778"/>
    <w:rsid w:val="006C43DD"/>
    <w:rsid w:val="006C677F"/>
    <w:rsid w:val="006C756D"/>
    <w:rsid w:val="006D24F1"/>
    <w:rsid w:val="006D4A3E"/>
    <w:rsid w:val="006D514A"/>
    <w:rsid w:val="006D5E93"/>
    <w:rsid w:val="006D78CB"/>
    <w:rsid w:val="006E1089"/>
    <w:rsid w:val="006E1C09"/>
    <w:rsid w:val="006E20B3"/>
    <w:rsid w:val="006E3AD7"/>
    <w:rsid w:val="006F01AC"/>
    <w:rsid w:val="006F04FC"/>
    <w:rsid w:val="006F3B39"/>
    <w:rsid w:val="006F4837"/>
    <w:rsid w:val="006F526E"/>
    <w:rsid w:val="007002D7"/>
    <w:rsid w:val="00701C31"/>
    <w:rsid w:val="00704CC2"/>
    <w:rsid w:val="00704D9A"/>
    <w:rsid w:val="00706471"/>
    <w:rsid w:val="00706B94"/>
    <w:rsid w:val="00707597"/>
    <w:rsid w:val="007103B4"/>
    <w:rsid w:val="00710910"/>
    <w:rsid w:val="00711D89"/>
    <w:rsid w:val="0071266D"/>
    <w:rsid w:val="007152DA"/>
    <w:rsid w:val="0071555A"/>
    <w:rsid w:val="00715FD5"/>
    <w:rsid w:val="00716B3A"/>
    <w:rsid w:val="007201E7"/>
    <w:rsid w:val="00721425"/>
    <w:rsid w:val="0072619F"/>
    <w:rsid w:val="00727C52"/>
    <w:rsid w:val="0073184A"/>
    <w:rsid w:val="00734D8D"/>
    <w:rsid w:val="00736FAF"/>
    <w:rsid w:val="00744B6E"/>
    <w:rsid w:val="00744FD0"/>
    <w:rsid w:val="00745BC5"/>
    <w:rsid w:val="00747119"/>
    <w:rsid w:val="0074753B"/>
    <w:rsid w:val="0075133F"/>
    <w:rsid w:val="00752030"/>
    <w:rsid w:val="00752A5B"/>
    <w:rsid w:val="0075749D"/>
    <w:rsid w:val="00761897"/>
    <w:rsid w:val="0076302D"/>
    <w:rsid w:val="0076641D"/>
    <w:rsid w:val="0077165C"/>
    <w:rsid w:val="0077188F"/>
    <w:rsid w:val="0077238D"/>
    <w:rsid w:val="007724E2"/>
    <w:rsid w:val="0077373A"/>
    <w:rsid w:val="00776039"/>
    <w:rsid w:val="007761C9"/>
    <w:rsid w:val="00777194"/>
    <w:rsid w:val="0078050D"/>
    <w:rsid w:val="00780F77"/>
    <w:rsid w:val="00781354"/>
    <w:rsid w:val="00781807"/>
    <w:rsid w:val="00785700"/>
    <w:rsid w:val="00785B8F"/>
    <w:rsid w:val="00786181"/>
    <w:rsid w:val="00787B5E"/>
    <w:rsid w:val="00790368"/>
    <w:rsid w:val="00790939"/>
    <w:rsid w:val="00791CFE"/>
    <w:rsid w:val="0079271C"/>
    <w:rsid w:val="00794482"/>
    <w:rsid w:val="007944D8"/>
    <w:rsid w:val="00796C86"/>
    <w:rsid w:val="00797044"/>
    <w:rsid w:val="00797E44"/>
    <w:rsid w:val="007A169C"/>
    <w:rsid w:val="007A19AE"/>
    <w:rsid w:val="007A1EE8"/>
    <w:rsid w:val="007A38A0"/>
    <w:rsid w:val="007A4ABE"/>
    <w:rsid w:val="007A75DF"/>
    <w:rsid w:val="007A7832"/>
    <w:rsid w:val="007B121E"/>
    <w:rsid w:val="007B2677"/>
    <w:rsid w:val="007B38E5"/>
    <w:rsid w:val="007B4941"/>
    <w:rsid w:val="007B7BF6"/>
    <w:rsid w:val="007C138A"/>
    <w:rsid w:val="007C13DF"/>
    <w:rsid w:val="007C30C9"/>
    <w:rsid w:val="007D0388"/>
    <w:rsid w:val="007D2125"/>
    <w:rsid w:val="007D2A62"/>
    <w:rsid w:val="007D303E"/>
    <w:rsid w:val="007D4C13"/>
    <w:rsid w:val="007D6ED5"/>
    <w:rsid w:val="007D727F"/>
    <w:rsid w:val="007E12AC"/>
    <w:rsid w:val="007E16A7"/>
    <w:rsid w:val="007E1A77"/>
    <w:rsid w:val="007E2332"/>
    <w:rsid w:val="007E5BCD"/>
    <w:rsid w:val="007F1D0D"/>
    <w:rsid w:val="007F467D"/>
    <w:rsid w:val="007F49E7"/>
    <w:rsid w:val="007F6BB9"/>
    <w:rsid w:val="007F7E3C"/>
    <w:rsid w:val="00800D26"/>
    <w:rsid w:val="00802EBE"/>
    <w:rsid w:val="00804DA1"/>
    <w:rsid w:val="008055B4"/>
    <w:rsid w:val="00806B4A"/>
    <w:rsid w:val="00807BB6"/>
    <w:rsid w:val="00807D97"/>
    <w:rsid w:val="0081158A"/>
    <w:rsid w:val="00811DEA"/>
    <w:rsid w:val="00812492"/>
    <w:rsid w:val="008126AD"/>
    <w:rsid w:val="00812847"/>
    <w:rsid w:val="00814377"/>
    <w:rsid w:val="008146FE"/>
    <w:rsid w:val="00814FE3"/>
    <w:rsid w:val="0081502C"/>
    <w:rsid w:val="008171F1"/>
    <w:rsid w:val="008250BF"/>
    <w:rsid w:val="008275C1"/>
    <w:rsid w:val="00831230"/>
    <w:rsid w:val="00831F32"/>
    <w:rsid w:val="008334F6"/>
    <w:rsid w:val="00834955"/>
    <w:rsid w:val="00834F40"/>
    <w:rsid w:val="008370BE"/>
    <w:rsid w:val="00843033"/>
    <w:rsid w:val="0084579C"/>
    <w:rsid w:val="008519AF"/>
    <w:rsid w:val="00852C93"/>
    <w:rsid w:val="008540F2"/>
    <w:rsid w:val="00855A43"/>
    <w:rsid w:val="00860AD9"/>
    <w:rsid w:val="00862EC3"/>
    <w:rsid w:val="00863601"/>
    <w:rsid w:val="00864387"/>
    <w:rsid w:val="00864825"/>
    <w:rsid w:val="008677B3"/>
    <w:rsid w:val="00867AC1"/>
    <w:rsid w:val="00872D24"/>
    <w:rsid w:val="00874AA1"/>
    <w:rsid w:val="008753F5"/>
    <w:rsid w:val="008777D5"/>
    <w:rsid w:val="0088039C"/>
    <w:rsid w:val="0088298F"/>
    <w:rsid w:val="008829C4"/>
    <w:rsid w:val="00882E34"/>
    <w:rsid w:val="00884040"/>
    <w:rsid w:val="00884062"/>
    <w:rsid w:val="00885E96"/>
    <w:rsid w:val="00887FB8"/>
    <w:rsid w:val="00890790"/>
    <w:rsid w:val="00890E1C"/>
    <w:rsid w:val="008947A8"/>
    <w:rsid w:val="00894948"/>
    <w:rsid w:val="00895F91"/>
    <w:rsid w:val="0089736F"/>
    <w:rsid w:val="008A2325"/>
    <w:rsid w:val="008A330F"/>
    <w:rsid w:val="008A3389"/>
    <w:rsid w:val="008A35E7"/>
    <w:rsid w:val="008A4BA2"/>
    <w:rsid w:val="008A60A7"/>
    <w:rsid w:val="008A66D6"/>
    <w:rsid w:val="008A707C"/>
    <w:rsid w:val="008A78AE"/>
    <w:rsid w:val="008A7D85"/>
    <w:rsid w:val="008B050F"/>
    <w:rsid w:val="008B0FB5"/>
    <w:rsid w:val="008B152C"/>
    <w:rsid w:val="008B29F5"/>
    <w:rsid w:val="008B34D4"/>
    <w:rsid w:val="008B4216"/>
    <w:rsid w:val="008B4A69"/>
    <w:rsid w:val="008B4EC1"/>
    <w:rsid w:val="008B5E74"/>
    <w:rsid w:val="008B755B"/>
    <w:rsid w:val="008B7E54"/>
    <w:rsid w:val="008C045E"/>
    <w:rsid w:val="008C56D0"/>
    <w:rsid w:val="008C5E7C"/>
    <w:rsid w:val="008C6227"/>
    <w:rsid w:val="008C68B9"/>
    <w:rsid w:val="008C7104"/>
    <w:rsid w:val="008C77A9"/>
    <w:rsid w:val="008C7C88"/>
    <w:rsid w:val="008D05C0"/>
    <w:rsid w:val="008D754E"/>
    <w:rsid w:val="008D76BA"/>
    <w:rsid w:val="008E03D4"/>
    <w:rsid w:val="008E20D8"/>
    <w:rsid w:val="008E28E8"/>
    <w:rsid w:val="008E2D38"/>
    <w:rsid w:val="008E5DF3"/>
    <w:rsid w:val="008E6ABC"/>
    <w:rsid w:val="008E6E69"/>
    <w:rsid w:val="008F09A0"/>
    <w:rsid w:val="008F0C6E"/>
    <w:rsid w:val="008F24B6"/>
    <w:rsid w:val="008F2AAB"/>
    <w:rsid w:val="008F3409"/>
    <w:rsid w:val="00900AD3"/>
    <w:rsid w:val="00903563"/>
    <w:rsid w:val="0090357C"/>
    <w:rsid w:val="0090361E"/>
    <w:rsid w:val="009036E4"/>
    <w:rsid w:val="0090378A"/>
    <w:rsid w:val="0090456D"/>
    <w:rsid w:val="00904DC4"/>
    <w:rsid w:val="009066A0"/>
    <w:rsid w:val="009066D6"/>
    <w:rsid w:val="00907892"/>
    <w:rsid w:val="00912B35"/>
    <w:rsid w:val="00915EEF"/>
    <w:rsid w:val="00917488"/>
    <w:rsid w:val="00917D19"/>
    <w:rsid w:val="0092136A"/>
    <w:rsid w:val="00921376"/>
    <w:rsid w:val="00921F91"/>
    <w:rsid w:val="00922B9E"/>
    <w:rsid w:val="00922F4A"/>
    <w:rsid w:val="00923852"/>
    <w:rsid w:val="00923B9D"/>
    <w:rsid w:val="0092466F"/>
    <w:rsid w:val="00926EE0"/>
    <w:rsid w:val="00930CF3"/>
    <w:rsid w:val="00931CD6"/>
    <w:rsid w:val="0093213A"/>
    <w:rsid w:val="00932419"/>
    <w:rsid w:val="009327B3"/>
    <w:rsid w:val="009329C2"/>
    <w:rsid w:val="00937585"/>
    <w:rsid w:val="00941AB9"/>
    <w:rsid w:val="00943B0F"/>
    <w:rsid w:val="00946717"/>
    <w:rsid w:val="00950A19"/>
    <w:rsid w:val="00953109"/>
    <w:rsid w:val="0095449C"/>
    <w:rsid w:val="00954EB6"/>
    <w:rsid w:val="00954EFA"/>
    <w:rsid w:val="00955343"/>
    <w:rsid w:val="00956841"/>
    <w:rsid w:val="00956E7B"/>
    <w:rsid w:val="00957773"/>
    <w:rsid w:val="00960055"/>
    <w:rsid w:val="00960B2A"/>
    <w:rsid w:val="00961BA8"/>
    <w:rsid w:val="00962197"/>
    <w:rsid w:val="00962630"/>
    <w:rsid w:val="0096497A"/>
    <w:rsid w:val="00965ADD"/>
    <w:rsid w:val="009660B1"/>
    <w:rsid w:val="00966BB0"/>
    <w:rsid w:val="00970041"/>
    <w:rsid w:val="00971474"/>
    <w:rsid w:val="009718EE"/>
    <w:rsid w:val="009725B0"/>
    <w:rsid w:val="00973368"/>
    <w:rsid w:val="00975DDA"/>
    <w:rsid w:val="009805BA"/>
    <w:rsid w:val="00981ED1"/>
    <w:rsid w:val="0098241E"/>
    <w:rsid w:val="00982944"/>
    <w:rsid w:val="00984CAE"/>
    <w:rsid w:val="0098548C"/>
    <w:rsid w:val="00987364"/>
    <w:rsid w:val="00991B99"/>
    <w:rsid w:val="00991FBD"/>
    <w:rsid w:val="0099348B"/>
    <w:rsid w:val="00993A21"/>
    <w:rsid w:val="00996211"/>
    <w:rsid w:val="0099665F"/>
    <w:rsid w:val="00996D80"/>
    <w:rsid w:val="009A1B4F"/>
    <w:rsid w:val="009A1BC2"/>
    <w:rsid w:val="009A2A68"/>
    <w:rsid w:val="009A5A6A"/>
    <w:rsid w:val="009B0B27"/>
    <w:rsid w:val="009B131D"/>
    <w:rsid w:val="009B347D"/>
    <w:rsid w:val="009B3C5C"/>
    <w:rsid w:val="009B66D2"/>
    <w:rsid w:val="009B72E4"/>
    <w:rsid w:val="009B7C6E"/>
    <w:rsid w:val="009C3D64"/>
    <w:rsid w:val="009C4E7A"/>
    <w:rsid w:val="009C60D4"/>
    <w:rsid w:val="009C6527"/>
    <w:rsid w:val="009C6762"/>
    <w:rsid w:val="009D0176"/>
    <w:rsid w:val="009D28FD"/>
    <w:rsid w:val="009D471F"/>
    <w:rsid w:val="009D4EEE"/>
    <w:rsid w:val="009D5EB6"/>
    <w:rsid w:val="009D64F3"/>
    <w:rsid w:val="009D6C9F"/>
    <w:rsid w:val="009E2247"/>
    <w:rsid w:val="009E4B93"/>
    <w:rsid w:val="009E4CE4"/>
    <w:rsid w:val="009E4E7B"/>
    <w:rsid w:val="009E6329"/>
    <w:rsid w:val="009E7664"/>
    <w:rsid w:val="009E7A56"/>
    <w:rsid w:val="009F3D3B"/>
    <w:rsid w:val="009F50F3"/>
    <w:rsid w:val="009F7290"/>
    <w:rsid w:val="009F7742"/>
    <w:rsid w:val="00A0578A"/>
    <w:rsid w:val="00A0617F"/>
    <w:rsid w:val="00A061AB"/>
    <w:rsid w:val="00A07D07"/>
    <w:rsid w:val="00A11632"/>
    <w:rsid w:val="00A11D2F"/>
    <w:rsid w:val="00A124A8"/>
    <w:rsid w:val="00A13251"/>
    <w:rsid w:val="00A13F33"/>
    <w:rsid w:val="00A15CEB"/>
    <w:rsid w:val="00A16AA5"/>
    <w:rsid w:val="00A21DEB"/>
    <w:rsid w:val="00A23A86"/>
    <w:rsid w:val="00A25598"/>
    <w:rsid w:val="00A25FC4"/>
    <w:rsid w:val="00A27B56"/>
    <w:rsid w:val="00A311E6"/>
    <w:rsid w:val="00A31BD8"/>
    <w:rsid w:val="00A31D09"/>
    <w:rsid w:val="00A33174"/>
    <w:rsid w:val="00A36827"/>
    <w:rsid w:val="00A40B52"/>
    <w:rsid w:val="00A4180B"/>
    <w:rsid w:val="00A42570"/>
    <w:rsid w:val="00A42607"/>
    <w:rsid w:val="00A43337"/>
    <w:rsid w:val="00A43644"/>
    <w:rsid w:val="00A43DDD"/>
    <w:rsid w:val="00A43F70"/>
    <w:rsid w:val="00A45949"/>
    <w:rsid w:val="00A46162"/>
    <w:rsid w:val="00A464EE"/>
    <w:rsid w:val="00A46740"/>
    <w:rsid w:val="00A50C30"/>
    <w:rsid w:val="00A5126B"/>
    <w:rsid w:val="00A51DA3"/>
    <w:rsid w:val="00A54D6D"/>
    <w:rsid w:val="00A55DA7"/>
    <w:rsid w:val="00A5620C"/>
    <w:rsid w:val="00A566EB"/>
    <w:rsid w:val="00A56C63"/>
    <w:rsid w:val="00A578DE"/>
    <w:rsid w:val="00A57A51"/>
    <w:rsid w:val="00A607BF"/>
    <w:rsid w:val="00A61E23"/>
    <w:rsid w:val="00A62D14"/>
    <w:rsid w:val="00A63ED4"/>
    <w:rsid w:val="00A65296"/>
    <w:rsid w:val="00A6671F"/>
    <w:rsid w:val="00A6759D"/>
    <w:rsid w:val="00A67A7E"/>
    <w:rsid w:val="00A72077"/>
    <w:rsid w:val="00A7344A"/>
    <w:rsid w:val="00A75DE3"/>
    <w:rsid w:val="00A7601F"/>
    <w:rsid w:val="00A819C6"/>
    <w:rsid w:val="00A81E1A"/>
    <w:rsid w:val="00A820E8"/>
    <w:rsid w:val="00A84287"/>
    <w:rsid w:val="00A845D9"/>
    <w:rsid w:val="00A84C27"/>
    <w:rsid w:val="00A871B4"/>
    <w:rsid w:val="00A90B7E"/>
    <w:rsid w:val="00A91600"/>
    <w:rsid w:val="00A91D41"/>
    <w:rsid w:val="00A931E5"/>
    <w:rsid w:val="00A96CB1"/>
    <w:rsid w:val="00A97233"/>
    <w:rsid w:val="00A97DA9"/>
    <w:rsid w:val="00AA1308"/>
    <w:rsid w:val="00AA467F"/>
    <w:rsid w:val="00AA5754"/>
    <w:rsid w:val="00AA5AAA"/>
    <w:rsid w:val="00AA7B25"/>
    <w:rsid w:val="00AB07FC"/>
    <w:rsid w:val="00AB4466"/>
    <w:rsid w:val="00AB72A9"/>
    <w:rsid w:val="00AC2B74"/>
    <w:rsid w:val="00AC4AE4"/>
    <w:rsid w:val="00AC4DAA"/>
    <w:rsid w:val="00AC6AA5"/>
    <w:rsid w:val="00AC7E2E"/>
    <w:rsid w:val="00AD0721"/>
    <w:rsid w:val="00AD0A4E"/>
    <w:rsid w:val="00AD0C94"/>
    <w:rsid w:val="00AD0E24"/>
    <w:rsid w:val="00AD1132"/>
    <w:rsid w:val="00AD1E6D"/>
    <w:rsid w:val="00AD1F3C"/>
    <w:rsid w:val="00AD2FC6"/>
    <w:rsid w:val="00AD39E9"/>
    <w:rsid w:val="00AD425D"/>
    <w:rsid w:val="00AD483E"/>
    <w:rsid w:val="00AD52FD"/>
    <w:rsid w:val="00AD5BE4"/>
    <w:rsid w:val="00AD65B3"/>
    <w:rsid w:val="00AD684C"/>
    <w:rsid w:val="00AE0567"/>
    <w:rsid w:val="00AE32E1"/>
    <w:rsid w:val="00AE5B98"/>
    <w:rsid w:val="00AE6F69"/>
    <w:rsid w:val="00AE7079"/>
    <w:rsid w:val="00AF0B8A"/>
    <w:rsid w:val="00AF38D2"/>
    <w:rsid w:val="00AF3D9A"/>
    <w:rsid w:val="00AF4075"/>
    <w:rsid w:val="00AF4159"/>
    <w:rsid w:val="00AF5D41"/>
    <w:rsid w:val="00AF6D5F"/>
    <w:rsid w:val="00B01FF0"/>
    <w:rsid w:val="00B02C40"/>
    <w:rsid w:val="00B0393F"/>
    <w:rsid w:val="00B03B1B"/>
    <w:rsid w:val="00B0502F"/>
    <w:rsid w:val="00B05276"/>
    <w:rsid w:val="00B109E3"/>
    <w:rsid w:val="00B12325"/>
    <w:rsid w:val="00B12C9F"/>
    <w:rsid w:val="00B1392D"/>
    <w:rsid w:val="00B14714"/>
    <w:rsid w:val="00B14FE5"/>
    <w:rsid w:val="00B1539E"/>
    <w:rsid w:val="00B16298"/>
    <w:rsid w:val="00B16CE6"/>
    <w:rsid w:val="00B16D16"/>
    <w:rsid w:val="00B1736B"/>
    <w:rsid w:val="00B17A4F"/>
    <w:rsid w:val="00B217F9"/>
    <w:rsid w:val="00B21CD0"/>
    <w:rsid w:val="00B22F8B"/>
    <w:rsid w:val="00B236B4"/>
    <w:rsid w:val="00B23BBC"/>
    <w:rsid w:val="00B24C4C"/>
    <w:rsid w:val="00B251E3"/>
    <w:rsid w:val="00B27A4F"/>
    <w:rsid w:val="00B31D71"/>
    <w:rsid w:val="00B3294A"/>
    <w:rsid w:val="00B35215"/>
    <w:rsid w:val="00B3582B"/>
    <w:rsid w:val="00B358C2"/>
    <w:rsid w:val="00B35AE1"/>
    <w:rsid w:val="00B362A2"/>
    <w:rsid w:val="00B4059B"/>
    <w:rsid w:val="00B40EFD"/>
    <w:rsid w:val="00B41C4B"/>
    <w:rsid w:val="00B424D2"/>
    <w:rsid w:val="00B432F6"/>
    <w:rsid w:val="00B448DA"/>
    <w:rsid w:val="00B4502E"/>
    <w:rsid w:val="00B450D4"/>
    <w:rsid w:val="00B4553D"/>
    <w:rsid w:val="00B45FE4"/>
    <w:rsid w:val="00B460BF"/>
    <w:rsid w:val="00B50044"/>
    <w:rsid w:val="00B50CD8"/>
    <w:rsid w:val="00B51B2C"/>
    <w:rsid w:val="00B52B8A"/>
    <w:rsid w:val="00B538A9"/>
    <w:rsid w:val="00B54BF6"/>
    <w:rsid w:val="00B57E72"/>
    <w:rsid w:val="00B60860"/>
    <w:rsid w:val="00B644C6"/>
    <w:rsid w:val="00B64526"/>
    <w:rsid w:val="00B67A79"/>
    <w:rsid w:val="00B71C0E"/>
    <w:rsid w:val="00B7278D"/>
    <w:rsid w:val="00B73355"/>
    <w:rsid w:val="00B75669"/>
    <w:rsid w:val="00B7571B"/>
    <w:rsid w:val="00B76929"/>
    <w:rsid w:val="00B776FB"/>
    <w:rsid w:val="00B81065"/>
    <w:rsid w:val="00B816B5"/>
    <w:rsid w:val="00B81C33"/>
    <w:rsid w:val="00B82D06"/>
    <w:rsid w:val="00B82E7B"/>
    <w:rsid w:val="00B87AAE"/>
    <w:rsid w:val="00B87AB6"/>
    <w:rsid w:val="00B90427"/>
    <w:rsid w:val="00B91E01"/>
    <w:rsid w:val="00B92CE1"/>
    <w:rsid w:val="00B947C3"/>
    <w:rsid w:val="00B94CB2"/>
    <w:rsid w:val="00B95097"/>
    <w:rsid w:val="00B9642E"/>
    <w:rsid w:val="00BA2CA1"/>
    <w:rsid w:val="00BA5114"/>
    <w:rsid w:val="00BA5171"/>
    <w:rsid w:val="00BA54E3"/>
    <w:rsid w:val="00BA57AA"/>
    <w:rsid w:val="00BB449F"/>
    <w:rsid w:val="00BB6FA7"/>
    <w:rsid w:val="00BB75B2"/>
    <w:rsid w:val="00BC35F8"/>
    <w:rsid w:val="00BC45A8"/>
    <w:rsid w:val="00BC4E76"/>
    <w:rsid w:val="00BC51F8"/>
    <w:rsid w:val="00BC6438"/>
    <w:rsid w:val="00BC6F25"/>
    <w:rsid w:val="00BC79C7"/>
    <w:rsid w:val="00BC7CF9"/>
    <w:rsid w:val="00BD20E7"/>
    <w:rsid w:val="00BD24CA"/>
    <w:rsid w:val="00BD416A"/>
    <w:rsid w:val="00BD4BF6"/>
    <w:rsid w:val="00BE158B"/>
    <w:rsid w:val="00BE2813"/>
    <w:rsid w:val="00BF3013"/>
    <w:rsid w:val="00BF442C"/>
    <w:rsid w:val="00BF4A13"/>
    <w:rsid w:val="00BF59C5"/>
    <w:rsid w:val="00BF7A5E"/>
    <w:rsid w:val="00BF7C5D"/>
    <w:rsid w:val="00C04754"/>
    <w:rsid w:val="00C04F0A"/>
    <w:rsid w:val="00C05418"/>
    <w:rsid w:val="00C071E1"/>
    <w:rsid w:val="00C0761E"/>
    <w:rsid w:val="00C1004D"/>
    <w:rsid w:val="00C1044D"/>
    <w:rsid w:val="00C106A4"/>
    <w:rsid w:val="00C10EE4"/>
    <w:rsid w:val="00C14B85"/>
    <w:rsid w:val="00C15167"/>
    <w:rsid w:val="00C173BD"/>
    <w:rsid w:val="00C1774C"/>
    <w:rsid w:val="00C219D9"/>
    <w:rsid w:val="00C2524F"/>
    <w:rsid w:val="00C254B3"/>
    <w:rsid w:val="00C25E08"/>
    <w:rsid w:val="00C260E4"/>
    <w:rsid w:val="00C263F3"/>
    <w:rsid w:val="00C26C04"/>
    <w:rsid w:val="00C27CC2"/>
    <w:rsid w:val="00C27E16"/>
    <w:rsid w:val="00C3165C"/>
    <w:rsid w:val="00C31F6F"/>
    <w:rsid w:val="00C33E38"/>
    <w:rsid w:val="00C35368"/>
    <w:rsid w:val="00C35399"/>
    <w:rsid w:val="00C370C4"/>
    <w:rsid w:val="00C41108"/>
    <w:rsid w:val="00C430FD"/>
    <w:rsid w:val="00C43430"/>
    <w:rsid w:val="00C437EE"/>
    <w:rsid w:val="00C441E4"/>
    <w:rsid w:val="00C45DAC"/>
    <w:rsid w:val="00C473EE"/>
    <w:rsid w:val="00C51E53"/>
    <w:rsid w:val="00C51FC4"/>
    <w:rsid w:val="00C5251D"/>
    <w:rsid w:val="00C532E5"/>
    <w:rsid w:val="00C53302"/>
    <w:rsid w:val="00C53BD1"/>
    <w:rsid w:val="00C54400"/>
    <w:rsid w:val="00C559BA"/>
    <w:rsid w:val="00C56C79"/>
    <w:rsid w:val="00C601DE"/>
    <w:rsid w:val="00C616BF"/>
    <w:rsid w:val="00C64DF0"/>
    <w:rsid w:val="00C65E9E"/>
    <w:rsid w:val="00C66600"/>
    <w:rsid w:val="00C67532"/>
    <w:rsid w:val="00C72A53"/>
    <w:rsid w:val="00C74B04"/>
    <w:rsid w:val="00C76416"/>
    <w:rsid w:val="00C76655"/>
    <w:rsid w:val="00C7685A"/>
    <w:rsid w:val="00C8041A"/>
    <w:rsid w:val="00C82624"/>
    <w:rsid w:val="00C8285A"/>
    <w:rsid w:val="00C82996"/>
    <w:rsid w:val="00C831B7"/>
    <w:rsid w:val="00C83EB2"/>
    <w:rsid w:val="00C842F0"/>
    <w:rsid w:val="00C84AB9"/>
    <w:rsid w:val="00C84C77"/>
    <w:rsid w:val="00C84E26"/>
    <w:rsid w:val="00C85483"/>
    <w:rsid w:val="00C86B2F"/>
    <w:rsid w:val="00C91E3B"/>
    <w:rsid w:val="00C924C0"/>
    <w:rsid w:val="00C92EE3"/>
    <w:rsid w:val="00C93E16"/>
    <w:rsid w:val="00C97772"/>
    <w:rsid w:val="00C97FFA"/>
    <w:rsid w:val="00CA01A6"/>
    <w:rsid w:val="00CA1BB6"/>
    <w:rsid w:val="00CA1E40"/>
    <w:rsid w:val="00CA27B9"/>
    <w:rsid w:val="00CA2B01"/>
    <w:rsid w:val="00CA7701"/>
    <w:rsid w:val="00CA7BE4"/>
    <w:rsid w:val="00CB2CB1"/>
    <w:rsid w:val="00CB361D"/>
    <w:rsid w:val="00CB373C"/>
    <w:rsid w:val="00CB482B"/>
    <w:rsid w:val="00CB6BD3"/>
    <w:rsid w:val="00CC1791"/>
    <w:rsid w:val="00CC4B1C"/>
    <w:rsid w:val="00CD5DB7"/>
    <w:rsid w:val="00CD6F5F"/>
    <w:rsid w:val="00CD7B3C"/>
    <w:rsid w:val="00CD7E3C"/>
    <w:rsid w:val="00CE38F4"/>
    <w:rsid w:val="00CE4E52"/>
    <w:rsid w:val="00CE630D"/>
    <w:rsid w:val="00CE6D35"/>
    <w:rsid w:val="00CF13B9"/>
    <w:rsid w:val="00CF2378"/>
    <w:rsid w:val="00CF2913"/>
    <w:rsid w:val="00CF7B38"/>
    <w:rsid w:val="00D00BD6"/>
    <w:rsid w:val="00D00DAC"/>
    <w:rsid w:val="00D01C2F"/>
    <w:rsid w:val="00D01CB1"/>
    <w:rsid w:val="00D049F9"/>
    <w:rsid w:val="00D07A77"/>
    <w:rsid w:val="00D110D4"/>
    <w:rsid w:val="00D11972"/>
    <w:rsid w:val="00D12533"/>
    <w:rsid w:val="00D145C9"/>
    <w:rsid w:val="00D16214"/>
    <w:rsid w:val="00D20B19"/>
    <w:rsid w:val="00D22CB8"/>
    <w:rsid w:val="00D246DE"/>
    <w:rsid w:val="00D26FB4"/>
    <w:rsid w:val="00D301B5"/>
    <w:rsid w:val="00D302C1"/>
    <w:rsid w:val="00D35EC3"/>
    <w:rsid w:val="00D41B6F"/>
    <w:rsid w:val="00D42B27"/>
    <w:rsid w:val="00D43CE4"/>
    <w:rsid w:val="00D44690"/>
    <w:rsid w:val="00D447F4"/>
    <w:rsid w:val="00D450DF"/>
    <w:rsid w:val="00D46934"/>
    <w:rsid w:val="00D473FE"/>
    <w:rsid w:val="00D519D3"/>
    <w:rsid w:val="00D522D2"/>
    <w:rsid w:val="00D52B89"/>
    <w:rsid w:val="00D57CBC"/>
    <w:rsid w:val="00D61121"/>
    <w:rsid w:val="00D626BD"/>
    <w:rsid w:val="00D65400"/>
    <w:rsid w:val="00D700A9"/>
    <w:rsid w:val="00D713EC"/>
    <w:rsid w:val="00D713FE"/>
    <w:rsid w:val="00D71489"/>
    <w:rsid w:val="00D72160"/>
    <w:rsid w:val="00D724E2"/>
    <w:rsid w:val="00D72DF1"/>
    <w:rsid w:val="00D771C8"/>
    <w:rsid w:val="00D80F61"/>
    <w:rsid w:val="00D81260"/>
    <w:rsid w:val="00D830F5"/>
    <w:rsid w:val="00D83792"/>
    <w:rsid w:val="00D85084"/>
    <w:rsid w:val="00D8546D"/>
    <w:rsid w:val="00D8547B"/>
    <w:rsid w:val="00D868CD"/>
    <w:rsid w:val="00D86BA8"/>
    <w:rsid w:val="00D919AB"/>
    <w:rsid w:val="00D91A2F"/>
    <w:rsid w:val="00D936E9"/>
    <w:rsid w:val="00D950D2"/>
    <w:rsid w:val="00D96928"/>
    <w:rsid w:val="00D9732C"/>
    <w:rsid w:val="00D97EA6"/>
    <w:rsid w:val="00DA09ED"/>
    <w:rsid w:val="00DA1688"/>
    <w:rsid w:val="00DA5C4A"/>
    <w:rsid w:val="00DA74EA"/>
    <w:rsid w:val="00DA7B71"/>
    <w:rsid w:val="00DB0237"/>
    <w:rsid w:val="00DB06A9"/>
    <w:rsid w:val="00DB2666"/>
    <w:rsid w:val="00DB68A3"/>
    <w:rsid w:val="00DB79EB"/>
    <w:rsid w:val="00DC046A"/>
    <w:rsid w:val="00DC13AD"/>
    <w:rsid w:val="00DC2752"/>
    <w:rsid w:val="00DC49D9"/>
    <w:rsid w:val="00DC5602"/>
    <w:rsid w:val="00DC56C4"/>
    <w:rsid w:val="00DC7E36"/>
    <w:rsid w:val="00DD018D"/>
    <w:rsid w:val="00DD0375"/>
    <w:rsid w:val="00DD0454"/>
    <w:rsid w:val="00DD070F"/>
    <w:rsid w:val="00DD0C85"/>
    <w:rsid w:val="00DD0FDD"/>
    <w:rsid w:val="00DD19BA"/>
    <w:rsid w:val="00DD2361"/>
    <w:rsid w:val="00DD41BC"/>
    <w:rsid w:val="00DD44D5"/>
    <w:rsid w:val="00DD6F77"/>
    <w:rsid w:val="00DD72E6"/>
    <w:rsid w:val="00DD75EC"/>
    <w:rsid w:val="00DE07CF"/>
    <w:rsid w:val="00DE3606"/>
    <w:rsid w:val="00DE4A58"/>
    <w:rsid w:val="00DE6A10"/>
    <w:rsid w:val="00DE6A62"/>
    <w:rsid w:val="00DE7C20"/>
    <w:rsid w:val="00DF0B61"/>
    <w:rsid w:val="00DF3E37"/>
    <w:rsid w:val="00E015AA"/>
    <w:rsid w:val="00E01A0E"/>
    <w:rsid w:val="00E0350D"/>
    <w:rsid w:val="00E05330"/>
    <w:rsid w:val="00E06664"/>
    <w:rsid w:val="00E06830"/>
    <w:rsid w:val="00E0764B"/>
    <w:rsid w:val="00E07A8C"/>
    <w:rsid w:val="00E129F6"/>
    <w:rsid w:val="00E13CC6"/>
    <w:rsid w:val="00E14285"/>
    <w:rsid w:val="00E16BA4"/>
    <w:rsid w:val="00E17528"/>
    <w:rsid w:val="00E230FF"/>
    <w:rsid w:val="00E25B15"/>
    <w:rsid w:val="00E25E8C"/>
    <w:rsid w:val="00E33598"/>
    <w:rsid w:val="00E33ED6"/>
    <w:rsid w:val="00E359B8"/>
    <w:rsid w:val="00E36E41"/>
    <w:rsid w:val="00E37296"/>
    <w:rsid w:val="00E374CA"/>
    <w:rsid w:val="00E40E29"/>
    <w:rsid w:val="00E41048"/>
    <w:rsid w:val="00E41C00"/>
    <w:rsid w:val="00E435DE"/>
    <w:rsid w:val="00E44152"/>
    <w:rsid w:val="00E44EAA"/>
    <w:rsid w:val="00E471F5"/>
    <w:rsid w:val="00E474C4"/>
    <w:rsid w:val="00E475C9"/>
    <w:rsid w:val="00E47FCF"/>
    <w:rsid w:val="00E51529"/>
    <w:rsid w:val="00E523C7"/>
    <w:rsid w:val="00E53F5B"/>
    <w:rsid w:val="00E544F4"/>
    <w:rsid w:val="00E55230"/>
    <w:rsid w:val="00E578E4"/>
    <w:rsid w:val="00E57E51"/>
    <w:rsid w:val="00E6032B"/>
    <w:rsid w:val="00E60A38"/>
    <w:rsid w:val="00E611B4"/>
    <w:rsid w:val="00E624E0"/>
    <w:rsid w:val="00E62E79"/>
    <w:rsid w:val="00E65A84"/>
    <w:rsid w:val="00E6766F"/>
    <w:rsid w:val="00E7458E"/>
    <w:rsid w:val="00E75442"/>
    <w:rsid w:val="00E758A3"/>
    <w:rsid w:val="00E765EE"/>
    <w:rsid w:val="00E776DB"/>
    <w:rsid w:val="00E8030D"/>
    <w:rsid w:val="00E80A30"/>
    <w:rsid w:val="00E81A64"/>
    <w:rsid w:val="00E82B93"/>
    <w:rsid w:val="00E837E4"/>
    <w:rsid w:val="00E83B07"/>
    <w:rsid w:val="00E83D60"/>
    <w:rsid w:val="00E8445D"/>
    <w:rsid w:val="00E84FC1"/>
    <w:rsid w:val="00E85891"/>
    <w:rsid w:val="00E87D62"/>
    <w:rsid w:val="00E901C2"/>
    <w:rsid w:val="00E91BE3"/>
    <w:rsid w:val="00E91E7B"/>
    <w:rsid w:val="00E92105"/>
    <w:rsid w:val="00E9451B"/>
    <w:rsid w:val="00E96464"/>
    <w:rsid w:val="00E97F6C"/>
    <w:rsid w:val="00EA1683"/>
    <w:rsid w:val="00EA326D"/>
    <w:rsid w:val="00EA5E3C"/>
    <w:rsid w:val="00EA6DB6"/>
    <w:rsid w:val="00EA72B9"/>
    <w:rsid w:val="00EB0DCC"/>
    <w:rsid w:val="00EB3D9D"/>
    <w:rsid w:val="00EB3F98"/>
    <w:rsid w:val="00EB4561"/>
    <w:rsid w:val="00EB485E"/>
    <w:rsid w:val="00EB6E8E"/>
    <w:rsid w:val="00EB7071"/>
    <w:rsid w:val="00EB769B"/>
    <w:rsid w:val="00EB7843"/>
    <w:rsid w:val="00EB7DEC"/>
    <w:rsid w:val="00EC19D8"/>
    <w:rsid w:val="00EC1BF6"/>
    <w:rsid w:val="00EC3A0E"/>
    <w:rsid w:val="00EC42E1"/>
    <w:rsid w:val="00EC48E7"/>
    <w:rsid w:val="00EC5220"/>
    <w:rsid w:val="00EC71D9"/>
    <w:rsid w:val="00EC7E3A"/>
    <w:rsid w:val="00EC7FAD"/>
    <w:rsid w:val="00ED213C"/>
    <w:rsid w:val="00ED2848"/>
    <w:rsid w:val="00ED5000"/>
    <w:rsid w:val="00EE0CB2"/>
    <w:rsid w:val="00EE0F82"/>
    <w:rsid w:val="00EE13ED"/>
    <w:rsid w:val="00EE1791"/>
    <w:rsid w:val="00EE218C"/>
    <w:rsid w:val="00EE3460"/>
    <w:rsid w:val="00EE48F1"/>
    <w:rsid w:val="00EE6DAC"/>
    <w:rsid w:val="00EF0500"/>
    <w:rsid w:val="00EF0D27"/>
    <w:rsid w:val="00EF219D"/>
    <w:rsid w:val="00EF4051"/>
    <w:rsid w:val="00EF40D4"/>
    <w:rsid w:val="00EF4182"/>
    <w:rsid w:val="00EF7ED7"/>
    <w:rsid w:val="00F003FE"/>
    <w:rsid w:val="00F00572"/>
    <w:rsid w:val="00F043D4"/>
    <w:rsid w:val="00F04887"/>
    <w:rsid w:val="00F10ABA"/>
    <w:rsid w:val="00F11554"/>
    <w:rsid w:val="00F131F4"/>
    <w:rsid w:val="00F1359B"/>
    <w:rsid w:val="00F13847"/>
    <w:rsid w:val="00F14E58"/>
    <w:rsid w:val="00F25052"/>
    <w:rsid w:val="00F26B3C"/>
    <w:rsid w:val="00F27416"/>
    <w:rsid w:val="00F27807"/>
    <w:rsid w:val="00F302C0"/>
    <w:rsid w:val="00F3237A"/>
    <w:rsid w:val="00F33A5A"/>
    <w:rsid w:val="00F36C40"/>
    <w:rsid w:val="00F36DA1"/>
    <w:rsid w:val="00F40410"/>
    <w:rsid w:val="00F406F8"/>
    <w:rsid w:val="00F436F7"/>
    <w:rsid w:val="00F442C9"/>
    <w:rsid w:val="00F44DA3"/>
    <w:rsid w:val="00F46C93"/>
    <w:rsid w:val="00F4765D"/>
    <w:rsid w:val="00F50523"/>
    <w:rsid w:val="00F530FC"/>
    <w:rsid w:val="00F54AC6"/>
    <w:rsid w:val="00F56934"/>
    <w:rsid w:val="00F56D66"/>
    <w:rsid w:val="00F56E13"/>
    <w:rsid w:val="00F62245"/>
    <w:rsid w:val="00F633FC"/>
    <w:rsid w:val="00F64405"/>
    <w:rsid w:val="00F649EE"/>
    <w:rsid w:val="00F64F6A"/>
    <w:rsid w:val="00F65554"/>
    <w:rsid w:val="00F706B1"/>
    <w:rsid w:val="00F71616"/>
    <w:rsid w:val="00F72AF5"/>
    <w:rsid w:val="00F72C71"/>
    <w:rsid w:val="00F73081"/>
    <w:rsid w:val="00F74C63"/>
    <w:rsid w:val="00F80039"/>
    <w:rsid w:val="00F8030C"/>
    <w:rsid w:val="00F806EA"/>
    <w:rsid w:val="00F81470"/>
    <w:rsid w:val="00F82772"/>
    <w:rsid w:val="00F82D64"/>
    <w:rsid w:val="00F8666A"/>
    <w:rsid w:val="00F8714F"/>
    <w:rsid w:val="00F877F8"/>
    <w:rsid w:val="00F91C96"/>
    <w:rsid w:val="00F92E56"/>
    <w:rsid w:val="00F956E2"/>
    <w:rsid w:val="00F9674B"/>
    <w:rsid w:val="00F97624"/>
    <w:rsid w:val="00F9775A"/>
    <w:rsid w:val="00FA0C6A"/>
    <w:rsid w:val="00FA2167"/>
    <w:rsid w:val="00FA2A25"/>
    <w:rsid w:val="00FA2C83"/>
    <w:rsid w:val="00FA2EF3"/>
    <w:rsid w:val="00FA5F78"/>
    <w:rsid w:val="00FA6583"/>
    <w:rsid w:val="00FB1441"/>
    <w:rsid w:val="00FB2177"/>
    <w:rsid w:val="00FB2C01"/>
    <w:rsid w:val="00FB2D74"/>
    <w:rsid w:val="00FB3275"/>
    <w:rsid w:val="00FB4692"/>
    <w:rsid w:val="00FB70D3"/>
    <w:rsid w:val="00FC04BD"/>
    <w:rsid w:val="00FC2674"/>
    <w:rsid w:val="00FC2DAF"/>
    <w:rsid w:val="00FC3175"/>
    <w:rsid w:val="00FC5465"/>
    <w:rsid w:val="00FC6668"/>
    <w:rsid w:val="00FC7105"/>
    <w:rsid w:val="00FC72BD"/>
    <w:rsid w:val="00FD31DB"/>
    <w:rsid w:val="00FD31FC"/>
    <w:rsid w:val="00FD4150"/>
    <w:rsid w:val="00FD5A52"/>
    <w:rsid w:val="00FE0587"/>
    <w:rsid w:val="00FE5580"/>
    <w:rsid w:val="00FE5BE6"/>
    <w:rsid w:val="00FE7BEF"/>
    <w:rsid w:val="00FF0392"/>
    <w:rsid w:val="00FF1972"/>
    <w:rsid w:val="00FF1B0C"/>
    <w:rsid w:val="00FF281C"/>
    <w:rsid w:val="00FF55E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75d1ff,#89d8ff,#0cf"/>
    </o:shapedefaults>
    <o:shapelayout v:ext="edit">
      <o:idmap v:ext="edit" data="1"/>
    </o:shapelayout>
  </w:shapeDefaults>
  <w:decimalSymbol w:val="."/>
  <w:listSeparator w:val=","/>
  <w14:docId w14:val="15B76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PE" w:eastAsia="es-P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qFormat="1"/>
    <w:lsdException w:name="toc 2" w:uiPriority="39" w:qFormat="1"/>
    <w:lsdException w:name="toc 3" w:uiPriority="39" w:qFormat="1"/>
    <w:lsdException w:name="toc 4" w:uiPriority="0"/>
    <w:lsdException w:name="toc 5" w:uiPriority="0"/>
    <w:lsdException w:name="toc 6" w:uiPriority="0"/>
    <w:lsdException w:name="toc 7" w:uiPriority="0"/>
    <w:lsdException w:name="toc 8" w:uiPriority="0"/>
    <w:lsdException w:name="toc 9" w:uiPriority="0"/>
    <w:lsdException w:name="annotation text" w:uiPriority="0"/>
    <w:lsdException w:name="header" w:uiPriority="0"/>
    <w:lsdException w:name="footer" w:uiPriority="0"/>
    <w:lsdException w:name="caption" w:semiHidden="0" w:uiPriority="0" w:unhideWhenUsed="0" w:qFormat="1"/>
    <w:lsdException w:name="table of figures" w:uiPriority="0"/>
    <w:lsdException w:name="footnote reference" w:uiPriority="0"/>
    <w:lsdException w:name="page number" w:uiPriority="0"/>
    <w:lsdException w:name="List Bulle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First Indent 2" w:uiPriority="0"/>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iPriority="22" w:unhideWhenUsed="0" w:qFormat="1"/>
    <w:lsdException w:name="Emphasis" w:semiHidden="0" w:uiPriority="0" w:unhideWhenUsed="0" w:qFormat="1"/>
    <w:lsdException w:name="Normal (Web)" w:uiPriority="0"/>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0E1C"/>
    <w:pPr>
      <w:jc w:val="both"/>
    </w:pPr>
    <w:rPr>
      <w:rFonts w:ascii="Arial" w:hAnsi="Arial"/>
      <w:sz w:val="22"/>
      <w:szCs w:val="24"/>
      <w:lang w:val="es-ES" w:eastAsia="es-ES"/>
    </w:rPr>
  </w:style>
  <w:style w:type="paragraph" w:styleId="Ttulo1">
    <w:name w:val="heading 1"/>
    <w:basedOn w:val="Normal"/>
    <w:next w:val="Normal"/>
    <w:autoRedefine/>
    <w:qFormat/>
    <w:rsid w:val="008E6ABC"/>
    <w:pPr>
      <w:keepNext/>
      <w:numPr>
        <w:numId w:val="1"/>
      </w:numPr>
      <w:tabs>
        <w:tab w:val="clear" w:pos="432"/>
      </w:tabs>
      <w:ind w:left="567" w:hanging="567"/>
      <w:outlineLvl w:val="0"/>
    </w:pPr>
    <w:rPr>
      <w:rFonts w:cs="Arial"/>
      <w:b/>
      <w:bCs/>
      <w:sz w:val="28"/>
      <w:lang w:val="es-PE"/>
    </w:rPr>
  </w:style>
  <w:style w:type="paragraph" w:styleId="Ttulo2">
    <w:name w:val="heading 2"/>
    <w:basedOn w:val="Normal"/>
    <w:qFormat/>
    <w:rsid w:val="00890E1C"/>
    <w:pPr>
      <w:numPr>
        <w:ilvl w:val="1"/>
        <w:numId w:val="1"/>
      </w:numPr>
      <w:outlineLvl w:val="1"/>
    </w:pPr>
    <w:rPr>
      <w:rFonts w:eastAsia="Arial Unicode MS" w:cs="Arial"/>
      <w:b/>
      <w:bCs/>
      <w:kern w:val="22"/>
      <w:sz w:val="26"/>
      <w:szCs w:val="28"/>
    </w:rPr>
  </w:style>
  <w:style w:type="paragraph" w:styleId="Ttulo3">
    <w:name w:val="heading 3"/>
    <w:basedOn w:val="Normal"/>
    <w:qFormat/>
    <w:rsid w:val="008E6ABC"/>
    <w:pPr>
      <w:numPr>
        <w:ilvl w:val="2"/>
        <w:numId w:val="1"/>
      </w:numPr>
      <w:tabs>
        <w:tab w:val="clear" w:pos="720"/>
        <w:tab w:val="num" w:pos="567"/>
      </w:tabs>
      <w:ind w:left="567" w:hanging="567"/>
      <w:outlineLvl w:val="2"/>
    </w:pPr>
    <w:rPr>
      <w:rFonts w:eastAsia="Arial Unicode MS" w:cs="Arial"/>
      <w:b/>
      <w:bCs/>
    </w:rPr>
  </w:style>
  <w:style w:type="paragraph" w:styleId="Ttulo4">
    <w:name w:val="heading 4"/>
    <w:basedOn w:val="Normal"/>
    <w:next w:val="Normal"/>
    <w:autoRedefine/>
    <w:qFormat/>
    <w:rsid w:val="00FB1441"/>
    <w:pPr>
      <w:keepNext/>
      <w:numPr>
        <w:ilvl w:val="3"/>
        <w:numId w:val="1"/>
      </w:numPr>
      <w:tabs>
        <w:tab w:val="clear" w:pos="864"/>
      </w:tabs>
      <w:ind w:left="851" w:hanging="295"/>
      <w:outlineLvl w:val="3"/>
    </w:pPr>
    <w:rPr>
      <w:rFonts w:cs="Arial"/>
      <w:b/>
      <w:bCs/>
      <w:iCs/>
      <w:sz w:val="20"/>
      <w:szCs w:val="20"/>
    </w:rPr>
  </w:style>
  <w:style w:type="paragraph" w:styleId="Ttulo5">
    <w:name w:val="heading 5"/>
    <w:basedOn w:val="Normal"/>
    <w:next w:val="Normal"/>
    <w:qFormat/>
    <w:rsid w:val="00890E1C"/>
    <w:pPr>
      <w:keepNext/>
      <w:jc w:val="center"/>
      <w:outlineLvl w:val="4"/>
    </w:pPr>
    <w:rPr>
      <w:rFonts w:cs="Arial"/>
      <w:b/>
      <w:bCs/>
      <w:szCs w:val="20"/>
    </w:rPr>
  </w:style>
  <w:style w:type="paragraph" w:styleId="Ttulo6">
    <w:name w:val="heading 6"/>
    <w:basedOn w:val="Normal"/>
    <w:next w:val="Normal"/>
    <w:qFormat/>
    <w:rsid w:val="00890E1C"/>
    <w:pPr>
      <w:keepNext/>
      <w:jc w:val="center"/>
      <w:outlineLvl w:val="5"/>
    </w:pPr>
    <w:rPr>
      <w:rFonts w:cs="Arial"/>
      <w:b/>
      <w:bCs/>
      <w:szCs w:val="20"/>
    </w:rPr>
  </w:style>
  <w:style w:type="paragraph" w:styleId="Ttulo7">
    <w:name w:val="heading 7"/>
    <w:basedOn w:val="Normal"/>
    <w:next w:val="Normal"/>
    <w:qFormat/>
    <w:rsid w:val="00890E1C"/>
    <w:pPr>
      <w:keepNext/>
      <w:ind w:left="720"/>
      <w:jc w:val="center"/>
      <w:outlineLvl w:val="6"/>
    </w:pPr>
    <w:rPr>
      <w:rFonts w:cs="Arial"/>
      <w:b/>
      <w:bCs/>
      <w:szCs w:val="20"/>
    </w:rPr>
  </w:style>
  <w:style w:type="paragraph" w:styleId="Ttulo8">
    <w:name w:val="heading 8"/>
    <w:basedOn w:val="Normal"/>
    <w:next w:val="Normal"/>
    <w:qFormat/>
    <w:rsid w:val="00890E1C"/>
    <w:pPr>
      <w:keepNext/>
      <w:outlineLvl w:val="7"/>
    </w:pPr>
    <w:rPr>
      <w:rFonts w:cs="Arial"/>
      <w:b/>
      <w:bCs/>
      <w:sz w:val="20"/>
    </w:rPr>
  </w:style>
  <w:style w:type="paragraph" w:styleId="Ttulo9">
    <w:name w:val="heading 9"/>
    <w:basedOn w:val="Normal"/>
    <w:next w:val="Normal"/>
    <w:qFormat/>
    <w:rsid w:val="00890E1C"/>
    <w:pPr>
      <w:spacing w:before="240" w:after="60"/>
      <w:outlineLvl w:val="8"/>
    </w:pPr>
    <w:rPr>
      <w:rFonts w:cs="Arial"/>
      <w:b/>
      <w:i/>
      <w:sz w:val="18"/>
      <w:szCs w:val="20"/>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890E1C"/>
    <w:rPr>
      <w:rFonts w:ascii="Arial" w:hAnsi="Arial"/>
      <w:dstrike w:val="0"/>
      <w:color w:val="000004"/>
      <w:sz w:val="20"/>
      <w:u w:val="single"/>
      <w:vertAlign w:val="baseline"/>
    </w:rPr>
  </w:style>
  <w:style w:type="paragraph" w:styleId="NormalWeb">
    <w:name w:val="Normal (Web)"/>
    <w:basedOn w:val="Normal"/>
    <w:rsid w:val="00890E1C"/>
    <w:pPr>
      <w:spacing w:before="100" w:beforeAutospacing="1" w:after="100" w:afterAutospacing="1"/>
    </w:pPr>
    <w:rPr>
      <w:rFonts w:eastAsia="Arial Unicode MS" w:cs="Arial"/>
      <w:sz w:val="20"/>
      <w:szCs w:val="20"/>
    </w:rPr>
  </w:style>
  <w:style w:type="character" w:styleId="Hipervnculovisitado">
    <w:name w:val="FollowedHyperlink"/>
    <w:basedOn w:val="Fuentedeprrafopredeter"/>
    <w:semiHidden/>
    <w:rsid w:val="00890E1C"/>
    <w:rPr>
      <w:color w:val="800080"/>
      <w:u w:val="single"/>
    </w:rPr>
  </w:style>
  <w:style w:type="paragraph" w:customStyle="1" w:styleId="titapartado1">
    <w:name w:val="titapartado1"/>
    <w:basedOn w:val="Normal"/>
    <w:rsid w:val="00890E1C"/>
    <w:pPr>
      <w:spacing w:before="100" w:beforeAutospacing="1" w:after="100" w:afterAutospacing="1"/>
    </w:pPr>
    <w:rPr>
      <w:rFonts w:ascii="Arial Unicode MS" w:eastAsia="Arial Unicode MS" w:hAnsi="Arial Unicode MS" w:cs="Arial Unicode MS"/>
      <w:b/>
      <w:bCs/>
      <w:color w:val="000066"/>
      <w:sz w:val="32"/>
      <w:szCs w:val="32"/>
    </w:rPr>
  </w:style>
  <w:style w:type="character" w:customStyle="1" w:styleId="nota1">
    <w:name w:val="nota1"/>
    <w:basedOn w:val="Fuentedeprrafopredeter"/>
    <w:rsid w:val="00890E1C"/>
    <w:rPr>
      <w:color w:val="FF3333"/>
      <w:shd w:val="clear" w:color="auto" w:fill="FFFF00"/>
    </w:rPr>
  </w:style>
  <w:style w:type="paragraph" w:customStyle="1" w:styleId="titapartado2">
    <w:name w:val="titapartado2"/>
    <w:basedOn w:val="Normal"/>
    <w:rsid w:val="00890E1C"/>
    <w:pPr>
      <w:spacing w:before="100" w:beforeAutospacing="1" w:after="100" w:afterAutospacing="1"/>
    </w:pPr>
    <w:rPr>
      <w:rFonts w:ascii="Arial Unicode MS" w:eastAsia="Arial Unicode MS" w:hAnsi="Arial Unicode MS" w:cs="Arial Unicode MS"/>
      <w:color w:val="003399"/>
      <w:sz w:val="28"/>
      <w:szCs w:val="28"/>
    </w:rPr>
  </w:style>
  <w:style w:type="paragraph" w:styleId="HTMLconformatoprevio">
    <w:name w:val="HTML Preformatted"/>
    <w:basedOn w:val="Normal"/>
    <w:semiHidden/>
    <w:rsid w:val="00890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nfasis">
    <w:name w:val="Emphasis"/>
    <w:basedOn w:val="Fuentedeprrafopredeter"/>
    <w:qFormat/>
    <w:rsid w:val="00890E1C"/>
    <w:rPr>
      <w:i/>
      <w:iCs/>
    </w:rPr>
  </w:style>
  <w:style w:type="character" w:styleId="Textoennegrita">
    <w:name w:val="Strong"/>
    <w:basedOn w:val="Fuentedeprrafopredeter"/>
    <w:uiPriority w:val="22"/>
    <w:qFormat/>
    <w:rsid w:val="00890E1C"/>
    <w:rPr>
      <w:b/>
      <w:bCs/>
    </w:rPr>
  </w:style>
  <w:style w:type="paragraph" w:styleId="Sangradetextonormal">
    <w:name w:val="Body Text Indent"/>
    <w:basedOn w:val="Normal"/>
    <w:link w:val="SangradetextonormalCar"/>
    <w:rsid w:val="00890E1C"/>
    <w:pPr>
      <w:ind w:left="720"/>
      <w:jc w:val="center"/>
    </w:pPr>
    <w:rPr>
      <w:rFonts w:cs="Arial"/>
      <w:b/>
      <w:bCs/>
      <w:szCs w:val="20"/>
    </w:rPr>
  </w:style>
  <w:style w:type="paragraph" w:styleId="Epgrafe">
    <w:name w:val="caption"/>
    <w:basedOn w:val="Normal"/>
    <w:next w:val="Normal"/>
    <w:qFormat/>
    <w:rsid w:val="00890E1C"/>
    <w:pPr>
      <w:ind w:left="900" w:right="600"/>
      <w:jc w:val="center"/>
    </w:pPr>
    <w:rPr>
      <w:rFonts w:cs="Arial"/>
      <w:bCs/>
      <w:sz w:val="20"/>
      <w:szCs w:val="18"/>
    </w:rPr>
  </w:style>
  <w:style w:type="paragraph" w:styleId="Textoindependiente">
    <w:name w:val="Body Text"/>
    <w:basedOn w:val="Normal"/>
    <w:link w:val="TextoindependienteCar"/>
    <w:rsid w:val="00890E1C"/>
    <w:pPr>
      <w:tabs>
        <w:tab w:val="left" w:pos="4253"/>
      </w:tabs>
    </w:pPr>
    <w:rPr>
      <w:rFonts w:cs="Arial"/>
      <w:b/>
      <w:lang w:val="es-ES_tradnl"/>
    </w:rPr>
  </w:style>
  <w:style w:type="paragraph" w:styleId="Encabezado">
    <w:name w:val="header"/>
    <w:basedOn w:val="Normal"/>
    <w:link w:val="EncabezadoCar"/>
    <w:rsid w:val="00890E1C"/>
    <w:rPr>
      <w:rFonts w:ascii="Arial Narrow" w:hAnsi="Arial Narrow" w:cs="Arial"/>
      <w:lang w:val="es-PE"/>
    </w:rPr>
  </w:style>
  <w:style w:type="paragraph" w:styleId="Piedepgina">
    <w:name w:val="footer"/>
    <w:basedOn w:val="Normal"/>
    <w:semiHidden/>
    <w:rsid w:val="00890E1C"/>
    <w:pPr>
      <w:tabs>
        <w:tab w:val="center" w:pos="4419"/>
        <w:tab w:val="right" w:pos="8838"/>
      </w:tabs>
      <w:jc w:val="center"/>
    </w:pPr>
    <w:rPr>
      <w:rFonts w:cs="Arial"/>
      <w:sz w:val="20"/>
      <w:lang w:val="es-PE"/>
    </w:rPr>
  </w:style>
  <w:style w:type="character" w:styleId="Nmerodepgina">
    <w:name w:val="page number"/>
    <w:basedOn w:val="Fuentedeprrafopredeter"/>
    <w:semiHidden/>
    <w:rsid w:val="00890E1C"/>
  </w:style>
  <w:style w:type="paragraph" w:customStyle="1" w:styleId="Textodenotaalfinal">
    <w:name w:val="Texto de nota al final"/>
    <w:basedOn w:val="Normal"/>
    <w:rsid w:val="00890E1C"/>
    <w:pPr>
      <w:widowControl w:val="0"/>
    </w:pPr>
    <w:rPr>
      <w:rFonts w:ascii="Courier New" w:hAnsi="Courier New" w:cs="Arial"/>
      <w:snapToGrid w:val="0"/>
      <w:szCs w:val="20"/>
    </w:rPr>
  </w:style>
  <w:style w:type="paragraph" w:customStyle="1" w:styleId="Num-DocParagraph">
    <w:name w:val="Num-Doc Paragraph"/>
    <w:basedOn w:val="Textoindependiente"/>
    <w:rsid w:val="00890E1C"/>
    <w:pPr>
      <w:tabs>
        <w:tab w:val="left" w:pos="851"/>
        <w:tab w:val="left" w:pos="1191"/>
        <w:tab w:val="left" w:pos="1531"/>
      </w:tabs>
      <w:spacing w:after="240"/>
    </w:pPr>
    <w:rPr>
      <w:rFonts w:ascii="Times" w:hAnsi="Times" w:cs="Times New Roman"/>
      <w:szCs w:val="20"/>
      <w:lang w:val="en-GB"/>
    </w:rPr>
  </w:style>
  <w:style w:type="paragraph" w:customStyle="1" w:styleId="TableTitle">
    <w:name w:val="Table Title"/>
    <w:basedOn w:val="Normal"/>
    <w:next w:val="TableSub-title"/>
    <w:rsid w:val="00890E1C"/>
    <w:pPr>
      <w:keepNext/>
      <w:tabs>
        <w:tab w:val="left" w:pos="851"/>
        <w:tab w:val="left" w:pos="1191"/>
        <w:tab w:val="left" w:pos="1531"/>
      </w:tabs>
      <w:spacing w:after="240"/>
      <w:jc w:val="center"/>
    </w:pPr>
    <w:rPr>
      <w:rFonts w:ascii="Helvetica" w:hAnsi="Helvetica" w:cs="Arial"/>
      <w:b/>
      <w:szCs w:val="20"/>
      <w:lang w:val="en-GB"/>
    </w:rPr>
  </w:style>
  <w:style w:type="paragraph" w:customStyle="1" w:styleId="TableSub-title">
    <w:name w:val="Table Sub-title"/>
    <w:basedOn w:val="Normal"/>
    <w:next w:val="Textoindependiente"/>
    <w:rsid w:val="00890E1C"/>
    <w:pPr>
      <w:keepNext/>
      <w:tabs>
        <w:tab w:val="left" w:pos="851"/>
        <w:tab w:val="left" w:pos="1191"/>
        <w:tab w:val="left" w:pos="1531"/>
      </w:tabs>
      <w:spacing w:after="240"/>
      <w:jc w:val="center"/>
    </w:pPr>
    <w:rPr>
      <w:rFonts w:ascii="Helvetica" w:hAnsi="Helvetica" w:cs="Arial"/>
      <w:szCs w:val="20"/>
      <w:lang w:val="en-GB"/>
    </w:rPr>
  </w:style>
  <w:style w:type="paragraph" w:styleId="Ttulo">
    <w:name w:val="Title"/>
    <w:basedOn w:val="Normal"/>
    <w:autoRedefine/>
    <w:qFormat/>
    <w:rsid w:val="001D3493"/>
    <w:pPr>
      <w:widowControl w:val="0"/>
      <w:ind w:firstLine="709"/>
      <w:jc w:val="center"/>
    </w:pPr>
    <w:rPr>
      <w:rFonts w:ascii="Arial Black" w:hAnsi="Arial Black" w:cs="Arial"/>
      <w:b/>
      <w:bCs/>
      <w:snapToGrid w:val="0"/>
      <w:sz w:val="32"/>
      <w:szCs w:val="20"/>
    </w:rPr>
  </w:style>
  <w:style w:type="paragraph" w:styleId="Textoindependiente3">
    <w:name w:val="Body Text 3"/>
    <w:basedOn w:val="Normal"/>
    <w:semiHidden/>
    <w:rsid w:val="00890E1C"/>
    <w:pPr>
      <w:spacing w:line="360" w:lineRule="auto"/>
    </w:pPr>
    <w:rPr>
      <w:rFonts w:ascii="Bookman Old Style" w:hAnsi="Bookman Old Style" w:cs="Arial"/>
      <w:b/>
      <w:szCs w:val="20"/>
    </w:rPr>
  </w:style>
  <w:style w:type="paragraph" w:styleId="Textoindependiente2">
    <w:name w:val="Body Text 2"/>
    <w:basedOn w:val="Normal"/>
    <w:rsid w:val="00890E1C"/>
    <w:pPr>
      <w:tabs>
        <w:tab w:val="left" w:pos="851"/>
        <w:tab w:val="left" w:pos="1191"/>
        <w:tab w:val="left" w:pos="1531"/>
      </w:tabs>
    </w:pPr>
    <w:rPr>
      <w:rFonts w:cs="Arial"/>
      <w:szCs w:val="20"/>
      <w:lang w:val="en-US"/>
    </w:rPr>
  </w:style>
  <w:style w:type="paragraph" w:styleId="Listaconvietas">
    <w:name w:val="List Bullet"/>
    <w:basedOn w:val="Normal"/>
    <w:autoRedefine/>
    <w:semiHidden/>
    <w:rsid w:val="00890E1C"/>
    <w:pPr>
      <w:tabs>
        <w:tab w:val="left" w:pos="851"/>
        <w:tab w:val="left" w:pos="1191"/>
        <w:tab w:val="left" w:pos="1531"/>
      </w:tabs>
      <w:spacing w:after="240"/>
      <w:ind w:left="1191" w:hanging="340"/>
    </w:pPr>
    <w:rPr>
      <w:rFonts w:ascii="Times" w:hAnsi="Times" w:cs="Arial"/>
      <w:szCs w:val="20"/>
      <w:lang w:val="en-GB"/>
    </w:rPr>
  </w:style>
  <w:style w:type="paragraph" w:styleId="Textonotapie">
    <w:name w:val="footnote text"/>
    <w:basedOn w:val="Normal"/>
    <w:link w:val="TextonotapieCar"/>
    <w:uiPriority w:val="99"/>
    <w:semiHidden/>
    <w:rsid w:val="00890E1C"/>
    <w:pPr>
      <w:tabs>
        <w:tab w:val="left" w:pos="851"/>
        <w:tab w:val="left" w:pos="1191"/>
        <w:tab w:val="left" w:pos="1531"/>
      </w:tabs>
      <w:spacing w:after="120"/>
      <w:ind w:left="851" w:hanging="851"/>
    </w:pPr>
    <w:rPr>
      <w:rFonts w:ascii="Times" w:hAnsi="Times" w:cs="Arial"/>
      <w:sz w:val="20"/>
      <w:szCs w:val="20"/>
      <w:lang w:val="en-GB"/>
    </w:rPr>
  </w:style>
  <w:style w:type="paragraph" w:styleId="Sangra2detindependiente">
    <w:name w:val="Body Text Indent 2"/>
    <w:basedOn w:val="Normal"/>
    <w:semiHidden/>
    <w:rsid w:val="00890E1C"/>
    <w:pPr>
      <w:ind w:firstLine="567"/>
    </w:pPr>
    <w:rPr>
      <w:rFonts w:cs="Arial"/>
      <w:szCs w:val="20"/>
      <w:lang w:val="fr-FR"/>
    </w:rPr>
  </w:style>
  <w:style w:type="paragraph" w:styleId="Sangra3detindependiente">
    <w:name w:val="Body Text Indent 3"/>
    <w:basedOn w:val="Normal"/>
    <w:semiHidden/>
    <w:rsid w:val="00890E1C"/>
    <w:pPr>
      <w:ind w:left="1429" w:hanging="720"/>
    </w:pPr>
    <w:rPr>
      <w:rFonts w:cs="Arial"/>
      <w:lang w:val="es-ES_tradnl"/>
    </w:rPr>
  </w:style>
  <w:style w:type="paragraph" w:styleId="Textodebloque">
    <w:name w:val="Block Text"/>
    <w:basedOn w:val="Normal"/>
    <w:rsid w:val="00890E1C"/>
    <w:pPr>
      <w:ind w:left="851" w:right="848"/>
    </w:pPr>
    <w:rPr>
      <w:rFonts w:cs="Arial"/>
      <w:i/>
      <w:szCs w:val="20"/>
      <w:lang w:val="fr-FR"/>
    </w:rPr>
  </w:style>
  <w:style w:type="character" w:styleId="Refdenotaalpie">
    <w:name w:val="footnote reference"/>
    <w:basedOn w:val="Fuentedeprrafopredeter"/>
    <w:semiHidden/>
    <w:rsid w:val="00890E1C"/>
    <w:rPr>
      <w:vertAlign w:val="superscript"/>
    </w:rPr>
  </w:style>
  <w:style w:type="paragraph" w:styleId="TDC1">
    <w:name w:val="toc 1"/>
    <w:basedOn w:val="Normal"/>
    <w:next w:val="Normal"/>
    <w:autoRedefine/>
    <w:uiPriority w:val="39"/>
    <w:qFormat/>
    <w:rsid w:val="00890E1C"/>
    <w:pPr>
      <w:tabs>
        <w:tab w:val="left" w:pos="360"/>
        <w:tab w:val="left" w:pos="980"/>
        <w:tab w:val="right" w:leader="dot" w:pos="8778"/>
      </w:tabs>
      <w:spacing w:before="120"/>
    </w:pPr>
    <w:rPr>
      <w:rFonts w:cs="Arial"/>
      <w:b/>
      <w:noProof/>
      <w:sz w:val="20"/>
      <w:szCs w:val="28"/>
      <w:lang w:val="es-PE"/>
    </w:rPr>
  </w:style>
  <w:style w:type="paragraph" w:styleId="TDC2">
    <w:name w:val="toc 2"/>
    <w:basedOn w:val="Normal"/>
    <w:next w:val="Normal"/>
    <w:autoRedefine/>
    <w:uiPriority w:val="39"/>
    <w:qFormat/>
    <w:rsid w:val="00890E1C"/>
    <w:pPr>
      <w:tabs>
        <w:tab w:val="left" w:pos="900"/>
        <w:tab w:val="left" w:pos="980"/>
        <w:tab w:val="right" w:leader="dot" w:pos="8778"/>
      </w:tabs>
      <w:spacing w:before="120"/>
      <w:ind w:left="360"/>
    </w:pPr>
    <w:rPr>
      <w:rFonts w:cs="Arial"/>
      <w:bCs/>
      <w:noProof/>
      <w:sz w:val="18"/>
      <w:szCs w:val="26"/>
    </w:rPr>
  </w:style>
  <w:style w:type="paragraph" w:styleId="TDC3">
    <w:name w:val="toc 3"/>
    <w:basedOn w:val="Normal"/>
    <w:next w:val="Normal"/>
    <w:autoRedefine/>
    <w:uiPriority w:val="39"/>
    <w:qFormat/>
    <w:rsid w:val="00890E1C"/>
    <w:pPr>
      <w:tabs>
        <w:tab w:val="right" w:leader="dot" w:pos="8778"/>
      </w:tabs>
      <w:ind w:left="980"/>
    </w:pPr>
    <w:rPr>
      <w:rFonts w:cs="Arial"/>
      <w:noProof/>
      <w:sz w:val="18"/>
    </w:rPr>
  </w:style>
  <w:style w:type="paragraph" w:styleId="TDC4">
    <w:name w:val="toc 4"/>
    <w:basedOn w:val="Normal"/>
    <w:next w:val="Normal"/>
    <w:autoRedefine/>
    <w:semiHidden/>
    <w:rsid w:val="00890E1C"/>
    <w:pPr>
      <w:ind w:left="720"/>
    </w:pPr>
    <w:rPr>
      <w:rFonts w:cs="Arial"/>
    </w:rPr>
  </w:style>
  <w:style w:type="paragraph" w:styleId="TDC5">
    <w:name w:val="toc 5"/>
    <w:basedOn w:val="Normal"/>
    <w:next w:val="Normal"/>
    <w:autoRedefine/>
    <w:semiHidden/>
    <w:rsid w:val="00890E1C"/>
    <w:pPr>
      <w:ind w:left="960"/>
    </w:pPr>
    <w:rPr>
      <w:rFonts w:cs="Arial"/>
    </w:rPr>
  </w:style>
  <w:style w:type="paragraph" w:styleId="TDC6">
    <w:name w:val="toc 6"/>
    <w:basedOn w:val="Normal"/>
    <w:next w:val="Normal"/>
    <w:autoRedefine/>
    <w:semiHidden/>
    <w:rsid w:val="00890E1C"/>
    <w:pPr>
      <w:ind w:left="1200"/>
    </w:pPr>
    <w:rPr>
      <w:rFonts w:cs="Arial"/>
    </w:rPr>
  </w:style>
  <w:style w:type="paragraph" w:styleId="TDC7">
    <w:name w:val="toc 7"/>
    <w:basedOn w:val="Normal"/>
    <w:next w:val="Normal"/>
    <w:autoRedefine/>
    <w:semiHidden/>
    <w:rsid w:val="00890E1C"/>
    <w:pPr>
      <w:ind w:left="1440"/>
    </w:pPr>
    <w:rPr>
      <w:rFonts w:cs="Arial"/>
    </w:rPr>
  </w:style>
  <w:style w:type="paragraph" w:styleId="TDC8">
    <w:name w:val="toc 8"/>
    <w:basedOn w:val="Normal"/>
    <w:next w:val="Normal"/>
    <w:autoRedefine/>
    <w:semiHidden/>
    <w:rsid w:val="00890E1C"/>
    <w:pPr>
      <w:ind w:left="1680"/>
    </w:pPr>
    <w:rPr>
      <w:rFonts w:cs="Arial"/>
    </w:rPr>
  </w:style>
  <w:style w:type="paragraph" w:styleId="TDC9">
    <w:name w:val="toc 9"/>
    <w:basedOn w:val="Normal"/>
    <w:next w:val="Normal"/>
    <w:autoRedefine/>
    <w:semiHidden/>
    <w:rsid w:val="00890E1C"/>
    <w:pPr>
      <w:ind w:left="1920"/>
    </w:pPr>
    <w:rPr>
      <w:rFonts w:cs="Arial"/>
    </w:rPr>
  </w:style>
  <w:style w:type="paragraph" w:styleId="Textodeglobo">
    <w:name w:val="Balloon Text"/>
    <w:basedOn w:val="Normal"/>
    <w:link w:val="TextodegloboCar"/>
    <w:uiPriority w:val="99"/>
    <w:rsid w:val="00890E1C"/>
    <w:rPr>
      <w:rFonts w:ascii="Tahoma" w:hAnsi="Tahoma" w:cs="Tahoma"/>
      <w:sz w:val="16"/>
      <w:szCs w:val="16"/>
      <w:lang w:val="es-PE" w:eastAsia="en-US"/>
    </w:rPr>
  </w:style>
  <w:style w:type="paragraph" w:customStyle="1" w:styleId="xl56">
    <w:name w:val="xl56"/>
    <w:basedOn w:val="Normal"/>
    <w:rsid w:val="00890E1C"/>
    <w:pPr>
      <w:pBdr>
        <w:bottom w:val="single" w:sz="4" w:space="0" w:color="auto"/>
      </w:pBdr>
      <w:spacing w:before="100" w:beforeAutospacing="1" w:after="100" w:afterAutospacing="1"/>
    </w:pPr>
    <w:rPr>
      <w:rFonts w:eastAsia="Arial Unicode MS" w:cs="Arial"/>
      <w:b/>
      <w:bCs/>
      <w:lang w:val="en-US" w:eastAsia="en-US"/>
    </w:rPr>
  </w:style>
  <w:style w:type="paragraph" w:styleId="Textocomentario">
    <w:name w:val="annotation text"/>
    <w:basedOn w:val="Normal"/>
    <w:link w:val="TextocomentarioCar"/>
    <w:semiHidden/>
    <w:rsid w:val="00890E1C"/>
    <w:pPr>
      <w:autoSpaceDE w:val="0"/>
      <w:autoSpaceDN w:val="0"/>
    </w:pPr>
    <w:rPr>
      <w:rFonts w:cs="Arial"/>
      <w:noProof/>
      <w:szCs w:val="20"/>
      <w:lang w:eastAsia="en-US"/>
    </w:rPr>
  </w:style>
  <w:style w:type="paragraph" w:customStyle="1" w:styleId="para05">
    <w:name w:val="para05"/>
    <w:basedOn w:val="Normal"/>
    <w:rsid w:val="00890E1C"/>
    <w:pPr>
      <w:autoSpaceDE w:val="0"/>
      <w:autoSpaceDN w:val="0"/>
      <w:spacing w:line="360" w:lineRule="auto"/>
      <w:ind w:left="284"/>
    </w:pPr>
    <w:rPr>
      <w:rFonts w:cs="Arial"/>
      <w:szCs w:val="20"/>
      <w:lang w:val="es-ES_tradnl" w:eastAsia="en-US"/>
    </w:rPr>
  </w:style>
  <w:style w:type="paragraph" w:customStyle="1" w:styleId="Textoindependiente21">
    <w:name w:val="Texto independiente 21"/>
    <w:basedOn w:val="Normal"/>
    <w:rsid w:val="00890E1C"/>
    <w:pPr>
      <w:overflowPunct w:val="0"/>
      <w:autoSpaceDE w:val="0"/>
      <w:autoSpaceDN w:val="0"/>
      <w:adjustRightInd w:val="0"/>
      <w:textAlignment w:val="baseline"/>
    </w:pPr>
    <w:rPr>
      <w:rFonts w:cs="Arial"/>
      <w:szCs w:val="20"/>
    </w:rPr>
  </w:style>
  <w:style w:type="paragraph" w:customStyle="1" w:styleId="Default">
    <w:name w:val="Default"/>
    <w:rsid w:val="00890E1C"/>
    <w:pPr>
      <w:autoSpaceDE w:val="0"/>
      <w:autoSpaceDN w:val="0"/>
      <w:adjustRightInd w:val="0"/>
    </w:pPr>
    <w:rPr>
      <w:rFonts w:ascii="TimesNewRoman" w:hAnsi="TimesNewRoman"/>
      <w:lang w:val="es-ES" w:eastAsia="es-ES"/>
    </w:rPr>
  </w:style>
  <w:style w:type="paragraph" w:customStyle="1" w:styleId="BodyTextNoIndent">
    <w:name w:val="BodyText NoIndent"/>
    <w:basedOn w:val="Default"/>
    <w:next w:val="Default"/>
    <w:rsid w:val="00890E1C"/>
    <w:rPr>
      <w:sz w:val="24"/>
      <w:szCs w:val="24"/>
    </w:rPr>
  </w:style>
  <w:style w:type="paragraph" w:customStyle="1" w:styleId="Table-Text">
    <w:name w:val="Table - Text"/>
    <w:basedOn w:val="Normal"/>
    <w:rsid w:val="00890E1C"/>
    <w:pPr>
      <w:widowControl w:val="0"/>
      <w:autoSpaceDE w:val="0"/>
      <w:autoSpaceDN w:val="0"/>
      <w:adjustRightInd w:val="0"/>
      <w:spacing w:before="60" w:after="60"/>
    </w:pPr>
    <w:rPr>
      <w:rFonts w:cs="Arial"/>
      <w:sz w:val="20"/>
      <w:szCs w:val="20"/>
      <w:lang w:val="en-US"/>
    </w:rPr>
  </w:style>
  <w:style w:type="paragraph" w:customStyle="1" w:styleId="Heading31">
    <w:name w:val="Heading 31"/>
    <w:basedOn w:val="Default"/>
    <w:next w:val="Default"/>
    <w:rsid w:val="00890E1C"/>
    <w:rPr>
      <w:rFonts w:ascii="Arial,Bold" w:hAnsi="Arial,Bold"/>
      <w:sz w:val="24"/>
      <w:szCs w:val="24"/>
    </w:rPr>
  </w:style>
  <w:style w:type="paragraph" w:customStyle="1" w:styleId="Heading21">
    <w:name w:val="Heading 21"/>
    <w:basedOn w:val="Default"/>
    <w:next w:val="Default"/>
    <w:rsid w:val="00890E1C"/>
    <w:rPr>
      <w:rFonts w:ascii="Arial,Bold" w:hAnsi="Arial,Bold"/>
      <w:sz w:val="24"/>
      <w:szCs w:val="24"/>
    </w:rPr>
  </w:style>
  <w:style w:type="paragraph" w:customStyle="1" w:styleId="BodyBoldIndent">
    <w:name w:val="BodyBoldIndent"/>
    <w:basedOn w:val="Default"/>
    <w:next w:val="Default"/>
    <w:rsid w:val="00890E1C"/>
    <w:rPr>
      <w:sz w:val="24"/>
      <w:szCs w:val="24"/>
    </w:rPr>
  </w:style>
  <w:style w:type="paragraph" w:styleId="Tabladeilustraciones">
    <w:name w:val="table of figures"/>
    <w:basedOn w:val="Normal"/>
    <w:next w:val="Normal"/>
    <w:semiHidden/>
    <w:rsid w:val="00890E1C"/>
    <w:pPr>
      <w:ind w:left="480" w:hanging="480"/>
    </w:pPr>
    <w:rPr>
      <w:rFonts w:cs="Arial"/>
    </w:rPr>
  </w:style>
  <w:style w:type="paragraph" w:customStyle="1" w:styleId="a">
    <w:name w:val="."/>
    <w:basedOn w:val="TDC2"/>
    <w:rsid w:val="00890E1C"/>
  </w:style>
  <w:style w:type="paragraph" w:customStyle="1" w:styleId="TituloTabla">
    <w:name w:val="Titulo_Tabla"/>
    <w:basedOn w:val="Normal"/>
    <w:rsid w:val="00890E1C"/>
    <w:pPr>
      <w:jc w:val="left"/>
    </w:pPr>
    <w:rPr>
      <w:rFonts w:ascii="Arial Narrow" w:hAnsi="Arial Narrow"/>
      <w:sz w:val="20"/>
      <w:lang w:val="en-US" w:eastAsia="en-US"/>
    </w:rPr>
  </w:style>
  <w:style w:type="paragraph" w:customStyle="1" w:styleId="checklist1line">
    <w:name w:val="checklist 1line"/>
    <w:basedOn w:val="Normal"/>
    <w:rsid w:val="00890E1C"/>
    <w:pPr>
      <w:spacing w:before="120" w:after="120"/>
      <w:jc w:val="left"/>
    </w:pPr>
    <w:rPr>
      <w:rFonts w:ascii="Times" w:hAnsi="Times"/>
      <w:szCs w:val="20"/>
      <w:lang w:val="en-US" w:eastAsia="en-US"/>
    </w:rPr>
  </w:style>
  <w:style w:type="paragraph" w:customStyle="1" w:styleId="formspace">
    <w:name w:val="form space"/>
    <w:basedOn w:val="Normal"/>
    <w:rsid w:val="00890E1C"/>
    <w:pPr>
      <w:spacing w:before="60" w:after="60"/>
      <w:jc w:val="left"/>
    </w:pPr>
    <w:rPr>
      <w:rFonts w:ascii="Helvetica" w:hAnsi="Helvetica"/>
      <w:szCs w:val="20"/>
      <w:lang w:val="en-US" w:eastAsia="en-US"/>
    </w:rPr>
  </w:style>
  <w:style w:type="paragraph" w:customStyle="1" w:styleId="instruction">
    <w:name w:val="instruction"/>
    <w:basedOn w:val="Normal"/>
    <w:rsid w:val="00890E1C"/>
    <w:pPr>
      <w:spacing w:before="240" w:after="240"/>
      <w:ind w:left="-115"/>
    </w:pPr>
    <w:rPr>
      <w:rFonts w:ascii="Times" w:hAnsi="Times"/>
      <w:szCs w:val="20"/>
      <w:lang w:val="en-US" w:eastAsia="en-US"/>
    </w:rPr>
  </w:style>
  <w:style w:type="paragraph" w:customStyle="1" w:styleId="formcaption5pt">
    <w:name w:val="form caption 5pt"/>
    <w:basedOn w:val="Normal"/>
    <w:rsid w:val="00890E1C"/>
    <w:pPr>
      <w:spacing w:before="2" w:after="2"/>
      <w:ind w:left="-72"/>
      <w:jc w:val="left"/>
    </w:pPr>
    <w:rPr>
      <w:rFonts w:ascii="Helvetica" w:hAnsi="Helvetica"/>
      <w:caps/>
      <w:sz w:val="10"/>
      <w:szCs w:val="20"/>
      <w:lang w:val="en-US" w:eastAsia="en-US"/>
    </w:rPr>
  </w:style>
  <w:style w:type="paragraph" w:customStyle="1" w:styleId="formhead9pt">
    <w:name w:val="form head 9pt"/>
    <w:basedOn w:val="Normal"/>
    <w:rsid w:val="00890E1C"/>
    <w:pPr>
      <w:spacing w:before="240"/>
      <w:ind w:left="-115"/>
      <w:jc w:val="left"/>
    </w:pPr>
    <w:rPr>
      <w:rFonts w:ascii="Helvetica" w:hAnsi="Helvetica"/>
      <w:b/>
      <w:caps/>
      <w:sz w:val="18"/>
      <w:szCs w:val="20"/>
      <w:lang w:val="en-US" w:eastAsia="en-US"/>
    </w:rPr>
  </w:style>
  <w:style w:type="paragraph" w:customStyle="1" w:styleId="formcaption9pt">
    <w:name w:val="form caption 9pt"/>
    <w:basedOn w:val="formcaption5pt"/>
    <w:rsid w:val="00890E1C"/>
    <w:pPr>
      <w:spacing w:before="40" w:after="40"/>
      <w:ind w:left="0"/>
      <w:jc w:val="center"/>
    </w:pPr>
    <w:rPr>
      <w:b/>
      <w:sz w:val="18"/>
    </w:rPr>
  </w:style>
  <w:style w:type="paragraph" w:customStyle="1" w:styleId="communa">
    <w:name w:val="commun a"/>
    <w:basedOn w:val="Normal"/>
    <w:rsid w:val="00890E1C"/>
    <w:pPr>
      <w:jc w:val="left"/>
    </w:pPr>
    <w:rPr>
      <w:sz w:val="24"/>
      <w:szCs w:val="14"/>
      <w:lang w:val="en-US" w:eastAsia="en-US"/>
    </w:rPr>
  </w:style>
  <w:style w:type="paragraph" w:customStyle="1" w:styleId="texttit1">
    <w:name w:val="text_tit1"/>
    <w:rsid w:val="00890E1C"/>
    <w:pPr>
      <w:jc w:val="both"/>
    </w:pPr>
    <w:rPr>
      <w:rFonts w:ascii="Arial" w:hAnsi="Arial"/>
      <w:lang w:val="es-ES_tradnl" w:eastAsia="es-ES"/>
    </w:rPr>
  </w:style>
  <w:style w:type="paragraph" w:styleId="ndice1">
    <w:name w:val="index 1"/>
    <w:basedOn w:val="Normal"/>
    <w:next w:val="Normal"/>
    <w:autoRedefine/>
    <w:uiPriority w:val="99"/>
    <w:semiHidden/>
    <w:unhideWhenUsed/>
    <w:rsid w:val="00621990"/>
    <w:pPr>
      <w:ind w:left="220" w:hanging="220"/>
    </w:pPr>
  </w:style>
  <w:style w:type="table" w:styleId="Tablaconcuadrcula">
    <w:name w:val="Table Grid"/>
    <w:basedOn w:val="Tablanormal"/>
    <w:uiPriority w:val="59"/>
    <w:rsid w:val="00065BA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fodocumentosadjuntos">
    <w:name w:val="Info documentos adjuntos"/>
    <w:basedOn w:val="Normal"/>
    <w:rsid w:val="000E75CC"/>
  </w:style>
  <w:style w:type="paragraph" w:styleId="Textoindependienteprimerasangra2">
    <w:name w:val="Body Text First Indent 2"/>
    <w:basedOn w:val="Sangradetextonormal"/>
    <w:link w:val="Textoindependienteprimerasangra2Car"/>
    <w:rsid w:val="000E75CC"/>
    <w:pPr>
      <w:spacing w:after="120"/>
      <w:ind w:left="283" w:firstLine="210"/>
      <w:jc w:val="both"/>
    </w:pPr>
    <w:rPr>
      <w:rFonts w:cs="Times New Roman"/>
      <w:b w:val="0"/>
      <w:bCs w:val="0"/>
      <w:szCs w:val="24"/>
    </w:rPr>
  </w:style>
  <w:style w:type="character" w:customStyle="1" w:styleId="SangradetextonormalCar">
    <w:name w:val="Sangría de texto normal Car"/>
    <w:basedOn w:val="Fuentedeprrafopredeter"/>
    <w:link w:val="Sangradetextonormal"/>
    <w:rsid w:val="000E75CC"/>
    <w:rPr>
      <w:rFonts w:ascii="Arial" w:hAnsi="Arial" w:cs="Arial"/>
      <w:b/>
      <w:bCs/>
      <w:sz w:val="22"/>
      <w:lang w:val="es-ES" w:eastAsia="es-ES"/>
    </w:rPr>
  </w:style>
  <w:style w:type="character" w:customStyle="1" w:styleId="Textoindependienteprimerasangra2Car">
    <w:name w:val="Texto independiente primera sangría 2 Car"/>
    <w:basedOn w:val="SangradetextonormalCar"/>
    <w:link w:val="Textoindependienteprimerasangra2"/>
    <w:rsid w:val="000E75CC"/>
    <w:rPr>
      <w:rFonts w:ascii="Arial" w:hAnsi="Arial" w:cs="Arial"/>
      <w:b/>
      <w:bCs/>
      <w:sz w:val="22"/>
      <w:lang w:val="es-ES" w:eastAsia="es-ES"/>
    </w:rPr>
  </w:style>
  <w:style w:type="paragraph" w:styleId="Prrafodelista">
    <w:name w:val="List Paragraph"/>
    <w:basedOn w:val="Normal"/>
    <w:uiPriority w:val="34"/>
    <w:qFormat/>
    <w:rsid w:val="004F1F48"/>
    <w:pPr>
      <w:ind w:left="708"/>
    </w:pPr>
  </w:style>
  <w:style w:type="paragraph" w:styleId="TtulodeTDC">
    <w:name w:val="TOC Heading"/>
    <w:basedOn w:val="Ttulo1"/>
    <w:next w:val="Normal"/>
    <w:uiPriority w:val="39"/>
    <w:semiHidden/>
    <w:unhideWhenUsed/>
    <w:qFormat/>
    <w:rsid w:val="00241C7F"/>
    <w:pPr>
      <w:keepLines/>
      <w:numPr>
        <w:numId w:val="0"/>
      </w:numPr>
      <w:spacing w:before="480" w:line="276" w:lineRule="auto"/>
      <w:jc w:val="left"/>
      <w:outlineLvl w:val="9"/>
    </w:pPr>
    <w:rPr>
      <w:rFonts w:ascii="Cambria" w:hAnsi="Cambria" w:cs="Times New Roman"/>
      <w:color w:val="365F91"/>
      <w:szCs w:val="28"/>
      <w:lang w:val="es-ES" w:eastAsia="en-US"/>
    </w:rPr>
  </w:style>
  <w:style w:type="paragraph" w:customStyle="1" w:styleId="Circularfijo">
    <w:name w:val="Circular_fijo"/>
    <w:rsid w:val="00E471F5"/>
    <w:pPr>
      <w:jc w:val="center"/>
    </w:pPr>
    <w:rPr>
      <w:rFonts w:ascii="Arial" w:eastAsia="MS Mincho" w:hAnsi="Arial"/>
      <w:bCs/>
      <w:sz w:val="16"/>
      <w:lang w:eastAsia="es-ES"/>
    </w:rPr>
  </w:style>
  <w:style w:type="character" w:customStyle="1" w:styleId="TextonotapieCar">
    <w:name w:val="Texto nota pie Car"/>
    <w:basedOn w:val="Fuentedeprrafopredeter"/>
    <w:link w:val="Textonotapie"/>
    <w:uiPriority w:val="99"/>
    <w:semiHidden/>
    <w:rsid w:val="00CE4E52"/>
    <w:rPr>
      <w:rFonts w:ascii="Times" w:hAnsi="Times" w:cs="Arial"/>
      <w:lang w:val="en-GB" w:eastAsia="es-ES"/>
    </w:rPr>
  </w:style>
  <w:style w:type="character" w:customStyle="1" w:styleId="EncabezadoCar">
    <w:name w:val="Encabezado Car"/>
    <w:basedOn w:val="Fuentedeprrafopredeter"/>
    <w:link w:val="Encabezado"/>
    <w:rsid w:val="007A169C"/>
    <w:rPr>
      <w:rFonts w:ascii="Arial Narrow" w:hAnsi="Arial Narrow" w:cs="Arial"/>
      <w:sz w:val="22"/>
      <w:szCs w:val="24"/>
      <w:lang w:eastAsia="es-ES"/>
    </w:rPr>
  </w:style>
  <w:style w:type="character" w:customStyle="1" w:styleId="TextodegloboCar">
    <w:name w:val="Texto de globo Car"/>
    <w:basedOn w:val="Fuentedeprrafopredeter"/>
    <w:link w:val="Textodeglobo"/>
    <w:uiPriority w:val="99"/>
    <w:rsid w:val="007A169C"/>
    <w:rPr>
      <w:rFonts w:ascii="Tahoma" w:hAnsi="Tahoma" w:cs="Tahoma"/>
      <w:sz w:val="16"/>
      <w:szCs w:val="16"/>
      <w:lang w:eastAsia="en-US"/>
    </w:rPr>
  </w:style>
  <w:style w:type="paragraph" w:customStyle="1" w:styleId="xl39">
    <w:name w:val="xl39"/>
    <w:basedOn w:val="Normal"/>
    <w:rsid w:val="004B1F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cs="Arial"/>
      <w:b/>
      <w:bCs/>
      <w:szCs w:val="22"/>
    </w:rPr>
  </w:style>
  <w:style w:type="numbering" w:customStyle="1" w:styleId="Estilo1">
    <w:name w:val="Estilo1"/>
    <w:uiPriority w:val="99"/>
    <w:rsid w:val="00D01CB1"/>
    <w:pPr>
      <w:numPr>
        <w:numId w:val="129"/>
      </w:numPr>
    </w:pPr>
  </w:style>
  <w:style w:type="character" w:styleId="CitaHTML">
    <w:name w:val="HTML Cite"/>
    <w:basedOn w:val="Fuentedeprrafopredeter"/>
    <w:uiPriority w:val="99"/>
    <w:semiHidden/>
    <w:unhideWhenUsed/>
    <w:rsid w:val="004A189C"/>
    <w:rPr>
      <w:i w:val="0"/>
      <w:iCs w:val="0"/>
      <w:color w:val="009933"/>
    </w:rPr>
  </w:style>
  <w:style w:type="character" w:styleId="Refdecomentario">
    <w:name w:val="annotation reference"/>
    <w:basedOn w:val="Fuentedeprrafopredeter"/>
    <w:uiPriority w:val="99"/>
    <w:semiHidden/>
    <w:unhideWhenUsed/>
    <w:rsid w:val="00E129F6"/>
    <w:rPr>
      <w:sz w:val="16"/>
      <w:szCs w:val="16"/>
    </w:rPr>
  </w:style>
  <w:style w:type="paragraph" w:styleId="Asuntodelcomentario">
    <w:name w:val="annotation subject"/>
    <w:basedOn w:val="Textocomentario"/>
    <w:next w:val="Textocomentario"/>
    <w:link w:val="AsuntodelcomentarioCar"/>
    <w:uiPriority w:val="99"/>
    <w:semiHidden/>
    <w:unhideWhenUsed/>
    <w:rsid w:val="00E129F6"/>
    <w:pPr>
      <w:autoSpaceDE/>
      <w:autoSpaceDN/>
    </w:pPr>
    <w:rPr>
      <w:rFonts w:cs="Times New Roman"/>
      <w:b/>
      <w:bCs/>
      <w:noProof w:val="0"/>
      <w:sz w:val="20"/>
      <w:lang w:eastAsia="es-ES"/>
    </w:rPr>
  </w:style>
  <w:style w:type="character" w:customStyle="1" w:styleId="TextocomentarioCar">
    <w:name w:val="Texto comentario Car"/>
    <w:basedOn w:val="Fuentedeprrafopredeter"/>
    <w:link w:val="Textocomentario"/>
    <w:semiHidden/>
    <w:rsid w:val="00E129F6"/>
    <w:rPr>
      <w:rFonts w:ascii="Arial" w:hAnsi="Arial" w:cs="Arial"/>
      <w:noProof/>
      <w:sz w:val="22"/>
      <w:lang w:val="es-ES" w:eastAsia="en-US"/>
    </w:rPr>
  </w:style>
  <w:style w:type="character" w:customStyle="1" w:styleId="AsuntodelcomentarioCar">
    <w:name w:val="Asunto del comentario Car"/>
    <w:basedOn w:val="TextocomentarioCar"/>
    <w:link w:val="Asuntodelcomentario"/>
    <w:rsid w:val="00E129F6"/>
    <w:rPr>
      <w:rFonts w:ascii="Arial" w:hAnsi="Arial" w:cs="Arial"/>
      <w:noProof/>
      <w:sz w:val="22"/>
      <w:lang w:val="es-ES" w:eastAsia="en-US"/>
    </w:rPr>
  </w:style>
  <w:style w:type="paragraph" w:styleId="Revisin">
    <w:name w:val="Revision"/>
    <w:hidden/>
    <w:uiPriority w:val="99"/>
    <w:semiHidden/>
    <w:rsid w:val="004368F2"/>
    <w:rPr>
      <w:rFonts w:ascii="Arial" w:hAnsi="Arial"/>
      <w:sz w:val="22"/>
      <w:szCs w:val="24"/>
      <w:lang w:val="es-ES" w:eastAsia="es-ES"/>
    </w:rPr>
  </w:style>
  <w:style w:type="character" w:customStyle="1" w:styleId="TextoindependienteCar">
    <w:name w:val="Texto independiente Car"/>
    <w:basedOn w:val="Fuentedeprrafopredeter"/>
    <w:link w:val="Textoindependiente"/>
    <w:rsid w:val="00286D57"/>
    <w:rPr>
      <w:rFonts w:ascii="Arial" w:hAnsi="Arial" w:cs="Arial"/>
      <w:b/>
      <w:sz w:val="22"/>
      <w:szCs w:val="24"/>
      <w:lang w:val="es-ES_tradnl"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PE" w:eastAsia="es-P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qFormat="1"/>
    <w:lsdException w:name="toc 2" w:uiPriority="39" w:qFormat="1"/>
    <w:lsdException w:name="toc 3" w:uiPriority="39" w:qFormat="1"/>
    <w:lsdException w:name="toc 4" w:uiPriority="0"/>
    <w:lsdException w:name="toc 5" w:uiPriority="0"/>
    <w:lsdException w:name="toc 6" w:uiPriority="0"/>
    <w:lsdException w:name="toc 7" w:uiPriority="0"/>
    <w:lsdException w:name="toc 8" w:uiPriority="0"/>
    <w:lsdException w:name="toc 9" w:uiPriority="0"/>
    <w:lsdException w:name="annotation text" w:uiPriority="0"/>
    <w:lsdException w:name="header" w:uiPriority="0"/>
    <w:lsdException w:name="footer" w:uiPriority="0"/>
    <w:lsdException w:name="caption" w:semiHidden="0" w:uiPriority="0" w:unhideWhenUsed="0" w:qFormat="1"/>
    <w:lsdException w:name="table of figures" w:uiPriority="0"/>
    <w:lsdException w:name="footnote reference" w:uiPriority="0"/>
    <w:lsdException w:name="page number" w:uiPriority="0"/>
    <w:lsdException w:name="List Bulle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First Indent 2" w:uiPriority="0"/>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iPriority="22" w:unhideWhenUsed="0" w:qFormat="1"/>
    <w:lsdException w:name="Emphasis" w:semiHidden="0" w:uiPriority="0" w:unhideWhenUsed="0" w:qFormat="1"/>
    <w:lsdException w:name="Normal (Web)" w:uiPriority="0"/>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0E1C"/>
    <w:pPr>
      <w:jc w:val="both"/>
    </w:pPr>
    <w:rPr>
      <w:rFonts w:ascii="Arial" w:hAnsi="Arial"/>
      <w:sz w:val="22"/>
      <w:szCs w:val="24"/>
      <w:lang w:val="es-ES" w:eastAsia="es-ES"/>
    </w:rPr>
  </w:style>
  <w:style w:type="paragraph" w:styleId="Ttulo1">
    <w:name w:val="heading 1"/>
    <w:basedOn w:val="Normal"/>
    <w:next w:val="Normal"/>
    <w:autoRedefine/>
    <w:qFormat/>
    <w:rsid w:val="008E6ABC"/>
    <w:pPr>
      <w:keepNext/>
      <w:numPr>
        <w:numId w:val="1"/>
      </w:numPr>
      <w:tabs>
        <w:tab w:val="clear" w:pos="432"/>
      </w:tabs>
      <w:ind w:left="567" w:hanging="567"/>
      <w:outlineLvl w:val="0"/>
    </w:pPr>
    <w:rPr>
      <w:rFonts w:cs="Arial"/>
      <w:b/>
      <w:bCs/>
      <w:sz w:val="28"/>
      <w:lang w:val="es-PE"/>
    </w:rPr>
  </w:style>
  <w:style w:type="paragraph" w:styleId="Ttulo2">
    <w:name w:val="heading 2"/>
    <w:basedOn w:val="Normal"/>
    <w:qFormat/>
    <w:rsid w:val="00890E1C"/>
    <w:pPr>
      <w:numPr>
        <w:ilvl w:val="1"/>
        <w:numId w:val="1"/>
      </w:numPr>
      <w:outlineLvl w:val="1"/>
    </w:pPr>
    <w:rPr>
      <w:rFonts w:eastAsia="Arial Unicode MS" w:cs="Arial"/>
      <w:b/>
      <w:bCs/>
      <w:kern w:val="22"/>
      <w:sz w:val="26"/>
      <w:szCs w:val="28"/>
    </w:rPr>
  </w:style>
  <w:style w:type="paragraph" w:styleId="Ttulo3">
    <w:name w:val="heading 3"/>
    <w:basedOn w:val="Normal"/>
    <w:qFormat/>
    <w:rsid w:val="008E6ABC"/>
    <w:pPr>
      <w:numPr>
        <w:ilvl w:val="2"/>
        <w:numId w:val="1"/>
      </w:numPr>
      <w:tabs>
        <w:tab w:val="clear" w:pos="720"/>
        <w:tab w:val="num" w:pos="567"/>
      </w:tabs>
      <w:ind w:left="567" w:hanging="567"/>
      <w:outlineLvl w:val="2"/>
    </w:pPr>
    <w:rPr>
      <w:rFonts w:eastAsia="Arial Unicode MS" w:cs="Arial"/>
      <w:b/>
      <w:bCs/>
    </w:rPr>
  </w:style>
  <w:style w:type="paragraph" w:styleId="Ttulo4">
    <w:name w:val="heading 4"/>
    <w:basedOn w:val="Normal"/>
    <w:next w:val="Normal"/>
    <w:autoRedefine/>
    <w:qFormat/>
    <w:rsid w:val="00FB1441"/>
    <w:pPr>
      <w:keepNext/>
      <w:numPr>
        <w:ilvl w:val="3"/>
        <w:numId w:val="1"/>
      </w:numPr>
      <w:tabs>
        <w:tab w:val="clear" w:pos="864"/>
      </w:tabs>
      <w:ind w:left="851" w:hanging="295"/>
      <w:outlineLvl w:val="3"/>
    </w:pPr>
    <w:rPr>
      <w:rFonts w:cs="Arial"/>
      <w:b/>
      <w:bCs/>
      <w:iCs/>
      <w:sz w:val="20"/>
      <w:szCs w:val="20"/>
    </w:rPr>
  </w:style>
  <w:style w:type="paragraph" w:styleId="Ttulo5">
    <w:name w:val="heading 5"/>
    <w:basedOn w:val="Normal"/>
    <w:next w:val="Normal"/>
    <w:qFormat/>
    <w:rsid w:val="00890E1C"/>
    <w:pPr>
      <w:keepNext/>
      <w:jc w:val="center"/>
      <w:outlineLvl w:val="4"/>
    </w:pPr>
    <w:rPr>
      <w:rFonts w:cs="Arial"/>
      <w:b/>
      <w:bCs/>
      <w:szCs w:val="20"/>
    </w:rPr>
  </w:style>
  <w:style w:type="paragraph" w:styleId="Ttulo6">
    <w:name w:val="heading 6"/>
    <w:basedOn w:val="Normal"/>
    <w:next w:val="Normal"/>
    <w:qFormat/>
    <w:rsid w:val="00890E1C"/>
    <w:pPr>
      <w:keepNext/>
      <w:jc w:val="center"/>
      <w:outlineLvl w:val="5"/>
    </w:pPr>
    <w:rPr>
      <w:rFonts w:cs="Arial"/>
      <w:b/>
      <w:bCs/>
      <w:szCs w:val="20"/>
    </w:rPr>
  </w:style>
  <w:style w:type="paragraph" w:styleId="Ttulo7">
    <w:name w:val="heading 7"/>
    <w:basedOn w:val="Normal"/>
    <w:next w:val="Normal"/>
    <w:qFormat/>
    <w:rsid w:val="00890E1C"/>
    <w:pPr>
      <w:keepNext/>
      <w:ind w:left="720"/>
      <w:jc w:val="center"/>
      <w:outlineLvl w:val="6"/>
    </w:pPr>
    <w:rPr>
      <w:rFonts w:cs="Arial"/>
      <w:b/>
      <w:bCs/>
      <w:szCs w:val="20"/>
    </w:rPr>
  </w:style>
  <w:style w:type="paragraph" w:styleId="Ttulo8">
    <w:name w:val="heading 8"/>
    <w:basedOn w:val="Normal"/>
    <w:next w:val="Normal"/>
    <w:qFormat/>
    <w:rsid w:val="00890E1C"/>
    <w:pPr>
      <w:keepNext/>
      <w:outlineLvl w:val="7"/>
    </w:pPr>
    <w:rPr>
      <w:rFonts w:cs="Arial"/>
      <w:b/>
      <w:bCs/>
      <w:sz w:val="20"/>
    </w:rPr>
  </w:style>
  <w:style w:type="paragraph" w:styleId="Ttulo9">
    <w:name w:val="heading 9"/>
    <w:basedOn w:val="Normal"/>
    <w:next w:val="Normal"/>
    <w:qFormat/>
    <w:rsid w:val="00890E1C"/>
    <w:pPr>
      <w:spacing w:before="240" w:after="60"/>
      <w:outlineLvl w:val="8"/>
    </w:pPr>
    <w:rPr>
      <w:rFonts w:cs="Arial"/>
      <w:b/>
      <w:i/>
      <w:sz w:val="18"/>
      <w:szCs w:val="20"/>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890E1C"/>
    <w:rPr>
      <w:rFonts w:ascii="Arial" w:hAnsi="Arial"/>
      <w:dstrike w:val="0"/>
      <w:color w:val="000004"/>
      <w:sz w:val="20"/>
      <w:u w:val="single"/>
      <w:vertAlign w:val="baseline"/>
    </w:rPr>
  </w:style>
  <w:style w:type="paragraph" w:styleId="NormalWeb">
    <w:name w:val="Normal (Web)"/>
    <w:basedOn w:val="Normal"/>
    <w:rsid w:val="00890E1C"/>
    <w:pPr>
      <w:spacing w:before="100" w:beforeAutospacing="1" w:after="100" w:afterAutospacing="1"/>
    </w:pPr>
    <w:rPr>
      <w:rFonts w:eastAsia="Arial Unicode MS" w:cs="Arial"/>
      <w:sz w:val="20"/>
      <w:szCs w:val="20"/>
    </w:rPr>
  </w:style>
  <w:style w:type="character" w:styleId="Hipervnculovisitado">
    <w:name w:val="FollowedHyperlink"/>
    <w:basedOn w:val="Fuentedeprrafopredeter"/>
    <w:semiHidden/>
    <w:rsid w:val="00890E1C"/>
    <w:rPr>
      <w:color w:val="800080"/>
      <w:u w:val="single"/>
    </w:rPr>
  </w:style>
  <w:style w:type="paragraph" w:customStyle="1" w:styleId="titapartado1">
    <w:name w:val="titapartado1"/>
    <w:basedOn w:val="Normal"/>
    <w:rsid w:val="00890E1C"/>
    <w:pPr>
      <w:spacing w:before="100" w:beforeAutospacing="1" w:after="100" w:afterAutospacing="1"/>
    </w:pPr>
    <w:rPr>
      <w:rFonts w:ascii="Arial Unicode MS" w:eastAsia="Arial Unicode MS" w:hAnsi="Arial Unicode MS" w:cs="Arial Unicode MS"/>
      <w:b/>
      <w:bCs/>
      <w:color w:val="000066"/>
      <w:sz w:val="32"/>
      <w:szCs w:val="32"/>
    </w:rPr>
  </w:style>
  <w:style w:type="character" w:customStyle="1" w:styleId="nota1">
    <w:name w:val="nota1"/>
    <w:basedOn w:val="Fuentedeprrafopredeter"/>
    <w:rsid w:val="00890E1C"/>
    <w:rPr>
      <w:color w:val="FF3333"/>
      <w:shd w:val="clear" w:color="auto" w:fill="FFFF00"/>
    </w:rPr>
  </w:style>
  <w:style w:type="paragraph" w:customStyle="1" w:styleId="titapartado2">
    <w:name w:val="titapartado2"/>
    <w:basedOn w:val="Normal"/>
    <w:rsid w:val="00890E1C"/>
    <w:pPr>
      <w:spacing w:before="100" w:beforeAutospacing="1" w:after="100" w:afterAutospacing="1"/>
    </w:pPr>
    <w:rPr>
      <w:rFonts w:ascii="Arial Unicode MS" w:eastAsia="Arial Unicode MS" w:hAnsi="Arial Unicode MS" w:cs="Arial Unicode MS"/>
      <w:color w:val="003399"/>
      <w:sz w:val="28"/>
      <w:szCs w:val="28"/>
    </w:rPr>
  </w:style>
  <w:style w:type="paragraph" w:styleId="HTMLconformatoprevio">
    <w:name w:val="HTML Preformatted"/>
    <w:basedOn w:val="Normal"/>
    <w:semiHidden/>
    <w:rsid w:val="00890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nfasis">
    <w:name w:val="Emphasis"/>
    <w:basedOn w:val="Fuentedeprrafopredeter"/>
    <w:qFormat/>
    <w:rsid w:val="00890E1C"/>
    <w:rPr>
      <w:i/>
      <w:iCs/>
    </w:rPr>
  </w:style>
  <w:style w:type="character" w:styleId="Textoennegrita">
    <w:name w:val="Strong"/>
    <w:basedOn w:val="Fuentedeprrafopredeter"/>
    <w:uiPriority w:val="22"/>
    <w:qFormat/>
    <w:rsid w:val="00890E1C"/>
    <w:rPr>
      <w:b/>
      <w:bCs/>
    </w:rPr>
  </w:style>
  <w:style w:type="paragraph" w:styleId="Sangradetextonormal">
    <w:name w:val="Body Text Indent"/>
    <w:basedOn w:val="Normal"/>
    <w:link w:val="SangradetextonormalCar"/>
    <w:rsid w:val="00890E1C"/>
    <w:pPr>
      <w:ind w:left="720"/>
      <w:jc w:val="center"/>
    </w:pPr>
    <w:rPr>
      <w:rFonts w:cs="Arial"/>
      <w:b/>
      <w:bCs/>
      <w:szCs w:val="20"/>
    </w:rPr>
  </w:style>
  <w:style w:type="paragraph" w:styleId="Epgrafe">
    <w:name w:val="caption"/>
    <w:basedOn w:val="Normal"/>
    <w:next w:val="Normal"/>
    <w:qFormat/>
    <w:rsid w:val="00890E1C"/>
    <w:pPr>
      <w:ind w:left="900" w:right="600"/>
      <w:jc w:val="center"/>
    </w:pPr>
    <w:rPr>
      <w:rFonts w:cs="Arial"/>
      <w:bCs/>
      <w:sz w:val="20"/>
      <w:szCs w:val="18"/>
    </w:rPr>
  </w:style>
  <w:style w:type="paragraph" w:styleId="Textoindependiente">
    <w:name w:val="Body Text"/>
    <w:basedOn w:val="Normal"/>
    <w:link w:val="TextoindependienteCar"/>
    <w:rsid w:val="00890E1C"/>
    <w:pPr>
      <w:tabs>
        <w:tab w:val="left" w:pos="4253"/>
      </w:tabs>
    </w:pPr>
    <w:rPr>
      <w:rFonts w:cs="Arial"/>
      <w:b/>
      <w:lang w:val="es-ES_tradnl"/>
    </w:rPr>
  </w:style>
  <w:style w:type="paragraph" w:styleId="Encabezado">
    <w:name w:val="header"/>
    <w:basedOn w:val="Normal"/>
    <w:link w:val="EncabezadoCar"/>
    <w:rsid w:val="00890E1C"/>
    <w:rPr>
      <w:rFonts w:ascii="Arial Narrow" w:hAnsi="Arial Narrow" w:cs="Arial"/>
      <w:lang w:val="es-PE"/>
    </w:rPr>
  </w:style>
  <w:style w:type="paragraph" w:styleId="Piedepgina">
    <w:name w:val="footer"/>
    <w:basedOn w:val="Normal"/>
    <w:semiHidden/>
    <w:rsid w:val="00890E1C"/>
    <w:pPr>
      <w:tabs>
        <w:tab w:val="center" w:pos="4419"/>
        <w:tab w:val="right" w:pos="8838"/>
      </w:tabs>
      <w:jc w:val="center"/>
    </w:pPr>
    <w:rPr>
      <w:rFonts w:cs="Arial"/>
      <w:sz w:val="20"/>
      <w:lang w:val="es-PE"/>
    </w:rPr>
  </w:style>
  <w:style w:type="character" w:styleId="Nmerodepgina">
    <w:name w:val="page number"/>
    <w:basedOn w:val="Fuentedeprrafopredeter"/>
    <w:semiHidden/>
    <w:rsid w:val="00890E1C"/>
  </w:style>
  <w:style w:type="paragraph" w:customStyle="1" w:styleId="Textodenotaalfinal">
    <w:name w:val="Texto de nota al final"/>
    <w:basedOn w:val="Normal"/>
    <w:rsid w:val="00890E1C"/>
    <w:pPr>
      <w:widowControl w:val="0"/>
    </w:pPr>
    <w:rPr>
      <w:rFonts w:ascii="Courier New" w:hAnsi="Courier New" w:cs="Arial"/>
      <w:snapToGrid w:val="0"/>
      <w:szCs w:val="20"/>
    </w:rPr>
  </w:style>
  <w:style w:type="paragraph" w:customStyle="1" w:styleId="Num-DocParagraph">
    <w:name w:val="Num-Doc Paragraph"/>
    <w:basedOn w:val="Textoindependiente"/>
    <w:rsid w:val="00890E1C"/>
    <w:pPr>
      <w:tabs>
        <w:tab w:val="left" w:pos="851"/>
        <w:tab w:val="left" w:pos="1191"/>
        <w:tab w:val="left" w:pos="1531"/>
      </w:tabs>
      <w:spacing w:after="240"/>
    </w:pPr>
    <w:rPr>
      <w:rFonts w:ascii="Times" w:hAnsi="Times" w:cs="Times New Roman"/>
      <w:szCs w:val="20"/>
      <w:lang w:val="en-GB"/>
    </w:rPr>
  </w:style>
  <w:style w:type="paragraph" w:customStyle="1" w:styleId="TableTitle">
    <w:name w:val="Table Title"/>
    <w:basedOn w:val="Normal"/>
    <w:next w:val="TableSub-title"/>
    <w:rsid w:val="00890E1C"/>
    <w:pPr>
      <w:keepNext/>
      <w:tabs>
        <w:tab w:val="left" w:pos="851"/>
        <w:tab w:val="left" w:pos="1191"/>
        <w:tab w:val="left" w:pos="1531"/>
      </w:tabs>
      <w:spacing w:after="240"/>
      <w:jc w:val="center"/>
    </w:pPr>
    <w:rPr>
      <w:rFonts w:ascii="Helvetica" w:hAnsi="Helvetica" w:cs="Arial"/>
      <w:b/>
      <w:szCs w:val="20"/>
      <w:lang w:val="en-GB"/>
    </w:rPr>
  </w:style>
  <w:style w:type="paragraph" w:customStyle="1" w:styleId="TableSub-title">
    <w:name w:val="Table Sub-title"/>
    <w:basedOn w:val="Normal"/>
    <w:next w:val="Textoindependiente"/>
    <w:rsid w:val="00890E1C"/>
    <w:pPr>
      <w:keepNext/>
      <w:tabs>
        <w:tab w:val="left" w:pos="851"/>
        <w:tab w:val="left" w:pos="1191"/>
        <w:tab w:val="left" w:pos="1531"/>
      </w:tabs>
      <w:spacing w:after="240"/>
      <w:jc w:val="center"/>
    </w:pPr>
    <w:rPr>
      <w:rFonts w:ascii="Helvetica" w:hAnsi="Helvetica" w:cs="Arial"/>
      <w:szCs w:val="20"/>
      <w:lang w:val="en-GB"/>
    </w:rPr>
  </w:style>
  <w:style w:type="paragraph" w:styleId="Ttulo">
    <w:name w:val="Title"/>
    <w:basedOn w:val="Normal"/>
    <w:autoRedefine/>
    <w:qFormat/>
    <w:rsid w:val="001D3493"/>
    <w:pPr>
      <w:widowControl w:val="0"/>
      <w:ind w:firstLine="709"/>
      <w:jc w:val="center"/>
    </w:pPr>
    <w:rPr>
      <w:rFonts w:ascii="Arial Black" w:hAnsi="Arial Black" w:cs="Arial"/>
      <w:b/>
      <w:bCs/>
      <w:snapToGrid w:val="0"/>
      <w:sz w:val="32"/>
      <w:szCs w:val="20"/>
    </w:rPr>
  </w:style>
  <w:style w:type="paragraph" w:styleId="Textoindependiente3">
    <w:name w:val="Body Text 3"/>
    <w:basedOn w:val="Normal"/>
    <w:semiHidden/>
    <w:rsid w:val="00890E1C"/>
    <w:pPr>
      <w:spacing w:line="360" w:lineRule="auto"/>
    </w:pPr>
    <w:rPr>
      <w:rFonts w:ascii="Bookman Old Style" w:hAnsi="Bookman Old Style" w:cs="Arial"/>
      <w:b/>
      <w:szCs w:val="20"/>
    </w:rPr>
  </w:style>
  <w:style w:type="paragraph" w:styleId="Textoindependiente2">
    <w:name w:val="Body Text 2"/>
    <w:basedOn w:val="Normal"/>
    <w:rsid w:val="00890E1C"/>
    <w:pPr>
      <w:tabs>
        <w:tab w:val="left" w:pos="851"/>
        <w:tab w:val="left" w:pos="1191"/>
        <w:tab w:val="left" w:pos="1531"/>
      </w:tabs>
    </w:pPr>
    <w:rPr>
      <w:rFonts w:cs="Arial"/>
      <w:szCs w:val="20"/>
      <w:lang w:val="en-US"/>
    </w:rPr>
  </w:style>
  <w:style w:type="paragraph" w:styleId="Listaconvietas">
    <w:name w:val="List Bullet"/>
    <w:basedOn w:val="Normal"/>
    <w:autoRedefine/>
    <w:semiHidden/>
    <w:rsid w:val="00890E1C"/>
    <w:pPr>
      <w:tabs>
        <w:tab w:val="left" w:pos="851"/>
        <w:tab w:val="left" w:pos="1191"/>
        <w:tab w:val="left" w:pos="1531"/>
      </w:tabs>
      <w:spacing w:after="240"/>
      <w:ind w:left="1191" w:hanging="340"/>
    </w:pPr>
    <w:rPr>
      <w:rFonts w:ascii="Times" w:hAnsi="Times" w:cs="Arial"/>
      <w:szCs w:val="20"/>
      <w:lang w:val="en-GB"/>
    </w:rPr>
  </w:style>
  <w:style w:type="paragraph" w:styleId="Textonotapie">
    <w:name w:val="footnote text"/>
    <w:basedOn w:val="Normal"/>
    <w:link w:val="TextonotapieCar"/>
    <w:uiPriority w:val="99"/>
    <w:semiHidden/>
    <w:rsid w:val="00890E1C"/>
    <w:pPr>
      <w:tabs>
        <w:tab w:val="left" w:pos="851"/>
        <w:tab w:val="left" w:pos="1191"/>
        <w:tab w:val="left" w:pos="1531"/>
      </w:tabs>
      <w:spacing w:after="120"/>
      <w:ind w:left="851" w:hanging="851"/>
    </w:pPr>
    <w:rPr>
      <w:rFonts w:ascii="Times" w:hAnsi="Times" w:cs="Arial"/>
      <w:sz w:val="20"/>
      <w:szCs w:val="20"/>
      <w:lang w:val="en-GB"/>
    </w:rPr>
  </w:style>
  <w:style w:type="paragraph" w:styleId="Sangra2detindependiente">
    <w:name w:val="Body Text Indent 2"/>
    <w:basedOn w:val="Normal"/>
    <w:semiHidden/>
    <w:rsid w:val="00890E1C"/>
    <w:pPr>
      <w:ind w:firstLine="567"/>
    </w:pPr>
    <w:rPr>
      <w:rFonts w:cs="Arial"/>
      <w:szCs w:val="20"/>
      <w:lang w:val="fr-FR"/>
    </w:rPr>
  </w:style>
  <w:style w:type="paragraph" w:styleId="Sangra3detindependiente">
    <w:name w:val="Body Text Indent 3"/>
    <w:basedOn w:val="Normal"/>
    <w:semiHidden/>
    <w:rsid w:val="00890E1C"/>
    <w:pPr>
      <w:ind w:left="1429" w:hanging="720"/>
    </w:pPr>
    <w:rPr>
      <w:rFonts w:cs="Arial"/>
      <w:lang w:val="es-ES_tradnl"/>
    </w:rPr>
  </w:style>
  <w:style w:type="paragraph" w:styleId="Textodebloque">
    <w:name w:val="Block Text"/>
    <w:basedOn w:val="Normal"/>
    <w:rsid w:val="00890E1C"/>
    <w:pPr>
      <w:ind w:left="851" w:right="848"/>
    </w:pPr>
    <w:rPr>
      <w:rFonts w:cs="Arial"/>
      <w:i/>
      <w:szCs w:val="20"/>
      <w:lang w:val="fr-FR"/>
    </w:rPr>
  </w:style>
  <w:style w:type="character" w:styleId="Refdenotaalpie">
    <w:name w:val="footnote reference"/>
    <w:basedOn w:val="Fuentedeprrafopredeter"/>
    <w:semiHidden/>
    <w:rsid w:val="00890E1C"/>
    <w:rPr>
      <w:vertAlign w:val="superscript"/>
    </w:rPr>
  </w:style>
  <w:style w:type="paragraph" w:styleId="TDC1">
    <w:name w:val="toc 1"/>
    <w:basedOn w:val="Normal"/>
    <w:next w:val="Normal"/>
    <w:autoRedefine/>
    <w:uiPriority w:val="39"/>
    <w:qFormat/>
    <w:rsid w:val="00890E1C"/>
    <w:pPr>
      <w:tabs>
        <w:tab w:val="left" w:pos="360"/>
        <w:tab w:val="left" w:pos="980"/>
        <w:tab w:val="right" w:leader="dot" w:pos="8778"/>
      </w:tabs>
      <w:spacing w:before="120"/>
    </w:pPr>
    <w:rPr>
      <w:rFonts w:cs="Arial"/>
      <w:b/>
      <w:noProof/>
      <w:sz w:val="20"/>
      <w:szCs w:val="28"/>
      <w:lang w:val="es-PE"/>
    </w:rPr>
  </w:style>
  <w:style w:type="paragraph" w:styleId="TDC2">
    <w:name w:val="toc 2"/>
    <w:basedOn w:val="Normal"/>
    <w:next w:val="Normal"/>
    <w:autoRedefine/>
    <w:uiPriority w:val="39"/>
    <w:qFormat/>
    <w:rsid w:val="00890E1C"/>
    <w:pPr>
      <w:tabs>
        <w:tab w:val="left" w:pos="900"/>
        <w:tab w:val="left" w:pos="980"/>
        <w:tab w:val="right" w:leader="dot" w:pos="8778"/>
      </w:tabs>
      <w:spacing w:before="120"/>
      <w:ind w:left="360"/>
    </w:pPr>
    <w:rPr>
      <w:rFonts w:cs="Arial"/>
      <w:bCs/>
      <w:noProof/>
      <w:sz w:val="18"/>
      <w:szCs w:val="26"/>
    </w:rPr>
  </w:style>
  <w:style w:type="paragraph" w:styleId="TDC3">
    <w:name w:val="toc 3"/>
    <w:basedOn w:val="Normal"/>
    <w:next w:val="Normal"/>
    <w:autoRedefine/>
    <w:uiPriority w:val="39"/>
    <w:qFormat/>
    <w:rsid w:val="00890E1C"/>
    <w:pPr>
      <w:tabs>
        <w:tab w:val="right" w:leader="dot" w:pos="8778"/>
      </w:tabs>
      <w:ind w:left="980"/>
    </w:pPr>
    <w:rPr>
      <w:rFonts w:cs="Arial"/>
      <w:noProof/>
      <w:sz w:val="18"/>
    </w:rPr>
  </w:style>
  <w:style w:type="paragraph" w:styleId="TDC4">
    <w:name w:val="toc 4"/>
    <w:basedOn w:val="Normal"/>
    <w:next w:val="Normal"/>
    <w:autoRedefine/>
    <w:semiHidden/>
    <w:rsid w:val="00890E1C"/>
    <w:pPr>
      <w:ind w:left="720"/>
    </w:pPr>
    <w:rPr>
      <w:rFonts w:cs="Arial"/>
    </w:rPr>
  </w:style>
  <w:style w:type="paragraph" w:styleId="TDC5">
    <w:name w:val="toc 5"/>
    <w:basedOn w:val="Normal"/>
    <w:next w:val="Normal"/>
    <w:autoRedefine/>
    <w:semiHidden/>
    <w:rsid w:val="00890E1C"/>
    <w:pPr>
      <w:ind w:left="960"/>
    </w:pPr>
    <w:rPr>
      <w:rFonts w:cs="Arial"/>
    </w:rPr>
  </w:style>
  <w:style w:type="paragraph" w:styleId="TDC6">
    <w:name w:val="toc 6"/>
    <w:basedOn w:val="Normal"/>
    <w:next w:val="Normal"/>
    <w:autoRedefine/>
    <w:semiHidden/>
    <w:rsid w:val="00890E1C"/>
    <w:pPr>
      <w:ind w:left="1200"/>
    </w:pPr>
    <w:rPr>
      <w:rFonts w:cs="Arial"/>
    </w:rPr>
  </w:style>
  <w:style w:type="paragraph" w:styleId="TDC7">
    <w:name w:val="toc 7"/>
    <w:basedOn w:val="Normal"/>
    <w:next w:val="Normal"/>
    <w:autoRedefine/>
    <w:semiHidden/>
    <w:rsid w:val="00890E1C"/>
    <w:pPr>
      <w:ind w:left="1440"/>
    </w:pPr>
    <w:rPr>
      <w:rFonts w:cs="Arial"/>
    </w:rPr>
  </w:style>
  <w:style w:type="paragraph" w:styleId="TDC8">
    <w:name w:val="toc 8"/>
    <w:basedOn w:val="Normal"/>
    <w:next w:val="Normal"/>
    <w:autoRedefine/>
    <w:semiHidden/>
    <w:rsid w:val="00890E1C"/>
    <w:pPr>
      <w:ind w:left="1680"/>
    </w:pPr>
    <w:rPr>
      <w:rFonts w:cs="Arial"/>
    </w:rPr>
  </w:style>
  <w:style w:type="paragraph" w:styleId="TDC9">
    <w:name w:val="toc 9"/>
    <w:basedOn w:val="Normal"/>
    <w:next w:val="Normal"/>
    <w:autoRedefine/>
    <w:semiHidden/>
    <w:rsid w:val="00890E1C"/>
    <w:pPr>
      <w:ind w:left="1920"/>
    </w:pPr>
    <w:rPr>
      <w:rFonts w:cs="Arial"/>
    </w:rPr>
  </w:style>
  <w:style w:type="paragraph" w:styleId="Textodeglobo">
    <w:name w:val="Balloon Text"/>
    <w:basedOn w:val="Normal"/>
    <w:link w:val="TextodegloboCar"/>
    <w:uiPriority w:val="99"/>
    <w:rsid w:val="00890E1C"/>
    <w:rPr>
      <w:rFonts w:ascii="Tahoma" w:hAnsi="Tahoma" w:cs="Tahoma"/>
      <w:sz w:val="16"/>
      <w:szCs w:val="16"/>
      <w:lang w:val="es-PE" w:eastAsia="en-US"/>
    </w:rPr>
  </w:style>
  <w:style w:type="paragraph" w:customStyle="1" w:styleId="xl56">
    <w:name w:val="xl56"/>
    <w:basedOn w:val="Normal"/>
    <w:rsid w:val="00890E1C"/>
    <w:pPr>
      <w:pBdr>
        <w:bottom w:val="single" w:sz="4" w:space="0" w:color="auto"/>
      </w:pBdr>
      <w:spacing w:before="100" w:beforeAutospacing="1" w:after="100" w:afterAutospacing="1"/>
    </w:pPr>
    <w:rPr>
      <w:rFonts w:eastAsia="Arial Unicode MS" w:cs="Arial"/>
      <w:b/>
      <w:bCs/>
      <w:lang w:val="en-US" w:eastAsia="en-US"/>
    </w:rPr>
  </w:style>
  <w:style w:type="paragraph" w:styleId="Textocomentario">
    <w:name w:val="annotation text"/>
    <w:basedOn w:val="Normal"/>
    <w:link w:val="TextocomentarioCar"/>
    <w:semiHidden/>
    <w:rsid w:val="00890E1C"/>
    <w:pPr>
      <w:autoSpaceDE w:val="0"/>
      <w:autoSpaceDN w:val="0"/>
    </w:pPr>
    <w:rPr>
      <w:rFonts w:cs="Arial"/>
      <w:noProof/>
      <w:szCs w:val="20"/>
      <w:lang w:eastAsia="en-US"/>
    </w:rPr>
  </w:style>
  <w:style w:type="paragraph" w:customStyle="1" w:styleId="para05">
    <w:name w:val="para05"/>
    <w:basedOn w:val="Normal"/>
    <w:rsid w:val="00890E1C"/>
    <w:pPr>
      <w:autoSpaceDE w:val="0"/>
      <w:autoSpaceDN w:val="0"/>
      <w:spacing w:line="360" w:lineRule="auto"/>
      <w:ind w:left="284"/>
    </w:pPr>
    <w:rPr>
      <w:rFonts w:cs="Arial"/>
      <w:szCs w:val="20"/>
      <w:lang w:val="es-ES_tradnl" w:eastAsia="en-US"/>
    </w:rPr>
  </w:style>
  <w:style w:type="paragraph" w:customStyle="1" w:styleId="Textoindependiente21">
    <w:name w:val="Texto independiente 21"/>
    <w:basedOn w:val="Normal"/>
    <w:rsid w:val="00890E1C"/>
    <w:pPr>
      <w:overflowPunct w:val="0"/>
      <w:autoSpaceDE w:val="0"/>
      <w:autoSpaceDN w:val="0"/>
      <w:adjustRightInd w:val="0"/>
      <w:textAlignment w:val="baseline"/>
    </w:pPr>
    <w:rPr>
      <w:rFonts w:cs="Arial"/>
      <w:szCs w:val="20"/>
    </w:rPr>
  </w:style>
  <w:style w:type="paragraph" w:customStyle="1" w:styleId="Default">
    <w:name w:val="Default"/>
    <w:rsid w:val="00890E1C"/>
    <w:pPr>
      <w:autoSpaceDE w:val="0"/>
      <w:autoSpaceDN w:val="0"/>
      <w:adjustRightInd w:val="0"/>
    </w:pPr>
    <w:rPr>
      <w:rFonts w:ascii="TimesNewRoman" w:hAnsi="TimesNewRoman"/>
      <w:lang w:val="es-ES" w:eastAsia="es-ES"/>
    </w:rPr>
  </w:style>
  <w:style w:type="paragraph" w:customStyle="1" w:styleId="BodyTextNoIndent">
    <w:name w:val="BodyText NoIndent"/>
    <w:basedOn w:val="Default"/>
    <w:next w:val="Default"/>
    <w:rsid w:val="00890E1C"/>
    <w:rPr>
      <w:sz w:val="24"/>
      <w:szCs w:val="24"/>
    </w:rPr>
  </w:style>
  <w:style w:type="paragraph" w:customStyle="1" w:styleId="Table-Text">
    <w:name w:val="Table - Text"/>
    <w:basedOn w:val="Normal"/>
    <w:rsid w:val="00890E1C"/>
    <w:pPr>
      <w:widowControl w:val="0"/>
      <w:autoSpaceDE w:val="0"/>
      <w:autoSpaceDN w:val="0"/>
      <w:adjustRightInd w:val="0"/>
      <w:spacing w:before="60" w:after="60"/>
    </w:pPr>
    <w:rPr>
      <w:rFonts w:cs="Arial"/>
      <w:sz w:val="20"/>
      <w:szCs w:val="20"/>
      <w:lang w:val="en-US"/>
    </w:rPr>
  </w:style>
  <w:style w:type="paragraph" w:customStyle="1" w:styleId="Heading31">
    <w:name w:val="Heading 31"/>
    <w:basedOn w:val="Default"/>
    <w:next w:val="Default"/>
    <w:rsid w:val="00890E1C"/>
    <w:rPr>
      <w:rFonts w:ascii="Arial,Bold" w:hAnsi="Arial,Bold"/>
      <w:sz w:val="24"/>
      <w:szCs w:val="24"/>
    </w:rPr>
  </w:style>
  <w:style w:type="paragraph" w:customStyle="1" w:styleId="Heading21">
    <w:name w:val="Heading 21"/>
    <w:basedOn w:val="Default"/>
    <w:next w:val="Default"/>
    <w:rsid w:val="00890E1C"/>
    <w:rPr>
      <w:rFonts w:ascii="Arial,Bold" w:hAnsi="Arial,Bold"/>
      <w:sz w:val="24"/>
      <w:szCs w:val="24"/>
    </w:rPr>
  </w:style>
  <w:style w:type="paragraph" w:customStyle="1" w:styleId="BodyBoldIndent">
    <w:name w:val="BodyBoldIndent"/>
    <w:basedOn w:val="Default"/>
    <w:next w:val="Default"/>
    <w:rsid w:val="00890E1C"/>
    <w:rPr>
      <w:sz w:val="24"/>
      <w:szCs w:val="24"/>
    </w:rPr>
  </w:style>
  <w:style w:type="paragraph" w:styleId="Tabladeilustraciones">
    <w:name w:val="table of figures"/>
    <w:basedOn w:val="Normal"/>
    <w:next w:val="Normal"/>
    <w:semiHidden/>
    <w:rsid w:val="00890E1C"/>
    <w:pPr>
      <w:ind w:left="480" w:hanging="480"/>
    </w:pPr>
    <w:rPr>
      <w:rFonts w:cs="Arial"/>
    </w:rPr>
  </w:style>
  <w:style w:type="paragraph" w:customStyle="1" w:styleId="a">
    <w:name w:val="."/>
    <w:basedOn w:val="TDC2"/>
    <w:rsid w:val="00890E1C"/>
  </w:style>
  <w:style w:type="paragraph" w:customStyle="1" w:styleId="TituloTabla">
    <w:name w:val="Titulo_Tabla"/>
    <w:basedOn w:val="Normal"/>
    <w:rsid w:val="00890E1C"/>
    <w:pPr>
      <w:jc w:val="left"/>
    </w:pPr>
    <w:rPr>
      <w:rFonts w:ascii="Arial Narrow" w:hAnsi="Arial Narrow"/>
      <w:sz w:val="20"/>
      <w:lang w:val="en-US" w:eastAsia="en-US"/>
    </w:rPr>
  </w:style>
  <w:style w:type="paragraph" w:customStyle="1" w:styleId="checklist1line">
    <w:name w:val="checklist 1line"/>
    <w:basedOn w:val="Normal"/>
    <w:rsid w:val="00890E1C"/>
    <w:pPr>
      <w:spacing w:before="120" w:after="120"/>
      <w:jc w:val="left"/>
    </w:pPr>
    <w:rPr>
      <w:rFonts w:ascii="Times" w:hAnsi="Times"/>
      <w:szCs w:val="20"/>
      <w:lang w:val="en-US" w:eastAsia="en-US"/>
    </w:rPr>
  </w:style>
  <w:style w:type="paragraph" w:customStyle="1" w:styleId="formspace">
    <w:name w:val="form space"/>
    <w:basedOn w:val="Normal"/>
    <w:rsid w:val="00890E1C"/>
    <w:pPr>
      <w:spacing w:before="60" w:after="60"/>
      <w:jc w:val="left"/>
    </w:pPr>
    <w:rPr>
      <w:rFonts w:ascii="Helvetica" w:hAnsi="Helvetica"/>
      <w:szCs w:val="20"/>
      <w:lang w:val="en-US" w:eastAsia="en-US"/>
    </w:rPr>
  </w:style>
  <w:style w:type="paragraph" w:customStyle="1" w:styleId="instruction">
    <w:name w:val="instruction"/>
    <w:basedOn w:val="Normal"/>
    <w:rsid w:val="00890E1C"/>
    <w:pPr>
      <w:spacing w:before="240" w:after="240"/>
      <w:ind w:left="-115"/>
    </w:pPr>
    <w:rPr>
      <w:rFonts w:ascii="Times" w:hAnsi="Times"/>
      <w:szCs w:val="20"/>
      <w:lang w:val="en-US" w:eastAsia="en-US"/>
    </w:rPr>
  </w:style>
  <w:style w:type="paragraph" w:customStyle="1" w:styleId="formcaption5pt">
    <w:name w:val="form caption 5pt"/>
    <w:basedOn w:val="Normal"/>
    <w:rsid w:val="00890E1C"/>
    <w:pPr>
      <w:spacing w:before="2" w:after="2"/>
      <w:ind w:left="-72"/>
      <w:jc w:val="left"/>
    </w:pPr>
    <w:rPr>
      <w:rFonts w:ascii="Helvetica" w:hAnsi="Helvetica"/>
      <w:caps/>
      <w:sz w:val="10"/>
      <w:szCs w:val="20"/>
      <w:lang w:val="en-US" w:eastAsia="en-US"/>
    </w:rPr>
  </w:style>
  <w:style w:type="paragraph" w:customStyle="1" w:styleId="formhead9pt">
    <w:name w:val="form head 9pt"/>
    <w:basedOn w:val="Normal"/>
    <w:rsid w:val="00890E1C"/>
    <w:pPr>
      <w:spacing w:before="240"/>
      <w:ind w:left="-115"/>
      <w:jc w:val="left"/>
    </w:pPr>
    <w:rPr>
      <w:rFonts w:ascii="Helvetica" w:hAnsi="Helvetica"/>
      <w:b/>
      <w:caps/>
      <w:sz w:val="18"/>
      <w:szCs w:val="20"/>
      <w:lang w:val="en-US" w:eastAsia="en-US"/>
    </w:rPr>
  </w:style>
  <w:style w:type="paragraph" w:customStyle="1" w:styleId="formcaption9pt">
    <w:name w:val="form caption 9pt"/>
    <w:basedOn w:val="formcaption5pt"/>
    <w:rsid w:val="00890E1C"/>
    <w:pPr>
      <w:spacing w:before="40" w:after="40"/>
      <w:ind w:left="0"/>
      <w:jc w:val="center"/>
    </w:pPr>
    <w:rPr>
      <w:b/>
      <w:sz w:val="18"/>
    </w:rPr>
  </w:style>
  <w:style w:type="paragraph" w:customStyle="1" w:styleId="communa">
    <w:name w:val="commun a"/>
    <w:basedOn w:val="Normal"/>
    <w:rsid w:val="00890E1C"/>
    <w:pPr>
      <w:jc w:val="left"/>
    </w:pPr>
    <w:rPr>
      <w:sz w:val="24"/>
      <w:szCs w:val="14"/>
      <w:lang w:val="en-US" w:eastAsia="en-US"/>
    </w:rPr>
  </w:style>
  <w:style w:type="paragraph" w:customStyle="1" w:styleId="texttit1">
    <w:name w:val="text_tit1"/>
    <w:rsid w:val="00890E1C"/>
    <w:pPr>
      <w:jc w:val="both"/>
    </w:pPr>
    <w:rPr>
      <w:rFonts w:ascii="Arial" w:hAnsi="Arial"/>
      <w:lang w:val="es-ES_tradnl" w:eastAsia="es-ES"/>
    </w:rPr>
  </w:style>
  <w:style w:type="paragraph" w:styleId="ndice1">
    <w:name w:val="index 1"/>
    <w:basedOn w:val="Normal"/>
    <w:next w:val="Normal"/>
    <w:autoRedefine/>
    <w:uiPriority w:val="99"/>
    <w:semiHidden/>
    <w:unhideWhenUsed/>
    <w:rsid w:val="00621990"/>
    <w:pPr>
      <w:ind w:left="220" w:hanging="220"/>
    </w:pPr>
  </w:style>
  <w:style w:type="table" w:styleId="Tablaconcuadrcula">
    <w:name w:val="Table Grid"/>
    <w:basedOn w:val="Tablanormal"/>
    <w:uiPriority w:val="59"/>
    <w:rsid w:val="00065BA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fodocumentosadjuntos">
    <w:name w:val="Info documentos adjuntos"/>
    <w:basedOn w:val="Normal"/>
    <w:rsid w:val="000E75CC"/>
  </w:style>
  <w:style w:type="paragraph" w:styleId="Textoindependienteprimerasangra2">
    <w:name w:val="Body Text First Indent 2"/>
    <w:basedOn w:val="Sangradetextonormal"/>
    <w:link w:val="Textoindependienteprimerasangra2Car"/>
    <w:rsid w:val="000E75CC"/>
    <w:pPr>
      <w:spacing w:after="120"/>
      <w:ind w:left="283" w:firstLine="210"/>
      <w:jc w:val="both"/>
    </w:pPr>
    <w:rPr>
      <w:rFonts w:cs="Times New Roman"/>
      <w:b w:val="0"/>
      <w:bCs w:val="0"/>
      <w:szCs w:val="24"/>
    </w:rPr>
  </w:style>
  <w:style w:type="character" w:customStyle="1" w:styleId="SangradetextonormalCar">
    <w:name w:val="Sangría de texto normal Car"/>
    <w:basedOn w:val="Fuentedeprrafopredeter"/>
    <w:link w:val="Sangradetextonormal"/>
    <w:rsid w:val="000E75CC"/>
    <w:rPr>
      <w:rFonts w:ascii="Arial" w:hAnsi="Arial" w:cs="Arial"/>
      <w:b/>
      <w:bCs/>
      <w:sz w:val="22"/>
      <w:lang w:val="es-ES" w:eastAsia="es-ES"/>
    </w:rPr>
  </w:style>
  <w:style w:type="character" w:customStyle="1" w:styleId="Textoindependienteprimerasangra2Car">
    <w:name w:val="Texto independiente primera sangría 2 Car"/>
    <w:basedOn w:val="SangradetextonormalCar"/>
    <w:link w:val="Textoindependienteprimerasangra2"/>
    <w:rsid w:val="000E75CC"/>
    <w:rPr>
      <w:rFonts w:ascii="Arial" w:hAnsi="Arial" w:cs="Arial"/>
      <w:b/>
      <w:bCs/>
      <w:sz w:val="22"/>
      <w:lang w:val="es-ES" w:eastAsia="es-ES"/>
    </w:rPr>
  </w:style>
  <w:style w:type="paragraph" w:styleId="Prrafodelista">
    <w:name w:val="List Paragraph"/>
    <w:basedOn w:val="Normal"/>
    <w:uiPriority w:val="34"/>
    <w:qFormat/>
    <w:rsid w:val="004F1F48"/>
    <w:pPr>
      <w:ind w:left="708"/>
    </w:pPr>
  </w:style>
  <w:style w:type="paragraph" w:styleId="TtulodeTDC">
    <w:name w:val="TOC Heading"/>
    <w:basedOn w:val="Ttulo1"/>
    <w:next w:val="Normal"/>
    <w:uiPriority w:val="39"/>
    <w:semiHidden/>
    <w:unhideWhenUsed/>
    <w:qFormat/>
    <w:rsid w:val="00241C7F"/>
    <w:pPr>
      <w:keepLines/>
      <w:numPr>
        <w:numId w:val="0"/>
      </w:numPr>
      <w:spacing w:before="480" w:line="276" w:lineRule="auto"/>
      <w:jc w:val="left"/>
      <w:outlineLvl w:val="9"/>
    </w:pPr>
    <w:rPr>
      <w:rFonts w:ascii="Cambria" w:hAnsi="Cambria" w:cs="Times New Roman"/>
      <w:color w:val="365F91"/>
      <w:szCs w:val="28"/>
      <w:lang w:val="es-ES" w:eastAsia="en-US"/>
    </w:rPr>
  </w:style>
  <w:style w:type="paragraph" w:customStyle="1" w:styleId="Circularfijo">
    <w:name w:val="Circular_fijo"/>
    <w:rsid w:val="00E471F5"/>
    <w:pPr>
      <w:jc w:val="center"/>
    </w:pPr>
    <w:rPr>
      <w:rFonts w:ascii="Arial" w:eastAsia="MS Mincho" w:hAnsi="Arial"/>
      <w:bCs/>
      <w:sz w:val="16"/>
      <w:lang w:eastAsia="es-ES"/>
    </w:rPr>
  </w:style>
  <w:style w:type="character" w:customStyle="1" w:styleId="TextonotapieCar">
    <w:name w:val="Texto nota pie Car"/>
    <w:basedOn w:val="Fuentedeprrafopredeter"/>
    <w:link w:val="Textonotapie"/>
    <w:uiPriority w:val="99"/>
    <w:semiHidden/>
    <w:rsid w:val="00CE4E52"/>
    <w:rPr>
      <w:rFonts w:ascii="Times" w:hAnsi="Times" w:cs="Arial"/>
      <w:lang w:val="en-GB" w:eastAsia="es-ES"/>
    </w:rPr>
  </w:style>
  <w:style w:type="character" w:customStyle="1" w:styleId="EncabezadoCar">
    <w:name w:val="Encabezado Car"/>
    <w:basedOn w:val="Fuentedeprrafopredeter"/>
    <w:link w:val="Encabezado"/>
    <w:rsid w:val="007A169C"/>
    <w:rPr>
      <w:rFonts w:ascii="Arial Narrow" w:hAnsi="Arial Narrow" w:cs="Arial"/>
      <w:sz w:val="22"/>
      <w:szCs w:val="24"/>
      <w:lang w:eastAsia="es-ES"/>
    </w:rPr>
  </w:style>
  <w:style w:type="character" w:customStyle="1" w:styleId="TextodegloboCar">
    <w:name w:val="Texto de globo Car"/>
    <w:basedOn w:val="Fuentedeprrafopredeter"/>
    <w:link w:val="Textodeglobo"/>
    <w:uiPriority w:val="99"/>
    <w:rsid w:val="007A169C"/>
    <w:rPr>
      <w:rFonts w:ascii="Tahoma" w:hAnsi="Tahoma" w:cs="Tahoma"/>
      <w:sz w:val="16"/>
      <w:szCs w:val="16"/>
      <w:lang w:eastAsia="en-US"/>
    </w:rPr>
  </w:style>
  <w:style w:type="paragraph" w:customStyle="1" w:styleId="xl39">
    <w:name w:val="xl39"/>
    <w:basedOn w:val="Normal"/>
    <w:rsid w:val="004B1F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cs="Arial"/>
      <w:b/>
      <w:bCs/>
      <w:szCs w:val="22"/>
    </w:rPr>
  </w:style>
  <w:style w:type="numbering" w:customStyle="1" w:styleId="Estilo1">
    <w:name w:val="Estilo1"/>
    <w:uiPriority w:val="99"/>
    <w:rsid w:val="00D01CB1"/>
    <w:pPr>
      <w:numPr>
        <w:numId w:val="129"/>
      </w:numPr>
    </w:pPr>
  </w:style>
  <w:style w:type="character" w:styleId="CitaHTML">
    <w:name w:val="HTML Cite"/>
    <w:basedOn w:val="Fuentedeprrafopredeter"/>
    <w:uiPriority w:val="99"/>
    <w:semiHidden/>
    <w:unhideWhenUsed/>
    <w:rsid w:val="004A189C"/>
    <w:rPr>
      <w:i w:val="0"/>
      <w:iCs w:val="0"/>
      <w:color w:val="009933"/>
    </w:rPr>
  </w:style>
  <w:style w:type="character" w:styleId="Refdecomentario">
    <w:name w:val="annotation reference"/>
    <w:basedOn w:val="Fuentedeprrafopredeter"/>
    <w:uiPriority w:val="99"/>
    <w:semiHidden/>
    <w:unhideWhenUsed/>
    <w:rsid w:val="00E129F6"/>
    <w:rPr>
      <w:sz w:val="16"/>
      <w:szCs w:val="16"/>
    </w:rPr>
  </w:style>
  <w:style w:type="paragraph" w:styleId="Asuntodelcomentario">
    <w:name w:val="annotation subject"/>
    <w:basedOn w:val="Textocomentario"/>
    <w:next w:val="Textocomentario"/>
    <w:link w:val="AsuntodelcomentarioCar"/>
    <w:uiPriority w:val="99"/>
    <w:semiHidden/>
    <w:unhideWhenUsed/>
    <w:rsid w:val="00E129F6"/>
    <w:pPr>
      <w:autoSpaceDE/>
      <w:autoSpaceDN/>
    </w:pPr>
    <w:rPr>
      <w:rFonts w:cs="Times New Roman"/>
      <w:b/>
      <w:bCs/>
      <w:noProof w:val="0"/>
      <w:sz w:val="20"/>
      <w:lang w:eastAsia="es-ES"/>
    </w:rPr>
  </w:style>
  <w:style w:type="character" w:customStyle="1" w:styleId="TextocomentarioCar">
    <w:name w:val="Texto comentario Car"/>
    <w:basedOn w:val="Fuentedeprrafopredeter"/>
    <w:link w:val="Textocomentario"/>
    <w:semiHidden/>
    <w:rsid w:val="00E129F6"/>
    <w:rPr>
      <w:rFonts w:ascii="Arial" w:hAnsi="Arial" w:cs="Arial"/>
      <w:noProof/>
      <w:sz w:val="22"/>
      <w:lang w:val="es-ES" w:eastAsia="en-US"/>
    </w:rPr>
  </w:style>
  <w:style w:type="character" w:customStyle="1" w:styleId="AsuntodelcomentarioCar">
    <w:name w:val="Asunto del comentario Car"/>
    <w:basedOn w:val="TextocomentarioCar"/>
    <w:link w:val="Asuntodelcomentario"/>
    <w:rsid w:val="00E129F6"/>
    <w:rPr>
      <w:rFonts w:ascii="Arial" w:hAnsi="Arial" w:cs="Arial"/>
      <w:noProof/>
      <w:sz w:val="22"/>
      <w:lang w:val="es-ES" w:eastAsia="en-US"/>
    </w:rPr>
  </w:style>
  <w:style w:type="paragraph" w:styleId="Revisin">
    <w:name w:val="Revision"/>
    <w:hidden/>
    <w:uiPriority w:val="99"/>
    <w:semiHidden/>
    <w:rsid w:val="004368F2"/>
    <w:rPr>
      <w:rFonts w:ascii="Arial" w:hAnsi="Arial"/>
      <w:sz w:val="22"/>
      <w:szCs w:val="24"/>
      <w:lang w:val="es-ES" w:eastAsia="es-ES"/>
    </w:rPr>
  </w:style>
  <w:style w:type="character" w:customStyle="1" w:styleId="TextoindependienteCar">
    <w:name w:val="Texto independiente Car"/>
    <w:basedOn w:val="Fuentedeprrafopredeter"/>
    <w:link w:val="Textoindependiente"/>
    <w:rsid w:val="00286D57"/>
    <w:rPr>
      <w:rFonts w:ascii="Arial" w:hAnsi="Arial" w:cs="Arial"/>
      <w:b/>
      <w:sz w:val="22"/>
      <w:szCs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82210">
      <w:bodyDiv w:val="1"/>
      <w:marLeft w:val="0"/>
      <w:marRight w:val="0"/>
      <w:marTop w:val="0"/>
      <w:marBottom w:val="0"/>
      <w:divBdr>
        <w:top w:val="none" w:sz="0" w:space="0" w:color="auto"/>
        <w:left w:val="none" w:sz="0" w:space="0" w:color="auto"/>
        <w:bottom w:val="none" w:sz="0" w:space="0" w:color="auto"/>
        <w:right w:val="none" w:sz="0" w:space="0" w:color="auto"/>
      </w:divBdr>
    </w:div>
    <w:div w:id="94861324">
      <w:bodyDiv w:val="1"/>
      <w:marLeft w:val="0"/>
      <w:marRight w:val="0"/>
      <w:marTop w:val="0"/>
      <w:marBottom w:val="0"/>
      <w:divBdr>
        <w:top w:val="none" w:sz="0" w:space="0" w:color="auto"/>
        <w:left w:val="none" w:sz="0" w:space="0" w:color="auto"/>
        <w:bottom w:val="none" w:sz="0" w:space="0" w:color="auto"/>
        <w:right w:val="none" w:sz="0" w:space="0" w:color="auto"/>
      </w:divBdr>
    </w:div>
    <w:div w:id="185096227">
      <w:bodyDiv w:val="1"/>
      <w:marLeft w:val="0"/>
      <w:marRight w:val="0"/>
      <w:marTop w:val="0"/>
      <w:marBottom w:val="0"/>
      <w:divBdr>
        <w:top w:val="none" w:sz="0" w:space="0" w:color="auto"/>
        <w:left w:val="none" w:sz="0" w:space="0" w:color="auto"/>
        <w:bottom w:val="none" w:sz="0" w:space="0" w:color="auto"/>
        <w:right w:val="none" w:sz="0" w:space="0" w:color="auto"/>
      </w:divBdr>
    </w:div>
    <w:div w:id="269169013">
      <w:bodyDiv w:val="1"/>
      <w:marLeft w:val="0"/>
      <w:marRight w:val="0"/>
      <w:marTop w:val="0"/>
      <w:marBottom w:val="0"/>
      <w:divBdr>
        <w:top w:val="none" w:sz="0" w:space="0" w:color="auto"/>
        <w:left w:val="none" w:sz="0" w:space="0" w:color="auto"/>
        <w:bottom w:val="none" w:sz="0" w:space="0" w:color="auto"/>
        <w:right w:val="none" w:sz="0" w:space="0" w:color="auto"/>
      </w:divBdr>
    </w:div>
    <w:div w:id="330570407">
      <w:bodyDiv w:val="1"/>
      <w:marLeft w:val="0"/>
      <w:marRight w:val="0"/>
      <w:marTop w:val="0"/>
      <w:marBottom w:val="0"/>
      <w:divBdr>
        <w:top w:val="none" w:sz="0" w:space="0" w:color="auto"/>
        <w:left w:val="none" w:sz="0" w:space="0" w:color="auto"/>
        <w:bottom w:val="none" w:sz="0" w:space="0" w:color="auto"/>
        <w:right w:val="none" w:sz="0" w:space="0" w:color="auto"/>
      </w:divBdr>
    </w:div>
    <w:div w:id="379331644">
      <w:bodyDiv w:val="1"/>
      <w:marLeft w:val="0"/>
      <w:marRight w:val="0"/>
      <w:marTop w:val="0"/>
      <w:marBottom w:val="0"/>
      <w:divBdr>
        <w:top w:val="none" w:sz="0" w:space="0" w:color="auto"/>
        <w:left w:val="none" w:sz="0" w:space="0" w:color="auto"/>
        <w:bottom w:val="none" w:sz="0" w:space="0" w:color="auto"/>
        <w:right w:val="none" w:sz="0" w:space="0" w:color="auto"/>
      </w:divBdr>
    </w:div>
    <w:div w:id="477383296">
      <w:bodyDiv w:val="1"/>
      <w:marLeft w:val="0"/>
      <w:marRight w:val="0"/>
      <w:marTop w:val="0"/>
      <w:marBottom w:val="0"/>
      <w:divBdr>
        <w:top w:val="none" w:sz="0" w:space="0" w:color="auto"/>
        <w:left w:val="none" w:sz="0" w:space="0" w:color="auto"/>
        <w:bottom w:val="none" w:sz="0" w:space="0" w:color="auto"/>
        <w:right w:val="none" w:sz="0" w:space="0" w:color="auto"/>
      </w:divBdr>
    </w:div>
    <w:div w:id="479738943">
      <w:bodyDiv w:val="1"/>
      <w:marLeft w:val="0"/>
      <w:marRight w:val="0"/>
      <w:marTop w:val="0"/>
      <w:marBottom w:val="0"/>
      <w:divBdr>
        <w:top w:val="none" w:sz="0" w:space="0" w:color="auto"/>
        <w:left w:val="none" w:sz="0" w:space="0" w:color="auto"/>
        <w:bottom w:val="none" w:sz="0" w:space="0" w:color="auto"/>
        <w:right w:val="none" w:sz="0" w:space="0" w:color="auto"/>
      </w:divBdr>
    </w:div>
    <w:div w:id="493952780">
      <w:bodyDiv w:val="1"/>
      <w:marLeft w:val="0"/>
      <w:marRight w:val="0"/>
      <w:marTop w:val="0"/>
      <w:marBottom w:val="0"/>
      <w:divBdr>
        <w:top w:val="none" w:sz="0" w:space="0" w:color="auto"/>
        <w:left w:val="none" w:sz="0" w:space="0" w:color="auto"/>
        <w:bottom w:val="none" w:sz="0" w:space="0" w:color="auto"/>
        <w:right w:val="none" w:sz="0" w:space="0" w:color="auto"/>
      </w:divBdr>
    </w:div>
    <w:div w:id="694694367">
      <w:bodyDiv w:val="1"/>
      <w:marLeft w:val="0"/>
      <w:marRight w:val="0"/>
      <w:marTop w:val="0"/>
      <w:marBottom w:val="0"/>
      <w:divBdr>
        <w:top w:val="none" w:sz="0" w:space="0" w:color="auto"/>
        <w:left w:val="none" w:sz="0" w:space="0" w:color="auto"/>
        <w:bottom w:val="none" w:sz="0" w:space="0" w:color="auto"/>
        <w:right w:val="none" w:sz="0" w:space="0" w:color="auto"/>
      </w:divBdr>
    </w:div>
    <w:div w:id="796873224">
      <w:bodyDiv w:val="1"/>
      <w:marLeft w:val="0"/>
      <w:marRight w:val="0"/>
      <w:marTop w:val="0"/>
      <w:marBottom w:val="0"/>
      <w:divBdr>
        <w:top w:val="none" w:sz="0" w:space="0" w:color="auto"/>
        <w:left w:val="none" w:sz="0" w:space="0" w:color="auto"/>
        <w:bottom w:val="none" w:sz="0" w:space="0" w:color="auto"/>
        <w:right w:val="none" w:sz="0" w:space="0" w:color="auto"/>
      </w:divBdr>
    </w:div>
    <w:div w:id="821430214">
      <w:bodyDiv w:val="1"/>
      <w:marLeft w:val="0"/>
      <w:marRight w:val="0"/>
      <w:marTop w:val="0"/>
      <w:marBottom w:val="0"/>
      <w:divBdr>
        <w:top w:val="none" w:sz="0" w:space="0" w:color="auto"/>
        <w:left w:val="none" w:sz="0" w:space="0" w:color="auto"/>
        <w:bottom w:val="none" w:sz="0" w:space="0" w:color="auto"/>
        <w:right w:val="none" w:sz="0" w:space="0" w:color="auto"/>
      </w:divBdr>
    </w:div>
    <w:div w:id="919020482">
      <w:bodyDiv w:val="1"/>
      <w:marLeft w:val="0"/>
      <w:marRight w:val="0"/>
      <w:marTop w:val="0"/>
      <w:marBottom w:val="0"/>
      <w:divBdr>
        <w:top w:val="none" w:sz="0" w:space="0" w:color="auto"/>
        <w:left w:val="none" w:sz="0" w:space="0" w:color="auto"/>
        <w:bottom w:val="none" w:sz="0" w:space="0" w:color="auto"/>
        <w:right w:val="none" w:sz="0" w:space="0" w:color="auto"/>
      </w:divBdr>
    </w:div>
    <w:div w:id="1025449608">
      <w:bodyDiv w:val="1"/>
      <w:marLeft w:val="0"/>
      <w:marRight w:val="0"/>
      <w:marTop w:val="0"/>
      <w:marBottom w:val="0"/>
      <w:divBdr>
        <w:top w:val="none" w:sz="0" w:space="0" w:color="auto"/>
        <w:left w:val="none" w:sz="0" w:space="0" w:color="auto"/>
        <w:bottom w:val="none" w:sz="0" w:space="0" w:color="auto"/>
        <w:right w:val="none" w:sz="0" w:space="0" w:color="auto"/>
      </w:divBdr>
    </w:div>
    <w:div w:id="1033459440">
      <w:bodyDiv w:val="1"/>
      <w:marLeft w:val="0"/>
      <w:marRight w:val="0"/>
      <w:marTop w:val="0"/>
      <w:marBottom w:val="0"/>
      <w:divBdr>
        <w:top w:val="none" w:sz="0" w:space="0" w:color="auto"/>
        <w:left w:val="none" w:sz="0" w:space="0" w:color="auto"/>
        <w:bottom w:val="none" w:sz="0" w:space="0" w:color="auto"/>
        <w:right w:val="none" w:sz="0" w:space="0" w:color="auto"/>
      </w:divBdr>
    </w:div>
    <w:div w:id="1130906020">
      <w:bodyDiv w:val="1"/>
      <w:marLeft w:val="0"/>
      <w:marRight w:val="0"/>
      <w:marTop w:val="0"/>
      <w:marBottom w:val="0"/>
      <w:divBdr>
        <w:top w:val="none" w:sz="0" w:space="0" w:color="auto"/>
        <w:left w:val="none" w:sz="0" w:space="0" w:color="auto"/>
        <w:bottom w:val="none" w:sz="0" w:space="0" w:color="auto"/>
        <w:right w:val="none" w:sz="0" w:space="0" w:color="auto"/>
      </w:divBdr>
    </w:div>
    <w:div w:id="1140880743">
      <w:bodyDiv w:val="1"/>
      <w:marLeft w:val="0"/>
      <w:marRight w:val="0"/>
      <w:marTop w:val="0"/>
      <w:marBottom w:val="0"/>
      <w:divBdr>
        <w:top w:val="none" w:sz="0" w:space="0" w:color="auto"/>
        <w:left w:val="none" w:sz="0" w:space="0" w:color="auto"/>
        <w:bottom w:val="none" w:sz="0" w:space="0" w:color="auto"/>
        <w:right w:val="none" w:sz="0" w:space="0" w:color="auto"/>
      </w:divBdr>
    </w:div>
    <w:div w:id="1174345838">
      <w:bodyDiv w:val="1"/>
      <w:marLeft w:val="0"/>
      <w:marRight w:val="0"/>
      <w:marTop w:val="0"/>
      <w:marBottom w:val="0"/>
      <w:divBdr>
        <w:top w:val="none" w:sz="0" w:space="0" w:color="auto"/>
        <w:left w:val="none" w:sz="0" w:space="0" w:color="auto"/>
        <w:bottom w:val="none" w:sz="0" w:space="0" w:color="auto"/>
        <w:right w:val="none" w:sz="0" w:space="0" w:color="auto"/>
      </w:divBdr>
    </w:div>
    <w:div w:id="1246066057">
      <w:bodyDiv w:val="1"/>
      <w:marLeft w:val="0"/>
      <w:marRight w:val="0"/>
      <w:marTop w:val="0"/>
      <w:marBottom w:val="0"/>
      <w:divBdr>
        <w:top w:val="none" w:sz="0" w:space="0" w:color="auto"/>
        <w:left w:val="none" w:sz="0" w:space="0" w:color="auto"/>
        <w:bottom w:val="none" w:sz="0" w:space="0" w:color="auto"/>
        <w:right w:val="none" w:sz="0" w:space="0" w:color="auto"/>
      </w:divBdr>
    </w:div>
    <w:div w:id="1280603481">
      <w:bodyDiv w:val="1"/>
      <w:marLeft w:val="0"/>
      <w:marRight w:val="0"/>
      <w:marTop w:val="0"/>
      <w:marBottom w:val="0"/>
      <w:divBdr>
        <w:top w:val="none" w:sz="0" w:space="0" w:color="auto"/>
        <w:left w:val="none" w:sz="0" w:space="0" w:color="auto"/>
        <w:bottom w:val="none" w:sz="0" w:space="0" w:color="auto"/>
        <w:right w:val="none" w:sz="0" w:space="0" w:color="auto"/>
      </w:divBdr>
    </w:div>
    <w:div w:id="1334912124">
      <w:bodyDiv w:val="1"/>
      <w:marLeft w:val="0"/>
      <w:marRight w:val="0"/>
      <w:marTop w:val="0"/>
      <w:marBottom w:val="0"/>
      <w:divBdr>
        <w:top w:val="none" w:sz="0" w:space="0" w:color="auto"/>
        <w:left w:val="none" w:sz="0" w:space="0" w:color="auto"/>
        <w:bottom w:val="none" w:sz="0" w:space="0" w:color="auto"/>
        <w:right w:val="none" w:sz="0" w:space="0" w:color="auto"/>
      </w:divBdr>
    </w:div>
    <w:div w:id="1371950906">
      <w:bodyDiv w:val="1"/>
      <w:marLeft w:val="0"/>
      <w:marRight w:val="0"/>
      <w:marTop w:val="0"/>
      <w:marBottom w:val="0"/>
      <w:divBdr>
        <w:top w:val="none" w:sz="0" w:space="0" w:color="auto"/>
        <w:left w:val="none" w:sz="0" w:space="0" w:color="auto"/>
        <w:bottom w:val="none" w:sz="0" w:space="0" w:color="auto"/>
        <w:right w:val="none" w:sz="0" w:space="0" w:color="auto"/>
      </w:divBdr>
    </w:div>
    <w:div w:id="1386293398">
      <w:bodyDiv w:val="1"/>
      <w:marLeft w:val="0"/>
      <w:marRight w:val="0"/>
      <w:marTop w:val="0"/>
      <w:marBottom w:val="0"/>
      <w:divBdr>
        <w:top w:val="none" w:sz="0" w:space="0" w:color="auto"/>
        <w:left w:val="none" w:sz="0" w:space="0" w:color="auto"/>
        <w:bottom w:val="none" w:sz="0" w:space="0" w:color="auto"/>
        <w:right w:val="none" w:sz="0" w:space="0" w:color="auto"/>
      </w:divBdr>
    </w:div>
    <w:div w:id="1386683921">
      <w:bodyDiv w:val="1"/>
      <w:marLeft w:val="0"/>
      <w:marRight w:val="0"/>
      <w:marTop w:val="0"/>
      <w:marBottom w:val="0"/>
      <w:divBdr>
        <w:top w:val="none" w:sz="0" w:space="0" w:color="auto"/>
        <w:left w:val="none" w:sz="0" w:space="0" w:color="auto"/>
        <w:bottom w:val="none" w:sz="0" w:space="0" w:color="auto"/>
        <w:right w:val="none" w:sz="0" w:space="0" w:color="auto"/>
      </w:divBdr>
    </w:div>
    <w:div w:id="1417508543">
      <w:bodyDiv w:val="1"/>
      <w:marLeft w:val="0"/>
      <w:marRight w:val="0"/>
      <w:marTop w:val="0"/>
      <w:marBottom w:val="0"/>
      <w:divBdr>
        <w:top w:val="none" w:sz="0" w:space="0" w:color="auto"/>
        <w:left w:val="none" w:sz="0" w:space="0" w:color="auto"/>
        <w:bottom w:val="none" w:sz="0" w:space="0" w:color="auto"/>
        <w:right w:val="none" w:sz="0" w:space="0" w:color="auto"/>
      </w:divBdr>
    </w:div>
    <w:div w:id="1512333225">
      <w:bodyDiv w:val="1"/>
      <w:marLeft w:val="0"/>
      <w:marRight w:val="0"/>
      <w:marTop w:val="0"/>
      <w:marBottom w:val="0"/>
      <w:divBdr>
        <w:top w:val="none" w:sz="0" w:space="0" w:color="auto"/>
        <w:left w:val="none" w:sz="0" w:space="0" w:color="auto"/>
        <w:bottom w:val="none" w:sz="0" w:space="0" w:color="auto"/>
        <w:right w:val="none" w:sz="0" w:space="0" w:color="auto"/>
      </w:divBdr>
    </w:div>
    <w:div w:id="1554656050">
      <w:bodyDiv w:val="1"/>
      <w:marLeft w:val="0"/>
      <w:marRight w:val="0"/>
      <w:marTop w:val="0"/>
      <w:marBottom w:val="0"/>
      <w:divBdr>
        <w:top w:val="none" w:sz="0" w:space="0" w:color="auto"/>
        <w:left w:val="none" w:sz="0" w:space="0" w:color="auto"/>
        <w:bottom w:val="none" w:sz="0" w:space="0" w:color="auto"/>
        <w:right w:val="none" w:sz="0" w:space="0" w:color="auto"/>
      </w:divBdr>
    </w:div>
    <w:div w:id="1764182078">
      <w:bodyDiv w:val="1"/>
      <w:marLeft w:val="0"/>
      <w:marRight w:val="0"/>
      <w:marTop w:val="0"/>
      <w:marBottom w:val="0"/>
      <w:divBdr>
        <w:top w:val="none" w:sz="0" w:space="0" w:color="auto"/>
        <w:left w:val="none" w:sz="0" w:space="0" w:color="auto"/>
        <w:bottom w:val="none" w:sz="0" w:space="0" w:color="auto"/>
        <w:right w:val="none" w:sz="0" w:space="0" w:color="auto"/>
      </w:divBdr>
    </w:div>
    <w:div w:id="1878542120">
      <w:bodyDiv w:val="1"/>
      <w:marLeft w:val="0"/>
      <w:marRight w:val="0"/>
      <w:marTop w:val="0"/>
      <w:marBottom w:val="0"/>
      <w:divBdr>
        <w:top w:val="none" w:sz="0" w:space="0" w:color="auto"/>
        <w:left w:val="none" w:sz="0" w:space="0" w:color="auto"/>
        <w:bottom w:val="none" w:sz="0" w:space="0" w:color="auto"/>
        <w:right w:val="none" w:sz="0" w:space="0" w:color="auto"/>
      </w:divBdr>
    </w:div>
    <w:div w:id="1930769246">
      <w:bodyDiv w:val="1"/>
      <w:marLeft w:val="0"/>
      <w:marRight w:val="0"/>
      <w:marTop w:val="0"/>
      <w:marBottom w:val="0"/>
      <w:divBdr>
        <w:top w:val="none" w:sz="0" w:space="0" w:color="auto"/>
        <w:left w:val="none" w:sz="0" w:space="0" w:color="auto"/>
        <w:bottom w:val="none" w:sz="0" w:space="0" w:color="auto"/>
        <w:right w:val="none" w:sz="0" w:space="0" w:color="auto"/>
      </w:divBdr>
    </w:div>
    <w:div w:id="2080402274">
      <w:bodyDiv w:val="1"/>
      <w:marLeft w:val="0"/>
      <w:marRight w:val="0"/>
      <w:marTop w:val="0"/>
      <w:marBottom w:val="0"/>
      <w:divBdr>
        <w:top w:val="none" w:sz="0" w:space="0" w:color="auto"/>
        <w:left w:val="none" w:sz="0" w:space="0" w:color="auto"/>
        <w:bottom w:val="none" w:sz="0" w:space="0" w:color="auto"/>
        <w:right w:val="none" w:sz="0" w:space="0" w:color="auto"/>
      </w:divBdr>
    </w:div>
    <w:div w:id="2128044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2.gif"/><Relationship Id="rId26" Type="http://schemas.openxmlformats.org/officeDocument/2006/relationships/image" Target="media/image9.png"/><Relationship Id="rId39" Type="http://schemas.openxmlformats.org/officeDocument/2006/relationships/image" Target="media/image19.wmf"/><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hyperlink" Target="http://www.sunat.gob.pe" TargetMode="External"/><Relationship Id="rId50" Type="http://schemas.openxmlformats.org/officeDocument/2006/relationships/hyperlink" Target="http://www.digemid.minsa.gob.pe/" TargetMode="Externa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header" Target="header2.xml"/><Relationship Id="rId25" Type="http://schemas.openxmlformats.org/officeDocument/2006/relationships/image" Target="media/image8.png"/><Relationship Id="rId33" Type="http://schemas.openxmlformats.org/officeDocument/2006/relationships/image" Target="media/image13.png"/><Relationship Id="rId38" Type="http://schemas.openxmlformats.org/officeDocument/2006/relationships/image" Target="media/image18.gif"/><Relationship Id="rId46" Type="http://schemas.openxmlformats.org/officeDocument/2006/relationships/image" Target="media/image26.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3.xml"/><Relationship Id="rId29" Type="http://schemas.openxmlformats.org/officeDocument/2006/relationships/hyperlink" Target="http://www.aduanet.gob.pe/servlet/SgCDUI2" TargetMode="External"/><Relationship Id="rId41" Type="http://schemas.openxmlformats.org/officeDocument/2006/relationships/image" Target="media/image21.gif"/><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image" Target="media/image12.png"/><Relationship Id="rId37" Type="http://schemas.openxmlformats.org/officeDocument/2006/relationships/image" Target="media/image17.wmf"/><Relationship Id="rId40" Type="http://schemas.openxmlformats.org/officeDocument/2006/relationships/image" Target="media/image20.wmf"/><Relationship Id="rId45" Type="http://schemas.openxmlformats.org/officeDocument/2006/relationships/image" Target="media/image25.png"/><Relationship Id="rId53"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comments" Target="comments.xml"/><Relationship Id="rId36" Type="http://schemas.openxmlformats.org/officeDocument/2006/relationships/image" Target="media/image16.wmf"/><Relationship Id="rId49" Type="http://schemas.openxmlformats.org/officeDocument/2006/relationships/hyperlink" Target="http://www.senasa.gob.pe/" TargetMode="External"/><Relationship Id="rId10" Type="http://schemas.openxmlformats.org/officeDocument/2006/relationships/webSettings" Target="webSettings.xml"/><Relationship Id="rId19" Type="http://schemas.openxmlformats.org/officeDocument/2006/relationships/image" Target="media/image3.jpeg"/><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hyperlink" Target="http://www.mincetur.gob.pe"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oleObject" Target="embeddings/oleObject1.bin"/><Relationship Id="rId30" Type="http://schemas.openxmlformats.org/officeDocument/2006/relationships/image" Target="media/image10.png"/><Relationship Id="rId35" Type="http://schemas.openxmlformats.org/officeDocument/2006/relationships/image" Target="media/image15.gif"/><Relationship Id="rId43" Type="http://schemas.openxmlformats.org/officeDocument/2006/relationships/image" Target="media/image23.png"/><Relationship Id="rId48" Type="http://schemas.openxmlformats.org/officeDocument/2006/relationships/hyperlink" Target="http://www.mtc.gob.pe" TargetMode="External"/><Relationship Id="rId8" Type="http://schemas.microsoft.com/office/2007/relationships/stylesWithEffects" Target="stylesWithEffects.xml"/><Relationship Id="rId51" Type="http://schemas.openxmlformats.org/officeDocument/2006/relationships/hyperlink" Target="http://www.rree.gob.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Fecha xmlns="aa8f71f8-971d-4601-8c61-f031a97c5f9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F1EF2D71DEE034190281F28FEF349FD" ma:contentTypeVersion="5" ma:contentTypeDescription="Crear nuevo documento." ma:contentTypeScope="" ma:versionID="20ed88c80e8f1e5c86a218b6d2b3f5f1">
  <xsd:schema xmlns:xsd="http://www.w3.org/2001/XMLSchema" xmlns:xs="http://www.w3.org/2001/XMLSchema" xmlns:p="http://schemas.microsoft.com/office/2006/metadata/properties" xmlns:ns2="aa8f71f8-971d-4601-8c61-f031a97c5f9f" targetNamespace="http://schemas.microsoft.com/office/2006/metadata/properties" ma:root="true" ma:fieldsID="5e2ebfbf88fb5ca2bfbc73de344c19e0" ns2:_="">
    <xsd:import namespace="aa8f71f8-971d-4601-8c61-f031a97c5f9f"/>
    <xsd:element name="properties">
      <xsd:complexType>
        <xsd:sequence>
          <xsd:element name="documentManagement">
            <xsd:complexType>
              <xsd:all>
                <xsd:element ref="ns2: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8f71f8-971d-4601-8c61-f031a97c5f9f" elementFormDefault="qualified">
    <xsd:import namespace="http://schemas.microsoft.com/office/2006/documentManagement/types"/>
    <xsd:import namespace="http://schemas.microsoft.com/office/infopath/2007/PartnerControls"/>
    <xsd:element name="Fecha" ma:index="8" nillable="true" ma:displayName="Fecha" ma:format="DateOnly" ma:internalName="Fecha"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0DBC4C-238D-4609-8A0C-2B95207E96E2}">
  <ds:schemaRefs>
    <ds:schemaRef ds:uri="http://purl.org/dc/terms/"/>
    <ds:schemaRef ds:uri="http://schemas.microsoft.com/office/2006/documentManagement/types"/>
    <ds:schemaRef ds:uri="http://www.w3.org/XML/1998/namespace"/>
    <ds:schemaRef ds:uri="aa8f71f8-971d-4601-8c61-f031a97c5f9f"/>
    <ds:schemaRef ds:uri="http://schemas.openxmlformats.org/package/2006/metadata/core-properties"/>
    <ds:schemaRef ds:uri="http://schemas.microsoft.com/office/2006/metadata/properties"/>
    <ds:schemaRef ds:uri="http://purl.org/dc/dcmitype/"/>
    <ds:schemaRef ds:uri="http://schemas.microsoft.com/office/infopath/2007/PartnerControls"/>
    <ds:schemaRef ds:uri="http://purl.org/dc/elements/1.1/"/>
  </ds:schemaRefs>
</ds:datastoreItem>
</file>

<file path=customXml/itemProps2.xml><?xml version="1.0" encoding="utf-8"?>
<ds:datastoreItem xmlns:ds="http://schemas.openxmlformats.org/officeDocument/2006/customXml" ds:itemID="{5F6A0B72-7B98-4E88-AB43-A6DA090B8BB8}">
  <ds:schemaRefs>
    <ds:schemaRef ds:uri="http://schemas.microsoft.com/sharepoint/v3/contenttype/forms"/>
  </ds:schemaRefs>
</ds:datastoreItem>
</file>

<file path=customXml/itemProps3.xml><?xml version="1.0" encoding="utf-8"?>
<ds:datastoreItem xmlns:ds="http://schemas.openxmlformats.org/officeDocument/2006/customXml" ds:itemID="{C2523D13-4FE1-4689-9122-883BF4452B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8f71f8-971d-4601-8c61-f031a97c5f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23A75A-0C37-4B77-ADE7-81098EE52BB2}">
  <ds:schemaRefs>
    <ds:schemaRef ds:uri="http://schemas.microsoft.com/office/2006/metadata/longProperties"/>
  </ds:schemaRefs>
</ds:datastoreItem>
</file>

<file path=customXml/itemProps5.xml><?xml version="1.0" encoding="utf-8"?>
<ds:datastoreItem xmlns:ds="http://schemas.openxmlformats.org/officeDocument/2006/customXml" ds:itemID="{C88A2551-4EB8-4D1D-B1FE-4D3E21117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31669</Words>
  <Characters>174185</Characters>
  <Application>Microsoft Office Word</Application>
  <DocSecurity>0</DocSecurity>
  <Lines>1451</Lines>
  <Paragraphs>410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Formato Modelamiento Ejemplo</vt:lpstr>
      <vt:lpstr>Formato Modelamiento Ejemplo</vt:lpstr>
    </vt:vector>
  </TitlesOfParts>
  <Company>SUNAT</Company>
  <LinksUpToDate>false</LinksUpToDate>
  <CharactersWithSpaces>205444</CharactersWithSpaces>
  <SharedDoc>false</SharedDoc>
  <HLinks>
    <vt:vector size="174" baseType="variant">
      <vt:variant>
        <vt:i4>1245242</vt:i4>
      </vt:variant>
      <vt:variant>
        <vt:i4>170</vt:i4>
      </vt:variant>
      <vt:variant>
        <vt:i4>0</vt:i4>
      </vt:variant>
      <vt:variant>
        <vt:i4>5</vt:i4>
      </vt:variant>
      <vt:variant>
        <vt:lpwstr/>
      </vt:variant>
      <vt:variant>
        <vt:lpwstr>_Toc328651416</vt:lpwstr>
      </vt:variant>
      <vt:variant>
        <vt:i4>1245242</vt:i4>
      </vt:variant>
      <vt:variant>
        <vt:i4>164</vt:i4>
      </vt:variant>
      <vt:variant>
        <vt:i4>0</vt:i4>
      </vt:variant>
      <vt:variant>
        <vt:i4>5</vt:i4>
      </vt:variant>
      <vt:variant>
        <vt:lpwstr/>
      </vt:variant>
      <vt:variant>
        <vt:lpwstr>_Toc328651415</vt:lpwstr>
      </vt:variant>
      <vt:variant>
        <vt:i4>1245242</vt:i4>
      </vt:variant>
      <vt:variant>
        <vt:i4>158</vt:i4>
      </vt:variant>
      <vt:variant>
        <vt:i4>0</vt:i4>
      </vt:variant>
      <vt:variant>
        <vt:i4>5</vt:i4>
      </vt:variant>
      <vt:variant>
        <vt:lpwstr/>
      </vt:variant>
      <vt:variant>
        <vt:lpwstr>_Toc328651414</vt:lpwstr>
      </vt:variant>
      <vt:variant>
        <vt:i4>1245242</vt:i4>
      </vt:variant>
      <vt:variant>
        <vt:i4>152</vt:i4>
      </vt:variant>
      <vt:variant>
        <vt:i4>0</vt:i4>
      </vt:variant>
      <vt:variant>
        <vt:i4>5</vt:i4>
      </vt:variant>
      <vt:variant>
        <vt:lpwstr/>
      </vt:variant>
      <vt:variant>
        <vt:lpwstr>_Toc328651413</vt:lpwstr>
      </vt:variant>
      <vt:variant>
        <vt:i4>1245242</vt:i4>
      </vt:variant>
      <vt:variant>
        <vt:i4>146</vt:i4>
      </vt:variant>
      <vt:variant>
        <vt:i4>0</vt:i4>
      </vt:variant>
      <vt:variant>
        <vt:i4>5</vt:i4>
      </vt:variant>
      <vt:variant>
        <vt:lpwstr/>
      </vt:variant>
      <vt:variant>
        <vt:lpwstr>_Toc328651412</vt:lpwstr>
      </vt:variant>
      <vt:variant>
        <vt:i4>1245242</vt:i4>
      </vt:variant>
      <vt:variant>
        <vt:i4>140</vt:i4>
      </vt:variant>
      <vt:variant>
        <vt:i4>0</vt:i4>
      </vt:variant>
      <vt:variant>
        <vt:i4>5</vt:i4>
      </vt:variant>
      <vt:variant>
        <vt:lpwstr/>
      </vt:variant>
      <vt:variant>
        <vt:lpwstr>_Toc328651411</vt:lpwstr>
      </vt:variant>
      <vt:variant>
        <vt:i4>1245242</vt:i4>
      </vt:variant>
      <vt:variant>
        <vt:i4>134</vt:i4>
      </vt:variant>
      <vt:variant>
        <vt:i4>0</vt:i4>
      </vt:variant>
      <vt:variant>
        <vt:i4>5</vt:i4>
      </vt:variant>
      <vt:variant>
        <vt:lpwstr/>
      </vt:variant>
      <vt:variant>
        <vt:lpwstr>_Toc328651410</vt:lpwstr>
      </vt:variant>
      <vt:variant>
        <vt:i4>1179706</vt:i4>
      </vt:variant>
      <vt:variant>
        <vt:i4>128</vt:i4>
      </vt:variant>
      <vt:variant>
        <vt:i4>0</vt:i4>
      </vt:variant>
      <vt:variant>
        <vt:i4>5</vt:i4>
      </vt:variant>
      <vt:variant>
        <vt:lpwstr/>
      </vt:variant>
      <vt:variant>
        <vt:lpwstr>_Toc328651409</vt:lpwstr>
      </vt:variant>
      <vt:variant>
        <vt:i4>1179706</vt:i4>
      </vt:variant>
      <vt:variant>
        <vt:i4>122</vt:i4>
      </vt:variant>
      <vt:variant>
        <vt:i4>0</vt:i4>
      </vt:variant>
      <vt:variant>
        <vt:i4>5</vt:i4>
      </vt:variant>
      <vt:variant>
        <vt:lpwstr/>
      </vt:variant>
      <vt:variant>
        <vt:lpwstr>_Toc328651408</vt:lpwstr>
      </vt:variant>
      <vt:variant>
        <vt:i4>1179706</vt:i4>
      </vt:variant>
      <vt:variant>
        <vt:i4>116</vt:i4>
      </vt:variant>
      <vt:variant>
        <vt:i4>0</vt:i4>
      </vt:variant>
      <vt:variant>
        <vt:i4>5</vt:i4>
      </vt:variant>
      <vt:variant>
        <vt:lpwstr/>
      </vt:variant>
      <vt:variant>
        <vt:lpwstr>_Toc328651407</vt:lpwstr>
      </vt:variant>
      <vt:variant>
        <vt:i4>1179706</vt:i4>
      </vt:variant>
      <vt:variant>
        <vt:i4>110</vt:i4>
      </vt:variant>
      <vt:variant>
        <vt:i4>0</vt:i4>
      </vt:variant>
      <vt:variant>
        <vt:i4>5</vt:i4>
      </vt:variant>
      <vt:variant>
        <vt:lpwstr/>
      </vt:variant>
      <vt:variant>
        <vt:lpwstr>_Toc328651406</vt:lpwstr>
      </vt:variant>
      <vt:variant>
        <vt:i4>1179706</vt:i4>
      </vt:variant>
      <vt:variant>
        <vt:i4>104</vt:i4>
      </vt:variant>
      <vt:variant>
        <vt:i4>0</vt:i4>
      </vt:variant>
      <vt:variant>
        <vt:i4>5</vt:i4>
      </vt:variant>
      <vt:variant>
        <vt:lpwstr/>
      </vt:variant>
      <vt:variant>
        <vt:lpwstr>_Toc328651405</vt:lpwstr>
      </vt:variant>
      <vt:variant>
        <vt:i4>1179706</vt:i4>
      </vt:variant>
      <vt:variant>
        <vt:i4>98</vt:i4>
      </vt:variant>
      <vt:variant>
        <vt:i4>0</vt:i4>
      </vt:variant>
      <vt:variant>
        <vt:i4>5</vt:i4>
      </vt:variant>
      <vt:variant>
        <vt:lpwstr/>
      </vt:variant>
      <vt:variant>
        <vt:lpwstr>_Toc328651404</vt:lpwstr>
      </vt:variant>
      <vt:variant>
        <vt:i4>1179706</vt:i4>
      </vt:variant>
      <vt:variant>
        <vt:i4>92</vt:i4>
      </vt:variant>
      <vt:variant>
        <vt:i4>0</vt:i4>
      </vt:variant>
      <vt:variant>
        <vt:i4>5</vt:i4>
      </vt:variant>
      <vt:variant>
        <vt:lpwstr/>
      </vt:variant>
      <vt:variant>
        <vt:lpwstr>_Toc328651403</vt:lpwstr>
      </vt:variant>
      <vt:variant>
        <vt:i4>1179706</vt:i4>
      </vt:variant>
      <vt:variant>
        <vt:i4>86</vt:i4>
      </vt:variant>
      <vt:variant>
        <vt:i4>0</vt:i4>
      </vt:variant>
      <vt:variant>
        <vt:i4>5</vt:i4>
      </vt:variant>
      <vt:variant>
        <vt:lpwstr/>
      </vt:variant>
      <vt:variant>
        <vt:lpwstr>_Toc328651402</vt:lpwstr>
      </vt:variant>
      <vt:variant>
        <vt:i4>1179706</vt:i4>
      </vt:variant>
      <vt:variant>
        <vt:i4>80</vt:i4>
      </vt:variant>
      <vt:variant>
        <vt:i4>0</vt:i4>
      </vt:variant>
      <vt:variant>
        <vt:i4>5</vt:i4>
      </vt:variant>
      <vt:variant>
        <vt:lpwstr/>
      </vt:variant>
      <vt:variant>
        <vt:lpwstr>_Toc328651401</vt:lpwstr>
      </vt:variant>
      <vt:variant>
        <vt:i4>1179706</vt:i4>
      </vt:variant>
      <vt:variant>
        <vt:i4>74</vt:i4>
      </vt:variant>
      <vt:variant>
        <vt:i4>0</vt:i4>
      </vt:variant>
      <vt:variant>
        <vt:i4>5</vt:i4>
      </vt:variant>
      <vt:variant>
        <vt:lpwstr/>
      </vt:variant>
      <vt:variant>
        <vt:lpwstr>_Toc328651400</vt:lpwstr>
      </vt:variant>
      <vt:variant>
        <vt:i4>1769533</vt:i4>
      </vt:variant>
      <vt:variant>
        <vt:i4>68</vt:i4>
      </vt:variant>
      <vt:variant>
        <vt:i4>0</vt:i4>
      </vt:variant>
      <vt:variant>
        <vt:i4>5</vt:i4>
      </vt:variant>
      <vt:variant>
        <vt:lpwstr/>
      </vt:variant>
      <vt:variant>
        <vt:lpwstr>_Toc328651399</vt:lpwstr>
      </vt:variant>
      <vt:variant>
        <vt:i4>1769533</vt:i4>
      </vt:variant>
      <vt:variant>
        <vt:i4>62</vt:i4>
      </vt:variant>
      <vt:variant>
        <vt:i4>0</vt:i4>
      </vt:variant>
      <vt:variant>
        <vt:i4>5</vt:i4>
      </vt:variant>
      <vt:variant>
        <vt:lpwstr/>
      </vt:variant>
      <vt:variant>
        <vt:lpwstr>_Toc328651398</vt:lpwstr>
      </vt:variant>
      <vt:variant>
        <vt:i4>1769533</vt:i4>
      </vt:variant>
      <vt:variant>
        <vt:i4>56</vt:i4>
      </vt:variant>
      <vt:variant>
        <vt:i4>0</vt:i4>
      </vt:variant>
      <vt:variant>
        <vt:i4>5</vt:i4>
      </vt:variant>
      <vt:variant>
        <vt:lpwstr/>
      </vt:variant>
      <vt:variant>
        <vt:lpwstr>_Toc328651397</vt:lpwstr>
      </vt:variant>
      <vt:variant>
        <vt:i4>1769533</vt:i4>
      </vt:variant>
      <vt:variant>
        <vt:i4>50</vt:i4>
      </vt:variant>
      <vt:variant>
        <vt:i4>0</vt:i4>
      </vt:variant>
      <vt:variant>
        <vt:i4>5</vt:i4>
      </vt:variant>
      <vt:variant>
        <vt:lpwstr/>
      </vt:variant>
      <vt:variant>
        <vt:lpwstr>_Toc328651396</vt:lpwstr>
      </vt:variant>
      <vt:variant>
        <vt:i4>1769533</vt:i4>
      </vt:variant>
      <vt:variant>
        <vt:i4>44</vt:i4>
      </vt:variant>
      <vt:variant>
        <vt:i4>0</vt:i4>
      </vt:variant>
      <vt:variant>
        <vt:i4>5</vt:i4>
      </vt:variant>
      <vt:variant>
        <vt:lpwstr/>
      </vt:variant>
      <vt:variant>
        <vt:lpwstr>_Toc328651395</vt:lpwstr>
      </vt:variant>
      <vt:variant>
        <vt:i4>1769533</vt:i4>
      </vt:variant>
      <vt:variant>
        <vt:i4>38</vt:i4>
      </vt:variant>
      <vt:variant>
        <vt:i4>0</vt:i4>
      </vt:variant>
      <vt:variant>
        <vt:i4>5</vt:i4>
      </vt:variant>
      <vt:variant>
        <vt:lpwstr/>
      </vt:variant>
      <vt:variant>
        <vt:lpwstr>_Toc328651394</vt:lpwstr>
      </vt:variant>
      <vt:variant>
        <vt:i4>1769533</vt:i4>
      </vt:variant>
      <vt:variant>
        <vt:i4>32</vt:i4>
      </vt:variant>
      <vt:variant>
        <vt:i4>0</vt:i4>
      </vt:variant>
      <vt:variant>
        <vt:i4>5</vt:i4>
      </vt:variant>
      <vt:variant>
        <vt:lpwstr/>
      </vt:variant>
      <vt:variant>
        <vt:lpwstr>_Toc328651393</vt:lpwstr>
      </vt:variant>
      <vt:variant>
        <vt:i4>1769533</vt:i4>
      </vt:variant>
      <vt:variant>
        <vt:i4>26</vt:i4>
      </vt:variant>
      <vt:variant>
        <vt:i4>0</vt:i4>
      </vt:variant>
      <vt:variant>
        <vt:i4>5</vt:i4>
      </vt:variant>
      <vt:variant>
        <vt:lpwstr/>
      </vt:variant>
      <vt:variant>
        <vt:lpwstr>_Toc328651392</vt:lpwstr>
      </vt:variant>
      <vt:variant>
        <vt:i4>1769533</vt:i4>
      </vt:variant>
      <vt:variant>
        <vt:i4>20</vt:i4>
      </vt:variant>
      <vt:variant>
        <vt:i4>0</vt:i4>
      </vt:variant>
      <vt:variant>
        <vt:i4>5</vt:i4>
      </vt:variant>
      <vt:variant>
        <vt:lpwstr/>
      </vt:variant>
      <vt:variant>
        <vt:lpwstr>_Toc328651391</vt:lpwstr>
      </vt:variant>
      <vt:variant>
        <vt:i4>1769533</vt:i4>
      </vt:variant>
      <vt:variant>
        <vt:i4>14</vt:i4>
      </vt:variant>
      <vt:variant>
        <vt:i4>0</vt:i4>
      </vt:variant>
      <vt:variant>
        <vt:i4>5</vt:i4>
      </vt:variant>
      <vt:variant>
        <vt:lpwstr/>
      </vt:variant>
      <vt:variant>
        <vt:lpwstr>_Toc328651390</vt:lpwstr>
      </vt:variant>
      <vt:variant>
        <vt:i4>1703997</vt:i4>
      </vt:variant>
      <vt:variant>
        <vt:i4>8</vt:i4>
      </vt:variant>
      <vt:variant>
        <vt:i4>0</vt:i4>
      </vt:variant>
      <vt:variant>
        <vt:i4>5</vt:i4>
      </vt:variant>
      <vt:variant>
        <vt:lpwstr/>
      </vt:variant>
      <vt:variant>
        <vt:lpwstr>_Toc328651389</vt:lpwstr>
      </vt:variant>
      <vt:variant>
        <vt:i4>1703997</vt:i4>
      </vt:variant>
      <vt:variant>
        <vt:i4>2</vt:i4>
      </vt:variant>
      <vt:variant>
        <vt:i4>0</vt:i4>
      </vt:variant>
      <vt:variant>
        <vt:i4>5</vt:i4>
      </vt:variant>
      <vt:variant>
        <vt:lpwstr/>
      </vt:variant>
      <vt:variant>
        <vt:lpwstr>_Toc328651387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Modelamiento Ejemplo</dc:title>
  <dc:creator>Pedro Figueroa Vasquez</dc:creator>
  <dc:description>SUNAT INETP</dc:description>
  <cp:lastModifiedBy>prueba</cp:lastModifiedBy>
  <cp:revision>2</cp:revision>
  <cp:lastPrinted>2013-09-18T15:00:00Z</cp:lastPrinted>
  <dcterms:created xsi:type="dcterms:W3CDTF">2014-04-08T00:19:00Z</dcterms:created>
  <dcterms:modified xsi:type="dcterms:W3CDTF">2014-04-08T00:19:00Z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0x010100DF1EF2D71DEE034190281F28FEF349FD</vt:lpwstr>
  </property>
  <property fmtid="{D5CDD505-2E9C-101B-9397-08002B2CF9AE}" pid="3" name="Tema">
    <vt:lpwstr>03 Formatos</vt:lpwstr>
  </property>
  <property fmtid="{D5CDD505-2E9C-101B-9397-08002B2CF9AE}" pid="4" name="ContentType">
    <vt:lpwstr>Documento</vt:lpwstr>
  </property>
  <property fmtid="{D5CDD505-2E9C-101B-9397-08002B2CF9AE}" pid="5" name="Order">
    <vt:lpwstr>3200.00000000000</vt:lpwstr>
  </property>
</Properties>
</file>